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0C5A32" w14:textId="77777777" w:rsidR="0060065F" w:rsidRPr="00A049EB" w:rsidRDefault="0060065F" w:rsidP="00C80695">
      <w:pPr>
        <w:spacing w:before="0" w:after="0" w:line="240" w:lineRule="auto"/>
        <w:rPr>
          <w:rFonts w:ascii="Arial" w:hAnsi="Arial" w:cs="Arial"/>
          <w:sz w:val="24"/>
        </w:rPr>
      </w:pPr>
    </w:p>
    <w:tbl>
      <w:tblPr>
        <w:tblpPr w:leftFromText="141" w:rightFromText="141" w:vertAnchor="text" w:tblpY="1"/>
        <w:tblOverlap w:val="never"/>
        <w:tblW w:w="0" w:type="auto"/>
        <w:tblCellMar>
          <w:left w:w="10" w:type="dxa"/>
          <w:right w:w="10" w:type="dxa"/>
        </w:tblCellMar>
        <w:tblLook w:val="00A0" w:firstRow="1" w:lastRow="0" w:firstColumn="1" w:lastColumn="0" w:noHBand="0" w:noVBand="0"/>
      </w:tblPr>
      <w:tblGrid>
        <w:gridCol w:w="2211"/>
        <w:gridCol w:w="236"/>
      </w:tblGrid>
      <w:tr w:rsidR="00CF435B" w:rsidRPr="00596A3A" w14:paraId="07D2BBF1" w14:textId="77777777" w:rsidTr="004F41F4">
        <w:tc>
          <w:tcPr>
            <w:tcW w:w="0" w:type="auto"/>
            <w:tcMar>
              <w:top w:w="100" w:type="dxa"/>
              <w:left w:w="115" w:type="dxa"/>
              <w:bottom w:w="100" w:type="dxa"/>
              <w:right w:w="115" w:type="dxa"/>
            </w:tcMar>
          </w:tcPr>
          <w:p w14:paraId="28ED07C2" w14:textId="77777777" w:rsidR="0060065F" w:rsidRPr="00596A3A" w:rsidRDefault="0060065F" w:rsidP="00C80695">
            <w:pPr>
              <w:spacing w:before="0" w:after="0" w:line="240" w:lineRule="auto"/>
              <w:rPr>
                <w:rFonts w:ascii="Arial" w:hAnsi="Arial" w:cs="Arial"/>
                <w:sz w:val="24"/>
              </w:rPr>
            </w:pPr>
            <w:r w:rsidRPr="00596A3A">
              <w:rPr>
                <w:rFonts w:ascii="Arial" w:hAnsi="Arial" w:cs="Arial"/>
                <w:noProof/>
                <w:sz w:val="24"/>
                <w:lang w:val="es-ES" w:eastAsia="es-ES"/>
              </w:rPr>
              <w:drawing>
                <wp:inline distT="0" distB="0" distL="0" distR="0" wp14:anchorId="269DBDAE" wp14:editId="0C828412">
                  <wp:extent cx="1257935" cy="1353185"/>
                  <wp:effectExtent l="0" t="0" r="0" b="0"/>
                  <wp:docPr id="9" name="imag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png"/>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1257935" cy="1353185"/>
                          </a:xfrm>
                          <a:prstGeom prst="rect">
                            <a:avLst/>
                          </a:prstGeom>
                          <a:noFill/>
                          <a:ln>
                            <a:noFill/>
                          </a:ln>
                        </pic:spPr>
                      </pic:pic>
                    </a:graphicData>
                  </a:graphic>
                </wp:inline>
              </w:drawing>
            </w:r>
          </w:p>
        </w:tc>
        <w:tc>
          <w:tcPr>
            <w:tcW w:w="0" w:type="auto"/>
            <w:tcMar>
              <w:top w:w="100" w:type="dxa"/>
              <w:left w:w="115" w:type="dxa"/>
              <w:bottom w:w="100" w:type="dxa"/>
              <w:right w:w="115" w:type="dxa"/>
            </w:tcMar>
          </w:tcPr>
          <w:p w14:paraId="284F5DEB" w14:textId="77777777" w:rsidR="0060065F" w:rsidRPr="00596A3A" w:rsidRDefault="0060065F" w:rsidP="00C80695">
            <w:pPr>
              <w:spacing w:before="0" w:after="0" w:line="240" w:lineRule="auto"/>
              <w:rPr>
                <w:rFonts w:ascii="Arial" w:hAnsi="Arial" w:cs="Arial"/>
                <w:sz w:val="24"/>
              </w:rPr>
            </w:pPr>
          </w:p>
        </w:tc>
      </w:tr>
    </w:tbl>
    <w:p w14:paraId="3A80CF8A" w14:textId="77777777" w:rsidR="0060065F" w:rsidRPr="00596A3A" w:rsidRDefault="0060065F" w:rsidP="00C80695">
      <w:pPr>
        <w:spacing w:before="0" w:after="0" w:line="240" w:lineRule="auto"/>
        <w:rPr>
          <w:rFonts w:ascii="Arial" w:hAnsi="Arial" w:cs="Arial"/>
          <w:sz w:val="24"/>
        </w:rPr>
      </w:pPr>
      <w:r w:rsidRPr="00596A3A">
        <w:rPr>
          <w:rFonts w:ascii="Arial" w:hAnsi="Arial" w:cs="Arial"/>
          <w:sz w:val="24"/>
        </w:rPr>
        <w:br w:type="textWrapping" w:clear="all"/>
      </w:r>
    </w:p>
    <w:p w14:paraId="7AA6A371" w14:textId="77777777" w:rsidR="0060065F" w:rsidRPr="00596A3A" w:rsidRDefault="0060065F" w:rsidP="00C80695">
      <w:pPr>
        <w:spacing w:before="0" w:after="0" w:line="240" w:lineRule="auto"/>
        <w:rPr>
          <w:rFonts w:ascii="Arial" w:hAnsi="Arial" w:cs="Arial"/>
          <w:sz w:val="24"/>
        </w:rPr>
      </w:pPr>
    </w:p>
    <w:p w14:paraId="55304DB5" w14:textId="77777777" w:rsidR="0060065F" w:rsidRPr="00596A3A" w:rsidRDefault="0060065F" w:rsidP="00C80695">
      <w:pPr>
        <w:spacing w:before="0" w:after="0" w:line="240" w:lineRule="auto"/>
        <w:rPr>
          <w:rFonts w:ascii="Arial" w:hAnsi="Arial" w:cs="Arial"/>
          <w:sz w:val="24"/>
        </w:rPr>
      </w:pPr>
    </w:p>
    <w:p w14:paraId="1AA73AF4" w14:textId="2DD85B82" w:rsidR="0060065F" w:rsidRPr="00596A3A" w:rsidRDefault="0060065F" w:rsidP="00C80695">
      <w:pPr>
        <w:spacing w:before="0" w:after="0" w:line="240" w:lineRule="auto"/>
        <w:jc w:val="center"/>
        <w:rPr>
          <w:rFonts w:ascii="Arial" w:eastAsia="Calibri" w:hAnsi="Arial" w:cs="Arial"/>
          <w:b/>
          <w:bCs/>
          <w:kern w:val="24"/>
          <w:sz w:val="56"/>
          <w:szCs w:val="96"/>
          <w14:shadow w14:blurRad="63500" w14:dist="50800" w14:dir="0" w14:sx="0" w14:sy="0" w14:kx="0" w14:ky="0" w14:algn="b">
            <w14:srgbClr w14:val="000000">
              <w14:alpha w14:val="50000"/>
            </w14:srgbClr>
          </w14:shadow>
        </w:rPr>
      </w:pPr>
      <w:r w:rsidRPr="00596A3A">
        <w:rPr>
          <w:rFonts w:ascii="Arial" w:eastAsia="Calibri" w:hAnsi="Arial" w:cs="Arial"/>
          <w:b/>
          <w:bCs/>
          <w:kern w:val="24"/>
          <w:sz w:val="56"/>
          <w:szCs w:val="96"/>
          <w14:shadow w14:blurRad="63500" w14:dist="50800" w14:dir="0" w14:sx="0" w14:sy="0" w14:kx="0" w14:ky="0" w14:algn="b">
            <w14:srgbClr w14:val="000000">
              <w14:alpha w14:val="50000"/>
            </w14:srgbClr>
          </w14:shadow>
        </w:rPr>
        <w:t xml:space="preserve">PROGRAMA DE MANEJO </w:t>
      </w:r>
    </w:p>
    <w:p w14:paraId="1C8D5059" w14:textId="77777777" w:rsidR="0060065F" w:rsidRPr="00596A3A" w:rsidRDefault="0060065F" w:rsidP="00C80695">
      <w:pPr>
        <w:pStyle w:val="NormalWeb"/>
        <w:spacing w:before="0" w:after="0" w:line="240" w:lineRule="auto"/>
        <w:rPr>
          <w:rFonts w:ascii="Arial" w:eastAsia="Calibri" w:hAnsi="Arial" w:cs="Arial"/>
          <w:b/>
          <w:bCs/>
          <w:kern w:val="24"/>
          <w:sz w:val="56"/>
          <w:szCs w:val="96"/>
          <w14:shadow w14:blurRad="63500" w14:dist="50800" w14:dir="0" w14:sx="0" w14:sy="0" w14:kx="0" w14:ky="0" w14:algn="b">
            <w14:srgbClr w14:val="000000">
              <w14:alpha w14:val="50000"/>
            </w14:srgbClr>
          </w14:shadow>
        </w:rPr>
      </w:pPr>
    </w:p>
    <w:p w14:paraId="2F3EFB85" w14:textId="77777777" w:rsidR="0060065F" w:rsidRPr="00596A3A" w:rsidRDefault="0060065F" w:rsidP="00C80695">
      <w:pPr>
        <w:pStyle w:val="NormalWeb"/>
        <w:spacing w:before="0" w:after="0" w:line="240" w:lineRule="auto"/>
        <w:rPr>
          <w:rFonts w:ascii="Arial" w:eastAsia="Calibri" w:hAnsi="Arial" w:cs="Arial"/>
          <w:b/>
          <w:bCs/>
          <w:kern w:val="24"/>
          <w:sz w:val="56"/>
          <w:szCs w:val="96"/>
          <w14:shadow w14:blurRad="63500" w14:dist="50800" w14:dir="0" w14:sx="0" w14:sy="0" w14:kx="0" w14:ky="0" w14:algn="b">
            <w14:srgbClr w14:val="000000">
              <w14:alpha w14:val="50000"/>
            </w14:srgbClr>
          </w14:shadow>
        </w:rPr>
      </w:pPr>
    </w:p>
    <w:p w14:paraId="755DB506" w14:textId="376E39AC" w:rsidR="0060065F" w:rsidRPr="00596A3A" w:rsidRDefault="0060065F" w:rsidP="00C80695">
      <w:pPr>
        <w:pStyle w:val="NormalWeb"/>
        <w:spacing w:before="0" w:after="0" w:line="240" w:lineRule="auto"/>
        <w:jc w:val="center"/>
        <w:rPr>
          <w:rFonts w:ascii="Arial" w:eastAsia="Calibri" w:hAnsi="Arial" w:cs="Arial"/>
          <w:b/>
          <w:bCs/>
          <w:kern w:val="24"/>
          <w:sz w:val="56"/>
          <w:szCs w:val="96"/>
          <w14:shadow w14:blurRad="63500" w14:dist="50800" w14:dir="0" w14:sx="0" w14:sy="0" w14:kx="0" w14:ky="0" w14:algn="b">
            <w14:srgbClr w14:val="000000">
              <w14:alpha w14:val="50000"/>
            </w14:srgbClr>
          </w14:shadow>
        </w:rPr>
      </w:pPr>
      <w:r w:rsidRPr="00596A3A">
        <w:rPr>
          <w:rFonts w:ascii="Arial" w:eastAsia="Calibri" w:hAnsi="Arial" w:cs="Arial"/>
          <w:b/>
          <w:bCs/>
          <w:kern w:val="24"/>
          <w:sz w:val="56"/>
          <w:szCs w:val="96"/>
          <w14:shadow w14:blurRad="63500" w14:dist="50800" w14:dir="0" w14:sx="0" w14:sy="0" w14:kx="0" w14:ky="0" w14:algn="b">
            <w14:srgbClr w14:val="000000">
              <w14:alpha w14:val="50000"/>
            </w14:srgbClr>
          </w14:shadow>
        </w:rPr>
        <w:t>RESERVA DE LA BIOSFERA</w:t>
      </w:r>
    </w:p>
    <w:p w14:paraId="26F68B23" w14:textId="376E39AC" w:rsidR="0060065F" w:rsidRPr="00596A3A" w:rsidRDefault="0060065F" w:rsidP="00C80695">
      <w:pPr>
        <w:pStyle w:val="NormalWeb"/>
        <w:spacing w:before="0" w:after="0" w:line="240" w:lineRule="auto"/>
        <w:jc w:val="center"/>
        <w:rPr>
          <w:rFonts w:ascii="Arial" w:eastAsia="Calibri" w:hAnsi="Arial" w:cs="Arial"/>
          <w:b/>
          <w:bCs/>
          <w:kern w:val="24"/>
          <w:sz w:val="56"/>
          <w:szCs w:val="96"/>
          <w14:shadow w14:blurRad="63500" w14:dist="50800" w14:dir="0" w14:sx="0" w14:sy="0" w14:kx="0" w14:ky="0" w14:algn="b">
            <w14:srgbClr w14:val="000000">
              <w14:alpha w14:val="50000"/>
            </w14:srgbClr>
          </w14:shadow>
        </w:rPr>
      </w:pPr>
      <w:r w:rsidRPr="00596A3A">
        <w:rPr>
          <w:rFonts w:ascii="Arial" w:eastAsia="Calibri" w:hAnsi="Arial" w:cs="Arial"/>
          <w:b/>
          <w:bCs/>
          <w:kern w:val="24"/>
          <w:sz w:val="56"/>
          <w:szCs w:val="96"/>
          <w14:shadow w14:blurRad="63500" w14:dist="50800" w14:dir="0" w14:sx="0" w14:sy="0" w14:kx="0" w14:ky="0" w14:algn="b">
            <w14:srgbClr w14:val="000000">
              <w14:alpha w14:val="50000"/>
            </w14:srgbClr>
          </w14:shadow>
        </w:rPr>
        <w:t>CARIBE MEXICANO</w:t>
      </w:r>
    </w:p>
    <w:p w14:paraId="666221ED" w14:textId="77777777" w:rsidR="0060065F" w:rsidRPr="00596A3A" w:rsidRDefault="0060065F" w:rsidP="00C80695">
      <w:pPr>
        <w:pStyle w:val="NormalWeb"/>
        <w:spacing w:before="0" w:after="0" w:line="240" w:lineRule="auto"/>
        <w:jc w:val="center"/>
        <w:rPr>
          <w:rFonts w:ascii="Arial" w:eastAsia="Calibri" w:hAnsi="Arial" w:cs="Arial"/>
          <w:b/>
          <w:bCs/>
          <w:kern w:val="24"/>
          <w:sz w:val="56"/>
          <w:szCs w:val="96"/>
          <w14:shadow w14:blurRad="63500" w14:dist="50800" w14:dir="0" w14:sx="0" w14:sy="0" w14:kx="0" w14:ky="0" w14:algn="b">
            <w14:srgbClr w14:val="000000">
              <w14:alpha w14:val="50000"/>
            </w14:srgbClr>
          </w14:shadow>
        </w:rPr>
      </w:pPr>
    </w:p>
    <w:p w14:paraId="6C9B430E" w14:textId="77777777" w:rsidR="009618AE" w:rsidRPr="00596A3A" w:rsidRDefault="009618AE" w:rsidP="00C80695">
      <w:pPr>
        <w:pStyle w:val="NormalWeb"/>
        <w:spacing w:before="0" w:after="0" w:line="240" w:lineRule="auto"/>
        <w:jc w:val="center"/>
        <w:rPr>
          <w:rFonts w:ascii="Arial" w:eastAsia="Calibri" w:hAnsi="Arial" w:cs="Arial"/>
          <w:b/>
          <w:bCs/>
          <w:kern w:val="24"/>
          <w:sz w:val="56"/>
          <w:szCs w:val="96"/>
          <w14:shadow w14:blurRad="63500" w14:dist="50800" w14:dir="0" w14:sx="0" w14:sy="0" w14:kx="0" w14:ky="0" w14:algn="b">
            <w14:srgbClr w14:val="000000">
              <w14:alpha w14:val="50000"/>
            </w14:srgbClr>
          </w14:shadow>
        </w:rPr>
      </w:pPr>
    </w:p>
    <w:p w14:paraId="3A4316E9" w14:textId="12394C91" w:rsidR="0060065F" w:rsidRPr="00596A3A" w:rsidRDefault="009618AE" w:rsidP="00C80695">
      <w:pPr>
        <w:pStyle w:val="NormalWeb"/>
        <w:spacing w:before="0" w:after="0" w:line="240" w:lineRule="auto"/>
        <w:jc w:val="center"/>
        <w:rPr>
          <w:rFonts w:ascii="Arial" w:eastAsia="Calibri" w:hAnsi="Arial" w:cs="Arial"/>
          <w:b/>
          <w:bCs/>
          <w:color w:val="BFBFBF" w:themeColor="background1" w:themeShade="BF"/>
          <w:kern w:val="24"/>
          <w:sz w:val="72"/>
          <w:szCs w:val="96"/>
          <w14:shadow w14:blurRad="63500" w14:dist="50800" w14:dir="0" w14:sx="0" w14:sy="0" w14:kx="0" w14:ky="0" w14:algn="b">
            <w14:srgbClr w14:val="000000">
              <w14:alpha w14:val="50000"/>
            </w14:srgbClr>
          </w14:shadow>
        </w:rPr>
      </w:pPr>
      <w:r w:rsidRPr="00596A3A">
        <w:rPr>
          <w:rFonts w:ascii="Arial" w:eastAsia="Calibri" w:hAnsi="Arial" w:cs="Arial"/>
          <w:b/>
          <w:bCs/>
          <w:color w:val="BFBFBF" w:themeColor="background1" w:themeShade="BF"/>
          <w:kern w:val="24"/>
          <w:sz w:val="72"/>
          <w:szCs w:val="96"/>
          <w14:shadow w14:blurRad="63500" w14:dist="50800" w14:dir="0" w14:sx="0" w14:sy="0" w14:kx="0" w14:ky="0" w14:algn="b">
            <w14:srgbClr w14:val="000000">
              <w14:alpha w14:val="50000"/>
            </w14:srgbClr>
          </w14:shadow>
        </w:rPr>
        <w:t>BORRADOR</w:t>
      </w:r>
    </w:p>
    <w:p w14:paraId="3AD2B991" w14:textId="77777777" w:rsidR="0060065F" w:rsidRPr="00596A3A" w:rsidRDefault="0060065F" w:rsidP="00C80695">
      <w:pPr>
        <w:pStyle w:val="NormalWeb"/>
        <w:spacing w:before="0" w:after="0" w:line="240" w:lineRule="auto"/>
        <w:jc w:val="center"/>
        <w:rPr>
          <w:rFonts w:ascii="Arial" w:eastAsia="Calibri" w:hAnsi="Arial" w:cs="Arial"/>
          <w:b/>
          <w:bCs/>
          <w:kern w:val="24"/>
          <w:sz w:val="56"/>
          <w:szCs w:val="96"/>
          <w14:shadow w14:blurRad="63500" w14:dist="50800" w14:dir="0" w14:sx="0" w14:sy="0" w14:kx="0" w14:ky="0" w14:algn="b">
            <w14:srgbClr w14:val="000000">
              <w14:alpha w14:val="50000"/>
            </w14:srgbClr>
          </w14:shadow>
        </w:rPr>
      </w:pPr>
    </w:p>
    <w:p w14:paraId="1B686E6B" w14:textId="77777777" w:rsidR="009618AE" w:rsidRPr="00596A3A" w:rsidRDefault="009618AE" w:rsidP="00C80695">
      <w:pPr>
        <w:pStyle w:val="NormalWeb"/>
        <w:spacing w:before="0" w:after="0" w:line="240" w:lineRule="auto"/>
        <w:jc w:val="center"/>
        <w:rPr>
          <w:rFonts w:ascii="Arial" w:eastAsia="Calibri" w:hAnsi="Arial" w:cs="Arial"/>
          <w:b/>
          <w:bCs/>
          <w:kern w:val="24"/>
          <w:sz w:val="56"/>
          <w:szCs w:val="96"/>
          <w14:shadow w14:blurRad="63500" w14:dist="50800" w14:dir="0" w14:sx="0" w14:sy="0" w14:kx="0" w14:ky="0" w14:algn="b">
            <w14:srgbClr w14:val="000000">
              <w14:alpha w14:val="50000"/>
            </w14:srgbClr>
          </w14:shadow>
        </w:rPr>
      </w:pPr>
    </w:p>
    <w:p w14:paraId="1060BBCB" w14:textId="77777777" w:rsidR="009618AE" w:rsidRPr="00596A3A" w:rsidRDefault="009618AE" w:rsidP="00C80695">
      <w:pPr>
        <w:pStyle w:val="NormalWeb"/>
        <w:spacing w:before="0" w:after="0" w:line="240" w:lineRule="auto"/>
        <w:jc w:val="center"/>
        <w:rPr>
          <w:rFonts w:ascii="Arial" w:eastAsia="Calibri" w:hAnsi="Arial" w:cs="Arial"/>
          <w:b/>
          <w:bCs/>
          <w:kern w:val="24"/>
          <w:sz w:val="56"/>
          <w:szCs w:val="96"/>
          <w14:shadow w14:blurRad="63500" w14:dist="50800" w14:dir="0" w14:sx="0" w14:sy="0" w14:kx="0" w14:ky="0" w14:algn="b">
            <w14:srgbClr w14:val="000000">
              <w14:alpha w14:val="50000"/>
            </w14:srgbClr>
          </w14:shadow>
        </w:rPr>
      </w:pPr>
    </w:p>
    <w:p w14:paraId="4125D01C" w14:textId="5807AE85" w:rsidR="0060065F" w:rsidRPr="00596A3A" w:rsidRDefault="00A90D77" w:rsidP="00C80695">
      <w:pPr>
        <w:pStyle w:val="NormalWeb"/>
        <w:spacing w:before="0" w:after="0" w:line="240" w:lineRule="auto"/>
        <w:jc w:val="right"/>
        <w:rPr>
          <w:rFonts w:ascii="Arial" w:eastAsia="Calibri" w:hAnsi="Arial" w:cs="Arial"/>
          <w:bCs/>
          <w:kern w:val="24"/>
          <w:sz w:val="36"/>
          <w:szCs w:val="96"/>
          <w14:shadow w14:blurRad="63500" w14:dist="50800" w14:dir="0" w14:sx="0" w14:sy="0" w14:kx="0" w14:ky="0" w14:algn="b">
            <w14:srgbClr w14:val="000000">
              <w14:alpha w14:val="50000"/>
            </w14:srgbClr>
          </w14:shadow>
        </w:rPr>
      </w:pPr>
      <w:r w:rsidRPr="00596A3A">
        <w:rPr>
          <w:rFonts w:ascii="Arial" w:eastAsia="Calibri" w:hAnsi="Arial" w:cs="Arial"/>
          <w:bCs/>
          <w:kern w:val="24"/>
          <w:sz w:val="36"/>
          <w:szCs w:val="96"/>
          <w14:shadow w14:blurRad="63500" w14:dist="50800" w14:dir="0" w14:sx="0" w14:sy="0" w14:kx="0" w14:ky="0" w14:algn="b">
            <w14:srgbClr w14:val="000000">
              <w14:alpha w14:val="50000"/>
            </w14:srgbClr>
          </w14:shadow>
        </w:rPr>
        <w:t>MAYO</w:t>
      </w:r>
      <w:r w:rsidR="0060065F" w:rsidRPr="00596A3A">
        <w:rPr>
          <w:rFonts w:ascii="Arial" w:eastAsia="Calibri" w:hAnsi="Arial" w:cs="Arial"/>
          <w:bCs/>
          <w:kern w:val="24"/>
          <w:sz w:val="36"/>
          <w:szCs w:val="96"/>
          <w14:shadow w14:blurRad="63500" w14:dist="50800" w14:dir="0" w14:sx="0" w14:sy="0" w14:kx="0" w14:ky="0" w14:algn="b">
            <w14:srgbClr w14:val="000000">
              <w14:alpha w14:val="50000"/>
            </w14:srgbClr>
          </w14:shadow>
        </w:rPr>
        <w:t>, 201</w:t>
      </w:r>
      <w:r w:rsidR="000E624E" w:rsidRPr="00596A3A">
        <w:rPr>
          <w:rFonts w:ascii="Arial" w:eastAsia="Calibri" w:hAnsi="Arial" w:cs="Arial"/>
          <w:bCs/>
          <w:kern w:val="24"/>
          <w:sz w:val="36"/>
          <w:szCs w:val="96"/>
          <w14:shadow w14:blurRad="63500" w14:dist="50800" w14:dir="0" w14:sx="0" w14:sy="0" w14:kx="0" w14:ky="0" w14:algn="b">
            <w14:srgbClr w14:val="000000">
              <w14:alpha w14:val="50000"/>
            </w14:srgbClr>
          </w14:shadow>
        </w:rPr>
        <w:t>7</w:t>
      </w:r>
    </w:p>
    <w:p w14:paraId="047AAAB7" w14:textId="3BF64E9B" w:rsidR="00E24783" w:rsidRPr="00596A3A" w:rsidRDefault="00BA2F35" w:rsidP="00C80695">
      <w:pPr>
        <w:spacing w:before="0" w:after="0" w:line="240" w:lineRule="auto"/>
        <w:jc w:val="left"/>
        <w:rPr>
          <w:rFonts w:ascii="Arial" w:hAnsi="Arial" w:cs="Arial"/>
          <w:sz w:val="28"/>
        </w:rPr>
      </w:pPr>
      <w:bookmarkStart w:id="0" w:name="_Toc417155008"/>
      <w:bookmarkStart w:id="1" w:name="_Toc416768886"/>
      <w:bookmarkStart w:id="2" w:name="_Toc416726410"/>
      <w:bookmarkStart w:id="3" w:name="_Toc416726256"/>
      <w:bookmarkStart w:id="4" w:name="_Toc416649073"/>
      <w:r w:rsidRPr="00596A3A">
        <w:rPr>
          <w:rFonts w:ascii="Arial" w:hAnsi="Arial" w:cs="Arial"/>
          <w:bCs/>
          <w:i/>
          <w:lang w:val="es-ES"/>
        </w:rPr>
        <w:br w:type="page"/>
      </w:r>
    </w:p>
    <w:p w14:paraId="21579E2F" w14:textId="157EFB0F" w:rsidR="002D6002" w:rsidRPr="00596A3A" w:rsidRDefault="00EF6D88" w:rsidP="00C80695">
      <w:pPr>
        <w:spacing w:before="0" w:after="0" w:line="240" w:lineRule="auto"/>
        <w:jc w:val="left"/>
        <w:rPr>
          <w:rFonts w:ascii="Arial" w:hAnsi="Arial" w:cs="Arial"/>
          <w:b/>
          <w:sz w:val="28"/>
          <w:lang w:eastAsia="es-ES"/>
        </w:rPr>
      </w:pPr>
      <w:r w:rsidRPr="00596A3A">
        <w:rPr>
          <w:rFonts w:ascii="Arial" w:hAnsi="Arial" w:cs="Arial"/>
          <w:b/>
          <w:sz w:val="28"/>
          <w:lang w:eastAsia="es-ES"/>
        </w:rPr>
        <w:lastRenderedPageBreak/>
        <w:t>CONTENIDO</w:t>
      </w:r>
    </w:p>
    <w:p w14:paraId="626B8177" w14:textId="77777777" w:rsidR="00A049EB" w:rsidRPr="00596A3A" w:rsidRDefault="00A049EB" w:rsidP="00C80695">
      <w:pPr>
        <w:pStyle w:val="TDC1"/>
        <w:spacing w:before="0"/>
        <w:rPr>
          <w:rFonts w:ascii="Arial" w:hAnsi="Arial" w:cs="Arial"/>
          <w:sz w:val="28"/>
          <w:lang w:eastAsia="es-ES"/>
        </w:rPr>
      </w:pPr>
    </w:p>
    <w:p w14:paraId="253C5103" w14:textId="77777777" w:rsidR="00225C28" w:rsidRDefault="00E7664B">
      <w:pPr>
        <w:pStyle w:val="TDC1"/>
        <w:rPr>
          <w:rFonts w:asciiTheme="minorHAnsi" w:eastAsiaTheme="minorEastAsia" w:hAnsiTheme="minorHAnsi"/>
          <w:b w:val="0"/>
          <w:bCs w:val="0"/>
          <w:caps w:val="0"/>
          <w:noProof/>
          <w:sz w:val="22"/>
          <w:szCs w:val="22"/>
          <w:lang w:eastAsia="es-MX"/>
        </w:rPr>
      </w:pPr>
      <w:r w:rsidRPr="00596A3A">
        <w:rPr>
          <w:rFonts w:ascii="Arial" w:hAnsi="Arial" w:cs="Arial"/>
          <w:sz w:val="28"/>
          <w:lang w:eastAsia="es-ES"/>
        </w:rPr>
        <w:fldChar w:fldCharType="begin"/>
      </w:r>
      <w:r w:rsidRPr="00596A3A">
        <w:rPr>
          <w:rFonts w:ascii="Arial" w:hAnsi="Arial" w:cs="Arial"/>
          <w:sz w:val="28"/>
          <w:lang w:eastAsia="es-ES"/>
        </w:rPr>
        <w:instrText xml:space="preserve"> TOC \o "1-3" \h \z \u </w:instrText>
      </w:r>
      <w:r w:rsidRPr="00596A3A">
        <w:rPr>
          <w:rFonts w:ascii="Arial" w:hAnsi="Arial" w:cs="Arial"/>
          <w:sz w:val="28"/>
          <w:lang w:eastAsia="es-ES"/>
        </w:rPr>
        <w:fldChar w:fldCharType="separate"/>
      </w:r>
      <w:hyperlink w:anchor="_Toc483396444" w:history="1">
        <w:r w:rsidR="00225C28" w:rsidRPr="002E6D13">
          <w:rPr>
            <w:rStyle w:val="Hipervnculo"/>
            <w:noProof/>
          </w:rPr>
          <w:t>1. INTRODUCCIÓN</w:t>
        </w:r>
        <w:r w:rsidR="00225C28">
          <w:rPr>
            <w:noProof/>
            <w:webHidden/>
          </w:rPr>
          <w:tab/>
        </w:r>
        <w:r w:rsidR="00225C28">
          <w:rPr>
            <w:noProof/>
            <w:webHidden/>
          </w:rPr>
          <w:fldChar w:fldCharType="begin"/>
        </w:r>
        <w:r w:rsidR="00225C28">
          <w:rPr>
            <w:noProof/>
            <w:webHidden/>
          </w:rPr>
          <w:instrText xml:space="preserve"> PAGEREF _Toc483396444 \h </w:instrText>
        </w:r>
        <w:r w:rsidR="00225C28">
          <w:rPr>
            <w:noProof/>
            <w:webHidden/>
          </w:rPr>
        </w:r>
        <w:r w:rsidR="00225C28">
          <w:rPr>
            <w:noProof/>
            <w:webHidden/>
          </w:rPr>
          <w:fldChar w:fldCharType="separate"/>
        </w:r>
        <w:r w:rsidR="002D50DA">
          <w:rPr>
            <w:noProof/>
            <w:webHidden/>
          </w:rPr>
          <w:t>4</w:t>
        </w:r>
        <w:r w:rsidR="00225C28">
          <w:rPr>
            <w:noProof/>
            <w:webHidden/>
          </w:rPr>
          <w:fldChar w:fldCharType="end"/>
        </w:r>
      </w:hyperlink>
    </w:p>
    <w:p w14:paraId="15FC9418" w14:textId="77777777" w:rsidR="00225C28" w:rsidRDefault="00B52472">
      <w:pPr>
        <w:pStyle w:val="TDC1"/>
        <w:rPr>
          <w:rFonts w:asciiTheme="minorHAnsi" w:eastAsiaTheme="minorEastAsia" w:hAnsiTheme="minorHAnsi"/>
          <w:b w:val="0"/>
          <w:bCs w:val="0"/>
          <w:caps w:val="0"/>
          <w:noProof/>
          <w:sz w:val="22"/>
          <w:szCs w:val="22"/>
          <w:lang w:eastAsia="es-MX"/>
        </w:rPr>
      </w:pPr>
      <w:hyperlink w:anchor="_Toc483396445" w:history="1">
        <w:r w:rsidR="00225C28" w:rsidRPr="002E6D13">
          <w:rPr>
            <w:rStyle w:val="Hipervnculo"/>
            <w:noProof/>
          </w:rPr>
          <w:t>2. OBJETIVOS DEL ÁREA NATURAL PROTEGIDA</w:t>
        </w:r>
        <w:r w:rsidR="00225C28">
          <w:rPr>
            <w:noProof/>
            <w:webHidden/>
          </w:rPr>
          <w:tab/>
        </w:r>
        <w:r w:rsidR="00225C28">
          <w:rPr>
            <w:noProof/>
            <w:webHidden/>
          </w:rPr>
          <w:fldChar w:fldCharType="begin"/>
        </w:r>
        <w:r w:rsidR="00225C28">
          <w:rPr>
            <w:noProof/>
            <w:webHidden/>
          </w:rPr>
          <w:instrText xml:space="preserve"> PAGEREF _Toc483396445 \h </w:instrText>
        </w:r>
        <w:r w:rsidR="00225C28">
          <w:rPr>
            <w:noProof/>
            <w:webHidden/>
          </w:rPr>
        </w:r>
        <w:r w:rsidR="00225C28">
          <w:rPr>
            <w:noProof/>
            <w:webHidden/>
          </w:rPr>
          <w:fldChar w:fldCharType="separate"/>
        </w:r>
        <w:r w:rsidR="002D50DA">
          <w:rPr>
            <w:noProof/>
            <w:webHidden/>
          </w:rPr>
          <w:t>6</w:t>
        </w:r>
        <w:r w:rsidR="00225C28">
          <w:rPr>
            <w:noProof/>
            <w:webHidden/>
          </w:rPr>
          <w:fldChar w:fldCharType="end"/>
        </w:r>
      </w:hyperlink>
    </w:p>
    <w:p w14:paraId="15CA1272" w14:textId="77777777" w:rsidR="00225C28" w:rsidRDefault="00B52472">
      <w:pPr>
        <w:pStyle w:val="TDC1"/>
        <w:rPr>
          <w:rFonts w:asciiTheme="minorHAnsi" w:eastAsiaTheme="minorEastAsia" w:hAnsiTheme="minorHAnsi"/>
          <w:b w:val="0"/>
          <w:bCs w:val="0"/>
          <w:caps w:val="0"/>
          <w:noProof/>
          <w:sz w:val="22"/>
          <w:szCs w:val="22"/>
          <w:lang w:eastAsia="es-MX"/>
        </w:rPr>
      </w:pPr>
      <w:hyperlink w:anchor="_Toc483396446" w:history="1">
        <w:r w:rsidR="00225C28" w:rsidRPr="002E6D13">
          <w:rPr>
            <w:rStyle w:val="Hipervnculo"/>
            <w:noProof/>
          </w:rPr>
          <w:t>3. OBJETIVOS DEL PROGRAMA DE MANEJO</w:t>
        </w:r>
        <w:r w:rsidR="00225C28">
          <w:rPr>
            <w:noProof/>
            <w:webHidden/>
          </w:rPr>
          <w:tab/>
        </w:r>
        <w:r w:rsidR="00225C28">
          <w:rPr>
            <w:noProof/>
            <w:webHidden/>
          </w:rPr>
          <w:fldChar w:fldCharType="begin"/>
        </w:r>
        <w:r w:rsidR="00225C28">
          <w:rPr>
            <w:noProof/>
            <w:webHidden/>
          </w:rPr>
          <w:instrText xml:space="preserve"> PAGEREF _Toc483396446 \h </w:instrText>
        </w:r>
        <w:r w:rsidR="00225C28">
          <w:rPr>
            <w:noProof/>
            <w:webHidden/>
          </w:rPr>
        </w:r>
        <w:r w:rsidR="00225C28">
          <w:rPr>
            <w:noProof/>
            <w:webHidden/>
          </w:rPr>
          <w:fldChar w:fldCharType="separate"/>
        </w:r>
        <w:r w:rsidR="002D50DA">
          <w:rPr>
            <w:noProof/>
            <w:webHidden/>
          </w:rPr>
          <w:t>7</w:t>
        </w:r>
        <w:r w:rsidR="00225C28">
          <w:rPr>
            <w:noProof/>
            <w:webHidden/>
          </w:rPr>
          <w:fldChar w:fldCharType="end"/>
        </w:r>
      </w:hyperlink>
    </w:p>
    <w:p w14:paraId="04325BF6" w14:textId="77777777" w:rsidR="00225C28" w:rsidRDefault="00B52472">
      <w:pPr>
        <w:pStyle w:val="TDC1"/>
        <w:rPr>
          <w:rFonts w:asciiTheme="minorHAnsi" w:eastAsiaTheme="minorEastAsia" w:hAnsiTheme="minorHAnsi"/>
          <w:b w:val="0"/>
          <w:bCs w:val="0"/>
          <w:caps w:val="0"/>
          <w:noProof/>
          <w:sz w:val="22"/>
          <w:szCs w:val="22"/>
          <w:lang w:eastAsia="es-MX"/>
        </w:rPr>
      </w:pPr>
      <w:hyperlink w:anchor="_Toc483396447" w:history="1">
        <w:r w:rsidR="00225C28" w:rsidRPr="002E6D13">
          <w:rPr>
            <w:rStyle w:val="Hipervnculo"/>
            <w:noProof/>
          </w:rPr>
          <w:t>4. DESCRIPCIÓN DEL ÁREA NATURAL PROTEGIDA</w:t>
        </w:r>
        <w:r w:rsidR="00225C28">
          <w:rPr>
            <w:noProof/>
            <w:webHidden/>
          </w:rPr>
          <w:tab/>
        </w:r>
        <w:r w:rsidR="00225C28">
          <w:rPr>
            <w:noProof/>
            <w:webHidden/>
          </w:rPr>
          <w:fldChar w:fldCharType="begin"/>
        </w:r>
        <w:r w:rsidR="00225C28">
          <w:rPr>
            <w:noProof/>
            <w:webHidden/>
          </w:rPr>
          <w:instrText xml:space="preserve"> PAGEREF _Toc483396447 \h </w:instrText>
        </w:r>
        <w:r w:rsidR="00225C28">
          <w:rPr>
            <w:noProof/>
            <w:webHidden/>
          </w:rPr>
        </w:r>
        <w:r w:rsidR="00225C28">
          <w:rPr>
            <w:noProof/>
            <w:webHidden/>
          </w:rPr>
          <w:fldChar w:fldCharType="separate"/>
        </w:r>
        <w:r w:rsidR="002D50DA">
          <w:rPr>
            <w:noProof/>
            <w:webHidden/>
          </w:rPr>
          <w:t>7</w:t>
        </w:r>
        <w:r w:rsidR="00225C28">
          <w:rPr>
            <w:noProof/>
            <w:webHidden/>
          </w:rPr>
          <w:fldChar w:fldCharType="end"/>
        </w:r>
      </w:hyperlink>
    </w:p>
    <w:p w14:paraId="1AFE96DB" w14:textId="77777777" w:rsidR="00225C28" w:rsidRDefault="00B52472">
      <w:pPr>
        <w:pStyle w:val="TDC2"/>
        <w:rPr>
          <w:rFonts w:eastAsiaTheme="minorEastAsia"/>
          <w:b w:val="0"/>
          <w:bCs w:val="0"/>
          <w:noProof/>
          <w:sz w:val="22"/>
          <w:szCs w:val="22"/>
          <w:lang w:eastAsia="es-MX"/>
        </w:rPr>
      </w:pPr>
      <w:hyperlink w:anchor="_Toc483396448" w:history="1">
        <w:r w:rsidR="00225C28" w:rsidRPr="002E6D13">
          <w:rPr>
            <w:rStyle w:val="Hipervnculo"/>
            <w:noProof/>
          </w:rPr>
          <w:t>4.1 Localización y Límites</w:t>
        </w:r>
        <w:r w:rsidR="00225C28">
          <w:rPr>
            <w:noProof/>
            <w:webHidden/>
          </w:rPr>
          <w:tab/>
        </w:r>
        <w:r w:rsidR="00225C28">
          <w:rPr>
            <w:noProof/>
            <w:webHidden/>
          </w:rPr>
          <w:fldChar w:fldCharType="begin"/>
        </w:r>
        <w:r w:rsidR="00225C28">
          <w:rPr>
            <w:noProof/>
            <w:webHidden/>
          </w:rPr>
          <w:instrText xml:space="preserve"> PAGEREF _Toc483396448 \h </w:instrText>
        </w:r>
        <w:r w:rsidR="00225C28">
          <w:rPr>
            <w:noProof/>
            <w:webHidden/>
          </w:rPr>
        </w:r>
        <w:r w:rsidR="00225C28">
          <w:rPr>
            <w:noProof/>
            <w:webHidden/>
          </w:rPr>
          <w:fldChar w:fldCharType="separate"/>
        </w:r>
        <w:r w:rsidR="002D50DA">
          <w:rPr>
            <w:noProof/>
            <w:webHidden/>
          </w:rPr>
          <w:t>7</w:t>
        </w:r>
        <w:r w:rsidR="00225C28">
          <w:rPr>
            <w:noProof/>
            <w:webHidden/>
          </w:rPr>
          <w:fldChar w:fldCharType="end"/>
        </w:r>
      </w:hyperlink>
    </w:p>
    <w:p w14:paraId="33EE02A9" w14:textId="77777777" w:rsidR="00225C28" w:rsidRDefault="00B52472">
      <w:pPr>
        <w:pStyle w:val="TDC2"/>
        <w:rPr>
          <w:rFonts w:eastAsiaTheme="minorEastAsia"/>
          <w:b w:val="0"/>
          <w:bCs w:val="0"/>
          <w:noProof/>
          <w:sz w:val="22"/>
          <w:szCs w:val="22"/>
          <w:lang w:eastAsia="es-MX"/>
        </w:rPr>
      </w:pPr>
      <w:hyperlink w:anchor="_Toc483396449" w:history="1">
        <w:r w:rsidR="00225C28" w:rsidRPr="002E6D13">
          <w:rPr>
            <w:rStyle w:val="Hipervnculo"/>
            <w:noProof/>
          </w:rPr>
          <w:t>4.2 Características Físico-Geográficas</w:t>
        </w:r>
        <w:r w:rsidR="00225C28">
          <w:rPr>
            <w:noProof/>
            <w:webHidden/>
          </w:rPr>
          <w:tab/>
        </w:r>
        <w:r w:rsidR="00225C28">
          <w:rPr>
            <w:noProof/>
            <w:webHidden/>
          </w:rPr>
          <w:fldChar w:fldCharType="begin"/>
        </w:r>
        <w:r w:rsidR="00225C28">
          <w:rPr>
            <w:noProof/>
            <w:webHidden/>
          </w:rPr>
          <w:instrText xml:space="preserve"> PAGEREF _Toc483396449 \h </w:instrText>
        </w:r>
        <w:r w:rsidR="00225C28">
          <w:rPr>
            <w:noProof/>
            <w:webHidden/>
          </w:rPr>
        </w:r>
        <w:r w:rsidR="00225C28">
          <w:rPr>
            <w:noProof/>
            <w:webHidden/>
          </w:rPr>
          <w:fldChar w:fldCharType="separate"/>
        </w:r>
        <w:r w:rsidR="002D50DA">
          <w:rPr>
            <w:noProof/>
            <w:webHidden/>
          </w:rPr>
          <w:t>10</w:t>
        </w:r>
        <w:r w:rsidR="00225C28">
          <w:rPr>
            <w:noProof/>
            <w:webHidden/>
          </w:rPr>
          <w:fldChar w:fldCharType="end"/>
        </w:r>
      </w:hyperlink>
    </w:p>
    <w:p w14:paraId="4CE8E296" w14:textId="77777777" w:rsidR="00225C28" w:rsidRDefault="00B52472">
      <w:pPr>
        <w:pStyle w:val="TDC2"/>
        <w:rPr>
          <w:rFonts w:eastAsiaTheme="minorEastAsia"/>
          <w:b w:val="0"/>
          <w:bCs w:val="0"/>
          <w:noProof/>
          <w:sz w:val="22"/>
          <w:szCs w:val="22"/>
          <w:lang w:eastAsia="es-MX"/>
        </w:rPr>
      </w:pPr>
      <w:hyperlink w:anchor="_Toc483396450" w:history="1">
        <w:r w:rsidR="00225C28" w:rsidRPr="002E6D13">
          <w:rPr>
            <w:rStyle w:val="Hipervnculo"/>
            <w:noProof/>
          </w:rPr>
          <w:t>4.3 Características Biológicas</w:t>
        </w:r>
        <w:r w:rsidR="00225C28">
          <w:rPr>
            <w:noProof/>
            <w:webHidden/>
          </w:rPr>
          <w:tab/>
        </w:r>
        <w:r w:rsidR="00225C28">
          <w:rPr>
            <w:noProof/>
            <w:webHidden/>
          </w:rPr>
          <w:fldChar w:fldCharType="begin"/>
        </w:r>
        <w:r w:rsidR="00225C28">
          <w:rPr>
            <w:noProof/>
            <w:webHidden/>
          </w:rPr>
          <w:instrText xml:space="preserve"> PAGEREF _Toc483396450 \h </w:instrText>
        </w:r>
        <w:r w:rsidR="00225C28">
          <w:rPr>
            <w:noProof/>
            <w:webHidden/>
          </w:rPr>
        </w:r>
        <w:r w:rsidR="00225C28">
          <w:rPr>
            <w:noProof/>
            <w:webHidden/>
          </w:rPr>
          <w:fldChar w:fldCharType="separate"/>
        </w:r>
        <w:r w:rsidR="002D50DA">
          <w:rPr>
            <w:noProof/>
            <w:webHidden/>
          </w:rPr>
          <w:t>14</w:t>
        </w:r>
        <w:r w:rsidR="00225C28">
          <w:rPr>
            <w:noProof/>
            <w:webHidden/>
          </w:rPr>
          <w:fldChar w:fldCharType="end"/>
        </w:r>
      </w:hyperlink>
    </w:p>
    <w:p w14:paraId="1D49827D" w14:textId="77777777" w:rsidR="00225C28" w:rsidRDefault="00B52472">
      <w:pPr>
        <w:pStyle w:val="TDC2"/>
        <w:rPr>
          <w:rFonts w:eastAsiaTheme="minorEastAsia"/>
          <w:b w:val="0"/>
          <w:bCs w:val="0"/>
          <w:noProof/>
          <w:sz w:val="22"/>
          <w:szCs w:val="22"/>
          <w:lang w:eastAsia="es-MX"/>
        </w:rPr>
      </w:pPr>
      <w:hyperlink w:anchor="_Toc483396451" w:history="1">
        <w:r w:rsidR="00225C28" w:rsidRPr="002E6D13">
          <w:rPr>
            <w:rStyle w:val="Hipervnculo"/>
            <w:noProof/>
          </w:rPr>
          <w:t>4.4 Contexto Demográfico, Económico y Social</w:t>
        </w:r>
        <w:r w:rsidR="00225C28">
          <w:rPr>
            <w:noProof/>
            <w:webHidden/>
          </w:rPr>
          <w:tab/>
        </w:r>
        <w:r w:rsidR="00225C28">
          <w:rPr>
            <w:noProof/>
            <w:webHidden/>
          </w:rPr>
          <w:fldChar w:fldCharType="begin"/>
        </w:r>
        <w:r w:rsidR="00225C28">
          <w:rPr>
            <w:noProof/>
            <w:webHidden/>
          </w:rPr>
          <w:instrText xml:space="preserve"> PAGEREF _Toc483396451 \h </w:instrText>
        </w:r>
        <w:r w:rsidR="00225C28">
          <w:rPr>
            <w:noProof/>
            <w:webHidden/>
          </w:rPr>
        </w:r>
        <w:r w:rsidR="00225C28">
          <w:rPr>
            <w:noProof/>
            <w:webHidden/>
          </w:rPr>
          <w:fldChar w:fldCharType="separate"/>
        </w:r>
        <w:r w:rsidR="002D50DA">
          <w:rPr>
            <w:noProof/>
            <w:webHidden/>
          </w:rPr>
          <w:t>29</w:t>
        </w:r>
        <w:r w:rsidR="00225C28">
          <w:rPr>
            <w:noProof/>
            <w:webHidden/>
          </w:rPr>
          <w:fldChar w:fldCharType="end"/>
        </w:r>
      </w:hyperlink>
    </w:p>
    <w:p w14:paraId="281FC1C4" w14:textId="77777777" w:rsidR="00225C28" w:rsidRDefault="00B52472">
      <w:pPr>
        <w:pStyle w:val="TDC2"/>
        <w:rPr>
          <w:rFonts w:eastAsiaTheme="minorEastAsia"/>
          <w:b w:val="0"/>
          <w:bCs w:val="0"/>
          <w:noProof/>
          <w:sz w:val="22"/>
          <w:szCs w:val="22"/>
          <w:lang w:eastAsia="es-MX"/>
        </w:rPr>
      </w:pPr>
      <w:hyperlink w:anchor="_Toc483396452" w:history="1">
        <w:r w:rsidR="00225C28" w:rsidRPr="002E6D13">
          <w:rPr>
            <w:rStyle w:val="Hipervnculo"/>
            <w:noProof/>
          </w:rPr>
          <w:t>4.5 Contexto Arqueológico, Histórico y Cultural</w:t>
        </w:r>
        <w:r w:rsidR="00225C28">
          <w:rPr>
            <w:noProof/>
            <w:webHidden/>
          </w:rPr>
          <w:tab/>
        </w:r>
        <w:r w:rsidR="00225C28">
          <w:rPr>
            <w:noProof/>
            <w:webHidden/>
          </w:rPr>
          <w:fldChar w:fldCharType="begin"/>
        </w:r>
        <w:r w:rsidR="00225C28">
          <w:rPr>
            <w:noProof/>
            <w:webHidden/>
          </w:rPr>
          <w:instrText xml:space="preserve"> PAGEREF _Toc483396452 \h </w:instrText>
        </w:r>
        <w:r w:rsidR="00225C28">
          <w:rPr>
            <w:noProof/>
            <w:webHidden/>
          </w:rPr>
        </w:r>
        <w:r w:rsidR="00225C28">
          <w:rPr>
            <w:noProof/>
            <w:webHidden/>
          </w:rPr>
          <w:fldChar w:fldCharType="separate"/>
        </w:r>
        <w:r w:rsidR="002D50DA">
          <w:rPr>
            <w:noProof/>
            <w:webHidden/>
          </w:rPr>
          <w:t>33</w:t>
        </w:r>
        <w:r w:rsidR="00225C28">
          <w:rPr>
            <w:noProof/>
            <w:webHidden/>
          </w:rPr>
          <w:fldChar w:fldCharType="end"/>
        </w:r>
      </w:hyperlink>
    </w:p>
    <w:p w14:paraId="65593333" w14:textId="77777777" w:rsidR="00225C28" w:rsidRDefault="00B52472">
      <w:pPr>
        <w:pStyle w:val="TDC2"/>
        <w:rPr>
          <w:rFonts w:eastAsiaTheme="minorEastAsia"/>
          <w:b w:val="0"/>
          <w:bCs w:val="0"/>
          <w:noProof/>
          <w:sz w:val="22"/>
          <w:szCs w:val="22"/>
          <w:lang w:eastAsia="es-MX"/>
        </w:rPr>
      </w:pPr>
      <w:hyperlink w:anchor="_Toc483396453" w:history="1">
        <w:r w:rsidR="00225C28" w:rsidRPr="002E6D13">
          <w:rPr>
            <w:rStyle w:val="Hipervnculo"/>
            <w:noProof/>
          </w:rPr>
          <w:t>4.6 Normas Oficiales Mexicanas</w:t>
        </w:r>
        <w:r w:rsidR="00225C28">
          <w:rPr>
            <w:noProof/>
            <w:webHidden/>
          </w:rPr>
          <w:tab/>
        </w:r>
        <w:r w:rsidR="00225C28">
          <w:rPr>
            <w:noProof/>
            <w:webHidden/>
          </w:rPr>
          <w:fldChar w:fldCharType="begin"/>
        </w:r>
        <w:r w:rsidR="00225C28">
          <w:rPr>
            <w:noProof/>
            <w:webHidden/>
          </w:rPr>
          <w:instrText xml:space="preserve"> PAGEREF _Toc483396453 \h </w:instrText>
        </w:r>
        <w:r w:rsidR="00225C28">
          <w:rPr>
            <w:noProof/>
            <w:webHidden/>
          </w:rPr>
        </w:r>
        <w:r w:rsidR="00225C28">
          <w:rPr>
            <w:noProof/>
            <w:webHidden/>
          </w:rPr>
          <w:fldChar w:fldCharType="separate"/>
        </w:r>
        <w:r w:rsidR="002D50DA">
          <w:rPr>
            <w:noProof/>
            <w:webHidden/>
          </w:rPr>
          <w:t>35</w:t>
        </w:r>
        <w:r w:rsidR="00225C28">
          <w:rPr>
            <w:noProof/>
            <w:webHidden/>
          </w:rPr>
          <w:fldChar w:fldCharType="end"/>
        </w:r>
      </w:hyperlink>
    </w:p>
    <w:p w14:paraId="2A0E11CE" w14:textId="77777777" w:rsidR="00225C28" w:rsidRDefault="00B52472">
      <w:pPr>
        <w:pStyle w:val="TDC1"/>
        <w:tabs>
          <w:tab w:val="left" w:pos="655"/>
        </w:tabs>
        <w:rPr>
          <w:rFonts w:asciiTheme="minorHAnsi" w:eastAsiaTheme="minorEastAsia" w:hAnsiTheme="minorHAnsi"/>
          <w:b w:val="0"/>
          <w:bCs w:val="0"/>
          <w:caps w:val="0"/>
          <w:noProof/>
          <w:sz w:val="22"/>
          <w:szCs w:val="22"/>
          <w:lang w:eastAsia="es-MX"/>
        </w:rPr>
      </w:pPr>
      <w:hyperlink w:anchor="_Toc483396454" w:history="1">
        <w:r w:rsidR="00225C28" w:rsidRPr="002E6D13">
          <w:rPr>
            <w:rStyle w:val="Hipervnculo"/>
            <w:noProof/>
          </w:rPr>
          <w:t>5.</w:t>
        </w:r>
        <w:r w:rsidR="00225C28">
          <w:rPr>
            <w:rFonts w:asciiTheme="minorHAnsi" w:eastAsiaTheme="minorEastAsia" w:hAnsiTheme="minorHAnsi"/>
            <w:b w:val="0"/>
            <w:bCs w:val="0"/>
            <w:caps w:val="0"/>
            <w:noProof/>
            <w:sz w:val="22"/>
            <w:szCs w:val="22"/>
            <w:lang w:eastAsia="es-MX"/>
          </w:rPr>
          <w:tab/>
        </w:r>
        <w:r w:rsidR="00225C28" w:rsidRPr="002E6D13">
          <w:rPr>
            <w:rStyle w:val="Hipervnculo"/>
            <w:noProof/>
          </w:rPr>
          <w:t>DIAGNÓSTICO Y PROBLEMÁTICA</w:t>
        </w:r>
        <w:r w:rsidR="00225C28">
          <w:rPr>
            <w:noProof/>
            <w:webHidden/>
          </w:rPr>
          <w:tab/>
        </w:r>
        <w:r w:rsidR="00225C28">
          <w:rPr>
            <w:noProof/>
            <w:webHidden/>
          </w:rPr>
          <w:fldChar w:fldCharType="begin"/>
        </w:r>
        <w:r w:rsidR="00225C28">
          <w:rPr>
            <w:noProof/>
            <w:webHidden/>
          </w:rPr>
          <w:instrText xml:space="preserve"> PAGEREF _Toc483396454 \h </w:instrText>
        </w:r>
        <w:r w:rsidR="00225C28">
          <w:rPr>
            <w:noProof/>
            <w:webHidden/>
          </w:rPr>
        </w:r>
        <w:r w:rsidR="00225C28">
          <w:rPr>
            <w:noProof/>
            <w:webHidden/>
          </w:rPr>
          <w:fldChar w:fldCharType="separate"/>
        </w:r>
        <w:r w:rsidR="002D50DA">
          <w:rPr>
            <w:noProof/>
            <w:webHidden/>
          </w:rPr>
          <w:t>37</w:t>
        </w:r>
        <w:r w:rsidR="00225C28">
          <w:rPr>
            <w:noProof/>
            <w:webHidden/>
          </w:rPr>
          <w:fldChar w:fldCharType="end"/>
        </w:r>
      </w:hyperlink>
    </w:p>
    <w:p w14:paraId="78CDE359" w14:textId="77777777" w:rsidR="00225C28" w:rsidRDefault="00B52472">
      <w:pPr>
        <w:pStyle w:val="TDC1"/>
        <w:rPr>
          <w:rFonts w:asciiTheme="minorHAnsi" w:eastAsiaTheme="minorEastAsia" w:hAnsiTheme="minorHAnsi"/>
          <w:b w:val="0"/>
          <w:bCs w:val="0"/>
          <w:caps w:val="0"/>
          <w:noProof/>
          <w:sz w:val="22"/>
          <w:szCs w:val="22"/>
          <w:lang w:eastAsia="es-MX"/>
        </w:rPr>
      </w:pPr>
      <w:hyperlink w:anchor="_Toc483396455" w:history="1">
        <w:r w:rsidR="00225C28" w:rsidRPr="002E6D13">
          <w:rPr>
            <w:rStyle w:val="Hipervnculo"/>
            <w:noProof/>
          </w:rPr>
          <w:t>6. SUBPROGRAMAS DE CONSERVACIÓN</w:t>
        </w:r>
        <w:r w:rsidR="00225C28">
          <w:rPr>
            <w:noProof/>
            <w:webHidden/>
          </w:rPr>
          <w:tab/>
        </w:r>
        <w:r w:rsidR="00225C28">
          <w:rPr>
            <w:noProof/>
            <w:webHidden/>
          </w:rPr>
          <w:fldChar w:fldCharType="begin"/>
        </w:r>
        <w:r w:rsidR="00225C28">
          <w:rPr>
            <w:noProof/>
            <w:webHidden/>
          </w:rPr>
          <w:instrText xml:space="preserve"> PAGEREF _Toc483396455 \h </w:instrText>
        </w:r>
        <w:r w:rsidR="00225C28">
          <w:rPr>
            <w:noProof/>
            <w:webHidden/>
          </w:rPr>
        </w:r>
        <w:r w:rsidR="00225C28">
          <w:rPr>
            <w:noProof/>
            <w:webHidden/>
          </w:rPr>
          <w:fldChar w:fldCharType="separate"/>
        </w:r>
        <w:r w:rsidR="002D50DA">
          <w:rPr>
            <w:noProof/>
            <w:webHidden/>
          </w:rPr>
          <w:t>46</w:t>
        </w:r>
        <w:r w:rsidR="00225C28">
          <w:rPr>
            <w:noProof/>
            <w:webHidden/>
          </w:rPr>
          <w:fldChar w:fldCharType="end"/>
        </w:r>
      </w:hyperlink>
    </w:p>
    <w:p w14:paraId="0D97D388" w14:textId="77777777" w:rsidR="00225C28" w:rsidRDefault="00B52472">
      <w:pPr>
        <w:pStyle w:val="TDC1"/>
        <w:rPr>
          <w:rFonts w:asciiTheme="minorHAnsi" w:eastAsiaTheme="minorEastAsia" w:hAnsiTheme="minorHAnsi"/>
          <w:b w:val="0"/>
          <w:bCs w:val="0"/>
          <w:caps w:val="0"/>
          <w:noProof/>
          <w:sz w:val="22"/>
          <w:szCs w:val="22"/>
          <w:lang w:eastAsia="es-MX"/>
        </w:rPr>
      </w:pPr>
      <w:hyperlink w:anchor="_Toc483396456" w:history="1">
        <w:r w:rsidR="00225C28" w:rsidRPr="002E6D13">
          <w:rPr>
            <w:rStyle w:val="Hipervnculo"/>
            <w:noProof/>
          </w:rPr>
          <w:t>6.1 SUBPROGRAMA DE PROTECCIÓN</w:t>
        </w:r>
        <w:r w:rsidR="00225C28">
          <w:rPr>
            <w:noProof/>
            <w:webHidden/>
          </w:rPr>
          <w:tab/>
        </w:r>
        <w:r w:rsidR="00225C28">
          <w:rPr>
            <w:noProof/>
            <w:webHidden/>
          </w:rPr>
          <w:fldChar w:fldCharType="begin"/>
        </w:r>
        <w:r w:rsidR="00225C28">
          <w:rPr>
            <w:noProof/>
            <w:webHidden/>
          </w:rPr>
          <w:instrText xml:space="preserve"> PAGEREF _Toc483396456 \h </w:instrText>
        </w:r>
        <w:r w:rsidR="00225C28">
          <w:rPr>
            <w:noProof/>
            <w:webHidden/>
          </w:rPr>
        </w:r>
        <w:r w:rsidR="00225C28">
          <w:rPr>
            <w:noProof/>
            <w:webHidden/>
          </w:rPr>
          <w:fldChar w:fldCharType="separate"/>
        </w:r>
        <w:r w:rsidR="002D50DA">
          <w:rPr>
            <w:noProof/>
            <w:webHidden/>
          </w:rPr>
          <w:t>46</w:t>
        </w:r>
        <w:r w:rsidR="00225C28">
          <w:rPr>
            <w:noProof/>
            <w:webHidden/>
          </w:rPr>
          <w:fldChar w:fldCharType="end"/>
        </w:r>
      </w:hyperlink>
    </w:p>
    <w:p w14:paraId="149AC82C" w14:textId="77777777" w:rsidR="00225C28" w:rsidRDefault="00B52472">
      <w:pPr>
        <w:pStyle w:val="TDC2"/>
        <w:rPr>
          <w:rFonts w:eastAsiaTheme="minorEastAsia"/>
          <w:b w:val="0"/>
          <w:bCs w:val="0"/>
          <w:noProof/>
          <w:sz w:val="22"/>
          <w:szCs w:val="22"/>
          <w:lang w:eastAsia="es-MX"/>
        </w:rPr>
      </w:pPr>
      <w:hyperlink w:anchor="_Toc483396457" w:history="1">
        <w:r w:rsidR="00225C28" w:rsidRPr="002E6D13">
          <w:rPr>
            <w:rStyle w:val="Hipervnculo"/>
            <w:noProof/>
          </w:rPr>
          <w:t>6.1.1. Componente de inspección y vigilancia</w:t>
        </w:r>
        <w:r w:rsidR="00225C28">
          <w:rPr>
            <w:noProof/>
            <w:webHidden/>
          </w:rPr>
          <w:tab/>
        </w:r>
        <w:r w:rsidR="00225C28">
          <w:rPr>
            <w:noProof/>
            <w:webHidden/>
          </w:rPr>
          <w:fldChar w:fldCharType="begin"/>
        </w:r>
        <w:r w:rsidR="00225C28">
          <w:rPr>
            <w:noProof/>
            <w:webHidden/>
          </w:rPr>
          <w:instrText xml:space="preserve"> PAGEREF _Toc483396457 \h </w:instrText>
        </w:r>
        <w:r w:rsidR="00225C28">
          <w:rPr>
            <w:noProof/>
            <w:webHidden/>
          </w:rPr>
        </w:r>
        <w:r w:rsidR="00225C28">
          <w:rPr>
            <w:noProof/>
            <w:webHidden/>
          </w:rPr>
          <w:fldChar w:fldCharType="separate"/>
        </w:r>
        <w:r w:rsidR="002D50DA">
          <w:rPr>
            <w:noProof/>
            <w:webHidden/>
          </w:rPr>
          <w:t>47</w:t>
        </w:r>
        <w:r w:rsidR="00225C28">
          <w:rPr>
            <w:noProof/>
            <w:webHidden/>
          </w:rPr>
          <w:fldChar w:fldCharType="end"/>
        </w:r>
      </w:hyperlink>
    </w:p>
    <w:p w14:paraId="10FE0991" w14:textId="77777777" w:rsidR="00225C28" w:rsidRDefault="00B52472">
      <w:pPr>
        <w:pStyle w:val="TDC2"/>
        <w:rPr>
          <w:rFonts w:eastAsiaTheme="minorEastAsia"/>
          <w:b w:val="0"/>
          <w:bCs w:val="0"/>
          <w:noProof/>
          <w:sz w:val="22"/>
          <w:szCs w:val="22"/>
          <w:lang w:eastAsia="es-MX"/>
        </w:rPr>
      </w:pPr>
      <w:hyperlink w:anchor="_Toc483396458" w:history="1">
        <w:r w:rsidR="00225C28" w:rsidRPr="002E6D13">
          <w:rPr>
            <w:rStyle w:val="Hipervnculo"/>
            <w:noProof/>
          </w:rPr>
          <w:t>6.1.2. Componente de prevención, control y combate de incendios y contingencias ambientales</w:t>
        </w:r>
        <w:r w:rsidR="00225C28">
          <w:rPr>
            <w:noProof/>
            <w:webHidden/>
          </w:rPr>
          <w:tab/>
        </w:r>
        <w:r w:rsidR="00225C28">
          <w:rPr>
            <w:noProof/>
            <w:webHidden/>
          </w:rPr>
          <w:fldChar w:fldCharType="begin"/>
        </w:r>
        <w:r w:rsidR="00225C28">
          <w:rPr>
            <w:noProof/>
            <w:webHidden/>
          </w:rPr>
          <w:instrText xml:space="preserve"> PAGEREF _Toc483396458 \h </w:instrText>
        </w:r>
        <w:r w:rsidR="00225C28">
          <w:rPr>
            <w:noProof/>
            <w:webHidden/>
          </w:rPr>
        </w:r>
        <w:r w:rsidR="00225C28">
          <w:rPr>
            <w:noProof/>
            <w:webHidden/>
          </w:rPr>
          <w:fldChar w:fldCharType="separate"/>
        </w:r>
        <w:r w:rsidR="002D50DA">
          <w:rPr>
            <w:noProof/>
            <w:webHidden/>
          </w:rPr>
          <w:t>48</w:t>
        </w:r>
        <w:r w:rsidR="00225C28">
          <w:rPr>
            <w:noProof/>
            <w:webHidden/>
          </w:rPr>
          <w:fldChar w:fldCharType="end"/>
        </w:r>
      </w:hyperlink>
    </w:p>
    <w:p w14:paraId="7CC1C162" w14:textId="77777777" w:rsidR="00225C28" w:rsidRDefault="00B52472">
      <w:pPr>
        <w:pStyle w:val="TDC2"/>
        <w:rPr>
          <w:rFonts w:eastAsiaTheme="minorEastAsia"/>
          <w:b w:val="0"/>
          <w:bCs w:val="0"/>
          <w:noProof/>
          <w:sz w:val="22"/>
          <w:szCs w:val="22"/>
          <w:lang w:eastAsia="es-MX"/>
        </w:rPr>
      </w:pPr>
      <w:hyperlink w:anchor="_Toc483396459" w:history="1">
        <w:r w:rsidR="00225C28" w:rsidRPr="002E6D13">
          <w:rPr>
            <w:rStyle w:val="Hipervnculo"/>
            <w:noProof/>
          </w:rPr>
          <w:t>6.1.3 Componente de preservación e integridad de áreas núcleo, frágiles y sensibles</w:t>
        </w:r>
        <w:r w:rsidR="00225C28">
          <w:rPr>
            <w:noProof/>
            <w:webHidden/>
          </w:rPr>
          <w:tab/>
        </w:r>
        <w:r w:rsidR="00225C28">
          <w:rPr>
            <w:noProof/>
            <w:webHidden/>
          </w:rPr>
          <w:fldChar w:fldCharType="begin"/>
        </w:r>
        <w:r w:rsidR="00225C28">
          <w:rPr>
            <w:noProof/>
            <w:webHidden/>
          </w:rPr>
          <w:instrText xml:space="preserve"> PAGEREF _Toc483396459 \h </w:instrText>
        </w:r>
        <w:r w:rsidR="00225C28">
          <w:rPr>
            <w:noProof/>
            <w:webHidden/>
          </w:rPr>
        </w:r>
        <w:r w:rsidR="00225C28">
          <w:rPr>
            <w:noProof/>
            <w:webHidden/>
          </w:rPr>
          <w:fldChar w:fldCharType="separate"/>
        </w:r>
        <w:r w:rsidR="002D50DA">
          <w:rPr>
            <w:noProof/>
            <w:webHidden/>
          </w:rPr>
          <w:t>49</w:t>
        </w:r>
        <w:r w:rsidR="00225C28">
          <w:rPr>
            <w:noProof/>
            <w:webHidden/>
          </w:rPr>
          <w:fldChar w:fldCharType="end"/>
        </w:r>
      </w:hyperlink>
    </w:p>
    <w:p w14:paraId="3024D845" w14:textId="77777777" w:rsidR="00225C28" w:rsidRDefault="00B52472">
      <w:pPr>
        <w:pStyle w:val="TDC2"/>
        <w:rPr>
          <w:rFonts w:eastAsiaTheme="minorEastAsia"/>
          <w:b w:val="0"/>
          <w:bCs w:val="0"/>
          <w:noProof/>
          <w:sz w:val="22"/>
          <w:szCs w:val="22"/>
          <w:lang w:eastAsia="es-MX"/>
        </w:rPr>
      </w:pPr>
      <w:hyperlink w:anchor="_Toc483396460" w:history="1">
        <w:r w:rsidR="00225C28" w:rsidRPr="002E6D13">
          <w:rPr>
            <w:rStyle w:val="Hipervnculo"/>
            <w:noProof/>
          </w:rPr>
          <w:t>6.1.4. Componente de protección contra especies invasoras y control de especies nocivas</w:t>
        </w:r>
        <w:r w:rsidR="00225C28">
          <w:rPr>
            <w:noProof/>
            <w:webHidden/>
          </w:rPr>
          <w:tab/>
        </w:r>
        <w:r w:rsidR="00225C28">
          <w:rPr>
            <w:noProof/>
            <w:webHidden/>
          </w:rPr>
          <w:fldChar w:fldCharType="begin"/>
        </w:r>
        <w:r w:rsidR="00225C28">
          <w:rPr>
            <w:noProof/>
            <w:webHidden/>
          </w:rPr>
          <w:instrText xml:space="preserve"> PAGEREF _Toc483396460 \h </w:instrText>
        </w:r>
        <w:r w:rsidR="00225C28">
          <w:rPr>
            <w:noProof/>
            <w:webHidden/>
          </w:rPr>
        </w:r>
        <w:r w:rsidR="00225C28">
          <w:rPr>
            <w:noProof/>
            <w:webHidden/>
          </w:rPr>
          <w:fldChar w:fldCharType="separate"/>
        </w:r>
        <w:r w:rsidR="002D50DA">
          <w:rPr>
            <w:noProof/>
            <w:webHidden/>
          </w:rPr>
          <w:t>50</w:t>
        </w:r>
        <w:r w:rsidR="00225C28">
          <w:rPr>
            <w:noProof/>
            <w:webHidden/>
          </w:rPr>
          <w:fldChar w:fldCharType="end"/>
        </w:r>
      </w:hyperlink>
    </w:p>
    <w:p w14:paraId="108998B9" w14:textId="77777777" w:rsidR="00225C28" w:rsidRDefault="00B52472">
      <w:pPr>
        <w:pStyle w:val="TDC2"/>
        <w:rPr>
          <w:rFonts w:eastAsiaTheme="minorEastAsia"/>
          <w:b w:val="0"/>
          <w:bCs w:val="0"/>
          <w:noProof/>
          <w:sz w:val="22"/>
          <w:szCs w:val="22"/>
          <w:lang w:eastAsia="es-MX"/>
        </w:rPr>
      </w:pPr>
      <w:hyperlink w:anchor="_Toc483396461" w:history="1">
        <w:r w:rsidR="00225C28" w:rsidRPr="002E6D13">
          <w:rPr>
            <w:rStyle w:val="Hipervnculo"/>
            <w:noProof/>
          </w:rPr>
          <w:t>6.1.5. Componente de mitigación y adaptación al cambio climático</w:t>
        </w:r>
        <w:r w:rsidR="00225C28">
          <w:rPr>
            <w:noProof/>
            <w:webHidden/>
          </w:rPr>
          <w:tab/>
        </w:r>
        <w:r w:rsidR="00225C28">
          <w:rPr>
            <w:noProof/>
            <w:webHidden/>
          </w:rPr>
          <w:fldChar w:fldCharType="begin"/>
        </w:r>
        <w:r w:rsidR="00225C28">
          <w:rPr>
            <w:noProof/>
            <w:webHidden/>
          </w:rPr>
          <w:instrText xml:space="preserve"> PAGEREF _Toc483396461 \h </w:instrText>
        </w:r>
        <w:r w:rsidR="00225C28">
          <w:rPr>
            <w:noProof/>
            <w:webHidden/>
          </w:rPr>
        </w:r>
        <w:r w:rsidR="00225C28">
          <w:rPr>
            <w:noProof/>
            <w:webHidden/>
          </w:rPr>
          <w:fldChar w:fldCharType="separate"/>
        </w:r>
        <w:r w:rsidR="002D50DA">
          <w:rPr>
            <w:noProof/>
            <w:webHidden/>
          </w:rPr>
          <w:t>51</w:t>
        </w:r>
        <w:r w:rsidR="00225C28">
          <w:rPr>
            <w:noProof/>
            <w:webHidden/>
          </w:rPr>
          <w:fldChar w:fldCharType="end"/>
        </w:r>
      </w:hyperlink>
    </w:p>
    <w:p w14:paraId="09B4B9E4" w14:textId="77777777" w:rsidR="00225C28" w:rsidRDefault="00B52472">
      <w:pPr>
        <w:pStyle w:val="TDC1"/>
        <w:rPr>
          <w:rFonts w:asciiTheme="minorHAnsi" w:eastAsiaTheme="minorEastAsia" w:hAnsiTheme="minorHAnsi"/>
          <w:b w:val="0"/>
          <w:bCs w:val="0"/>
          <w:caps w:val="0"/>
          <w:noProof/>
          <w:sz w:val="22"/>
          <w:szCs w:val="22"/>
          <w:lang w:eastAsia="es-MX"/>
        </w:rPr>
      </w:pPr>
      <w:hyperlink w:anchor="_Toc483396462" w:history="1">
        <w:r w:rsidR="00225C28" w:rsidRPr="002E6D13">
          <w:rPr>
            <w:rStyle w:val="Hipervnculo"/>
            <w:noProof/>
          </w:rPr>
          <w:t>6.2 SUBPROGRAMA DE MANEJO</w:t>
        </w:r>
        <w:r w:rsidR="00225C28">
          <w:rPr>
            <w:noProof/>
            <w:webHidden/>
          </w:rPr>
          <w:tab/>
        </w:r>
        <w:r w:rsidR="00225C28">
          <w:rPr>
            <w:noProof/>
            <w:webHidden/>
          </w:rPr>
          <w:fldChar w:fldCharType="begin"/>
        </w:r>
        <w:r w:rsidR="00225C28">
          <w:rPr>
            <w:noProof/>
            <w:webHidden/>
          </w:rPr>
          <w:instrText xml:space="preserve"> PAGEREF _Toc483396462 \h </w:instrText>
        </w:r>
        <w:r w:rsidR="00225C28">
          <w:rPr>
            <w:noProof/>
            <w:webHidden/>
          </w:rPr>
        </w:r>
        <w:r w:rsidR="00225C28">
          <w:rPr>
            <w:noProof/>
            <w:webHidden/>
          </w:rPr>
          <w:fldChar w:fldCharType="separate"/>
        </w:r>
        <w:r w:rsidR="002D50DA">
          <w:rPr>
            <w:noProof/>
            <w:webHidden/>
          </w:rPr>
          <w:t>53</w:t>
        </w:r>
        <w:r w:rsidR="00225C28">
          <w:rPr>
            <w:noProof/>
            <w:webHidden/>
          </w:rPr>
          <w:fldChar w:fldCharType="end"/>
        </w:r>
      </w:hyperlink>
    </w:p>
    <w:p w14:paraId="754C1AA5" w14:textId="77777777" w:rsidR="00225C28" w:rsidRDefault="00B52472">
      <w:pPr>
        <w:pStyle w:val="TDC2"/>
        <w:rPr>
          <w:rFonts w:eastAsiaTheme="minorEastAsia"/>
          <w:b w:val="0"/>
          <w:bCs w:val="0"/>
          <w:noProof/>
          <w:sz w:val="22"/>
          <w:szCs w:val="22"/>
          <w:lang w:eastAsia="es-MX"/>
        </w:rPr>
      </w:pPr>
      <w:hyperlink w:anchor="_Toc483396463" w:history="1">
        <w:r w:rsidR="00225C28" w:rsidRPr="002E6D13">
          <w:rPr>
            <w:rStyle w:val="Hipervnculo"/>
            <w:noProof/>
          </w:rPr>
          <w:t>6.2.1 Componente de actividades productivas alternativas</w:t>
        </w:r>
        <w:r w:rsidR="00225C28">
          <w:rPr>
            <w:noProof/>
            <w:webHidden/>
          </w:rPr>
          <w:tab/>
        </w:r>
        <w:r w:rsidR="00225C28">
          <w:rPr>
            <w:noProof/>
            <w:webHidden/>
          </w:rPr>
          <w:fldChar w:fldCharType="begin"/>
        </w:r>
        <w:r w:rsidR="00225C28">
          <w:rPr>
            <w:noProof/>
            <w:webHidden/>
          </w:rPr>
          <w:instrText xml:space="preserve"> PAGEREF _Toc483396463 \h </w:instrText>
        </w:r>
        <w:r w:rsidR="00225C28">
          <w:rPr>
            <w:noProof/>
            <w:webHidden/>
          </w:rPr>
        </w:r>
        <w:r w:rsidR="00225C28">
          <w:rPr>
            <w:noProof/>
            <w:webHidden/>
          </w:rPr>
          <w:fldChar w:fldCharType="separate"/>
        </w:r>
        <w:r w:rsidR="002D50DA">
          <w:rPr>
            <w:noProof/>
            <w:webHidden/>
          </w:rPr>
          <w:t>53</w:t>
        </w:r>
        <w:r w:rsidR="00225C28">
          <w:rPr>
            <w:noProof/>
            <w:webHidden/>
          </w:rPr>
          <w:fldChar w:fldCharType="end"/>
        </w:r>
      </w:hyperlink>
    </w:p>
    <w:p w14:paraId="03A71C56" w14:textId="77777777" w:rsidR="00225C28" w:rsidRDefault="00B52472">
      <w:pPr>
        <w:pStyle w:val="TDC2"/>
        <w:rPr>
          <w:rFonts w:eastAsiaTheme="minorEastAsia"/>
          <w:b w:val="0"/>
          <w:bCs w:val="0"/>
          <w:noProof/>
          <w:sz w:val="22"/>
          <w:szCs w:val="22"/>
          <w:lang w:eastAsia="es-MX"/>
        </w:rPr>
      </w:pPr>
      <w:hyperlink w:anchor="_Toc483396464" w:history="1">
        <w:r w:rsidR="00225C28" w:rsidRPr="002E6D13">
          <w:rPr>
            <w:rStyle w:val="Hipervnculo"/>
            <w:noProof/>
          </w:rPr>
          <w:t>6.2.2 Componente de manejo y uso sustentable de vida silvestre</w:t>
        </w:r>
        <w:r w:rsidR="00225C28">
          <w:rPr>
            <w:noProof/>
            <w:webHidden/>
          </w:rPr>
          <w:tab/>
        </w:r>
        <w:r w:rsidR="00225C28">
          <w:rPr>
            <w:noProof/>
            <w:webHidden/>
          </w:rPr>
          <w:fldChar w:fldCharType="begin"/>
        </w:r>
        <w:r w:rsidR="00225C28">
          <w:rPr>
            <w:noProof/>
            <w:webHidden/>
          </w:rPr>
          <w:instrText xml:space="preserve"> PAGEREF _Toc483396464 \h </w:instrText>
        </w:r>
        <w:r w:rsidR="00225C28">
          <w:rPr>
            <w:noProof/>
            <w:webHidden/>
          </w:rPr>
        </w:r>
        <w:r w:rsidR="00225C28">
          <w:rPr>
            <w:noProof/>
            <w:webHidden/>
          </w:rPr>
          <w:fldChar w:fldCharType="separate"/>
        </w:r>
        <w:r w:rsidR="002D50DA">
          <w:rPr>
            <w:noProof/>
            <w:webHidden/>
          </w:rPr>
          <w:t>55</w:t>
        </w:r>
        <w:r w:rsidR="00225C28">
          <w:rPr>
            <w:noProof/>
            <w:webHidden/>
          </w:rPr>
          <w:fldChar w:fldCharType="end"/>
        </w:r>
      </w:hyperlink>
    </w:p>
    <w:p w14:paraId="3CF6D467" w14:textId="77777777" w:rsidR="00225C28" w:rsidRDefault="00B52472">
      <w:pPr>
        <w:pStyle w:val="TDC2"/>
        <w:rPr>
          <w:rFonts w:eastAsiaTheme="minorEastAsia"/>
          <w:b w:val="0"/>
          <w:bCs w:val="0"/>
          <w:noProof/>
          <w:sz w:val="22"/>
          <w:szCs w:val="22"/>
          <w:lang w:eastAsia="es-MX"/>
        </w:rPr>
      </w:pPr>
      <w:hyperlink w:anchor="_Toc483396465" w:history="1">
        <w:r w:rsidR="00225C28" w:rsidRPr="002E6D13">
          <w:rPr>
            <w:rStyle w:val="Hipervnculo"/>
            <w:noProof/>
          </w:rPr>
          <w:t>6.2.3 Componente de Manejo y Uso Sustentable de Pesquerías</w:t>
        </w:r>
        <w:r w:rsidR="00225C28">
          <w:rPr>
            <w:noProof/>
            <w:webHidden/>
          </w:rPr>
          <w:tab/>
        </w:r>
        <w:r w:rsidR="00225C28">
          <w:rPr>
            <w:noProof/>
            <w:webHidden/>
          </w:rPr>
          <w:fldChar w:fldCharType="begin"/>
        </w:r>
        <w:r w:rsidR="00225C28">
          <w:rPr>
            <w:noProof/>
            <w:webHidden/>
          </w:rPr>
          <w:instrText xml:space="preserve"> PAGEREF _Toc483396465 \h </w:instrText>
        </w:r>
        <w:r w:rsidR="00225C28">
          <w:rPr>
            <w:noProof/>
            <w:webHidden/>
          </w:rPr>
        </w:r>
        <w:r w:rsidR="00225C28">
          <w:rPr>
            <w:noProof/>
            <w:webHidden/>
          </w:rPr>
          <w:fldChar w:fldCharType="separate"/>
        </w:r>
        <w:r w:rsidR="002D50DA">
          <w:rPr>
            <w:noProof/>
            <w:webHidden/>
          </w:rPr>
          <w:t>56</w:t>
        </w:r>
        <w:r w:rsidR="00225C28">
          <w:rPr>
            <w:noProof/>
            <w:webHidden/>
          </w:rPr>
          <w:fldChar w:fldCharType="end"/>
        </w:r>
      </w:hyperlink>
    </w:p>
    <w:p w14:paraId="643F3FFE" w14:textId="77777777" w:rsidR="00225C28" w:rsidRDefault="00B52472">
      <w:pPr>
        <w:pStyle w:val="TDC2"/>
        <w:rPr>
          <w:rFonts w:eastAsiaTheme="minorEastAsia"/>
          <w:b w:val="0"/>
          <w:bCs w:val="0"/>
          <w:noProof/>
          <w:sz w:val="22"/>
          <w:szCs w:val="22"/>
          <w:lang w:eastAsia="es-MX"/>
        </w:rPr>
      </w:pPr>
      <w:hyperlink w:anchor="_Toc483396466" w:history="1">
        <w:r w:rsidR="00225C28" w:rsidRPr="002E6D13">
          <w:rPr>
            <w:rStyle w:val="Hipervnculo"/>
            <w:noProof/>
          </w:rPr>
          <w:t>6.2.4 Componente de patrimonio arqueológico, histórico y cultural</w:t>
        </w:r>
        <w:r w:rsidR="00225C28">
          <w:rPr>
            <w:noProof/>
            <w:webHidden/>
          </w:rPr>
          <w:tab/>
        </w:r>
        <w:r w:rsidR="00225C28">
          <w:rPr>
            <w:noProof/>
            <w:webHidden/>
          </w:rPr>
          <w:fldChar w:fldCharType="begin"/>
        </w:r>
        <w:r w:rsidR="00225C28">
          <w:rPr>
            <w:noProof/>
            <w:webHidden/>
          </w:rPr>
          <w:instrText xml:space="preserve"> PAGEREF _Toc483396466 \h </w:instrText>
        </w:r>
        <w:r w:rsidR="00225C28">
          <w:rPr>
            <w:noProof/>
            <w:webHidden/>
          </w:rPr>
        </w:r>
        <w:r w:rsidR="00225C28">
          <w:rPr>
            <w:noProof/>
            <w:webHidden/>
          </w:rPr>
          <w:fldChar w:fldCharType="separate"/>
        </w:r>
        <w:r w:rsidR="002D50DA">
          <w:rPr>
            <w:noProof/>
            <w:webHidden/>
          </w:rPr>
          <w:t>57</w:t>
        </w:r>
        <w:r w:rsidR="00225C28">
          <w:rPr>
            <w:noProof/>
            <w:webHidden/>
          </w:rPr>
          <w:fldChar w:fldCharType="end"/>
        </w:r>
      </w:hyperlink>
    </w:p>
    <w:p w14:paraId="6986E589" w14:textId="77777777" w:rsidR="00225C28" w:rsidRDefault="00B52472">
      <w:pPr>
        <w:pStyle w:val="TDC2"/>
        <w:rPr>
          <w:rFonts w:eastAsiaTheme="minorEastAsia"/>
          <w:b w:val="0"/>
          <w:bCs w:val="0"/>
          <w:noProof/>
          <w:sz w:val="22"/>
          <w:szCs w:val="22"/>
          <w:lang w:eastAsia="es-MX"/>
        </w:rPr>
      </w:pPr>
      <w:hyperlink w:anchor="_Toc483396467" w:history="1">
        <w:r w:rsidR="00225C28" w:rsidRPr="002E6D13">
          <w:rPr>
            <w:rStyle w:val="Hipervnculo"/>
            <w:noProof/>
          </w:rPr>
          <w:t>6.2.5 Componente de uso público, turismo y recreación al aire libre</w:t>
        </w:r>
        <w:r w:rsidR="00225C28">
          <w:rPr>
            <w:noProof/>
            <w:webHidden/>
          </w:rPr>
          <w:tab/>
        </w:r>
        <w:r w:rsidR="00225C28">
          <w:rPr>
            <w:noProof/>
            <w:webHidden/>
          </w:rPr>
          <w:fldChar w:fldCharType="begin"/>
        </w:r>
        <w:r w:rsidR="00225C28">
          <w:rPr>
            <w:noProof/>
            <w:webHidden/>
          </w:rPr>
          <w:instrText xml:space="preserve"> PAGEREF _Toc483396467 \h </w:instrText>
        </w:r>
        <w:r w:rsidR="00225C28">
          <w:rPr>
            <w:noProof/>
            <w:webHidden/>
          </w:rPr>
        </w:r>
        <w:r w:rsidR="00225C28">
          <w:rPr>
            <w:noProof/>
            <w:webHidden/>
          </w:rPr>
          <w:fldChar w:fldCharType="separate"/>
        </w:r>
        <w:r w:rsidR="002D50DA">
          <w:rPr>
            <w:noProof/>
            <w:webHidden/>
          </w:rPr>
          <w:t>58</w:t>
        </w:r>
        <w:r w:rsidR="00225C28">
          <w:rPr>
            <w:noProof/>
            <w:webHidden/>
          </w:rPr>
          <w:fldChar w:fldCharType="end"/>
        </w:r>
      </w:hyperlink>
    </w:p>
    <w:p w14:paraId="7720B90B" w14:textId="77777777" w:rsidR="00225C28" w:rsidRDefault="00B52472">
      <w:pPr>
        <w:pStyle w:val="TDC1"/>
        <w:rPr>
          <w:rFonts w:asciiTheme="minorHAnsi" w:eastAsiaTheme="minorEastAsia" w:hAnsiTheme="minorHAnsi"/>
          <w:b w:val="0"/>
          <w:bCs w:val="0"/>
          <w:caps w:val="0"/>
          <w:noProof/>
          <w:sz w:val="22"/>
          <w:szCs w:val="22"/>
          <w:lang w:eastAsia="es-MX"/>
        </w:rPr>
      </w:pPr>
      <w:hyperlink w:anchor="_Toc483396468" w:history="1">
        <w:r w:rsidR="00225C28" w:rsidRPr="002E6D13">
          <w:rPr>
            <w:rStyle w:val="Hipervnculo"/>
            <w:noProof/>
          </w:rPr>
          <w:t>6.3 SUBPROGRAMA RESTAURACIÓN</w:t>
        </w:r>
        <w:r w:rsidR="00225C28">
          <w:rPr>
            <w:noProof/>
            <w:webHidden/>
          </w:rPr>
          <w:tab/>
        </w:r>
        <w:r w:rsidR="00225C28">
          <w:rPr>
            <w:noProof/>
            <w:webHidden/>
          </w:rPr>
          <w:fldChar w:fldCharType="begin"/>
        </w:r>
        <w:r w:rsidR="00225C28">
          <w:rPr>
            <w:noProof/>
            <w:webHidden/>
          </w:rPr>
          <w:instrText xml:space="preserve"> PAGEREF _Toc483396468 \h </w:instrText>
        </w:r>
        <w:r w:rsidR="00225C28">
          <w:rPr>
            <w:noProof/>
            <w:webHidden/>
          </w:rPr>
        </w:r>
        <w:r w:rsidR="00225C28">
          <w:rPr>
            <w:noProof/>
            <w:webHidden/>
          </w:rPr>
          <w:fldChar w:fldCharType="separate"/>
        </w:r>
        <w:r w:rsidR="002D50DA">
          <w:rPr>
            <w:noProof/>
            <w:webHidden/>
          </w:rPr>
          <w:t>60</w:t>
        </w:r>
        <w:r w:rsidR="00225C28">
          <w:rPr>
            <w:noProof/>
            <w:webHidden/>
          </w:rPr>
          <w:fldChar w:fldCharType="end"/>
        </w:r>
      </w:hyperlink>
    </w:p>
    <w:p w14:paraId="3D67DA00" w14:textId="77777777" w:rsidR="00225C28" w:rsidRDefault="00B52472">
      <w:pPr>
        <w:pStyle w:val="TDC2"/>
        <w:rPr>
          <w:rFonts w:eastAsiaTheme="minorEastAsia"/>
          <w:b w:val="0"/>
          <w:bCs w:val="0"/>
          <w:noProof/>
          <w:sz w:val="22"/>
          <w:szCs w:val="22"/>
          <w:lang w:eastAsia="es-MX"/>
        </w:rPr>
      </w:pPr>
      <w:hyperlink w:anchor="_Toc483396469" w:history="1">
        <w:r w:rsidR="00225C28" w:rsidRPr="002E6D13">
          <w:rPr>
            <w:rStyle w:val="Hipervnculo"/>
            <w:noProof/>
          </w:rPr>
          <w:t>6.3.1. Componente conectividad y ecología del paisaje</w:t>
        </w:r>
        <w:r w:rsidR="00225C28">
          <w:rPr>
            <w:noProof/>
            <w:webHidden/>
          </w:rPr>
          <w:tab/>
        </w:r>
        <w:r w:rsidR="00225C28">
          <w:rPr>
            <w:noProof/>
            <w:webHidden/>
          </w:rPr>
          <w:fldChar w:fldCharType="begin"/>
        </w:r>
        <w:r w:rsidR="00225C28">
          <w:rPr>
            <w:noProof/>
            <w:webHidden/>
          </w:rPr>
          <w:instrText xml:space="preserve"> PAGEREF _Toc483396469 \h </w:instrText>
        </w:r>
        <w:r w:rsidR="00225C28">
          <w:rPr>
            <w:noProof/>
            <w:webHidden/>
          </w:rPr>
        </w:r>
        <w:r w:rsidR="00225C28">
          <w:rPr>
            <w:noProof/>
            <w:webHidden/>
          </w:rPr>
          <w:fldChar w:fldCharType="separate"/>
        </w:r>
        <w:r w:rsidR="002D50DA">
          <w:rPr>
            <w:noProof/>
            <w:webHidden/>
          </w:rPr>
          <w:t>60</w:t>
        </w:r>
        <w:r w:rsidR="00225C28">
          <w:rPr>
            <w:noProof/>
            <w:webHidden/>
          </w:rPr>
          <w:fldChar w:fldCharType="end"/>
        </w:r>
      </w:hyperlink>
    </w:p>
    <w:p w14:paraId="54230758" w14:textId="77777777" w:rsidR="00225C28" w:rsidRDefault="00B52472">
      <w:pPr>
        <w:pStyle w:val="TDC2"/>
        <w:rPr>
          <w:rFonts w:eastAsiaTheme="minorEastAsia"/>
          <w:b w:val="0"/>
          <w:bCs w:val="0"/>
          <w:noProof/>
          <w:sz w:val="22"/>
          <w:szCs w:val="22"/>
          <w:lang w:eastAsia="es-MX"/>
        </w:rPr>
      </w:pPr>
      <w:hyperlink w:anchor="_Toc483396470" w:history="1">
        <w:r w:rsidR="00225C28" w:rsidRPr="002E6D13">
          <w:rPr>
            <w:rStyle w:val="Hipervnculo"/>
            <w:noProof/>
          </w:rPr>
          <w:t>6.3.2. Componente de Recuperación de Especies en Riesgo y Emblemáticas</w:t>
        </w:r>
        <w:r w:rsidR="00225C28">
          <w:rPr>
            <w:noProof/>
            <w:webHidden/>
          </w:rPr>
          <w:tab/>
        </w:r>
        <w:r w:rsidR="00225C28">
          <w:rPr>
            <w:noProof/>
            <w:webHidden/>
          </w:rPr>
          <w:fldChar w:fldCharType="begin"/>
        </w:r>
        <w:r w:rsidR="00225C28">
          <w:rPr>
            <w:noProof/>
            <w:webHidden/>
          </w:rPr>
          <w:instrText xml:space="preserve"> PAGEREF _Toc483396470 \h </w:instrText>
        </w:r>
        <w:r w:rsidR="00225C28">
          <w:rPr>
            <w:noProof/>
            <w:webHidden/>
          </w:rPr>
        </w:r>
        <w:r w:rsidR="00225C28">
          <w:rPr>
            <w:noProof/>
            <w:webHidden/>
          </w:rPr>
          <w:fldChar w:fldCharType="separate"/>
        </w:r>
        <w:r w:rsidR="002D50DA">
          <w:rPr>
            <w:noProof/>
            <w:webHidden/>
          </w:rPr>
          <w:t>61</w:t>
        </w:r>
        <w:r w:rsidR="00225C28">
          <w:rPr>
            <w:noProof/>
            <w:webHidden/>
          </w:rPr>
          <w:fldChar w:fldCharType="end"/>
        </w:r>
      </w:hyperlink>
    </w:p>
    <w:p w14:paraId="5EDD9089" w14:textId="77777777" w:rsidR="00225C28" w:rsidRDefault="00B52472">
      <w:pPr>
        <w:pStyle w:val="TDC2"/>
        <w:rPr>
          <w:rFonts w:eastAsiaTheme="minorEastAsia"/>
          <w:b w:val="0"/>
          <w:bCs w:val="0"/>
          <w:noProof/>
          <w:sz w:val="22"/>
          <w:szCs w:val="22"/>
          <w:lang w:eastAsia="es-MX"/>
        </w:rPr>
      </w:pPr>
      <w:hyperlink w:anchor="_Toc483396471" w:history="1">
        <w:r w:rsidR="00225C28" w:rsidRPr="002E6D13">
          <w:rPr>
            <w:rStyle w:val="Hipervnculo"/>
            <w:noProof/>
          </w:rPr>
          <w:t>6.3.3. Componente conservación de agua y suelos</w:t>
        </w:r>
        <w:r w:rsidR="00225C28">
          <w:rPr>
            <w:noProof/>
            <w:webHidden/>
          </w:rPr>
          <w:tab/>
        </w:r>
        <w:r w:rsidR="00225C28">
          <w:rPr>
            <w:noProof/>
            <w:webHidden/>
          </w:rPr>
          <w:fldChar w:fldCharType="begin"/>
        </w:r>
        <w:r w:rsidR="00225C28">
          <w:rPr>
            <w:noProof/>
            <w:webHidden/>
          </w:rPr>
          <w:instrText xml:space="preserve"> PAGEREF _Toc483396471 \h </w:instrText>
        </w:r>
        <w:r w:rsidR="00225C28">
          <w:rPr>
            <w:noProof/>
            <w:webHidden/>
          </w:rPr>
        </w:r>
        <w:r w:rsidR="00225C28">
          <w:rPr>
            <w:noProof/>
            <w:webHidden/>
          </w:rPr>
          <w:fldChar w:fldCharType="separate"/>
        </w:r>
        <w:r w:rsidR="002D50DA">
          <w:rPr>
            <w:noProof/>
            <w:webHidden/>
          </w:rPr>
          <w:t>62</w:t>
        </w:r>
        <w:r w:rsidR="00225C28">
          <w:rPr>
            <w:noProof/>
            <w:webHidden/>
          </w:rPr>
          <w:fldChar w:fldCharType="end"/>
        </w:r>
      </w:hyperlink>
    </w:p>
    <w:p w14:paraId="74FEC23D" w14:textId="77777777" w:rsidR="00225C28" w:rsidRDefault="00B52472">
      <w:pPr>
        <w:pStyle w:val="TDC2"/>
        <w:rPr>
          <w:rFonts w:eastAsiaTheme="minorEastAsia"/>
          <w:b w:val="0"/>
          <w:bCs w:val="0"/>
          <w:noProof/>
          <w:sz w:val="22"/>
          <w:szCs w:val="22"/>
          <w:lang w:eastAsia="es-MX"/>
        </w:rPr>
      </w:pPr>
      <w:hyperlink w:anchor="_Toc483396472" w:history="1">
        <w:r w:rsidR="00225C28" w:rsidRPr="002E6D13">
          <w:rPr>
            <w:rStyle w:val="Hipervnculo"/>
            <w:noProof/>
          </w:rPr>
          <w:t>6.3.4. Componente restauración de ecosistemas</w:t>
        </w:r>
        <w:r w:rsidR="00225C28">
          <w:rPr>
            <w:noProof/>
            <w:webHidden/>
          </w:rPr>
          <w:tab/>
        </w:r>
        <w:r w:rsidR="00225C28">
          <w:rPr>
            <w:noProof/>
            <w:webHidden/>
          </w:rPr>
          <w:fldChar w:fldCharType="begin"/>
        </w:r>
        <w:r w:rsidR="00225C28">
          <w:rPr>
            <w:noProof/>
            <w:webHidden/>
          </w:rPr>
          <w:instrText xml:space="preserve"> PAGEREF _Toc483396472 \h </w:instrText>
        </w:r>
        <w:r w:rsidR="00225C28">
          <w:rPr>
            <w:noProof/>
            <w:webHidden/>
          </w:rPr>
        </w:r>
        <w:r w:rsidR="00225C28">
          <w:rPr>
            <w:noProof/>
            <w:webHidden/>
          </w:rPr>
          <w:fldChar w:fldCharType="separate"/>
        </w:r>
        <w:r w:rsidR="002D50DA">
          <w:rPr>
            <w:noProof/>
            <w:webHidden/>
          </w:rPr>
          <w:t>64</w:t>
        </w:r>
        <w:r w:rsidR="00225C28">
          <w:rPr>
            <w:noProof/>
            <w:webHidden/>
          </w:rPr>
          <w:fldChar w:fldCharType="end"/>
        </w:r>
      </w:hyperlink>
    </w:p>
    <w:p w14:paraId="6C6EA2A2" w14:textId="77777777" w:rsidR="00225C28" w:rsidRDefault="00B52472">
      <w:pPr>
        <w:pStyle w:val="TDC1"/>
        <w:rPr>
          <w:rFonts w:asciiTheme="minorHAnsi" w:eastAsiaTheme="minorEastAsia" w:hAnsiTheme="minorHAnsi"/>
          <w:b w:val="0"/>
          <w:bCs w:val="0"/>
          <w:caps w:val="0"/>
          <w:noProof/>
          <w:sz w:val="22"/>
          <w:szCs w:val="22"/>
          <w:lang w:eastAsia="es-MX"/>
        </w:rPr>
      </w:pPr>
      <w:hyperlink w:anchor="_Toc483396473" w:history="1">
        <w:r w:rsidR="00225C28" w:rsidRPr="002E6D13">
          <w:rPr>
            <w:rStyle w:val="Hipervnculo"/>
            <w:noProof/>
          </w:rPr>
          <w:t>6.4 SUBPROGRAMA DE CONOCIMIENTO</w:t>
        </w:r>
        <w:r w:rsidR="00225C28">
          <w:rPr>
            <w:noProof/>
            <w:webHidden/>
          </w:rPr>
          <w:tab/>
        </w:r>
        <w:r w:rsidR="00225C28">
          <w:rPr>
            <w:noProof/>
            <w:webHidden/>
          </w:rPr>
          <w:fldChar w:fldCharType="begin"/>
        </w:r>
        <w:r w:rsidR="00225C28">
          <w:rPr>
            <w:noProof/>
            <w:webHidden/>
          </w:rPr>
          <w:instrText xml:space="preserve"> PAGEREF _Toc483396473 \h </w:instrText>
        </w:r>
        <w:r w:rsidR="00225C28">
          <w:rPr>
            <w:noProof/>
            <w:webHidden/>
          </w:rPr>
        </w:r>
        <w:r w:rsidR="00225C28">
          <w:rPr>
            <w:noProof/>
            <w:webHidden/>
          </w:rPr>
          <w:fldChar w:fldCharType="separate"/>
        </w:r>
        <w:r w:rsidR="002D50DA">
          <w:rPr>
            <w:noProof/>
            <w:webHidden/>
          </w:rPr>
          <w:t>65</w:t>
        </w:r>
        <w:r w:rsidR="00225C28">
          <w:rPr>
            <w:noProof/>
            <w:webHidden/>
          </w:rPr>
          <w:fldChar w:fldCharType="end"/>
        </w:r>
      </w:hyperlink>
    </w:p>
    <w:p w14:paraId="6B620015" w14:textId="77777777" w:rsidR="00225C28" w:rsidRDefault="00B52472">
      <w:pPr>
        <w:pStyle w:val="TDC2"/>
        <w:rPr>
          <w:rFonts w:eastAsiaTheme="minorEastAsia"/>
          <w:b w:val="0"/>
          <w:bCs w:val="0"/>
          <w:noProof/>
          <w:sz w:val="22"/>
          <w:szCs w:val="22"/>
          <w:lang w:eastAsia="es-MX"/>
        </w:rPr>
      </w:pPr>
      <w:hyperlink w:anchor="_Toc483396474" w:history="1">
        <w:r w:rsidR="00225C28" w:rsidRPr="002E6D13">
          <w:rPr>
            <w:rStyle w:val="Hipervnculo"/>
            <w:noProof/>
          </w:rPr>
          <w:t>6.4.1 Componente fomento a la investigación y generación de conocimiento</w:t>
        </w:r>
        <w:r w:rsidR="00225C28">
          <w:rPr>
            <w:noProof/>
            <w:webHidden/>
          </w:rPr>
          <w:tab/>
        </w:r>
        <w:r w:rsidR="00225C28">
          <w:rPr>
            <w:noProof/>
            <w:webHidden/>
          </w:rPr>
          <w:fldChar w:fldCharType="begin"/>
        </w:r>
        <w:r w:rsidR="00225C28">
          <w:rPr>
            <w:noProof/>
            <w:webHidden/>
          </w:rPr>
          <w:instrText xml:space="preserve"> PAGEREF _Toc483396474 \h </w:instrText>
        </w:r>
        <w:r w:rsidR="00225C28">
          <w:rPr>
            <w:noProof/>
            <w:webHidden/>
          </w:rPr>
        </w:r>
        <w:r w:rsidR="00225C28">
          <w:rPr>
            <w:noProof/>
            <w:webHidden/>
          </w:rPr>
          <w:fldChar w:fldCharType="separate"/>
        </w:r>
        <w:r w:rsidR="002D50DA">
          <w:rPr>
            <w:noProof/>
            <w:webHidden/>
          </w:rPr>
          <w:t>65</w:t>
        </w:r>
        <w:r w:rsidR="00225C28">
          <w:rPr>
            <w:noProof/>
            <w:webHidden/>
          </w:rPr>
          <w:fldChar w:fldCharType="end"/>
        </w:r>
      </w:hyperlink>
    </w:p>
    <w:p w14:paraId="29AA20BD" w14:textId="77777777" w:rsidR="00225C28" w:rsidRDefault="00B52472">
      <w:pPr>
        <w:pStyle w:val="TDC2"/>
        <w:rPr>
          <w:rFonts w:eastAsiaTheme="minorEastAsia"/>
          <w:b w:val="0"/>
          <w:bCs w:val="0"/>
          <w:noProof/>
          <w:sz w:val="22"/>
          <w:szCs w:val="22"/>
          <w:lang w:eastAsia="es-MX"/>
        </w:rPr>
      </w:pPr>
      <w:hyperlink w:anchor="_Toc483396475" w:history="1">
        <w:r w:rsidR="00225C28" w:rsidRPr="002E6D13">
          <w:rPr>
            <w:rStyle w:val="Hipervnculo"/>
            <w:noProof/>
          </w:rPr>
          <w:t>6.4.2 Componente inventarios, líneas base y monitoreo ambiental y socioeconómico</w:t>
        </w:r>
        <w:r w:rsidR="00225C28">
          <w:rPr>
            <w:noProof/>
            <w:webHidden/>
          </w:rPr>
          <w:tab/>
        </w:r>
        <w:r w:rsidR="00225C28">
          <w:rPr>
            <w:noProof/>
            <w:webHidden/>
          </w:rPr>
          <w:fldChar w:fldCharType="begin"/>
        </w:r>
        <w:r w:rsidR="00225C28">
          <w:rPr>
            <w:noProof/>
            <w:webHidden/>
          </w:rPr>
          <w:instrText xml:space="preserve"> PAGEREF _Toc483396475 \h </w:instrText>
        </w:r>
        <w:r w:rsidR="00225C28">
          <w:rPr>
            <w:noProof/>
            <w:webHidden/>
          </w:rPr>
        </w:r>
        <w:r w:rsidR="00225C28">
          <w:rPr>
            <w:noProof/>
            <w:webHidden/>
          </w:rPr>
          <w:fldChar w:fldCharType="separate"/>
        </w:r>
        <w:r w:rsidR="002D50DA">
          <w:rPr>
            <w:noProof/>
            <w:webHidden/>
          </w:rPr>
          <w:t>67</w:t>
        </w:r>
        <w:r w:rsidR="00225C28">
          <w:rPr>
            <w:noProof/>
            <w:webHidden/>
          </w:rPr>
          <w:fldChar w:fldCharType="end"/>
        </w:r>
      </w:hyperlink>
    </w:p>
    <w:p w14:paraId="7EB6B6EB" w14:textId="77777777" w:rsidR="00225C28" w:rsidRDefault="00B52472">
      <w:pPr>
        <w:pStyle w:val="TDC2"/>
        <w:rPr>
          <w:rFonts w:eastAsiaTheme="minorEastAsia"/>
          <w:b w:val="0"/>
          <w:bCs w:val="0"/>
          <w:noProof/>
          <w:sz w:val="22"/>
          <w:szCs w:val="22"/>
          <w:lang w:eastAsia="es-MX"/>
        </w:rPr>
      </w:pPr>
      <w:hyperlink w:anchor="_Toc483396476" w:history="1">
        <w:r w:rsidR="00225C28" w:rsidRPr="002E6D13">
          <w:rPr>
            <w:rStyle w:val="Hipervnculo"/>
            <w:noProof/>
          </w:rPr>
          <w:t>6.4.3 Componente sistemas de información</w:t>
        </w:r>
        <w:r w:rsidR="00225C28">
          <w:rPr>
            <w:noProof/>
            <w:webHidden/>
          </w:rPr>
          <w:tab/>
        </w:r>
        <w:r w:rsidR="00225C28">
          <w:rPr>
            <w:noProof/>
            <w:webHidden/>
          </w:rPr>
          <w:fldChar w:fldCharType="begin"/>
        </w:r>
        <w:r w:rsidR="00225C28">
          <w:rPr>
            <w:noProof/>
            <w:webHidden/>
          </w:rPr>
          <w:instrText xml:space="preserve"> PAGEREF _Toc483396476 \h </w:instrText>
        </w:r>
        <w:r w:rsidR="00225C28">
          <w:rPr>
            <w:noProof/>
            <w:webHidden/>
          </w:rPr>
        </w:r>
        <w:r w:rsidR="00225C28">
          <w:rPr>
            <w:noProof/>
            <w:webHidden/>
          </w:rPr>
          <w:fldChar w:fldCharType="separate"/>
        </w:r>
        <w:r w:rsidR="002D50DA">
          <w:rPr>
            <w:noProof/>
            <w:webHidden/>
          </w:rPr>
          <w:t>68</w:t>
        </w:r>
        <w:r w:rsidR="00225C28">
          <w:rPr>
            <w:noProof/>
            <w:webHidden/>
          </w:rPr>
          <w:fldChar w:fldCharType="end"/>
        </w:r>
      </w:hyperlink>
    </w:p>
    <w:p w14:paraId="4294416B" w14:textId="77777777" w:rsidR="00225C28" w:rsidRDefault="00B52472">
      <w:pPr>
        <w:pStyle w:val="TDC1"/>
        <w:rPr>
          <w:rFonts w:asciiTheme="minorHAnsi" w:eastAsiaTheme="minorEastAsia" w:hAnsiTheme="minorHAnsi"/>
          <w:b w:val="0"/>
          <w:bCs w:val="0"/>
          <w:caps w:val="0"/>
          <w:noProof/>
          <w:sz w:val="22"/>
          <w:szCs w:val="22"/>
          <w:lang w:eastAsia="es-MX"/>
        </w:rPr>
      </w:pPr>
      <w:hyperlink w:anchor="_Toc483396477" w:history="1">
        <w:r w:rsidR="00225C28" w:rsidRPr="002E6D13">
          <w:rPr>
            <w:rStyle w:val="Hipervnculo"/>
            <w:noProof/>
          </w:rPr>
          <w:t>6.5 SUBPROGRAMA DE CULTURA</w:t>
        </w:r>
        <w:r w:rsidR="00225C28">
          <w:rPr>
            <w:noProof/>
            <w:webHidden/>
          </w:rPr>
          <w:tab/>
        </w:r>
        <w:r w:rsidR="00225C28">
          <w:rPr>
            <w:noProof/>
            <w:webHidden/>
          </w:rPr>
          <w:fldChar w:fldCharType="begin"/>
        </w:r>
        <w:r w:rsidR="00225C28">
          <w:rPr>
            <w:noProof/>
            <w:webHidden/>
          </w:rPr>
          <w:instrText xml:space="preserve"> PAGEREF _Toc483396477 \h </w:instrText>
        </w:r>
        <w:r w:rsidR="00225C28">
          <w:rPr>
            <w:noProof/>
            <w:webHidden/>
          </w:rPr>
        </w:r>
        <w:r w:rsidR="00225C28">
          <w:rPr>
            <w:noProof/>
            <w:webHidden/>
          </w:rPr>
          <w:fldChar w:fldCharType="separate"/>
        </w:r>
        <w:r w:rsidR="002D50DA">
          <w:rPr>
            <w:noProof/>
            <w:webHidden/>
          </w:rPr>
          <w:t>69</w:t>
        </w:r>
        <w:r w:rsidR="00225C28">
          <w:rPr>
            <w:noProof/>
            <w:webHidden/>
          </w:rPr>
          <w:fldChar w:fldCharType="end"/>
        </w:r>
      </w:hyperlink>
    </w:p>
    <w:p w14:paraId="4C9E7CDD" w14:textId="77777777" w:rsidR="00225C28" w:rsidRDefault="00B52472">
      <w:pPr>
        <w:pStyle w:val="TDC2"/>
        <w:rPr>
          <w:rFonts w:eastAsiaTheme="minorEastAsia"/>
          <w:b w:val="0"/>
          <w:bCs w:val="0"/>
          <w:noProof/>
          <w:sz w:val="22"/>
          <w:szCs w:val="22"/>
          <w:lang w:eastAsia="es-MX"/>
        </w:rPr>
      </w:pPr>
      <w:hyperlink w:anchor="_Toc483396478" w:history="1">
        <w:r w:rsidR="00225C28" w:rsidRPr="002E6D13">
          <w:rPr>
            <w:rStyle w:val="Hipervnculo"/>
            <w:noProof/>
          </w:rPr>
          <w:t>6.5.1 Componente de participación</w:t>
        </w:r>
        <w:r w:rsidR="00225C28">
          <w:rPr>
            <w:noProof/>
            <w:webHidden/>
          </w:rPr>
          <w:tab/>
        </w:r>
        <w:r w:rsidR="00225C28">
          <w:rPr>
            <w:noProof/>
            <w:webHidden/>
          </w:rPr>
          <w:fldChar w:fldCharType="begin"/>
        </w:r>
        <w:r w:rsidR="00225C28">
          <w:rPr>
            <w:noProof/>
            <w:webHidden/>
          </w:rPr>
          <w:instrText xml:space="preserve"> PAGEREF _Toc483396478 \h </w:instrText>
        </w:r>
        <w:r w:rsidR="00225C28">
          <w:rPr>
            <w:noProof/>
            <w:webHidden/>
          </w:rPr>
        </w:r>
        <w:r w:rsidR="00225C28">
          <w:rPr>
            <w:noProof/>
            <w:webHidden/>
          </w:rPr>
          <w:fldChar w:fldCharType="separate"/>
        </w:r>
        <w:r w:rsidR="002D50DA">
          <w:rPr>
            <w:noProof/>
            <w:webHidden/>
          </w:rPr>
          <w:t>70</w:t>
        </w:r>
        <w:r w:rsidR="00225C28">
          <w:rPr>
            <w:noProof/>
            <w:webHidden/>
          </w:rPr>
          <w:fldChar w:fldCharType="end"/>
        </w:r>
      </w:hyperlink>
    </w:p>
    <w:p w14:paraId="7728FFB3" w14:textId="77777777" w:rsidR="00225C28" w:rsidRDefault="00B52472">
      <w:pPr>
        <w:pStyle w:val="TDC2"/>
        <w:rPr>
          <w:rFonts w:eastAsiaTheme="minorEastAsia"/>
          <w:b w:val="0"/>
          <w:bCs w:val="0"/>
          <w:noProof/>
          <w:sz w:val="22"/>
          <w:szCs w:val="22"/>
          <w:lang w:eastAsia="es-MX"/>
        </w:rPr>
      </w:pPr>
      <w:hyperlink w:anchor="_Toc483396479" w:history="1">
        <w:r w:rsidR="00225C28" w:rsidRPr="002E6D13">
          <w:rPr>
            <w:rStyle w:val="Hipervnculo"/>
            <w:noProof/>
          </w:rPr>
          <w:t>6.5.2 Componente de educación para la conservación</w:t>
        </w:r>
        <w:r w:rsidR="00225C28">
          <w:rPr>
            <w:noProof/>
            <w:webHidden/>
          </w:rPr>
          <w:tab/>
        </w:r>
        <w:r w:rsidR="00225C28">
          <w:rPr>
            <w:noProof/>
            <w:webHidden/>
          </w:rPr>
          <w:fldChar w:fldCharType="begin"/>
        </w:r>
        <w:r w:rsidR="00225C28">
          <w:rPr>
            <w:noProof/>
            <w:webHidden/>
          </w:rPr>
          <w:instrText xml:space="preserve"> PAGEREF _Toc483396479 \h </w:instrText>
        </w:r>
        <w:r w:rsidR="00225C28">
          <w:rPr>
            <w:noProof/>
            <w:webHidden/>
          </w:rPr>
        </w:r>
        <w:r w:rsidR="00225C28">
          <w:rPr>
            <w:noProof/>
            <w:webHidden/>
          </w:rPr>
          <w:fldChar w:fldCharType="separate"/>
        </w:r>
        <w:r w:rsidR="002D50DA">
          <w:rPr>
            <w:noProof/>
            <w:webHidden/>
          </w:rPr>
          <w:t>71</w:t>
        </w:r>
        <w:r w:rsidR="00225C28">
          <w:rPr>
            <w:noProof/>
            <w:webHidden/>
          </w:rPr>
          <w:fldChar w:fldCharType="end"/>
        </w:r>
      </w:hyperlink>
    </w:p>
    <w:p w14:paraId="7AE678EC" w14:textId="77777777" w:rsidR="00225C28" w:rsidRDefault="00B52472">
      <w:pPr>
        <w:pStyle w:val="TDC2"/>
        <w:rPr>
          <w:rFonts w:eastAsiaTheme="minorEastAsia"/>
          <w:b w:val="0"/>
          <w:bCs w:val="0"/>
          <w:noProof/>
          <w:sz w:val="22"/>
          <w:szCs w:val="22"/>
          <w:lang w:eastAsia="es-MX"/>
        </w:rPr>
      </w:pPr>
      <w:hyperlink w:anchor="_Toc483396480" w:history="1">
        <w:r w:rsidR="00225C28" w:rsidRPr="002E6D13">
          <w:rPr>
            <w:rStyle w:val="Hipervnculo"/>
            <w:noProof/>
          </w:rPr>
          <w:t>6.5.3 Componente de capacitación para el desarrollo sostenible</w:t>
        </w:r>
        <w:r w:rsidR="00225C28">
          <w:rPr>
            <w:noProof/>
            <w:webHidden/>
          </w:rPr>
          <w:tab/>
        </w:r>
        <w:r w:rsidR="00225C28">
          <w:rPr>
            <w:noProof/>
            <w:webHidden/>
          </w:rPr>
          <w:fldChar w:fldCharType="begin"/>
        </w:r>
        <w:r w:rsidR="00225C28">
          <w:rPr>
            <w:noProof/>
            <w:webHidden/>
          </w:rPr>
          <w:instrText xml:space="preserve"> PAGEREF _Toc483396480 \h </w:instrText>
        </w:r>
        <w:r w:rsidR="00225C28">
          <w:rPr>
            <w:noProof/>
            <w:webHidden/>
          </w:rPr>
        </w:r>
        <w:r w:rsidR="00225C28">
          <w:rPr>
            <w:noProof/>
            <w:webHidden/>
          </w:rPr>
          <w:fldChar w:fldCharType="separate"/>
        </w:r>
        <w:r w:rsidR="002D50DA">
          <w:rPr>
            <w:noProof/>
            <w:webHidden/>
          </w:rPr>
          <w:t>72</w:t>
        </w:r>
        <w:r w:rsidR="00225C28">
          <w:rPr>
            <w:noProof/>
            <w:webHidden/>
          </w:rPr>
          <w:fldChar w:fldCharType="end"/>
        </w:r>
      </w:hyperlink>
    </w:p>
    <w:p w14:paraId="76BA0286" w14:textId="77777777" w:rsidR="00225C28" w:rsidRDefault="00B52472">
      <w:pPr>
        <w:pStyle w:val="TDC2"/>
        <w:rPr>
          <w:rFonts w:eastAsiaTheme="minorEastAsia"/>
          <w:b w:val="0"/>
          <w:bCs w:val="0"/>
          <w:noProof/>
          <w:sz w:val="22"/>
          <w:szCs w:val="22"/>
          <w:lang w:eastAsia="es-MX"/>
        </w:rPr>
      </w:pPr>
      <w:hyperlink w:anchor="_Toc483396481" w:history="1">
        <w:r w:rsidR="00225C28" w:rsidRPr="002E6D13">
          <w:rPr>
            <w:rStyle w:val="Hipervnculo"/>
            <w:noProof/>
          </w:rPr>
          <w:t>6.4.4 Componente de comunicación, difusión e interpretación ambiental</w:t>
        </w:r>
        <w:r w:rsidR="00225C28">
          <w:rPr>
            <w:noProof/>
            <w:webHidden/>
          </w:rPr>
          <w:tab/>
        </w:r>
        <w:r w:rsidR="00225C28">
          <w:rPr>
            <w:noProof/>
            <w:webHidden/>
          </w:rPr>
          <w:fldChar w:fldCharType="begin"/>
        </w:r>
        <w:r w:rsidR="00225C28">
          <w:rPr>
            <w:noProof/>
            <w:webHidden/>
          </w:rPr>
          <w:instrText xml:space="preserve"> PAGEREF _Toc483396481 \h </w:instrText>
        </w:r>
        <w:r w:rsidR="00225C28">
          <w:rPr>
            <w:noProof/>
            <w:webHidden/>
          </w:rPr>
        </w:r>
        <w:r w:rsidR="00225C28">
          <w:rPr>
            <w:noProof/>
            <w:webHidden/>
          </w:rPr>
          <w:fldChar w:fldCharType="separate"/>
        </w:r>
        <w:r w:rsidR="002D50DA">
          <w:rPr>
            <w:noProof/>
            <w:webHidden/>
          </w:rPr>
          <w:t>73</w:t>
        </w:r>
        <w:r w:rsidR="00225C28">
          <w:rPr>
            <w:noProof/>
            <w:webHidden/>
          </w:rPr>
          <w:fldChar w:fldCharType="end"/>
        </w:r>
      </w:hyperlink>
    </w:p>
    <w:p w14:paraId="58FFB435" w14:textId="77777777" w:rsidR="00225C28" w:rsidRDefault="00B52472">
      <w:pPr>
        <w:pStyle w:val="TDC1"/>
        <w:rPr>
          <w:rFonts w:asciiTheme="minorHAnsi" w:eastAsiaTheme="minorEastAsia" w:hAnsiTheme="minorHAnsi"/>
          <w:b w:val="0"/>
          <w:bCs w:val="0"/>
          <w:caps w:val="0"/>
          <w:noProof/>
          <w:sz w:val="22"/>
          <w:szCs w:val="22"/>
          <w:lang w:eastAsia="es-MX"/>
        </w:rPr>
      </w:pPr>
      <w:hyperlink w:anchor="_Toc483396482" w:history="1">
        <w:r w:rsidR="00225C28" w:rsidRPr="002E6D13">
          <w:rPr>
            <w:rStyle w:val="Hipervnculo"/>
            <w:noProof/>
          </w:rPr>
          <w:t>6.6 SUBPROGRAMA DE GESTIÓN</w:t>
        </w:r>
        <w:r w:rsidR="00225C28">
          <w:rPr>
            <w:noProof/>
            <w:webHidden/>
          </w:rPr>
          <w:tab/>
        </w:r>
        <w:r w:rsidR="00225C28">
          <w:rPr>
            <w:noProof/>
            <w:webHidden/>
          </w:rPr>
          <w:fldChar w:fldCharType="begin"/>
        </w:r>
        <w:r w:rsidR="00225C28">
          <w:rPr>
            <w:noProof/>
            <w:webHidden/>
          </w:rPr>
          <w:instrText xml:space="preserve"> PAGEREF _Toc483396482 \h </w:instrText>
        </w:r>
        <w:r w:rsidR="00225C28">
          <w:rPr>
            <w:noProof/>
            <w:webHidden/>
          </w:rPr>
        </w:r>
        <w:r w:rsidR="00225C28">
          <w:rPr>
            <w:noProof/>
            <w:webHidden/>
          </w:rPr>
          <w:fldChar w:fldCharType="separate"/>
        </w:r>
        <w:r w:rsidR="002D50DA">
          <w:rPr>
            <w:noProof/>
            <w:webHidden/>
          </w:rPr>
          <w:t>74</w:t>
        </w:r>
        <w:r w:rsidR="00225C28">
          <w:rPr>
            <w:noProof/>
            <w:webHidden/>
          </w:rPr>
          <w:fldChar w:fldCharType="end"/>
        </w:r>
      </w:hyperlink>
    </w:p>
    <w:p w14:paraId="64B133E3" w14:textId="77777777" w:rsidR="00225C28" w:rsidRDefault="00B52472">
      <w:pPr>
        <w:pStyle w:val="TDC2"/>
        <w:rPr>
          <w:rFonts w:eastAsiaTheme="minorEastAsia"/>
          <w:b w:val="0"/>
          <w:bCs w:val="0"/>
          <w:noProof/>
          <w:sz w:val="22"/>
          <w:szCs w:val="22"/>
          <w:lang w:eastAsia="es-MX"/>
        </w:rPr>
      </w:pPr>
      <w:hyperlink w:anchor="_Toc483396483" w:history="1">
        <w:r w:rsidR="00225C28" w:rsidRPr="002E6D13">
          <w:rPr>
            <w:rStyle w:val="Hipervnculo"/>
            <w:noProof/>
          </w:rPr>
          <w:t>6.6.1 Componente de administración y operación</w:t>
        </w:r>
        <w:r w:rsidR="00225C28">
          <w:rPr>
            <w:noProof/>
            <w:webHidden/>
          </w:rPr>
          <w:tab/>
        </w:r>
        <w:r w:rsidR="00225C28">
          <w:rPr>
            <w:noProof/>
            <w:webHidden/>
          </w:rPr>
          <w:fldChar w:fldCharType="begin"/>
        </w:r>
        <w:r w:rsidR="00225C28">
          <w:rPr>
            <w:noProof/>
            <w:webHidden/>
          </w:rPr>
          <w:instrText xml:space="preserve"> PAGEREF _Toc483396483 \h </w:instrText>
        </w:r>
        <w:r w:rsidR="00225C28">
          <w:rPr>
            <w:noProof/>
            <w:webHidden/>
          </w:rPr>
        </w:r>
        <w:r w:rsidR="00225C28">
          <w:rPr>
            <w:noProof/>
            <w:webHidden/>
          </w:rPr>
          <w:fldChar w:fldCharType="separate"/>
        </w:r>
        <w:r w:rsidR="002D50DA">
          <w:rPr>
            <w:noProof/>
            <w:webHidden/>
          </w:rPr>
          <w:t>75</w:t>
        </w:r>
        <w:r w:rsidR="00225C28">
          <w:rPr>
            <w:noProof/>
            <w:webHidden/>
          </w:rPr>
          <w:fldChar w:fldCharType="end"/>
        </w:r>
      </w:hyperlink>
    </w:p>
    <w:p w14:paraId="7D20751C" w14:textId="77777777" w:rsidR="00225C28" w:rsidRDefault="00B52472">
      <w:pPr>
        <w:pStyle w:val="TDC2"/>
        <w:rPr>
          <w:rFonts w:eastAsiaTheme="minorEastAsia"/>
          <w:b w:val="0"/>
          <w:bCs w:val="0"/>
          <w:noProof/>
          <w:sz w:val="22"/>
          <w:szCs w:val="22"/>
          <w:lang w:eastAsia="es-MX"/>
        </w:rPr>
      </w:pPr>
      <w:hyperlink w:anchor="_Toc483396484" w:history="1">
        <w:r w:rsidR="00225C28" w:rsidRPr="002E6D13">
          <w:rPr>
            <w:rStyle w:val="Hipervnculo"/>
            <w:noProof/>
          </w:rPr>
          <w:t>6.6.2 Componente de transversalidad y concertación regional y sectorial</w:t>
        </w:r>
        <w:r w:rsidR="00225C28">
          <w:rPr>
            <w:noProof/>
            <w:webHidden/>
          </w:rPr>
          <w:tab/>
        </w:r>
        <w:r w:rsidR="00225C28">
          <w:rPr>
            <w:noProof/>
            <w:webHidden/>
          </w:rPr>
          <w:fldChar w:fldCharType="begin"/>
        </w:r>
        <w:r w:rsidR="00225C28">
          <w:rPr>
            <w:noProof/>
            <w:webHidden/>
          </w:rPr>
          <w:instrText xml:space="preserve"> PAGEREF _Toc483396484 \h </w:instrText>
        </w:r>
        <w:r w:rsidR="00225C28">
          <w:rPr>
            <w:noProof/>
            <w:webHidden/>
          </w:rPr>
        </w:r>
        <w:r w:rsidR="00225C28">
          <w:rPr>
            <w:noProof/>
            <w:webHidden/>
          </w:rPr>
          <w:fldChar w:fldCharType="separate"/>
        </w:r>
        <w:r w:rsidR="002D50DA">
          <w:rPr>
            <w:noProof/>
            <w:webHidden/>
          </w:rPr>
          <w:t>76</w:t>
        </w:r>
        <w:r w:rsidR="00225C28">
          <w:rPr>
            <w:noProof/>
            <w:webHidden/>
          </w:rPr>
          <w:fldChar w:fldCharType="end"/>
        </w:r>
      </w:hyperlink>
    </w:p>
    <w:p w14:paraId="6139B7B8" w14:textId="77777777" w:rsidR="00225C28" w:rsidRDefault="00B52472">
      <w:pPr>
        <w:pStyle w:val="TDC2"/>
        <w:rPr>
          <w:rFonts w:eastAsiaTheme="minorEastAsia"/>
          <w:b w:val="0"/>
          <w:bCs w:val="0"/>
          <w:noProof/>
          <w:sz w:val="22"/>
          <w:szCs w:val="22"/>
          <w:lang w:eastAsia="es-MX"/>
        </w:rPr>
      </w:pPr>
      <w:hyperlink w:anchor="_Toc483396485" w:history="1">
        <w:r w:rsidR="00225C28" w:rsidRPr="002E6D13">
          <w:rPr>
            <w:rStyle w:val="Hipervnculo"/>
            <w:noProof/>
          </w:rPr>
          <w:t>6.6.3 Componente de cooperación y designaciones internacionales</w:t>
        </w:r>
        <w:r w:rsidR="00225C28">
          <w:rPr>
            <w:noProof/>
            <w:webHidden/>
          </w:rPr>
          <w:tab/>
        </w:r>
        <w:r w:rsidR="00225C28">
          <w:rPr>
            <w:noProof/>
            <w:webHidden/>
          </w:rPr>
          <w:fldChar w:fldCharType="begin"/>
        </w:r>
        <w:r w:rsidR="00225C28">
          <w:rPr>
            <w:noProof/>
            <w:webHidden/>
          </w:rPr>
          <w:instrText xml:space="preserve"> PAGEREF _Toc483396485 \h </w:instrText>
        </w:r>
        <w:r w:rsidR="00225C28">
          <w:rPr>
            <w:noProof/>
            <w:webHidden/>
          </w:rPr>
        </w:r>
        <w:r w:rsidR="00225C28">
          <w:rPr>
            <w:noProof/>
            <w:webHidden/>
          </w:rPr>
          <w:fldChar w:fldCharType="separate"/>
        </w:r>
        <w:r w:rsidR="002D50DA">
          <w:rPr>
            <w:noProof/>
            <w:webHidden/>
          </w:rPr>
          <w:t>78</w:t>
        </w:r>
        <w:r w:rsidR="00225C28">
          <w:rPr>
            <w:noProof/>
            <w:webHidden/>
          </w:rPr>
          <w:fldChar w:fldCharType="end"/>
        </w:r>
      </w:hyperlink>
    </w:p>
    <w:p w14:paraId="7E49F41E" w14:textId="77777777" w:rsidR="00225C28" w:rsidRDefault="00B52472">
      <w:pPr>
        <w:pStyle w:val="TDC2"/>
        <w:rPr>
          <w:rFonts w:eastAsiaTheme="minorEastAsia"/>
          <w:b w:val="0"/>
          <w:bCs w:val="0"/>
          <w:noProof/>
          <w:sz w:val="22"/>
          <w:szCs w:val="22"/>
          <w:lang w:eastAsia="es-MX"/>
        </w:rPr>
      </w:pPr>
      <w:hyperlink w:anchor="_Toc483396486" w:history="1">
        <w:r w:rsidR="00225C28" w:rsidRPr="002E6D13">
          <w:rPr>
            <w:rStyle w:val="Hipervnculo"/>
            <w:noProof/>
          </w:rPr>
          <w:t>6.6.4 Componente de infraestructura, señalización y obra pública</w:t>
        </w:r>
        <w:r w:rsidR="00225C28">
          <w:rPr>
            <w:noProof/>
            <w:webHidden/>
          </w:rPr>
          <w:tab/>
        </w:r>
        <w:r w:rsidR="00225C28">
          <w:rPr>
            <w:noProof/>
            <w:webHidden/>
          </w:rPr>
          <w:fldChar w:fldCharType="begin"/>
        </w:r>
        <w:r w:rsidR="00225C28">
          <w:rPr>
            <w:noProof/>
            <w:webHidden/>
          </w:rPr>
          <w:instrText xml:space="preserve"> PAGEREF _Toc483396486 \h </w:instrText>
        </w:r>
        <w:r w:rsidR="00225C28">
          <w:rPr>
            <w:noProof/>
            <w:webHidden/>
          </w:rPr>
        </w:r>
        <w:r w:rsidR="00225C28">
          <w:rPr>
            <w:noProof/>
            <w:webHidden/>
          </w:rPr>
          <w:fldChar w:fldCharType="separate"/>
        </w:r>
        <w:r w:rsidR="002D50DA">
          <w:rPr>
            <w:noProof/>
            <w:webHidden/>
          </w:rPr>
          <w:t>79</w:t>
        </w:r>
        <w:r w:rsidR="00225C28">
          <w:rPr>
            <w:noProof/>
            <w:webHidden/>
          </w:rPr>
          <w:fldChar w:fldCharType="end"/>
        </w:r>
      </w:hyperlink>
    </w:p>
    <w:p w14:paraId="762720C6" w14:textId="77777777" w:rsidR="00225C28" w:rsidRDefault="00B52472">
      <w:pPr>
        <w:pStyle w:val="TDC2"/>
        <w:rPr>
          <w:rFonts w:eastAsiaTheme="minorEastAsia"/>
          <w:b w:val="0"/>
          <w:bCs w:val="0"/>
          <w:noProof/>
          <w:sz w:val="22"/>
          <w:szCs w:val="22"/>
          <w:lang w:eastAsia="es-MX"/>
        </w:rPr>
      </w:pPr>
      <w:hyperlink w:anchor="_Toc483396487" w:history="1">
        <w:r w:rsidR="00225C28" w:rsidRPr="002E6D13">
          <w:rPr>
            <w:rStyle w:val="Hipervnculo"/>
            <w:noProof/>
          </w:rPr>
          <w:t>6.6.5 Componente de procuración de recursos e incentivos</w:t>
        </w:r>
        <w:r w:rsidR="00225C28">
          <w:rPr>
            <w:noProof/>
            <w:webHidden/>
          </w:rPr>
          <w:tab/>
        </w:r>
        <w:r w:rsidR="00225C28">
          <w:rPr>
            <w:noProof/>
            <w:webHidden/>
          </w:rPr>
          <w:fldChar w:fldCharType="begin"/>
        </w:r>
        <w:r w:rsidR="00225C28">
          <w:rPr>
            <w:noProof/>
            <w:webHidden/>
          </w:rPr>
          <w:instrText xml:space="preserve"> PAGEREF _Toc483396487 \h </w:instrText>
        </w:r>
        <w:r w:rsidR="00225C28">
          <w:rPr>
            <w:noProof/>
            <w:webHidden/>
          </w:rPr>
        </w:r>
        <w:r w:rsidR="00225C28">
          <w:rPr>
            <w:noProof/>
            <w:webHidden/>
          </w:rPr>
          <w:fldChar w:fldCharType="separate"/>
        </w:r>
        <w:r w:rsidR="002D50DA">
          <w:rPr>
            <w:noProof/>
            <w:webHidden/>
          </w:rPr>
          <w:t>80</w:t>
        </w:r>
        <w:r w:rsidR="00225C28">
          <w:rPr>
            <w:noProof/>
            <w:webHidden/>
          </w:rPr>
          <w:fldChar w:fldCharType="end"/>
        </w:r>
      </w:hyperlink>
    </w:p>
    <w:p w14:paraId="56215220" w14:textId="77777777" w:rsidR="00225C28" w:rsidRDefault="00B52472">
      <w:pPr>
        <w:pStyle w:val="TDC2"/>
        <w:rPr>
          <w:rFonts w:eastAsiaTheme="minorEastAsia"/>
          <w:b w:val="0"/>
          <w:bCs w:val="0"/>
          <w:noProof/>
          <w:sz w:val="22"/>
          <w:szCs w:val="22"/>
          <w:lang w:eastAsia="es-MX"/>
        </w:rPr>
      </w:pPr>
      <w:hyperlink w:anchor="_Toc483396488" w:history="1">
        <w:r w:rsidR="00225C28" w:rsidRPr="002E6D13">
          <w:rPr>
            <w:rStyle w:val="Hipervnculo"/>
            <w:noProof/>
          </w:rPr>
          <w:t>6.6.6 Componente de recursos humanos y profesionalización</w:t>
        </w:r>
        <w:r w:rsidR="00225C28">
          <w:rPr>
            <w:noProof/>
            <w:webHidden/>
          </w:rPr>
          <w:tab/>
        </w:r>
        <w:r w:rsidR="00225C28">
          <w:rPr>
            <w:noProof/>
            <w:webHidden/>
          </w:rPr>
          <w:fldChar w:fldCharType="begin"/>
        </w:r>
        <w:r w:rsidR="00225C28">
          <w:rPr>
            <w:noProof/>
            <w:webHidden/>
          </w:rPr>
          <w:instrText xml:space="preserve"> PAGEREF _Toc483396488 \h </w:instrText>
        </w:r>
        <w:r w:rsidR="00225C28">
          <w:rPr>
            <w:noProof/>
            <w:webHidden/>
          </w:rPr>
        </w:r>
        <w:r w:rsidR="00225C28">
          <w:rPr>
            <w:noProof/>
            <w:webHidden/>
          </w:rPr>
          <w:fldChar w:fldCharType="separate"/>
        </w:r>
        <w:r w:rsidR="002D50DA">
          <w:rPr>
            <w:noProof/>
            <w:webHidden/>
          </w:rPr>
          <w:t>82</w:t>
        </w:r>
        <w:r w:rsidR="00225C28">
          <w:rPr>
            <w:noProof/>
            <w:webHidden/>
          </w:rPr>
          <w:fldChar w:fldCharType="end"/>
        </w:r>
      </w:hyperlink>
    </w:p>
    <w:p w14:paraId="57587BC0" w14:textId="77777777" w:rsidR="00225C28" w:rsidRDefault="00B52472">
      <w:pPr>
        <w:pStyle w:val="TDC1"/>
        <w:rPr>
          <w:rFonts w:asciiTheme="minorHAnsi" w:eastAsiaTheme="minorEastAsia" w:hAnsiTheme="minorHAnsi"/>
          <w:b w:val="0"/>
          <w:bCs w:val="0"/>
          <w:caps w:val="0"/>
          <w:noProof/>
          <w:sz w:val="22"/>
          <w:szCs w:val="22"/>
          <w:lang w:eastAsia="es-MX"/>
        </w:rPr>
      </w:pPr>
      <w:hyperlink w:anchor="_Toc483396489" w:history="1">
        <w:r w:rsidR="00225C28" w:rsidRPr="002E6D13">
          <w:rPr>
            <w:rStyle w:val="Hipervnculo"/>
            <w:noProof/>
          </w:rPr>
          <w:t>7. ZONIFICACIÓN Y SUBZONIFICACIÓN</w:t>
        </w:r>
        <w:r w:rsidR="00225C28">
          <w:rPr>
            <w:noProof/>
            <w:webHidden/>
          </w:rPr>
          <w:tab/>
        </w:r>
        <w:r w:rsidR="00225C28">
          <w:rPr>
            <w:noProof/>
            <w:webHidden/>
          </w:rPr>
          <w:fldChar w:fldCharType="begin"/>
        </w:r>
        <w:r w:rsidR="00225C28">
          <w:rPr>
            <w:noProof/>
            <w:webHidden/>
          </w:rPr>
          <w:instrText xml:space="preserve"> PAGEREF _Toc483396489 \h </w:instrText>
        </w:r>
        <w:r w:rsidR="00225C28">
          <w:rPr>
            <w:noProof/>
            <w:webHidden/>
          </w:rPr>
        </w:r>
        <w:r w:rsidR="00225C28">
          <w:rPr>
            <w:noProof/>
            <w:webHidden/>
          </w:rPr>
          <w:fldChar w:fldCharType="separate"/>
        </w:r>
        <w:r w:rsidR="002D50DA">
          <w:rPr>
            <w:noProof/>
            <w:webHidden/>
          </w:rPr>
          <w:t>83</w:t>
        </w:r>
        <w:r w:rsidR="00225C28">
          <w:rPr>
            <w:noProof/>
            <w:webHidden/>
          </w:rPr>
          <w:fldChar w:fldCharType="end"/>
        </w:r>
      </w:hyperlink>
    </w:p>
    <w:p w14:paraId="789064B1" w14:textId="77777777" w:rsidR="00225C28" w:rsidRDefault="00B52472">
      <w:pPr>
        <w:pStyle w:val="TDC2"/>
        <w:rPr>
          <w:rFonts w:eastAsiaTheme="minorEastAsia"/>
          <w:b w:val="0"/>
          <w:bCs w:val="0"/>
          <w:noProof/>
          <w:sz w:val="22"/>
          <w:szCs w:val="22"/>
          <w:lang w:eastAsia="es-MX"/>
        </w:rPr>
      </w:pPr>
      <w:hyperlink w:anchor="_Toc483396490" w:history="1">
        <w:r w:rsidR="00225C28" w:rsidRPr="002E6D13">
          <w:rPr>
            <w:rStyle w:val="Hipervnculo"/>
            <w:noProof/>
          </w:rPr>
          <w:t>7.1 Criterios de Subzonificación</w:t>
        </w:r>
        <w:r w:rsidR="00225C28">
          <w:rPr>
            <w:noProof/>
            <w:webHidden/>
          </w:rPr>
          <w:tab/>
        </w:r>
        <w:r w:rsidR="00225C28">
          <w:rPr>
            <w:noProof/>
            <w:webHidden/>
          </w:rPr>
          <w:fldChar w:fldCharType="begin"/>
        </w:r>
        <w:r w:rsidR="00225C28">
          <w:rPr>
            <w:noProof/>
            <w:webHidden/>
          </w:rPr>
          <w:instrText xml:space="preserve"> PAGEREF _Toc483396490 \h </w:instrText>
        </w:r>
        <w:r w:rsidR="00225C28">
          <w:rPr>
            <w:noProof/>
            <w:webHidden/>
          </w:rPr>
        </w:r>
        <w:r w:rsidR="00225C28">
          <w:rPr>
            <w:noProof/>
            <w:webHidden/>
          </w:rPr>
          <w:fldChar w:fldCharType="separate"/>
        </w:r>
        <w:r w:rsidR="002D50DA">
          <w:rPr>
            <w:noProof/>
            <w:webHidden/>
          </w:rPr>
          <w:t>84</w:t>
        </w:r>
        <w:r w:rsidR="00225C28">
          <w:rPr>
            <w:noProof/>
            <w:webHidden/>
          </w:rPr>
          <w:fldChar w:fldCharType="end"/>
        </w:r>
      </w:hyperlink>
    </w:p>
    <w:p w14:paraId="5673C260" w14:textId="77777777" w:rsidR="00225C28" w:rsidRDefault="00B52472">
      <w:pPr>
        <w:pStyle w:val="TDC2"/>
        <w:rPr>
          <w:rFonts w:eastAsiaTheme="minorEastAsia"/>
          <w:b w:val="0"/>
          <w:bCs w:val="0"/>
          <w:noProof/>
          <w:sz w:val="22"/>
          <w:szCs w:val="22"/>
          <w:lang w:eastAsia="es-MX"/>
        </w:rPr>
      </w:pPr>
      <w:hyperlink w:anchor="_Toc483396491" w:history="1">
        <w:r w:rsidR="00225C28" w:rsidRPr="002E6D13">
          <w:rPr>
            <w:rStyle w:val="Hipervnculo"/>
            <w:noProof/>
          </w:rPr>
          <w:t>7.2 Metodología</w:t>
        </w:r>
        <w:r w:rsidR="00225C28">
          <w:rPr>
            <w:noProof/>
            <w:webHidden/>
          </w:rPr>
          <w:tab/>
        </w:r>
        <w:r w:rsidR="00225C28">
          <w:rPr>
            <w:noProof/>
            <w:webHidden/>
          </w:rPr>
          <w:fldChar w:fldCharType="begin"/>
        </w:r>
        <w:r w:rsidR="00225C28">
          <w:rPr>
            <w:noProof/>
            <w:webHidden/>
          </w:rPr>
          <w:instrText xml:space="preserve"> PAGEREF _Toc483396491 \h </w:instrText>
        </w:r>
        <w:r w:rsidR="00225C28">
          <w:rPr>
            <w:noProof/>
            <w:webHidden/>
          </w:rPr>
        </w:r>
        <w:r w:rsidR="00225C28">
          <w:rPr>
            <w:noProof/>
            <w:webHidden/>
          </w:rPr>
          <w:fldChar w:fldCharType="separate"/>
        </w:r>
        <w:r w:rsidR="002D50DA">
          <w:rPr>
            <w:noProof/>
            <w:webHidden/>
          </w:rPr>
          <w:t>84</w:t>
        </w:r>
        <w:r w:rsidR="00225C28">
          <w:rPr>
            <w:noProof/>
            <w:webHidden/>
          </w:rPr>
          <w:fldChar w:fldCharType="end"/>
        </w:r>
      </w:hyperlink>
    </w:p>
    <w:p w14:paraId="31F4C241" w14:textId="77777777" w:rsidR="00225C28" w:rsidRDefault="00B52472">
      <w:pPr>
        <w:pStyle w:val="TDC2"/>
        <w:rPr>
          <w:rFonts w:eastAsiaTheme="minorEastAsia"/>
          <w:b w:val="0"/>
          <w:bCs w:val="0"/>
          <w:noProof/>
          <w:sz w:val="22"/>
          <w:szCs w:val="22"/>
          <w:lang w:eastAsia="es-MX"/>
        </w:rPr>
      </w:pPr>
      <w:hyperlink w:anchor="_Toc483396492" w:history="1">
        <w:r w:rsidR="00225C28" w:rsidRPr="002E6D13">
          <w:rPr>
            <w:rStyle w:val="Hipervnculo"/>
            <w:noProof/>
          </w:rPr>
          <w:t>7.3 SUBZONAS Y POLÍTICAS DE MANEJO</w:t>
        </w:r>
        <w:r w:rsidR="00225C28">
          <w:rPr>
            <w:noProof/>
            <w:webHidden/>
          </w:rPr>
          <w:tab/>
        </w:r>
        <w:r w:rsidR="00225C28">
          <w:rPr>
            <w:noProof/>
            <w:webHidden/>
          </w:rPr>
          <w:fldChar w:fldCharType="begin"/>
        </w:r>
        <w:r w:rsidR="00225C28">
          <w:rPr>
            <w:noProof/>
            <w:webHidden/>
          </w:rPr>
          <w:instrText xml:space="preserve"> PAGEREF _Toc483396492 \h </w:instrText>
        </w:r>
        <w:r w:rsidR="00225C28">
          <w:rPr>
            <w:noProof/>
            <w:webHidden/>
          </w:rPr>
        </w:r>
        <w:r w:rsidR="00225C28">
          <w:rPr>
            <w:noProof/>
            <w:webHidden/>
          </w:rPr>
          <w:fldChar w:fldCharType="separate"/>
        </w:r>
        <w:r w:rsidR="002D50DA">
          <w:rPr>
            <w:noProof/>
            <w:webHidden/>
          </w:rPr>
          <w:t>84</w:t>
        </w:r>
        <w:r w:rsidR="00225C28">
          <w:rPr>
            <w:noProof/>
            <w:webHidden/>
          </w:rPr>
          <w:fldChar w:fldCharType="end"/>
        </w:r>
      </w:hyperlink>
    </w:p>
    <w:p w14:paraId="15CD083D" w14:textId="77777777" w:rsidR="00225C28" w:rsidRDefault="00B52472">
      <w:pPr>
        <w:pStyle w:val="TDC3"/>
        <w:rPr>
          <w:rFonts w:eastAsiaTheme="minorEastAsia"/>
          <w:noProof/>
          <w:sz w:val="22"/>
          <w:szCs w:val="22"/>
          <w:lang w:eastAsia="es-MX"/>
        </w:rPr>
      </w:pPr>
      <w:hyperlink w:anchor="_Toc483396493" w:history="1">
        <w:r w:rsidR="00225C28" w:rsidRPr="002E6D13">
          <w:rPr>
            <w:rStyle w:val="Hipervnculo"/>
            <w:noProof/>
          </w:rPr>
          <w:t>a)</w:t>
        </w:r>
        <w:r w:rsidR="00225C28">
          <w:rPr>
            <w:rFonts w:eastAsiaTheme="minorEastAsia"/>
            <w:noProof/>
            <w:sz w:val="22"/>
            <w:szCs w:val="22"/>
            <w:lang w:eastAsia="es-MX"/>
          </w:rPr>
          <w:tab/>
        </w:r>
        <w:r w:rsidR="00225C28" w:rsidRPr="002E6D13">
          <w:rPr>
            <w:rStyle w:val="Hipervnculo"/>
            <w:noProof/>
          </w:rPr>
          <w:t>Subzona de Uso Restringido Boca Iglesias</w:t>
        </w:r>
        <w:r w:rsidR="00225C28">
          <w:rPr>
            <w:noProof/>
            <w:webHidden/>
          </w:rPr>
          <w:tab/>
        </w:r>
        <w:r w:rsidR="00225C28">
          <w:rPr>
            <w:noProof/>
            <w:webHidden/>
          </w:rPr>
          <w:fldChar w:fldCharType="begin"/>
        </w:r>
        <w:r w:rsidR="00225C28">
          <w:rPr>
            <w:noProof/>
            <w:webHidden/>
          </w:rPr>
          <w:instrText xml:space="preserve"> PAGEREF _Toc483396493 \h </w:instrText>
        </w:r>
        <w:r w:rsidR="00225C28">
          <w:rPr>
            <w:noProof/>
            <w:webHidden/>
          </w:rPr>
        </w:r>
        <w:r w:rsidR="00225C28">
          <w:rPr>
            <w:noProof/>
            <w:webHidden/>
          </w:rPr>
          <w:fldChar w:fldCharType="separate"/>
        </w:r>
        <w:r w:rsidR="002D50DA">
          <w:rPr>
            <w:noProof/>
            <w:webHidden/>
          </w:rPr>
          <w:t>88</w:t>
        </w:r>
        <w:r w:rsidR="00225C28">
          <w:rPr>
            <w:noProof/>
            <w:webHidden/>
          </w:rPr>
          <w:fldChar w:fldCharType="end"/>
        </w:r>
      </w:hyperlink>
    </w:p>
    <w:p w14:paraId="75C1D0B7" w14:textId="77777777" w:rsidR="00225C28" w:rsidRDefault="00B52472">
      <w:pPr>
        <w:pStyle w:val="TDC3"/>
        <w:rPr>
          <w:rFonts w:eastAsiaTheme="minorEastAsia"/>
          <w:noProof/>
          <w:sz w:val="22"/>
          <w:szCs w:val="22"/>
          <w:lang w:eastAsia="es-MX"/>
        </w:rPr>
      </w:pPr>
      <w:hyperlink w:anchor="_Toc483396494" w:history="1">
        <w:r w:rsidR="00225C28" w:rsidRPr="002E6D13">
          <w:rPr>
            <w:rStyle w:val="Hipervnculo"/>
            <w:noProof/>
          </w:rPr>
          <w:t>b)</w:t>
        </w:r>
        <w:r w:rsidR="00225C28">
          <w:rPr>
            <w:rFonts w:eastAsiaTheme="minorEastAsia"/>
            <w:noProof/>
            <w:sz w:val="22"/>
            <w:szCs w:val="22"/>
            <w:lang w:eastAsia="es-MX"/>
          </w:rPr>
          <w:tab/>
        </w:r>
        <w:r w:rsidR="00225C28" w:rsidRPr="002E6D13">
          <w:rPr>
            <w:rStyle w:val="Hipervnculo"/>
            <w:noProof/>
          </w:rPr>
          <w:t>Subzona de Uso Restringido Chacmochuch</w:t>
        </w:r>
        <w:r w:rsidR="00225C28">
          <w:rPr>
            <w:noProof/>
            <w:webHidden/>
          </w:rPr>
          <w:tab/>
        </w:r>
        <w:r w:rsidR="00225C28">
          <w:rPr>
            <w:noProof/>
            <w:webHidden/>
          </w:rPr>
          <w:fldChar w:fldCharType="begin"/>
        </w:r>
        <w:r w:rsidR="00225C28">
          <w:rPr>
            <w:noProof/>
            <w:webHidden/>
          </w:rPr>
          <w:instrText xml:space="preserve"> PAGEREF _Toc483396494 \h </w:instrText>
        </w:r>
        <w:r w:rsidR="00225C28">
          <w:rPr>
            <w:noProof/>
            <w:webHidden/>
          </w:rPr>
        </w:r>
        <w:r w:rsidR="00225C28">
          <w:rPr>
            <w:noProof/>
            <w:webHidden/>
          </w:rPr>
          <w:fldChar w:fldCharType="separate"/>
        </w:r>
        <w:r w:rsidR="002D50DA">
          <w:rPr>
            <w:noProof/>
            <w:webHidden/>
          </w:rPr>
          <w:t>90</w:t>
        </w:r>
        <w:r w:rsidR="00225C28">
          <w:rPr>
            <w:noProof/>
            <w:webHidden/>
          </w:rPr>
          <w:fldChar w:fldCharType="end"/>
        </w:r>
      </w:hyperlink>
    </w:p>
    <w:p w14:paraId="27710467" w14:textId="77777777" w:rsidR="00225C28" w:rsidRDefault="00B52472">
      <w:pPr>
        <w:pStyle w:val="TDC3"/>
        <w:rPr>
          <w:rFonts w:eastAsiaTheme="minorEastAsia"/>
          <w:noProof/>
          <w:sz w:val="22"/>
          <w:szCs w:val="22"/>
          <w:lang w:eastAsia="es-MX"/>
        </w:rPr>
      </w:pPr>
      <w:hyperlink w:anchor="_Toc483396495" w:history="1">
        <w:r w:rsidR="00225C28" w:rsidRPr="002E6D13">
          <w:rPr>
            <w:rStyle w:val="Hipervnculo"/>
            <w:noProof/>
          </w:rPr>
          <w:t>c)</w:t>
        </w:r>
        <w:r w:rsidR="00225C28">
          <w:rPr>
            <w:rFonts w:eastAsiaTheme="minorEastAsia"/>
            <w:noProof/>
            <w:sz w:val="22"/>
            <w:szCs w:val="22"/>
            <w:lang w:eastAsia="es-MX"/>
          </w:rPr>
          <w:tab/>
        </w:r>
        <w:r w:rsidR="00225C28" w:rsidRPr="002E6D13">
          <w:rPr>
            <w:rStyle w:val="Hipervnculo"/>
            <w:noProof/>
          </w:rPr>
          <w:t>Subzona de Uso Restringido Marino Xcacel-Xcacelito</w:t>
        </w:r>
        <w:r w:rsidR="00225C28">
          <w:rPr>
            <w:noProof/>
            <w:webHidden/>
          </w:rPr>
          <w:tab/>
        </w:r>
        <w:r w:rsidR="00225C28">
          <w:rPr>
            <w:noProof/>
            <w:webHidden/>
          </w:rPr>
          <w:fldChar w:fldCharType="begin"/>
        </w:r>
        <w:r w:rsidR="00225C28">
          <w:rPr>
            <w:noProof/>
            <w:webHidden/>
          </w:rPr>
          <w:instrText xml:space="preserve"> PAGEREF _Toc483396495 \h </w:instrText>
        </w:r>
        <w:r w:rsidR="00225C28">
          <w:rPr>
            <w:noProof/>
            <w:webHidden/>
          </w:rPr>
        </w:r>
        <w:r w:rsidR="00225C28">
          <w:rPr>
            <w:noProof/>
            <w:webHidden/>
          </w:rPr>
          <w:fldChar w:fldCharType="separate"/>
        </w:r>
        <w:r w:rsidR="002D50DA">
          <w:rPr>
            <w:noProof/>
            <w:webHidden/>
          </w:rPr>
          <w:t>93</w:t>
        </w:r>
        <w:r w:rsidR="00225C28">
          <w:rPr>
            <w:noProof/>
            <w:webHidden/>
          </w:rPr>
          <w:fldChar w:fldCharType="end"/>
        </w:r>
      </w:hyperlink>
    </w:p>
    <w:p w14:paraId="35C2A9ED" w14:textId="77777777" w:rsidR="00225C28" w:rsidRDefault="00B52472">
      <w:pPr>
        <w:pStyle w:val="TDC3"/>
        <w:rPr>
          <w:rFonts w:eastAsiaTheme="minorEastAsia"/>
          <w:noProof/>
          <w:sz w:val="22"/>
          <w:szCs w:val="22"/>
          <w:lang w:eastAsia="es-MX"/>
        </w:rPr>
      </w:pPr>
      <w:hyperlink w:anchor="_Toc483396496" w:history="1">
        <w:r w:rsidR="00225C28" w:rsidRPr="002E6D13">
          <w:rPr>
            <w:rStyle w:val="Hipervnculo"/>
            <w:noProof/>
          </w:rPr>
          <w:t>d)</w:t>
        </w:r>
        <w:r w:rsidR="00225C28">
          <w:rPr>
            <w:rFonts w:eastAsiaTheme="minorEastAsia"/>
            <w:noProof/>
            <w:sz w:val="22"/>
            <w:szCs w:val="22"/>
            <w:lang w:eastAsia="es-MX"/>
          </w:rPr>
          <w:tab/>
        </w:r>
        <w:r w:rsidR="00225C28" w:rsidRPr="002E6D13">
          <w:rPr>
            <w:rStyle w:val="Hipervnculo"/>
            <w:noProof/>
          </w:rPr>
          <w:t>Subzona de Uso Restringido Profundo</w:t>
        </w:r>
        <w:r w:rsidR="00225C28">
          <w:rPr>
            <w:noProof/>
            <w:webHidden/>
          </w:rPr>
          <w:tab/>
        </w:r>
        <w:r w:rsidR="00225C28">
          <w:rPr>
            <w:noProof/>
            <w:webHidden/>
          </w:rPr>
          <w:fldChar w:fldCharType="begin"/>
        </w:r>
        <w:r w:rsidR="00225C28">
          <w:rPr>
            <w:noProof/>
            <w:webHidden/>
          </w:rPr>
          <w:instrText xml:space="preserve"> PAGEREF _Toc483396496 \h </w:instrText>
        </w:r>
        <w:r w:rsidR="00225C28">
          <w:rPr>
            <w:noProof/>
            <w:webHidden/>
          </w:rPr>
        </w:r>
        <w:r w:rsidR="00225C28">
          <w:rPr>
            <w:noProof/>
            <w:webHidden/>
          </w:rPr>
          <w:fldChar w:fldCharType="separate"/>
        </w:r>
        <w:r w:rsidR="002D50DA">
          <w:rPr>
            <w:noProof/>
            <w:webHidden/>
          </w:rPr>
          <w:t>96</w:t>
        </w:r>
        <w:r w:rsidR="00225C28">
          <w:rPr>
            <w:noProof/>
            <w:webHidden/>
          </w:rPr>
          <w:fldChar w:fldCharType="end"/>
        </w:r>
      </w:hyperlink>
    </w:p>
    <w:p w14:paraId="07FDC005" w14:textId="77777777" w:rsidR="00225C28" w:rsidRDefault="00B52472">
      <w:pPr>
        <w:pStyle w:val="TDC3"/>
        <w:rPr>
          <w:rFonts w:eastAsiaTheme="minorEastAsia"/>
          <w:noProof/>
          <w:sz w:val="22"/>
          <w:szCs w:val="22"/>
          <w:lang w:eastAsia="es-MX"/>
        </w:rPr>
      </w:pPr>
      <w:hyperlink w:anchor="_Toc483396497" w:history="1">
        <w:r w:rsidR="00225C28" w:rsidRPr="002E6D13">
          <w:rPr>
            <w:rStyle w:val="Hipervnculo"/>
            <w:noProof/>
          </w:rPr>
          <w:t>1. Polígono Colinas Submarinas de Colmer</w:t>
        </w:r>
        <w:r w:rsidR="00225C28">
          <w:rPr>
            <w:noProof/>
            <w:webHidden/>
          </w:rPr>
          <w:tab/>
        </w:r>
        <w:r w:rsidR="00225C28">
          <w:rPr>
            <w:noProof/>
            <w:webHidden/>
          </w:rPr>
          <w:fldChar w:fldCharType="begin"/>
        </w:r>
        <w:r w:rsidR="00225C28">
          <w:rPr>
            <w:noProof/>
            <w:webHidden/>
          </w:rPr>
          <w:instrText xml:space="preserve"> PAGEREF _Toc483396497 \h </w:instrText>
        </w:r>
        <w:r w:rsidR="00225C28">
          <w:rPr>
            <w:noProof/>
            <w:webHidden/>
          </w:rPr>
        </w:r>
        <w:r w:rsidR="00225C28">
          <w:rPr>
            <w:noProof/>
            <w:webHidden/>
          </w:rPr>
          <w:fldChar w:fldCharType="separate"/>
        </w:r>
        <w:r w:rsidR="002D50DA">
          <w:rPr>
            <w:noProof/>
            <w:webHidden/>
          </w:rPr>
          <w:t>96</w:t>
        </w:r>
        <w:r w:rsidR="00225C28">
          <w:rPr>
            <w:noProof/>
            <w:webHidden/>
          </w:rPr>
          <w:fldChar w:fldCharType="end"/>
        </w:r>
      </w:hyperlink>
    </w:p>
    <w:p w14:paraId="2CBC27E8" w14:textId="77777777" w:rsidR="00225C28" w:rsidRDefault="00B52472">
      <w:pPr>
        <w:pStyle w:val="TDC3"/>
        <w:rPr>
          <w:rFonts w:eastAsiaTheme="minorEastAsia"/>
          <w:noProof/>
          <w:sz w:val="22"/>
          <w:szCs w:val="22"/>
          <w:lang w:eastAsia="es-MX"/>
        </w:rPr>
      </w:pPr>
      <w:hyperlink w:anchor="_Toc483396498" w:history="1">
        <w:r w:rsidR="00225C28" w:rsidRPr="002E6D13">
          <w:rPr>
            <w:rStyle w:val="Hipervnculo"/>
            <w:noProof/>
          </w:rPr>
          <w:t>2. Polígono Banco Chinchorro Profundo</w:t>
        </w:r>
        <w:r w:rsidR="00225C28">
          <w:rPr>
            <w:noProof/>
            <w:webHidden/>
          </w:rPr>
          <w:tab/>
        </w:r>
        <w:r w:rsidR="00225C28">
          <w:rPr>
            <w:noProof/>
            <w:webHidden/>
          </w:rPr>
          <w:fldChar w:fldCharType="begin"/>
        </w:r>
        <w:r w:rsidR="00225C28">
          <w:rPr>
            <w:noProof/>
            <w:webHidden/>
          </w:rPr>
          <w:instrText xml:space="preserve"> PAGEREF _Toc483396498 \h </w:instrText>
        </w:r>
        <w:r w:rsidR="00225C28">
          <w:rPr>
            <w:noProof/>
            <w:webHidden/>
          </w:rPr>
        </w:r>
        <w:r w:rsidR="00225C28">
          <w:rPr>
            <w:noProof/>
            <w:webHidden/>
          </w:rPr>
          <w:fldChar w:fldCharType="separate"/>
        </w:r>
        <w:r w:rsidR="002D50DA">
          <w:rPr>
            <w:noProof/>
            <w:webHidden/>
          </w:rPr>
          <w:t>97</w:t>
        </w:r>
        <w:r w:rsidR="00225C28">
          <w:rPr>
            <w:noProof/>
            <w:webHidden/>
          </w:rPr>
          <w:fldChar w:fldCharType="end"/>
        </w:r>
      </w:hyperlink>
    </w:p>
    <w:p w14:paraId="4953A993" w14:textId="77777777" w:rsidR="00225C28" w:rsidRDefault="00B52472">
      <w:pPr>
        <w:pStyle w:val="TDC3"/>
        <w:rPr>
          <w:rFonts w:eastAsiaTheme="minorEastAsia"/>
          <w:noProof/>
          <w:sz w:val="22"/>
          <w:szCs w:val="22"/>
          <w:lang w:eastAsia="es-MX"/>
        </w:rPr>
      </w:pPr>
      <w:hyperlink w:anchor="_Toc483396499" w:history="1">
        <w:r w:rsidR="00225C28" w:rsidRPr="002E6D13">
          <w:rPr>
            <w:rStyle w:val="Hipervnculo"/>
            <w:noProof/>
          </w:rPr>
          <w:t>3.- Polígono Cordillera Submarina Caimán</w:t>
        </w:r>
        <w:r w:rsidR="00225C28">
          <w:rPr>
            <w:noProof/>
            <w:webHidden/>
          </w:rPr>
          <w:tab/>
        </w:r>
        <w:r w:rsidR="00225C28">
          <w:rPr>
            <w:noProof/>
            <w:webHidden/>
          </w:rPr>
          <w:fldChar w:fldCharType="begin"/>
        </w:r>
        <w:r w:rsidR="00225C28">
          <w:rPr>
            <w:noProof/>
            <w:webHidden/>
          </w:rPr>
          <w:instrText xml:space="preserve"> PAGEREF _Toc483396499 \h </w:instrText>
        </w:r>
        <w:r w:rsidR="00225C28">
          <w:rPr>
            <w:noProof/>
            <w:webHidden/>
          </w:rPr>
        </w:r>
        <w:r w:rsidR="00225C28">
          <w:rPr>
            <w:noProof/>
            <w:webHidden/>
          </w:rPr>
          <w:fldChar w:fldCharType="separate"/>
        </w:r>
        <w:r w:rsidR="002D50DA">
          <w:rPr>
            <w:noProof/>
            <w:webHidden/>
          </w:rPr>
          <w:t>98</w:t>
        </w:r>
        <w:r w:rsidR="00225C28">
          <w:rPr>
            <w:noProof/>
            <w:webHidden/>
          </w:rPr>
          <w:fldChar w:fldCharType="end"/>
        </w:r>
      </w:hyperlink>
    </w:p>
    <w:p w14:paraId="299D5262" w14:textId="77777777" w:rsidR="00225C28" w:rsidRDefault="00B52472">
      <w:pPr>
        <w:pStyle w:val="TDC3"/>
        <w:rPr>
          <w:rFonts w:eastAsiaTheme="minorEastAsia"/>
          <w:noProof/>
          <w:sz w:val="22"/>
          <w:szCs w:val="22"/>
          <w:lang w:eastAsia="es-MX"/>
        </w:rPr>
      </w:pPr>
      <w:hyperlink w:anchor="_Toc483396500" w:history="1">
        <w:r w:rsidR="00225C28" w:rsidRPr="002E6D13">
          <w:rPr>
            <w:rStyle w:val="Hipervnculo"/>
            <w:noProof/>
          </w:rPr>
          <w:t>e)</w:t>
        </w:r>
        <w:r w:rsidR="00225C28">
          <w:rPr>
            <w:rFonts w:eastAsiaTheme="minorEastAsia"/>
            <w:noProof/>
            <w:sz w:val="22"/>
            <w:szCs w:val="22"/>
            <w:lang w:eastAsia="es-MX"/>
          </w:rPr>
          <w:tab/>
        </w:r>
        <w:r w:rsidR="00225C28" w:rsidRPr="002E6D13">
          <w:rPr>
            <w:rStyle w:val="Hipervnculo"/>
            <w:noProof/>
          </w:rPr>
          <w:t>Subzona de Preservación Humedales de Salsipuedes</w:t>
        </w:r>
        <w:r w:rsidR="00225C28">
          <w:rPr>
            <w:noProof/>
            <w:webHidden/>
          </w:rPr>
          <w:tab/>
        </w:r>
        <w:r w:rsidR="00225C28">
          <w:rPr>
            <w:noProof/>
            <w:webHidden/>
          </w:rPr>
          <w:fldChar w:fldCharType="begin"/>
        </w:r>
        <w:r w:rsidR="00225C28">
          <w:rPr>
            <w:noProof/>
            <w:webHidden/>
          </w:rPr>
          <w:instrText xml:space="preserve"> PAGEREF _Toc483396500 \h </w:instrText>
        </w:r>
        <w:r w:rsidR="00225C28">
          <w:rPr>
            <w:noProof/>
            <w:webHidden/>
          </w:rPr>
        </w:r>
        <w:r w:rsidR="00225C28">
          <w:rPr>
            <w:noProof/>
            <w:webHidden/>
          </w:rPr>
          <w:fldChar w:fldCharType="separate"/>
        </w:r>
        <w:r w:rsidR="002D50DA">
          <w:rPr>
            <w:noProof/>
            <w:webHidden/>
          </w:rPr>
          <w:t>100</w:t>
        </w:r>
        <w:r w:rsidR="00225C28">
          <w:rPr>
            <w:noProof/>
            <w:webHidden/>
          </w:rPr>
          <w:fldChar w:fldCharType="end"/>
        </w:r>
      </w:hyperlink>
    </w:p>
    <w:p w14:paraId="136E353F" w14:textId="77777777" w:rsidR="00225C28" w:rsidRDefault="00B52472">
      <w:pPr>
        <w:pStyle w:val="TDC3"/>
        <w:rPr>
          <w:rFonts w:eastAsiaTheme="minorEastAsia"/>
          <w:noProof/>
          <w:sz w:val="22"/>
          <w:szCs w:val="22"/>
          <w:lang w:eastAsia="es-MX"/>
        </w:rPr>
      </w:pPr>
      <w:hyperlink w:anchor="_Toc483396501" w:history="1">
        <w:r w:rsidR="00225C28" w:rsidRPr="002E6D13">
          <w:rPr>
            <w:rStyle w:val="Hipervnculo"/>
            <w:noProof/>
          </w:rPr>
          <w:t>f)</w:t>
        </w:r>
        <w:r w:rsidR="00225C28">
          <w:rPr>
            <w:rFonts w:eastAsiaTheme="minorEastAsia"/>
            <w:noProof/>
            <w:sz w:val="22"/>
            <w:szCs w:val="22"/>
            <w:lang w:eastAsia="es-MX"/>
          </w:rPr>
          <w:tab/>
        </w:r>
        <w:r w:rsidR="00225C28" w:rsidRPr="002E6D13">
          <w:rPr>
            <w:rStyle w:val="Hipervnculo"/>
            <w:noProof/>
          </w:rPr>
          <w:t>Subzona de Preservación Profunda Talud Puerto Morelos-Tiburón Ballena</w:t>
        </w:r>
        <w:r w:rsidR="00225C28">
          <w:rPr>
            <w:noProof/>
            <w:webHidden/>
          </w:rPr>
          <w:tab/>
        </w:r>
        <w:r w:rsidR="00225C28">
          <w:rPr>
            <w:noProof/>
            <w:webHidden/>
          </w:rPr>
          <w:fldChar w:fldCharType="begin"/>
        </w:r>
        <w:r w:rsidR="00225C28">
          <w:rPr>
            <w:noProof/>
            <w:webHidden/>
          </w:rPr>
          <w:instrText xml:space="preserve"> PAGEREF _Toc483396501 \h </w:instrText>
        </w:r>
        <w:r w:rsidR="00225C28">
          <w:rPr>
            <w:noProof/>
            <w:webHidden/>
          </w:rPr>
        </w:r>
        <w:r w:rsidR="00225C28">
          <w:rPr>
            <w:noProof/>
            <w:webHidden/>
          </w:rPr>
          <w:fldChar w:fldCharType="separate"/>
        </w:r>
        <w:r w:rsidR="002D50DA">
          <w:rPr>
            <w:noProof/>
            <w:webHidden/>
          </w:rPr>
          <w:t>103</w:t>
        </w:r>
        <w:r w:rsidR="00225C28">
          <w:rPr>
            <w:noProof/>
            <w:webHidden/>
          </w:rPr>
          <w:fldChar w:fldCharType="end"/>
        </w:r>
      </w:hyperlink>
    </w:p>
    <w:p w14:paraId="05FD7BD8" w14:textId="77777777" w:rsidR="00225C28" w:rsidRDefault="00B52472">
      <w:pPr>
        <w:pStyle w:val="TDC3"/>
        <w:rPr>
          <w:rFonts w:eastAsiaTheme="minorEastAsia"/>
          <w:noProof/>
          <w:sz w:val="22"/>
          <w:szCs w:val="22"/>
          <w:lang w:eastAsia="es-MX"/>
        </w:rPr>
      </w:pPr>
      <w:hyperlink w:anchor="_Toc483396502" w:history="1">
        <w:r w:rsidR="00225C28" w:rsidRPr="002E6D13">
          <w:rPr>
            <w:rStyle w:val="Hipervnculo"/>
            <w:noProof/>
          </w:rPr>
          <w:t>g)</w:t>
        </w:r>
        <w:r w:rsidR="00225C28">
          <w:rPr>
            <w:rFonts w:eastAsiaTheme="minorEastAsia"/>
            <w:noProof/>
            <w:sz w:val="22"/>
            <w:szCs w:val="22"/>
            <w:lang w:eastAsia="es-MX"/>
          </w:rPr>
          <w:tab/>
        </w:r>
        <w:r w:rsidR="00225C28" w:rsidRPr="002E6D13">
          <w:rPr>
            <w:rStyle w:val="Hipervnculo"/>
            <w:noProof/>
          </w:rPr>
          <w:t>Subzona de Preservación Arrowsmith</w:t>
        </w:r>
        <w:r w:rsidR="00225C28">
          <w:rPr>
            <w:noProof/>
            <w:webHidden/>
          </w:rPr>
          <w:tab/>
        </w:r>
        <w:r w:rsidR="00225C28">
          <w:rPr>
            <w:noProof/>
            <w:webHidden/>
          </w:rPr>
          <w:fldChar w:fldCharType="begin"/>
        </w:r>
        <w:r w:rsidR="00225C28">
          <w:rPr>
            <w:noProof/>
            <w:webHidden/>
          </w:rPr>
          <w:instrText xml:space="preserve"> PAGEREF _Toc483396502 \h </w:instrText>
        </w:r>
        <w:r w:rsidR="00225C28">
          <w:rPr>
            <w:noProof/>
            <w:webHidden/>
          </w:rPr>
        </w:r>
        <w:r w:rsidR="00225C28">
          <w:rPr>
            <w:noProof/>
            <w:webHidden/>
          </w:rPr>
          <w:fldChar w:fldCharType="separate"/>
        </w:r>
        <w:r w:rsidR="002D50DA">
          <w:rPr>
            <w:noProof/>
            <w:webHidden/>
          </w:rPr>
          <w:t>105</w:t>
        </w:r>
        <w:r w:rsidR="00225C28">
          <w:rPr>
            <w:noProof/>
            <w:webHidden/>
          </w:rPr>
          <w:fldChar w:fldCharType="end"/>
        </w:r>
      </w:hyperlink>
    </w:p>
    <w:p w14:paraId="6884CBA8" w14:textId="77777777" w:rsidR="00225C28" w:rsidRDefault="00B52472">
      <w:pPr>
        <w:pStyle w:val="TDC3"/>
        <w:rPr>
          <w:rFonts w:eastAsiaTheme="minorEastAsia"/>
          <w:noProof/>
          <w:sz w:val="22"/>
          <w:szCs w:val="22"/>
          <w:lang w:eastAsia="es-MX"/>
        </w:rPr>
      </w:pPr>
      <w:hyperlink w:anchor="_Toc483396503" w:history="1">
        <w:r w:rsidR="00225C28" w:rsidRPr="002E6D13">
          <w:rPr>
            <w:rStyle w:val="Hipervnculo"/>
            <w:noProof/>
          </w:rPr>
          <w:t>h)</w:t>
        </w:r>
        <w:r w:rsidR="00225C28">
          <w:rPr>
            <w:rFonts w:eastAsiaTheme="minorEastAsia"/>
            <w:noProof/>
            <w:sz w:val="22"/>
            <w:szCs w:val="22"/>
            <w:lang w:eastAsia="es-MX"/>
          </w:rPr>
          <w:tab/>
        </w:r>
        <w:r w:rsidR="00225C28" w:rsidRPr="002E6D13">
          <w:rPr>
            <w:rStyle w:val="Hipervnculo"/>
            <w:noProof/>
          </w:rPr>
          <w:t>Subzona de Preservación Playa Xcacel</w:t>
        </w:r>
        <w:r w:rsidR="00225C28">
          <w:rPr>
            <w:noProof/>
            <w:webHidden/>
          </w:rPr>
          <w:tab/>
        </w:r>
        <w:r w:rsidR="00225C28">
          <w:rPr>
            <w:noProof/>
            <w:webHidden/>
          </w:rPr>
          <w:fldChar w:fldCharType="begin"/>
        </w:r>
        <w:r w:rsidR="00225C28">
          <w:rPr>
            <w:noProof/>
            <w:webHidden/>
          </w:rPr>
          <w:instrText xml:space="preserve"> PAGEREF _Toc483396503 \h </w:instrText>
        </w:r>
        <w:r w:rsidR="00225C28">
          <w:rPr>
            <w:noProof/>
            <w:webHidden/>
          </w:rPr>
        </w:r>
        <w:r w:rsidR="00225C28">
          <w:rPr>
            <w:noProof/>
            <w:webHidden/>
          </w:rPr>
          <w:fldChar w:fldCharType="separate"/>
        </w:r>
        <w:r w:rsidR="002D50DA">
          <w:rPr>
            <w:noProof/>
            <w:webHidden/>
          </w:rPr>
          <w:t>107</w:t>
        </w:r>
        <w:r w:rsidR="00225C28">
          <w:rPr>
            <w:noProof/>
            <w:webHidden/>
          </w:rPr>
          <w:fldChar w:fldCharType="end"/>
        </w:r>
      </w:hyperlink>
    </w:p>
    <w:p w14:paraId="4985E318" w14:textId="77777777" w:rsidR="00225C28" w:rsidRDefault="00B52472">
      <w:pPr>
        <w:pStyle w:val="TDC3"/>
        <w:rPr>
          <w:rFonts w:eastAsiaTheme="minorEastAsia"/>
          <w:noProof/>
          <w:sz w:val="22"/>
          <w:szCs w:val="22"/>
          <w:lang w:eastAsia="es-MX"/>
        </w:rPr>
      </w:pPr>
      <w:hyperlink w:anchor="_Toc483396504" w:history="1">
        <w:r w:rsidR="00225C28" w:rsidRPr="002E6D13">
          <w:rPr>
            <w:rStyle w:val="Hipervnculo"/>
            <w:noProof/>
          </w:rPr>
          <w:t>i)</w:t>
        </w:r>
        <w:r w:rsidR="00225C28">
          <w:rPr>
            <w:rFonts w:eastAsiaTheme="minorEastAsia"/>
            <w:noProof/>
            <w:sz w:val="22"/>
            <w:szCs w:val="22"/>
            <w:lang w:eastAsia="es-MX"/>
          </w:rPr>
          <w:tab/>
        </w:r>
        <w:r w:rsidR="00225C28" w:rsidRPr="002E6D13">
          <w:rPr>
            <w:rStyle w:val="Hipervnculo"/>
            <w:noProof/>
          </w:rPr>
          <w:t>Subzona de Preservación Talud de Sian ka’an</w:t>
        </w:r>
        <w:r w:rsidR="00225C28">
          <w:rPr>
            <w:noProof/>
            <w:webHidden/>
          </w:rPr>
          <w:tab/>
        </w:r>
        <w:r w:rsidR="00225C28">
          <w:rPr>
            <w:noProof/>
            <w:webHidden/>
          </w:rPr>
          <w:fldChar w:fldCharType="begin"/>
        </w:r>
        <w:r w:rsidR="00225C28">
          <w:rPr>
            <w:noProof/>
            <w:webHidden/>
          </w:rPr>
          <w:instrText xml:space="preserve"> PAGEREF _Toc483396504 \h </w:instrText>
        </w:r>
        <w:r w:rsidR="00225C28">
          <w:rPr>
            <w:noProof/>
            <w:webHidden/>
          </w:rPr>
        </w:r>
        <w:r w:rsidR="00225C28">
          <w:rPr>
            <w:noProof/>
            <w:webHidden/>
          </w:rPr>
          <w:fldChar w:fldCharType="separate"/>
        </w:r>
        <w:r w:rsidR="002D50DA">
          <w:rPr>
            <w:noProof/>
            <w:webHidden/>
          </w:rPr>
          <w:t>110</w:t>
        </w:r>
        <w:r w:rsidR="00225C28">
          <w:rPr>
            <w:noProof/>
            <w:webHidden/>
          </w:rPr>
          <w:fldChar w:fldCharType="end"/>
        </w:r>
      </w:hyperlink>
    </w:p>
    <w:p w14:paraId="3065DB3F" w14:textId="77777777" w:rsidR="00225C28" w:rsidRDefault="00B52472">
      <w:pPr>
        <w:pStyle w:val="TDC3"/>
        <w:rPr>
          <w:rFonts w:eastAsiaTheme="minorEastAsia"/>
          <w:noProof/>
          <w:sz w:val="22"/>
          <w:szCs w:val="22"/>
          <w:lang w:eastAsia="es-MX"/>
        </w:rPr>
      </w:pPr>
      <w:hyperlink w:anchor="_Toc483396505" w:history="1">
        <w:r w:rsidR="00225C28" w:rsidRPr="002E6D13">
          <w:rPr>
            <w:rStyle w:val="Hipervnculo"/>
            <w:noProof/>
          </w:rPr>
          <w:t>j)</w:t>
        </w:r>
        <w:r w:rsidR="00225C28">
          <w:rPr>
            <w:rFonts w:eastAsiaTheme="minorEastAsia"/>
            <w:noProof/>
            <w:sz w:val="22"/>
            <w:szCs w:val="22"/>
            <w:lang w:eastAsia="es-MX"/>
          </w:rPr>
          <w:tab/>
        </w:r>
        <w:r w:rsidR="00225C28" w:rsidRPr="002E6D13">
          <w:rPr>
            <w:rStyle w:val="Hipervnculo"/>
            <w:noProof/>
          </w:rPr>
          <w:t>Subzona de Preservación Uaymil- Xahuayxol</w:t>
        </w:r>
        <w:r w:rsidR="00225C28">
          <w:rPr>
            <w:noProof/>
            <w:webHidden/>
          </w:rPr>
          <w:tab/>
        </w:r>
        <w:r w:rsidR="00225C28">
          <w:rPr>
            <w:noProof/>
            <w:webHidden/>
          </w:rPr>
          <w:fldChar w:fldCharType="begin"/>
        </w:r>
        <w:r w:rsidR="00225C28">
          <w:rPr>
            <w:noProof/>
            <w:webHidden/>
          </w:rPr>
          <w:instrText xml:space="preserve"> PAGEREF _Toc483396505 \h </w:instrText>
        </w:r>
        <w:r w:rsidR="00225C28">
          <w:rPr>
            <w:noProof/>
            <w:webHidden/>
          </w:rPr>
        </w:r>
        <w:r w:rsidR="00225C28">
          <w:rPr>
            <w:noProof/>
            <w:webHidden/>
          </w:rPr>
          <w:fldChar w:fldCharType="separate"/>
        </w:r>
        <w:r w:rsidR="002D50DA">
          <w:rPr>
            <w:noProof/>
            <w:webHidden/>
          </w:rPr>
          <w:t>112</w:t>
        </w:r>
        <w:r w:rsidR="00225C28">
          <w:rPr>
            <w:noProof/>
            <w:webHidden/>
          </w:rPr>
          <w:fldChar w:fldCharType="end"/>
        </w:r>
      </w:hyperlink>
    </w:p>
    <w:p w14:paraId="4E98DD52" w14:textId="77777777" w:rsidR="00225C28" w:rsidRDefault="00B52472">
      <w:pPr>
        <w:pStyle w:val="TDC3"/>
        <w:rPr>
          <w:rFonts w:eastAsiaTheme="minorEastAsia"/>
          <w:noProof/>
          <w:sz w:val="22"/>
          <w:szCs w:val="22"/>
          <w:lang w:eastAsia="es-MX"/>
        </w:rPr>
      </w:pPr>
      <w:hyperlink w:anchor="_Toc483396506" w:history="1">
        <w:r w:rsidR="00225C28" w:rsidRPr="002E6D13">
          <w:rPr>
            <w:rStyle w:val="Hipervnculo"/>
            <w:noProof/>
          </w:rPr>
          <w:t>k)</w:t>
        </w:r>
        <w:r w:rsidR="00225C28">
          <w:rPr>
            <w:rFonts w:eastAsiaTheme="minorEastAsia"/>
            <w:noProof/>
            <w:sz w:val="22"/>
            <w:szCs w:val="22"/>
            <w:lang w:eastAsia="es-MX"/>
          </w:rPr>
          <w:tab/>
        </w:r>
        <w:r w:rsidR="00225C28" w:rsidRPr="002E6D13">
          <w:rPr>
            <w:rStyle w:val="Hipervnculo"/>
            <w:noProof/>
          </w:rPr>
          <w:t>Subzona de Aprovechamiento Sustentable de los Recursos Naturales Costa Norte</w:t>
        </w:r>
        <w:r w:rsidR="00225C28">
          <w:rPr>
            <w:noProof/>
            <w:webHidden/>
          </w:rPr>
          <w:tab/>
        </w:r>
        <w:r w:rsidR="00225C28">
          <w:rPr>
            <w:noProof/>
            <w:webHidden/>
          </w:rPr>
          <w:fldChar w:fldCharType="begin"/>
        </w:r>
        <w:r w:rsidR="00225C28">
          <w:rPr>
            <w:noProof/>
            <w:webHidden/>
          </w:rPr>
          <w:instrText xml:space="preserve"> PAGEREF _Toc483396506 \h </w:instrText>
        </w:r>
        <w:r w:rsidR="00225C28">
          <w:rPr>
            <w:noProof/>
            <w:webHidden/>
          </w:rPr>
        </w:r>
        <w:r w:rsidR="00225C28">
          <w:rPr>
            <w:noProof/>
            <w:webHidden/>
          </w:rPr>
          <w:fldChar w:fldCharType="separate"/>
        </w:r>
        <w:r w:rsidR="002D50DA">
          <w:rPr>
            <w:noProof/>
            <w:webHidden/>
          </w:rPr>
          <w:t>115</w:t>
        </w:r>
        <w:r w:rsidR="00225C28">
          <w:rPr>
            <w:noProof/>
            <w:webHidden/>
          </w:rPr>
          <w:fldChar w:fldCharType="end"/>
        </w:r>
      </w:hyperlink>
    </w:p>
    <w:p w14:paraId="596F8009" w14:textId="77777777" w:rsidR="00225C28" w:rsidRDefault="00B52472">
      <w:pPr>
        <w:pStyle w:val="TDC3"/>
        <w:rPr>
          <w:rFonts w:eastAsiaTheme="minorEastAsia"/>
          <w:noProof/>
          <w:sz w:val="22"/>
          <w:szCs w:val="22"/>
          <w:lang w:eastAsia="es-MX"/>
        </w:rPr>
      </w:pPr>
      <w:hyperlink w:anchor="_Toc483396507" w:history="1">
        <w:r w:rsidR="00225C28" w:rsidRPr="002E6D13">
          <w:rPr>
            <w:rStyle w:val="Hipervnculo"/>
            <w:noProof/>
          </w:rPr>
          <w:t>l)</w:t>
        </w:r>
        <w:r w:rsidR="00225C28">
          <w:rPr>
            <w:rFonts w:eastAsiaTheme="minorEastAsia"/>
            <w:noProof/>
            <w:sz w:val="22"/>
            <w:szCs w:val="22"/>
            <w:lang w:eastAsia="es-MX"/>
          </w:rPr>
          <w:tab/>
        </w:r>
        <w:r w:rsidR="00225C28" w:rsidRPr="002E6D13">
          <w:rPr>
            <w:rStyle w:val="Hipervnculo"/>
            <w:noProof/>
          </w:rPr>
          <w:t>Subzona de Aprovechamiento Sustentable de los Recursos Naturales Tiburón Ballena</w:t>
        </w:r>
        <w:r w:rsidR="00225C28">
          <w:rPr>
            <w:noProof/>
            <w:webHidden/>
          </w:rPr>
          <w:tab/>
        </w:r>
        <w:r w:rsidR="00225C28">
          <w:rPr>
            <w:noProof/>
            <w:webHidden/>
          </w:rPr>
          <w:fldChar w:fldCharType="begin"/>
        </w:r>
        <w:r w:rsidR="00225C28">
          <w:rPr>
            <w:noProof/>
            <w:webHidden/>
          </w:rPr>
          <w:instrText xml:space="preserve"> PAGEREF _Toc483396507 \h </w:instrText>
        </w:r>
        <w:r w:rsidR="00225C28">
          <w:rPr>
            <w:noProof/>
            <w:webHidden/>
          </w:rPr>
        </w:r>
        <w:r w:rsidR="00225C28">
          <w:rPr>
            <w:noProof/>
            <w:webHidden/>
          </w:rPr>
          <w:fldChar w:fldCharType="separate"/>
        </w:r>
        <w:r w:rsidR="002D50DA">
          <w:rPr>
            <w:noProof/>
            <w:webHidden/>
          </w:rPr>
          <w:t>118</w:t>
        </w:r>
        <w:r w:rsidR="00225C28">
          <w:rPr>
            <w:noProof/>
            <w:webHidden/>
          </w:rPr>
          <w:fldChar w:fldCharType="end"/>
        </w:r>
      </w:hyperlink>
    </w:p>
    <w:p w14:paraId="258FACAB" w14:textId="77777777" w:rsidR="00225C28" w:rsidRDefault="00B52472">
      <w:pPr>
        <w:pStyle w:val="TDC3"/>
        <w:rPr>
          <w:rFonts w:eastAsiaTheme="minorEastAsia"/>
          <w:noProof/>
          <w:sz w:val="22"/>
          <w:szCs w:val="22"/>
          <w:lang w:eastAsia="es-MX"/>
        </w:rPr>
      </w:pPr>
      <w:hyperlink w:anchor="_Toc483396508" w:history="1">
        <w:r w:rsidR="00225C28" w:rsidRPr="002E6D13">
          <w:rPr>
            <w:rStyle w:val="Hipervnculo"/>
            <w:noProof/>
          </w:rPr>
          <w:t>m)</w:t>
        </w:r>
        <w:r w:rsidR="00225C28">
          <w:rPr>
            <w:rFonts w:eastAsiaTheme="minorEastAsia"/>
            <w:noProof/>
            <w:sz w:val="22"/>
            <w:szCs w:val="22"/>
            <w:lang w:eastAsia="es-MX"/>
          </w:rPr>
          <w:tab/>
        </w:r>
        <w:r w:rsidR="00225C28" w:rsidRPr="002E6D13">
          <w:rPr>
            <w:rStyle w:val="Hipervnculo"/>
            <w:noProof/>
          </w:rPr>
          <w:t>Subzona de Aprovechamiento Sustentable de los Recursos Naturales Laguna Chacmochuch</w:t>
        </w:r>
        <w:r w:rsidR="00225C28">
          <w:rPr>
            <w:noProof/>
            <w:webHidden/>
          </w:rPr>
          <w:tab/>
        </w:r>
        <w:r w:rsidR="00225C28">
          <w:rPr>
            <w:noProof/>
            <w:webHidden/>
          </w:rPr>
          <w:fldChar w:fldCharType="begin"/>
        </w:r>
        <w:r w:rsidR="00225C28">
          <w:rPr>
            <w:noProof/>
            <w:webHidden/>
          </w:rPr>
          <w:instrText xml:space="preserve"> PAGEREF _Toc483396508 \h </w:instrText>
        </w:r>
        <w:r w:rsidR="00225C28">
          <w:rPr>
            <w:noProof/>
            <w:webHidden/>
          </w:rPr>
        </w:r>
        <w:r w:rsidR="00225C28">
          <w:rPr>
            <w:noProof/>
            <w:webHidden/>
          </w:rPr>
          <w:fldChar w:fldCharType="separate"/>
        </w:r>
        <w:r w:rsidR="002D50DA">
          <w:rPr>
            <w:noProof/>
            <w:webHidden/>
          </w:rPr>
          <w:t>121</w:t>
        </w:r>
        <w:r w:rsidR="00225C28">
          <w:rPr>
            <w:noProof/>
            <w:webHidden/>
          </w:rPr>
          <w:fldChar w:fldCharType="end"/>
        </w:r>
      </w:hyperlink>
    </w:p>
    <w:p w14:paraId="13DFD5F8" w14:textId="77777777" w:rsidR="00225C28" w:rsidRDefault="00B52472">
      <w:pPr>
        <w:pStyle w:val="TDC3"/>
        <w:rPr>
          <w:rFonts w:eastAsiaTheme="minorEastAsia"/>
          <w:noProof/>
          <w:sz w:val="22"/>
          <w:szCs w:val="22"/>
          <w:lang w:eastAsia="es-MX"/>
        </w:rPr>
      </w:pPr>
      <w:hyperlink w:anchor="_Toc483396509" w:history="1">
        <w:r w:rsidR="00225C28" w:rsidRPr="002E6D13">
          <w:rPr>
            <w:rStyle w:val="Hipervnculo"/>
            <w:noProof/>
          </w:rPr>
          <w:t>n)</w:t>
        </w:r>
        <w:r w:rsidR="00225C28">
          <w:rPr>
            <w:rFonts w:eastAsiaTheme="minorEastAsia"/>
            <w:noProof/>
            <w:sz w:val="22"/>
            <w:szCs w:val="22"/>
            <w:lang w:eastAsia="es-MX"/>
          </w:rPr>
          <w:tab/>
        </w:r>
        <w:r w:rsidR="00225C28" w:rsidRPr="002E6D13">
          <w:rPr>
            <w:rStyle w:val="Hipervnculo"/>
            <w:noProof/>
          </w:rPr>
          <w:t>Subzona de Aprovechamiento Sustentable de los Recursos Naturales Isla Blanca</w:t>
        </w:r>
        <w:r w:rsidR="00225C28">
          <w:rPr>
            <w:noProof/>
            <w:webHidden/>
          </w:rPr>
          <w:tab/>
        </w:r>
        <w:r w:rsidR="00225C28">
          <w:rPr>
            <w:noProof/>
            <w:webHidden/>
          </w:rPr>
          <w:fldChar w:fldCharType="begin"/>
        </w:r>
        <w:r w:rsidR="00225C28">
          <w:rPr>
            <w:noProof/>
            <w:webHidden/>
          </w:rPr>
          <w:instrText xml:space="preserve"> PAGEREF _Toc483396509 \h </w:instrText>
        </w:r>
        <w:r w:rsidR="00225C28">
          <w:rPr>
            <w:noProof/>
            <w:webHidden/>
          </w:rPr>
        </w:r>
        <w:r w:rsidR="00225C28">
          <w:rPr>
            <w:noProof/>
            <w:webHidden/>
          </w:rPr>
          <w:fldChar w:fldCharType="separate"/>
        </w:r>
        <w:r w:rsidR="002D50DA">
          <w:rPr>
            <w:noProof/>
            <w:webHidden/>
          </w:rPr>
          <w:t>124</w:t>
        </w:r>
        <w:r w:rsidR="00225C28">
          <w:rPr>
            <w:noProof/>
            <w:webHidden/>
          </w:rPr>
          <w:fldChar w:fldCharType="end"/>
        </w:r>
      </w:hyperlink>
    </w:p>
    <w:p w14:paraId="0D204744" w14:textId="77777777" w:rsidR="00225C28" w:rsidRDefault="00B52472">
      <w:pPr>
        <w:pStyle w:val="TDC3"/>
        <w:rPr>
          <w:rFonts w:eastAsiaTheme="minorEastAsia"/>
          <w:noProof/>
          <w:sz w:val="22"/>
          <w:szCs w:val="22"/>
          <w:lang w:eastAsia="es-MX"/>
        </w:rPr>
      </w:pPr>
      <w:hyperlink w:anchor="_Toc483396510" w:history="1">
        <w:r w:rsidR="00225C28" w:rsidRPr="002E6D13">
          <w:rPr>
            <w:rStyle w:val="Hipervnculo"/>
            <w:noProof/>
          </w:rPr>
          <w:t>o)</w:t>
        </w:r>
        <w:r w:rsidR="00225C28">
          <w:rPr>
            <w:rFonts w:eastAsiaTheme="minorEastAsia"/>
            <w:noProof/>
            <w:sz w:val="22"/>
            <w:szCs w:val="22"/>
            <w:lang w:eastAsia="es-MX"/>
          </w:rPr>
          <w:tab/>
        </w:r>
        <w:r w:rsidR="00225C28" w:rsidRPr="002E6D13">
          <w:rPr>
            <w:rStyle w:val="Hipervnculo"/>
            <w:noProof/>
          </w:rPr>
          <w:t>Subzona de Aprovechamiento Sustentable de los Recursos Naturales Tiburón Toro</w:t>
        </w:r>
        <w:r w:rsidR="00225C28">
          <w:rPr>
            <w:noProof/>
            <w:webHidden/>
          </w:rPr>
          <w:tab/>
        </w:r>
        <w:r w:rsidR="00225C28">
          <w:rPr>
            <w:noProof/>
            <w:webHidden/>
          </w:rPr>
          <w:fldChar w:fldCharType="begin"/>
        </w:r>
        <w:r w:rsidR="00225C28">
          <w:rPr>
            <w:noProof/>
            <w:webHidden/>
          </w:rPr>
          <w:instrText xml:space="preserve"> PAGEREF _Toc483396510 \h </w:instrText>
        </w:r>
        <w:r w:rsidR="00225C28">
          <w:rPr>
            <w:noProof/>
            <w:webHidden/>
          </w:rPr>
        </w:r>
        <w:r w:rsidR="00225C28">
          <w:rPr>
            <w:noProof/>
            <w:webHidden/>
          </w:rPr>
          <w:fldChar w:fldCharType="separate"/>
        </w:r>
        <w:r w:rsidR="002D50DA">
          <w:rPr>
            <w:noProof/>
            <w:webHidden/>
          </w:rPr>
          <w:t>126</w:t>
        </w:r>
        <w:r w:rsidR="00225C28">
          <w:rPr>
            <w:noProof/>
            <w:webHidden/>
          </w:rPr>
          <w:fldChar w:fldCharType="end"/>
        </w:r>
      </w:hyperlink>
    </w:p>
    <w:p w14:paraId="2A5AA9B6" w14:textId="77777777" w:rsidR="00225C28" w:rsidRDefault="00B52472">
      <w:pPr>
        <w:pStyle w:val="TDC3"/>
        <w:rPr>
          <w:rFonts w:eastAsiaTheme="minorEastAsia"/>
          <w:noProof/>
          <w:sz w:val="22"/>
          <w:szCs w:val="22"/>
          <w:lang w:eastAsia="es-MX"/>
        </w:rPr>
      </w:pPr>
      <w:hyperlink w:anchor="_Toc483396511" w:history="1">
        <w:r w:rsidR="00225C28" w:rsidRPr="002E6D13">
          <w:rPr>
            <w:rStyle w:val="Hipervnculo"/>
            <w:noProof/>
          </w:rPr>
          <w:t>p)</w:t>
        </w:r>
        <w:r w:rsidR="00225C28">
          <w:rPr>
            <w:rFonts w:eastAsiaTheme="minorEastAsia"/>
            <w:noProof/>
            <w:sz w:val="22"/>
            <w:szCs w:val="22"/>
            <w:lang w:eastAsia="es-MX"/>
          </w:rPr>
          <w:tab/>
        </w:r>
        <w:r w:rsidR="00225C28" w:rsidRPr="002E6D13">
          <w:rPr>
            <w:rStyle w:val="Hipervnculo"/>
            <w:noProof/>
          </w:rPr>
          <w:t>Subzona de Aprovechamiento Sustentable de los Recursos Naturales Refugio Akumal Franja Marino Costera</w:t>
        </w:r>
        <w:r w:rsidR="00225C28">
          <w:rPr>
            <w:noProof/>
            <w:webHidden/>
          </w:rPr>
          <w:tab/>
        </w:r>
        <w:r w:rsidR="00225C28">
          <w:rPr>
            <w:noProof/>
            <w:webHidden/>
          </w:rPr>
          <w:fldChar w:fldCharType="begin"/>
        </w:r>
        <w:r w:rsidR="00225C28">
          <w:rPr>
            <w:noProof/>
            <w:webHidden/>
          </w:rPr>
          <w:instrText xml:space="preserve"> PAGEREF _Toc483396511 \h </w:instrText>
        </w:r>
        <w:r w:rsidR="00225C28">
          <w:rPr>
            <w:noProof/>
            <w:webHidden/>
          </w:rPr>
        </w:r>
        <w:r w:rsidR="00225C28">
          <w:rPr>
            <w:noProof/>
            <w:webHidden/>
          </w:rPr>
          <w:fldChar w:fldCharType="separate"/>
        </w:r>
        <w:r w:rsidR="002D50DA">
          <w:rPr>
            <w:noProof/>
            <w:webHidden/>
          </w:rPr>
          <w:t>128</w:t>
        </w:r>
        <w:r w:rsidR="00225C28">
          <w:rPr>
            <w:noProof/>
            <w:webHidden/>
          </w:rPr>
          <w:fldChar w:fldCharType="end"/>
        </w:r>
      </w:hyperlink>
    </w:p>
    <w:p w14:paraId="732D72D2" w14:textId="77777777" w:rsidR="00225C28" w:rsidRDefault="00B52472">
      <w:pPr>
        <w:pStyle w:val="TDC3"/>
        <w:rPr>
          <w:rFonts w:eastAsiaTheme="minorEastAsia"/>
          <w:noProof/>
          <w:sz w:val="22"/>
          <w:szCs w:val="22"/>
          <w:lang w:eastAsia="es-MX"/>
        </w:rPr>
      </w:pPr>
      <w:hyperlink w:anchor="_Toc483396512" w:history="1">
        <w:r w:rsidR="00225C28" w:rsidRPr="002E6D13">
          <w:rPr>
            <w:rStyle w:val="Hipervnculo"/>
            <w:noProof/>
          </w:rPr>
          <w:t>q)</w:t>
        </w:r>
        <w:r w:rsidR="00225C28">
          <w:rPr>
            <w:rFonts w:eastAsiaTheme="minorEastAsia"/>
            <w:noProof/>
            <w:sz w:val="22"/>
            <w:szCs w:val="22"/>
            <w:lang w:eastAsia="es-MX"/>
          </w:rPr>
          <w:tab/>
        </w:r>
        <w:r w:rsidR="00225C28" w:rsidRPr="002E6D13">
          <w:rPr>
            <w:rStyle w:val="Hipervnculo"/>
            <w:noProof/>
          </w:rPr>
          <w:t>Subzona de Aprovechamiento Sustentable de los Recursos Naturales Refugio Bahía de Akumal</w:t>
        </w:r>
        <w:r w:rsidR="00225C28">
          <w:rPr>
            <w:noProof/>
            <w:webHidden/>
          </w:rPr>
          <w:tab/>
        </w:r>
        <w:r w:rsidR="00225C28">
          <w:rPr>
            <w:noProof/>
            <w:webHidden/>
          </w:rPr>
          <w:fldChar w:fldCharType="begin"/>
        </w:r>
        <w:r w:rsidR="00225C28">
          <w:rPr>
            <w:noProof/>
            <w:webHidden/>
          </w:rPr>
          <w:instrText xml:space="preserve"> PAGEREF _Toc483396512 \h </w:instrText>
        </w:r>
        <w:r w:rsidR="00225C28">
          <w:rPr>
            <w:noProof/>
            <w:webHidden/>
          </w:rPr>
        </w:r>
        <w:r w:rsidR="00225C28">
          <w:rPr>
            <w:noProof/>
            <w:webHidden/>
          </w:rPr>
          <w:fldChar w:fldCharType="separate"/>
        </w:r>
        <w:r w:rsidR="002D50DA">
          <w:rPr>
            <w:noProof/>
            <w:webHidden/>
          </w:rPr>
          <w:t>131</w:t>
        </w:r>
        <w:r w:rsidR="00225C28">
          <w:rPr>
            <w:noProof/>
            <w:webHidden/>
          </w:rPr>
          <w:fldChar w:fldCharType="end"/>
        </w:r>
      </w:hyperlink>
    </w:p>
    <w:p w14:paraId="319ADBF9" w14:textId="77777777" w:rsidR="00225C28" w:rsidRDefault="00B52472">
      <w:pPr>
        <w:pStyle w:val="TDC3"/>
        <w:rPr>
          <w:rFonts w:eastAsiaTheme="minorEastAsia"/>
          <w:noProof/>
          <w:sz w:val="22"/>
          <w:szCs w:val="22"/>
          <w:lang w:eastAsia="es-MX"/>
        </w:rPr>
      </w:pPr>
      <w:hyperlink w:anchor="_Toc483396513" w:history="1">
        <w:r w:rsidR="00225C28" w:rsidRPr="002E6D13">
          <w:rPr>
            <w:rStyle w:val="Hipervnculo"/>
            <w:noProof/>
          </w:rPr>
          <w:t>r)</w:t>
        </w:r>
        <w:r w:rsidR="00225C28">
          <w:rPr>
            <w:rFonts w:eastAsiaTheme="minorEastAsia"/>
            <w:noProof/>
            <w:sz w:val="22"/>
            <w:szCs w:val="22"/>
            <w:lang w:eastAsia="es-MX"/>
          </w:rPr>
          <w:tab/>
        </w:r>
        <w:r w:rsidR="00225C28" w:rsidRPr="002E6D13">
          <w:rPr>
            <w:rStyle w:val="Hipervnculo"/>
            <w:noProof/>
          </w:rPr>
          <w:t>Subzona de Aprovechamiento Sustentable de los Recursos Naturales Riviera Maya y Mahahual</w:t>
        </w:r>
        <w:r w:rsidR="00225C28">
          <w:rPr>
            <w:noProof/>
            <w:webHidden/>
          </w:rPr>
          <w:tab/>
        </w:r>
        <w:r w:rsidR="00225C28">
          <w:rPr>
            <w:noProof/>
            <w:webHidden/>
          </w:rPr>
          <w:fldChar w:fldCharType="begin"/>
        </w:r>
        <w:r w:rsidR="00225C28">
          <w:rPr>
            <w:noProof/>
            <w:webHidden/>
          </w:rPr>
          <w:instrText xml:space="preserve"> PAGEREF _Toc483396513 \h </w:instrText>
        </w:r>
        <w:r w:rsidR="00225C28">
          <w:rPr>
            <w:noProof/>
            <w:webHidden/>
          </w:rPr>
        </w:r>
        <w:r w:rsidR="00225C28">
          <w:rPr>
            <w:noProof/>
            <w:webHidden/>
          </w:rPr>
          <w:fldChar w:fldCharType="separate"/>
        </w:r>
        <w:r w:rsidR="002D50DA">
          <w:rPr>
            <w:noProof/>
            <w:webHidden/>
          </w:rPr>
          <w:t>134</w:t>
        </w:r>
        <w:r w:rsidR="00225C28">
          <w:rPr>
            <w:noProof/>
            <w:webHidden/>
          </w:rPr>
          <w:fldChar w:fldCharType="end"/>
        </w:r>
      </w:hyperlink>
    </w:p>
    <w:p w14:paraId="1CF5B8B3" w14:textId="77777777" w:rsidR="00225C28" w:rsidRDefault="00B52472">
      <w:pPr>
        <w:pStyle w:val="TDC3"/>
        <w:rPr>
          <w:rFonts w:eastAsiaTheme="minorEastAsia"/>
          <w:noProof/>
          <w:sz w:val="22"/>
          <w:szCs w:val="22"/>
          <w:lang w:eastAsia="es-MX"/>
        </w:rPr>
      </w:pPr>
      <w:hyperlink w:anchor="_Toc483396514" w:history="1">
        <w:r w:rsidR="00225C28" w:rsidRPr="002E6D13">
          <w:rPr>
            <w:rStyle w:val="Hipervnculo"/>
            <w:noProof/>
          </w:rPr>
          <w:t>s)</w:t>
        </w:r>
        <w:r w:rsidR="00225C28">
          <w:rPr>
            <w:rFonts w:eastAsiaTheme="minorEastAsia"/>
            <w:noProof/>
            <w:sz w:val="22"/>
            <w:szCs w:val="22"/>
            <w:lang w:eastAsia="es-MX"/>
          </w:rPr>
          <w:tab/>
        </w:r>
        <w:r w:rsidR="00225C28" w:rsidRPr="002E6D13">
          <w:rPr>
            <w:rStyle w:val="Hipervnculo"/>
            <w:noProof/>
          </w:rPr>
          <w:t>Subzona de Aprovechamiento Sustentable de los Ecosistemas Marinos</w:t>
        </w:r>
        <w:r w:rsidR="00225C28">
          <w:rPr>
            <w:noProof/>
            <w:webHidden/>
          </w:rPr>
          <w:tab/>
        </w:r>
        <w:r w:rsidR="00225C28">
          <w:rPr>
            <w:noProof/>
            <w:webHidden/>
          </w:rPr>
          <w:fldChar w:fldCharType="begin"/>
        </w:r>
        <w:r w:rsidR="00225C28">
          <w:rPr>
            <w:noProof/>
            <w:webHidden/>
          </w:rPr>
          <w:instrText xml:space="preserve"> PAGEREF _Toc483396514 \h </w:instrText>
        </w:r>
        <w:r w:rsidR="00225C28">
          <w:rPr>
            <w:noProof/>
            <w:webHidden/>
          </w:rPr>
        </w:r>
        <w:r w:rsidR="00225C28">
          <w:rPr>
            <w:noProof/>
            <w:webHidden/>
          </w:rPr>
          <w:fldChar w:fldCharType="separate"/>
        </w:r>
        <w:r w:rsidR="002D50DA">
          <w:rPr>
            <w:noProof/>
            <w:webHidden/>
          </w:rPr>
          <w:t>138</w:t>
        </w:r>
        <w:r w:rsidR="00225C28">
          <w:rPr>
            <w:noProof/>
            <w:webHidden/>
          </w:rPr>
          <w:fldChar w:fldCharType="end"/>
        </w:r>
      </w:hyperlink>
    </w:p>
    <w:p w14:paraId="19BB6B52" w14:textId="77777777" w:rsidR="00225C28" w:rsidRDefault="00B52472">
      <w:pPr>
        <w:pStyle w:val="TDC3"/>
        <w:rPr>
          <w:rFonts w:eastAsiaTheme="minorEastAsia"/>
          <w:noProof/>
          <w:sz w:val="22"/>
          <w:szCs w:val="22"/>
          <w:lang w:eastAsia="es-MX"/>
        </w:rPr>
      </w:pPr>
      <w:hyperlink w:anchor="_Toc483396515" w:history="1">
        <w:r w:rsidR="00225C28" w:rsidRPr="002E6D13">
          <w:rPr>
            <w:rStyle w:val="Hipervnculo"/>
            <w:noProof/>
          </w:rPr>
          <w:t>t)</w:t>
        </w:r>
        <w:r w:rsidR="00225C28">
          <w:rPr>
            <w:rFonts w:eastAsiaTheme="minorEastAsia"/>
            <w:noProof/>
            <w:sz w:val="22"/>
            <w:szCs w:val="22"/>
            <w:lang w:eastAsia="es-MX"/>
          </w:rPr>
          <w:tab/>
        </w:r>
        <w:r w:rsidR="00225C28" w:rsidRPr="002E6D13">
          <w:rPr>
            <w:rStyle w:val="Hipervnculo"/>
            <w:noProof/>
          </w:rPr>
          <w:t>Subzona de Uso Público Playa del Carmen y Tulum-Sian Ka’an</w:t>
        </w:r>
        <w:r w:rsidR="00225C28">
          <w:rPr>
            <w:noProof/>
            <w:webHidden/>
          </w:rPr>
          <w:tab/>
        </w:r>
        <w:r w:rsidR="00225C28">
          <w:rPr>
            <w:noProof/>
            <w:webHidden/>
          </w:rPr>
          <w:fldChar w:fldCharType="begin"/>
        </w:r>
        <w:r w:rsidR="00225C28">
          <w:rPr>
            <w:noProof/>
            <w:webHidden/>
          </w:rPr>
          <w:instrText xml:space="preserve"> PAGEREF _Toc483396515 \h </w:instrText>
        </w:r>
        <w:r w:rsidR="00225C28">
          <w:rPr>
            <w:noProof/>
            <w:webHidden/>
          </w:rPr>
        </w:r>
        <w:r w:rsidR="00225C28">
          <w:rPr>
            <w:noProof/>
            <w:webHidden/>
          </w:rPr>
          <w:fldChar w:fldCharType="separate"/>
        </w:r>
        <w:r w:rsidR="002D50DA">
          <w:rPr>
            <w:noProof/>
            <w:webHidden/>
          </w:rPr>
          <w:t>140</w:t>
        </w:r>
        <w:r w:rsidR="00225C28">
          <w:rPr>
            <w:noProof/>
            <w:webHidden/>
          </w:rPr>
          <w:fldChar w:fldCharType="end"/>
        </w:r>
      </w:hyperlink>
    </w:p>
    <w:p w14:paraId="4610D66C" w14:textId="77777777" w:rsidR="00225C28" w:rsidRDefault="00B52472">
      <w:pPr>
        <w:pStyle w:val="TDC3"/>
        <w:rPr>
          <w:rFonts w:eastAsiaTheme="minorEastAsia"/>
          <w:noProof/>
          <w:sz w:val="22"/>
          <w:szCs w:val="22"/>
          <w:lang w:eastAsia="es-MX"/>
        </w:rPr>
      </w:pPr>
      <w:hyperlink w:anchor="_Toc483396516" w:history="1">
        <w:r w:rsidR="00225C28" w:rsidRPr="002E6D13">
          <w:rPr>
            <w:rStyle w:val="Hipervnculo"/>
            <w:noProof/>
          </w:rPr>
          <w:t>u)</w:t>
        </w:r>
        <w:r w:rsidR="00225C28">
          <w:rPr>
            <w:rFonts w:eastAsiaTheme="minorEastAsia"/>
            <w:noProof/>
            <w:sz w:val="22"/>
            <w:szCs w:val="22"/>
            <w:lang w:eastAsia="es-MX"/>
          </w:rPr>
          <w:tab/>
        </w:r>
        <w:r w:rsidR="00225C28" w:rsidRPr="002E6D13">
          <w:rPr>
            <w:rStyle w:val="Hipervnculo"/>
            <w:noProof/>
          </w:rPr>
          <w:t>Subzona de Aprovechamiento Especial Extracción de Arena</w:t>
        </w:r>
        <w:r w:rsidR="00225C28">
          <w:rPr>
            <w:noProof/>
            <w:webHidden/>
          </w:rPr>
          <w:tab/>
        </w:r>
        <w:r w:rsidR="00225C28">
          <w:rPr>
            <w:noProof/>
            <w:webHidden/>
          </w:rPr>
          <w:fldChar w:fldCharType="begin"/>
        </w:r>
        <w:r w:rsidR="00225C28">
          <w:rPr>
            <w:noProof/>
            <w:webHidden/>
          </w:rPr>
          <w:instrText xml:space="preserve"> PAGEREF _Toc483396516 \h </w:instrText>
        </w:r>
        <w:r w:rsidR="00225C28">
          <w:rPr>
            <w:noProof/>
            <w:webHidden/>
          </w:rPr>
        </w:r>
        <w:r w:rsidR="00225C28">
          <w:rPr>
            <w:noProof/>
            <w:webHidden/>
          </w:rPr>
          <w:fldChar w:fldCharType="separate"/>
        </w:r>
        <w:r w:rsidR="002D50DA">
          <w:rPr>
            <w:noProof/>
            <w:webHidden/>
          </w:rPr>
          <w:t>143</w:t>
        </w:r>
        <w:r w:rsidR="00225C28">
          <w:rPr>
            <w:noProof/>
            <w:webHidden/>
          </w:rPr>
          <w:fldChar w:fldCharType="end"/>
        </w:r>
      </w:hyperlink>
    </w:p>
    <w:p w14:paraId="0EFEB877" w14:textId="77777777" w:rsidR="00225C28" w:rsidRDefault="00B52472">
      <w:pPr>
        <w:pStyle w:val="TDC1"/>
        <w:rPr>
          <w:rFonts w:asciiTheme="minorHAnsi" w:eastAsiaTheme="minorEastAsia" w:hAnsiTheme="minorHAnsi"/>
          <w:b w:val="0"/>
          <w:bCs w:val="0"/>
          <w:caps w:val="0"/>
          <w:noProof/>
          <w:sz w:val="22"/>
          <w:szCs w:val="22"/>
          <w:lang w:eastAsia="es-MX"/>
        </w:rPr>
      </w:pPr>
      <w:hyperlink w:anchor="_Toc483396517" w:history="1">
        <w:r w:rsidR="00225C28" w:rsidRPr="002E6D13">
          <w:rPr>
            <w:rStyle w:val="Hipervnculo"/>
            <w:noProof/>
          </w:rPr>
          <w:t>8. REGLAS ADMINISTRATIVAS</w:t>
        </w:r>
        <w:r w:rsidR="00225C28">
          <w:rPr>
            <w:noProof/>
            <w:webHidden/>
          </w:rPr>
          <w:tab/>
        </w:r>
        <w:r w:rsidR="00225C28">
          <w:rPr>
            <w:noProof/>
            <w:webHidden/>
          </w:rPr>
          <w:fldChar w:fldCharType="begin"/>
        </w:r>
        <w:r w:rsidR="00225C28">
          <w:rPr>
            <w:noProof/>
            <w:webHidden/>
          </w:rPr>
          <w:instrText xml:space="preserve"> PAGEREF _Toc483396517 \h </w:instrText>
        </w:r>
        <w:r w:rsidR="00225C28">
          <w:rPr>
            <w:noProof/>
            <w:webHidden/>
          </w:rPr>
        </w:r>
        <w:r w:rsidR="00225C28">
          <w:rPr>
            <w:noProof/>
            <w:webHidden/>
          </w:rPr>
          <w:fldChar w:fldCharType="separate"/>
        </w:r>
        <w:r w:rsidR="002D50DA">
          <w:rPr>
            <w:noProof/>
            <w:webHidden/>
          </w:rPr>
          <w:t>145</w:t>
        </w:r>
        <w:r w:rsidR="00225C28">
          <w:rPr>
            <w:noProof/>
            <w:webHidden/>
          </w:rPr>
          <w:fldChar w:fldCharType="end"/>
        </w:r>
      </w:hyperlink>
    </w:p>
    <w:p w14:paraId="5CF76ECB" w14:textId="77777777" w:rsidR="00225C28" w:rsidRDefault="00B52472">
      <w:pPr>
        <w:pStyle w:val="TDC1"/>
        <w:rPr>
          <w:rFonts w:asciiTheme="minorHAnsi" w:eastAsiaTheme="minorEastAsia" w:hAnsiTheme="minorHAnsi"/>
          <w:b w:val="0"/>
          <w:bCs w:val="0"/>
          <w:caps w:val="0"/>
          <w:noProof/>
          <w:sz w:val="22"/>
          <w:szCs w:val="22"/>
          <w:lang w:eastAsia="es-MX"/>
        </w:rPr>
      </w:pPr>
      <w:hyperlink w:anchor="_Toc483396518" w:history="1">
        <w:r w:rsidR="00225C28" w:rsidRPr="002E6D13">
          <w:rPr>
            <w:rStyle w:val="Hipervnculo"/>
            <w:noProof/>
          </w:rPr>
          <w:t>BIBLIOGRAFÍA</w:t>
        </w:r>
        <w:r w:rsidR="00225C28">
          <w:rPr>
            <w:noProof/>
            <w:webHidden/>
          </w:rPr>
          <w:tab/>
        </w:r>
        <w:r w:rsidR="00225C28">
          <w:rPr>
            <w:noProof/>
            <w:webHidden/>
          </w:rPr>
          <w:fldChar w:fldCharType="begin"/>
        </w:r>
        <w:r w:rsidR="00225C28">
          <w:rPr>
            <w:noProof/>
            <w:webHidden/>
          </w:rPr>
          <w:instrText xml:space="preserve"> PAGEREF _Toc483396518 \h </w:instrText>
        </w:r>
        <w:r w:rsidR="00225C28">
          <w:rPr>
            <w:noProof/>
            <w:webHidden/>
          </w:rPr>
        </w:r>
        <w:r w:rsidR="00225C28">
          <w:rPr>
            <w:noProof/>
            <w:webHidden/>
          </w:rPr>
          <w:fldChar w:fldCharType="separate"/>
        </w:r>
        <w:r w:rsidR="002D50DA">
          <w:rPr>
            <w:noProof/>
            <w:webHidden/>
          </w:rPr>
          <w:t>160</w:t>
        </w:r>
        <w:r w:rsidR="00225C28">
          <w:rPr>
            <w:noProof/>
            <w:webHidden/>
          </w:rPr>
          <w:fldChar w:fldCharType="end"/>
        </w:r>
      </w:hyperlink>
    </w:p>
    <w:p w14:paraId="1B62391D" w14:textId="77777777" w:rsidR="00225C28" w:rsidRDefault="00B52472">
      <w:pPr>
        <w:pStyle w:val="TDC1"/>
        <w:rPr>
          <w:rFonts w:asciiTheme="minorHAnsi" w:eastAsiaTheme="minorEastAsia" w:hAnsiTheme="minorHAnsi"/>
          <w:b w:val="0"/>
          <w:bCs w:val="0"/>
          <w:caps w:val="0"/>
          <w:noProof/>
          <w:sz w:val="22"/>
          <w:szCs w:val="22"/>
          <w:lang w:eastAsia="es-MX"/>
        </w:rPr>
      </w:pPr>
      <w:hyperlink w:anchor="_Toc483396519" w:history="1">
        <w:r w:rsidR="00225C28" w:rsidRPr="002E6D13">
          <w:rPr>
            <w:rStyle w:val="Hipervnculo"/>
            <w:noProof/>
          </w:rPr>
          <w:t>ANEXOS</w:t>
        </w:r>
        <w:r w:rsidR="00225C28">
          <w:rPr>
            <w:noProof/>
            <w:webHidden/>
          </w:rPr>
          <w:tab/>
        </w:r>
        <w:r w:rsidR="00225C28">
          <w:rPr>
            <w:noProof/>
            <w:webHidden/>
          </w:rPr>
          <w:fldChar w:fldCharType="begin"/>
        </w:r>
        <w:r w:rsidR="00225C28">
          <w:rPr>
            <w:noProof/>
            <w:webHidden/>
          </w:rPr>
          <w:instrText xml:space="preserve"> PAGEREF _Toc483396519 \h </w:instrText>
        </w:r>
        <w:r w:rsidR="00225C28">
          <w:rPr>
            <w:noProof/>
            <w:webHidden/>
          </w:rPr>
        </w:r>
        <w:r w:rsidR="00225C28">
          <w:rPr>
            <w:noProof/>
            <w:webHidden/>
          </w:rPr>
          <w:fldChar w:fldCharType="separate"/>
        </w:r>
        <w:r w:rsidR="002D50DA">
          <w:rPr>
            <w:noProof/>
            <w:webHidden/>
          </w:rPr>
          <w:t>164</w:t>
        </w:r>
        <w:r w:rsidR="00225C28">
          <w:rPr>
            <w:noProof/>
            <w:webHidden/>
          </w:rPr>
          <w:fldChar w:fldCharType="end"/>
        </w:r>
      </w:hyperlink>
    </w:p>
    <w:p w14:paraId="49253087" w14:textId="6DBB0099" w:rsidR="00CC6498" w:rsidRPr="00596A3A" w:rsidRDefault="00E7664B" w:rsidP="00C80695">
      <w:pPr>
        <w:spacing w:before="0" w:after="0" w:line="240" w:lineRule="auto"/>
        <w:jc w:val="left"/>
        <w:rPr>
          <w:rFonts w:ascii="Arial" w:hAnsi="Arial" w:cs="Arial"/>
          <w:b/>
          <w:sz w:val="24"/>
        </w:rPr>
      </w:pPr>
      <w:r w:rsidRPr="00596A3A">
        <w:rPr>
          <w:rFonts w:ascii="Arial" w:hAnsi="Arial" w:cs="Arial"/>
          <w:b/>
          <w:sz w:val="28"/>
          <w:lang w:eastAsia="es-ES"/>
        </w:rPr>
        <w:fldChar w:fldCharType="end"/>
      </w:r>
    </w:p>
    <w:p w14:paraId="2C60E24A" w14:textId="735A2E0A" w:rsidR="00E7664B" w:rsidRPr="00596A3A" w:rsidRDefault="00E7664B" w:rsidP="00C80695">
      <w:pPr>
        <w:spacing w:before="0" w:after="0" w:line="240" w:lineRule="auto"/>
        <w:jc w:val="left"/>
        <w:rPr>
          <w:rFonts w:ascii="Arial" w:hAnsi="Arial" w:cs="Arial"/>
          <w:lang w:val="en-US" w:eastAsia="es-ES"/>
        </w:rPr>
      </w:pPr>
      <w:r w:rsidRPr="00596A3A">
        <w:rPr>
          <w:rFonts w:ascii="Arial" w:hAnsi="Arial" w:cs="Arial"/>
          <w:lang w:val="en-US" w:eastAsia="es-ES"/>
        </w:rPr>
        <w:br w:type="page"/>
      </w:r>
    </w:p>
    <w:p w14:paraId="65A5317D" w14:textId="77777777" w:rsidR="00CC6498" w:rsidRPr="00596A3A" w:rsidRDefault="00CC6498" w:rsidP="00C80695">
      <w:pPr>
        <w:spacing w:before="0" w:after="0" w:line="240" w:lineRule="auto"/>
        <w:rPr>
          <w:rFonts w:ascii="Arial" w:hAnsi="Arial" w:cs="Arial"/>
          <w:lang w:val="en-US" w:eastAsia="es-ES"/>
        </w:rPr>
      </w:pPr>
    </w:p>
    <w:p w14:paraId="0CEE6C58" w14:textId="23B78FCF" w:rsidR="00720874" w:rsidRPr="00596A3A" w:rsidRDefault="0033000A" w:rsidP="00C80695">
      <w:pPr>
        <w:pStyle w:val="Ttulo1"/>
        <w:ind w:left="0"/>
      </w:pPr>
      <w:bookmarkStart w:id="5" w:name="_Toc483396444"/>
      <w:r w:rsidRPr="00596A3A">
        <w:t xml:space="preserve">1. </w:t>
      </w:r>
      <w:r w:rsidR="00720874" w:rsidRPr="00596A3A">
        <w:t>INTRODUCCIÓN</w:t>
      </w:r>
      <w:bookmarkEnd w:id="5"/>
    </w:p>
    <w:bookmarkEnd w:id="0"/>
    <w:bookmarkEnd w:id="1"/>
    <w:bookmarkEnd w:id="2"/>
    <w:bookmarkEnd w:id="3"/>
    <w:bookmarkEnd w:id="4"/>
    <w:p w14:paraId="62B67393" w14:textId="77777777" w:rsidR="00425257" w:rsidRPr="00596A3A" w:rsidRDefault="00425257" w:rsidP="00C80695">
      <w:pPr>
        <w:spacing w:before="0" w:after="0" w:line="240" w:lineRule="auto"/>
        <w:rPr>
          <w:rFonts w:ascii="Arial" w:hAnsi="Arial" w:cs="Arial"/>
          <w:lang w:eastAsia="es-ES"/>
        </w:rPr>
      </w:pPr>
    </w:p>
    <w:p w14:paraId="0C7CCA56" w14:textId="59C087DC" w:rsidR="00425257" w:rsidRPr="00596A3A" w:rsidRDefault="00425257" w:rsidP="00C80695">
      <w:pPr>
        <w:spacing w:before="0" w:after="0" w:line="240" w:lineRule="auto"/>
        <w:rPr>
          <w:rFonts w:ascii="Arial" w:hAnsi="Arial" w:cs="Arial"/>
        </w:rPr>
      </w:pPr>
      <w:r w:rsidRPr="00596A3A">
        <w:rPr>
          <w:rFonts w:ascii="Arial" w:hAnsi="Arial" w:cs="Arial"/>
        </w:rPr>
        <w:t>El 7 de diciembre de 2016 se publicó en el Diario Oficial de la Federación el Decreto por el que se declara Área Natural Protegida, con el carácter de reserva de la biosfera, la región conocida como Caribe Mexicano</w:t>
      </w:r>
      <w:r w:rsidR="00615408" w:rsidRPr="00596A3A">
        <w:rPr>
          <w:rFonts w:ascii="Arial" w:hAnsi="Arial" w:cs="Arial"/>
        </w:rPr>
        <w:t xml:space="preserve"> (RBCM)</w:t>
      </w:r>
      <w:r w:rsidRPr="00596A3A">
        <w:rPr>
          <w:rFonts w:ascii="Arial" w:hAnsi="Arial" w:cs="Arial"/>
        </w:rPr>
        <w:t>, la cual se localiza al Este de la Península de Yucatán, en los municipios de Isla Mujeres, Benito Juárez, Tulum y frente a las costas de Puerto Morelos, Solidaridad, Cozumel, Bacalar y Othón P. Blanco, en el estado de Quintana Roo, debido a que en ella existe una importante diversidad de ecosistemas acuáticos y terrestres, como son los arrecifes coralinos, selvas, manglares, sistemas lagunares</w:t>
      </w:r>
      <w:r w:rsidR="00E4505B" w:rsidRPr="00596A3A">
        <w:rPr>
          <w:rFonts w:ascii="Arial" w:hAnsi="Arial" w:cs="Arial"/>
        </w:rPr>
        <w:t xml:space="preserve"> de importancia ecológica</w:t>
      </w:r>
      <w:r w:rsidRPr="00596A3A">
        <w:rPr>
          <w:rFonts w:ascii="Arial" w:hAnsi="Arial" w:cs="Arial"/>
        </w:rPr>
        <w:t>.</w:t>
      </w:r>
    </w:p>
    <w:p w14:paraId="2A6B095B" w14:textId="77777777" w:rsidR="00425257" w:rsidRPr="00596A3A" w:rsidRDefault="00425257" w:rsidP="00C80695">
      <w:pPr>
        <w:spacing w:before="0" w:after="0" w:line="240" w:lineRule="auto"/>
        <w:rPr>
          <w:rFonts w:ascii="Arial" w:hAnsi="Arial" w:cs="Arial"/>
        </w:rPr>
      </w:pPr>
    </w:p>
    <w:p w14:paraId="67529FCE" w14:textId="12634737" w:rsidR="00425257" w:rsidRPr="00596A3A" w:rsidRDefault="00425257" w:rsidP="00C80695">
      <w:pPr>
        <w:spacing w:before="0" w:after="0" w:line="240" w:lineRule="auto"/>
        <w:rPr>
          <w:rFonts w:ascii="Arial" w:hAnsi="Arial" w:cs="Arial"/>
        </w:rPr>
      </w:pPr>
      <w:r w:rsidRPr="00596A3A">
        <w:rPr>
          <w:rFonts w:ascii="Arial" w:hAnsi="Arial" w:cs="Arial"/>
        </w:rPr>
        <w:t xml:space="preserve">Asimismo, los ecosistemas de </w:t>
      </w:r>
      <w:r w:rsidR="00E4505B" w:rsidRPr="00596A3A">
        <w:rPr>
          <w:rFonts w:ascii="Arial" w:hAnsi="Arial" w:cs="Arial"/>
        </w:rPr>
        <w:t>la RBCM</w:t>
      </w:r>
      <w:r w:rsidRPr="00596A3A">
        <w:rPr>
          <w:rFonts w:ascii="Arial" w:hAnsi="Arial" w:cs="Arial"/>
        </w:rPr>
        <w:t xml:space="preserve"> representan el hábitat para el desarrollo de diversas especies de flora y fauna, algunas de ellas en categoría de riesgo, entre las que destacan </w:t>
      </w:r>
      <w:r w:rsidR="00B115B1" w:rsidRPr="00596A3A">
        <w:rPr>
          <w:rFonts w:ascii="Arial" w:hAnsi="Arial" w:cs="Arial"/>
        </w:rPr>
        <w:t xml:space="preserve">la </w:t>
      </w:r>
      <w:r w:rsidRPr="00596A3A">
        <w:rPr>
          <w:rFonts w:ascii="Arial" w:hAnsi="Arial" w:cs="Arial"/>
        </w:rPr>
        <w:t>tortuga carey (</w:t>
      </w:r>
      <w:r w:rsidRPr="00596A3A">
        <w:rPr>
          <w:rFonts w:ascii="Arial" w:hAnsi="Arial" w:cs="Arial"/>
          <w:i/>
        </w:rPr>
        <w:t>Eretmochelys imbricata</w:t>
      </w:r>
      <w:r w:rsidRPr="00596A3A">
        <w:rPr>
          <w:rFonts w:ascii="Arial" w:hAnsi="Arial" w:cs="Arial"/>
        </w:rPr>
        <w:t>), la caguama (</w:t>
      </w:r>
      <w:r w:rsidRPr="00596A3A">
        <w:rPr>
          <w:rFonts w:ascii="Arial" w:hAnsi="Arial" w:cs="Arial"/>
          <w:i/>
        </w:rPr>
        <w:t xml:space="preserve">Caretta caretta), </w:t>
      </w:r>
      <w:r w:rsidRPr="00596A3A">
        <w:rPr>
          <w:rFonts w:ascii="Arial" w:hAnsi="Arial" w:cs="Arial"/>
        </w:rPr>
        <w:t xml:space="preserve">verde del Atlántico </w:t>
      </w:r>
      <w:r w:rsidRPr="00596A3A">
        <w:rPr>
          <w:rFonts w:ascii="Arial" w:hAnsi="Arial" w:cs="Arial"/>
          <w:i/>
        </w:rPr>
        <w:t xml:space="preserve">(Chelonia mydas) </w:t>
      </w:r>
      <w:r w:rsidRPr="00596A3A">
        <w:rPr>
          <w:rFonts w:ascii="Arial" w:hAnsi="Arial" w:cs="Arial"/>
        </w:rPr>
        <w:t>y laúd</w:t>
      </w:r>
      <w:r w:rsidRPr="00596A3A">
        <w:rPr>
          <w:rFonts w:ascii="Arial" w:hAnsi="Arial" w:cs="Arial"/>
          <w:i/>
        </w:rPr>
        <w:t xml:space="preserve"> (Dermochelys coriacea)</w:t>
      </w:r>
      <w:r w:rsidRPr="00596A3A">
        <w:rPr>
          <w:rFonts w:ascii="Arial" w:hAnsi="Arial" w:cs="Arial"/>
        </w:rPr>
        <w:t>,</w:t>
      </w:r>
      <w:r w:rsidR="00B115B1" w:rsidRPr="00596A3A">
        <w:rPr>
          <w:rFonts w:ascii="Arial" w:hAnsi="Arial" w:cs="Arial"/>
        </w:rPr>
        <w:t xml:space="preserve"> </w:t>
      </w:r>
      <w:r w:rsidR="00633445">
        <w:rPr>
          <w:rFonts w:ascii="Arial" w:hAnsi="Arial" w:cs="Arial"/>
        </w:rPr>
        <w:t>T</w:t>
      </w:r>
      <w:r w:rsidR="00B115B1" w:rsidRPr="00596A3A">
        <w:rPr>
          <w:rFonts w:ascii="Arial" w:hAnsi="Arial" w:cs="Arial"/>
        </w:rPr>
        <w:t xml:space="preserve">iburón </w:t>
      </w:r>
      <w:r w:rsidR="00633445">
        <w:rPr>
          <w:rFonts w:ascii="Arial" w:hAnsi="Arial" w:cs="Arial"/>
        </w:rPr>
        <w:t>B</w:t>
      </w:r>
      <w:r w:rsidR="00B115B1" w:rsidRPr="00596A3A">
        <w:rPr>
          <w:rFonts w:ascii="Arial" w:hAnsi="Arial" w:cs="Arial"/>
        </w:rPr>
        <w:t>allena</w:t>
      </w:r>
      <w:r w:rsidRPr="00596A3A">
        <w:rPr>
          <w:rFonts w:ascii="Arial" w:hAnsi="Arial" w:cs="Arial"/>
        </w:rPr>
        <w:t xml:space="preserve"> (</w:t>
      </w:r>
      <w:r w:rsidRPr="00596A3A">
        <w:rPr>
          <w:rFonts w:ascii="Arial" w:hAnsi="Arial" w:cs="Arial"/>
          <w:i/>
        </w:rPr>
        <w:t>Rhincodon typus</w:t>
      </w:r>
      <w:r w:rsidRPr="00596A3A">
        <w:rPr>
          <w:rFonts w:ascii="Arial" w:hAnsi="Arial" w:cs="Arial"/>
        </w:rPr>
        <w:t>), tiburón toro (</w:t>
      </w:r>
      <w:r w:rsidRPr="00596A3A">
        <w:rPr>
          <w:rFonts w:ascii="Arial" w:hAnsi="Arial" w:cs="Arial"/>
          <w:i/>
        </w:rPr>
        <w:t>Carcharhinus leucas</w:t>
      </w:r>
      <w:r w:rsidRPr="00596A3A">
        <w:rPr>
          <w:rFonts w:ascii="Arial" w:hAnsi="Arial" w:cs="Arial"/>
        </w:rPr>
        <w:t>)</w:t>
      </w:r>
      <w:r w:rsidR="00B115B1" w:rsidRPr="00596A3A">
        <w:rPr>
          <w:rFonts w:ascii="Arial" w:hAnsi="Arial" w:cs="Arial"/>
        </w:rPr>
        <w:t>,</w:t>
      </w:r>
      <w:r w:rsidRPr="00596A3A">
        <w:rPr>
          <w:rFonts w:ascii="Arial" w:hAnsi="Arial" w:cs="Arial"/>
        </w:rPr>
        <w:t xml:space="preserve"> manatí del Caribe (</w:t>
      </w:r>
      <w:r w:rsidRPr="00596A3A">
        <w:rPr>
          <w:rFonts w:ascii="Arial" w:hAnsi="Arial" w:cs="Arial"/>
          <w:i/>
        </w:rPr>
        <w:t>Trichechus manatus</w:t>
      </w:r>
      <w:r w:rsidRPr="00596A3A">
        <w:rPr>
          <w:rFonts w:ascii="Arial" w:hAnsi="Arial" w:cs="Arial"/>
        </w:rPr>
        <w:t>), mantarraya nariz de vaca (</w:t>
      </w:r>
      <w:r w:rsidRPr="00596A3A">
        <w:rPr>
          <w:rFonts w:ascii="Arial" w:hAnsi="Arial" w:cs="Arial"/>
          <w:i/>
        </w:rPr>
        <w:t>Rhinoptera bonasus</w:t>
      </w:r>
      <w:r w:rsidRPr="00596A3A">
        <w:rPr>
          <w:rFonts w:ascii="Arial" w:hAnsi="Arial" w:cs="Arial"/>
        </w:rPr>
        <w:t>), mangle rojo (</w:t>
      </w:r>
      <w:r w:rsidRPr="00596A3A">
        <w:rPr>
          <w:rFonts w:ascii="Arial" w:hAnsi="Arial" w:cs="Arial"/>
          <w:i/>
        </w:rPr>
        <w:t>Rhizophora mangle</w:t>
      </w:r>
      <w:r w:rsidRPr="00596A3A">
        <w:rPr>
          <w:rFonts w:ascii="Arial" w:hAnsi="Arial" w:cs="Arial"/>
        </w:rPr>
        <w:t>), mangle blanco (</w:t>
      </w:r>
      <w:r w:rsidRPr="00596A3A">
        <w:rPr>
          <w:rFonts w:ascii="Arial" w:hAnsi="Arial" w:cs="Arial"/>
          <w:i/>
        </w:rPr>
        <w:t>Laguncularia racemosa</w:t>
      </w:r>
      <w:r w:rsidRPr="00596A3A">
        <w:rPr>
          <w:rFonts w:ascii="Arial" w:hAnsi="Arial" w:cs="Arial"/>
        </w:rPr>
        <w:t>), mangle negro (</w:t>
      </w:r>
      <w:r w:rsidRPr="00596A3A">
        <w:rPr>
          <w:rFonts w:ascii="Arial" w:hAnsi="Arial" w:cs="Arial"/>
          <w:i/>
        </w:rPr>
        <w:t>Avicennia germinans</w:t>
      </w:r>
      <w:r w:rsidRPr="00596A3A">
        <w:rPr>
          <w:rFonts w:ascii="Arial" w:hAnsi="Arial" w:cs="Arial"/>
        </w:rPr>
        <w:t>), mangle botoncillo (</w:t>
      </w:r>
      <w:r w:rsidRPr="00596A3A">
        <w:rPr>
          <w:rFonts w:ascii="Arial" w:hAnsi="Arial" w:cs="Arial"/>
          <w:i/>
        </w:rPr>
        <w:t>Conocarpus erectus</w:t>
      </w:r>
      <w:r w:rsidRPr="00596A3A">
        <w:rPr>
          <w:rFonts w:ascii="Arial" w:hAnsi="Arial" w:cs="Arial"/>
        </w:rPr>
        <w:t>), la palma chit (</w:t>
      </w:r>
      <w:r w:rsidRPr="00596A3A">
        <w:rPr>
          <w:rFonts w:ascii="Arial" w:hAnsi="Arial" w:cs="Arial"/>
          <w:i/>
        </w:rPr>
        <w:t>Thrinax radiata</w:t>
      </w:r>
      <w:r w:rsidRPr="00596A3A">
        <w:rPr>
          <w:rFonts w:ascii="Arial" w:hAnsi="Arial" w:cs="Arial"/>
        </w:rPr>
        <w:t>), pavo ocelado (</w:t>
      </w:r>
      <w:r w:rsidRPr="00596A3A">
        <w:rPr>
          <w:rFonts w:ascii="Arial" w:hAnsi="Arial" w:cs="Arial"/>
          <w:i/>
        </w:rPr>
        <w:t>Meleagris ocellata</w:t>
      </w:r>
      <w:r w:rsidRPr="00596A3A">
        <w:rPr>
          <w:rFonts w:ascii="Arial" w:hAnsi="Arial" w:cs="Arial"/>
        </w:rPr>
        <w:t>)</w:t>
      </w:r>
      <w:r w:rsidRPr="00596A3A">
        <w:rPr>
          <w:rFonts w:ascii="Arial" w:hAnsi="Arial" w:cs="Arial"/>
          <w:i/>
        </w:rPr>
        <w:t xml:space="preserve">, </w:t>
      </w:r>
      <w:r w:rsidRPr="00596A3A">
        <w:rPr>
          <w:rFonts w:ascii="Arial" w:hAnsi="Arial" w:cs="Arial"/>
        </w:rPr>
        <w:t>loro yucateco (</w:t>
      </w:r>
      <w:r w:rsidRPr="00596A3A">
        <w:rPr>
          <w:rFonts w:ascii="Arial" w:hAnsi="Arial" w:cs="Arial"/>
          <w:i/>
        </w:rPr>
        <w:t>Amazona xantholora</w:t>
      </w:r>
      <w:r w:rsidRPr="00596A3A">
        <w:rPr>
          <w:rFonts w:ascii="Arial" w:hAnsi="Arial" w:cs="Arial"/>
        </w:rPr>
        <w:t>), carpintero yucateco (</w:t>
      </w:r>
      <w:r w:rsidRPr="00596A3A">
        <w:rPr>
          <w:rFonts w:ascii="Arial" w:hAnsi="Arial" w:cs="Arial"/>
          <w:i/>
        </w:rPr>
        <w:t>Melanerpes pygmaeus</w:t>
      </w:r>
      <w:r w:rsidRPr="00596A3A">
        <w:rPr>
          <w:rFonts w:ascii="Arial" w:hAnsi="Arial" w:cs="Arial"/>
        </w:rPr>
        <w:t>), entre otros.</w:t>
      </w:r>
    </w:p>
    <w:p w14:paraId="67C98111" w14:textId="77777777" w:rsidR="00425257" w:rsidRPr="00596A3A" w:rsidRDefault="00425257" w:rsidP="00C80695">
      <w:pPr>
        <w:spacing w:before="0" w:after="0" w:line="240" w:lineRule="auto"/>
        <w:rPr>
          <w:rFonts w:ascii="Arial" w:hAnsi="Arial" w:cs="Arial"/>
        </w:rPr>
      </w:pPr>
    </w:p>
    <w:p w14:paraId="38696435" w14:textId="048353A3" w:rsidR="00425257" w:rsidRPr="00596A3A" w:rsidRDefault="00425257" w:rsidP="00C80695">
      <w:pPr>
        <w:pStyle w:val="Default"/>
        <w:jc w:val="both"/>
        <w:rPr>
          <w:rFonts w:ascii="Arial" w:hAnsi="Arial" w:cs="Arial"/>
          <w:color w:val="auto"/>
          <w:sz w:val="22"/>
          <w:szCs w:val="22"/>
        </w:rPr>
      </w:pPr>
      <w:r w:rsidRPr="00596A3A">
        <w:rPr>
          <w:rFonts w:ascii="Arial" w:hAnsi="Arial" w:cs="Arial"/>
          <w:color w:val="auto"/>
          <w:sz w:val="22"/>
          <w:szCs w:val="22"/>
        </w:rPr>
        <w:t>De conformidad con el artículo 65 de la Ley General del Equilibrio Ecológico y la Protección al Ambiente</w:t>
      </w:r>
      <w:r w:rsidR="00B115B1" w:rsidRPr="00596A3A">
        <w:rPr>
          <w:rFonts w:ascii="Arial" w:hAnsi="Arial" w:cs="Arial"/>
          <w:color w:val="auto"/>
          <w:sz w:val="22"/>
          <w:szCs w:val="22"/>
        </w:rPr>
        <w:t xml:space="preserve"> (LGEEPA)</w:t>
      </w:r>
      <w:r w:rsidRPr="00596A3A">
        <w:rPr>
          <w:rFonts w:ascii="Arial" w:hAnsi="Arial" w:cs="Arial"/>
          <w:color w:val="auto"/>
          <w:sz w:val="22"/>
          <w:szCs w:val="22"/>
        </w:rPr>
        <w:t>, la Secretaría de Medio Ambiente</w:t>
      </w:r>
      <w:r w:rsidR="00B115B1" w:rsidRPr="00596A3A">
        <w:rPr>
          <w:rFonts w:ascii="Arial" w:hAnsi="Arial" w:cs="Arial"/>
          <w:color w:val="auto"/>
          <w:sz w:val="22"/>
          <w:szCs w:val="22"/>
        </w:rPr>
        <w:t xml:space="preserve"> y Recursos Naturales</w:t>
      </w:r>
      <w:r w:rsidRPr="00596A3A">
        <w:rPr>
          <w:rFonts w:ascii="Arial" w:hAnsi="Arial" w:cs="Arial"/>
          <w:color w:val="auto"/>
          <w:sz w:val="22"/>
          <w:szCs w:val="22"/>
        </w:rPr>
        <w:t>, a través de la Comisión Nacional de Áreas Naturales Protegidas, formuló el presente Programa de Manejo, el cual constituye el instrumento rector de planeación y regulación que establece las actividades, acciones y lineamientos básicos para el manejo y la administración de la Reserva de la Biosfera Caribe Mexicano.</w:t>
      </w:r>
    </w:p>
    <w:p w14:paraId="3E3628D6" w14:textId="77777777" w:rsidR="00425257" w:rsidRPr="00596A3A" w:rsidRDefault="00425257" w:rsidP="00C80695">
      <w:pPr>
        <w:pStyle w:val="Default"/>
        <w:jc w:val="both"/>
        <w:rPr>
          <w:rFonts w:ascii="Arial" w:hAnsi="Arial" w:cs="Arial"/>
          <w:color w:val="auto"/>
          <w:sz w:val="22"/>
          <w:szCs w:val="22"/>
        </w:rPr>
      </w:pPr>
    </w:p>
    <w:p w14:paraId="3EC95C94" w14:textId="473AE6C5" w:rsidR="00425257" w:rsidRPr="00596A3A" w:rsidRDefault="00425257" w:rsidP="00C80695">
      <w:pPr>
        <w:pStyle w:val="Default"/>
        <w:jc w:val="both"/>
        <w:rPr>
          <w:rFonts w:ascii="Arial" w:hAnsi="Arial" w:cs="Arial"/>
          <w:color w:val="auto"/>
          <w:sz w:val="22"/>
          <w:szCs w:val="22"/>
        </w:rPr>
      </w:pPr>
      <w:r w:rsidRPr="00596A3A">
        <w:rPr>
          <w:rFonts w:ascii="Arial" w:hAnsi="Arial" w:cs="Arial"/>
          <w:color w:val="auto"/>
          <w:sz w:val="22"/>
          <w:szCs w:val="22"/>
        </w:rPr>
        <w:t xml:space="preserve">Este documento, de acuerdo con lo ordenado en los artículos 65 de la </w:t>
      </w:r>
      <w:r w:rsidR="00B115B1" w:rsidRPr="00596A3A">
        <w:rPr>
          <w:rFonts w:ascii="Arial" w:hAnsi="Arial" w:cs="Arial"/>
          <w:color w:val="auto"/>
          <w:sz w:val="22"/>
          <w:szCs w:val="22"/>
        </w:rPr>
        <w:t>LGEEPA</w:t>
      </w:r>
      <w:r w:rsidRPr="00596A3A">
        <w:rPr>
          <w:rFonts w:ascii="Arial" w:hAnsi="Arial" w:cs="Arial"/>
          <w:color w:val="auto"/>
          <w:sz w:val="22"/>
          <w:szCs w:val="22"/>
        </w:rPr>
        <w:t xml:space="preserve"> y 72 de su Reglamento en materia de Áreas Naturales Protegidas, se sujeta a las disposiciones contenidas en la declaratoria del Área Natural Protegida y tiene por objeto la administración de la misma.</w:t>
      </w:r>
    </w:p>
    <w:p w14:paraId="4DF17481" w14:textId="77777777" w:rsidR="00425257" w:rsidRPr="00596A3A" w:rsidRDefault="00425257" w:rsidP="00C80695">
      <w:pPr>
        <w:pStyle w:val="Default"/>
        <w:jc w:val="both"/>
        <w:rPr>
          <w:rFonts w:ascii="Arial" w:hAnsi="Arial" w:cs="Arial"/>
          <w:color w:val="auto"/>
          <w:sz w:val="22"/>
          <w:szCs w:val="22"/>
        </w:rPr>
      </w:pPr>
    </w:p>
    <w:p w14:paraId="430F516E" w14:textId="78E626C0" w:rsidR="00425257" w:rsidRPr="00B52472" w:rsidRDefault="00425257" w:rsidP="00C80695">
      <w:pPr>
        <w:pStyle w:val="Default"/>
        <w:jc w:val="both"/>
        <w:rPr>
          <w:rFonts w:ascii="Arial" w:hAnsi="Arial" w:cs="Arial"/>
          <w:color w:val="auto"/>
          <w:sz w:val="22"/>
          <w:szCs w:val="22"/>
        </w:rPr>
      </w:pPr>
      <w:r w:rsidRPr="00596A3A">
        <w:rPr>
          <w:rFonts w:ascii="Arial" w:hAnsi="Arial" w:cs="Arial"/>
          <w:color w:val="auto"/>
          <w:sz w:val="22"/>
          <w:szCs w:val="22"/>
        </w:rPr>
        <w:t xml:space="preserve">Asimismo, atendiendo a lo dispuesto en el artículo 66 de la </w:t>
      </w:r>
      <w:r w:rsidR="00B115B1" w:rsidRPr="00596A3A">
        <w:rPr>
          <w:rFonts w:ascii="Arial" w:hAnsi="Arial" w:cs="Arial"/>
          <w:color w:val="auto"/>
          <w:sz w:val="22"/>
          <w:szCs w:val="22"/>
        </w:rPr>
        <w:t>LGEEPA</w:t>
      </w:r>
      <w:r w:rsidRPr="00596A3A">
        <w:rPr>
          <w:rFonts w:ascii="Arial" w:hAnsi="Arial" w:cs="Arial"/>
          <w:color w:val="auto"/>
          <w:sz w:val="22"/>
          <w:szCs w:val="22"/>
        </w:rPr>
        <w:t>, el presente programa contiene la descripción de las características físicas, biológicas, sociales y culturales del Área Natural Protegida</w:t>
      </w:r>
      <w:r w:rsidR="00B115B1" w:rsidRPr="00B52472">
        <w:rPr>
          <w:rFonts w:ascii="Arial" w:hAnsi="Arial" w:cs="Arial"/>
          <w:color w:val="auto"/>
          <w:sz w:val="22"/>
          <w:szCs w:val="22"/>
        </w:rPr>
        <w:t>;</w:t>
      </w:r>
      <w:r w:rsidRPr="00B52472">
        <w:rPr>
          <w:rFonts w:ascii="Arial" w:hAnsi="Arial" w:cs="Arial"/>
          <w:color w:val="auto"/>
          <w:sz w:val="22"/>
          <w:szCs w:val="22"/>
        </w:rPr>
        <w:t xml:space="preserve"> el análisis de la situación que guarda la tenencia de la tierra en la superficie respectiva; la forma en que se organizará la administración del área</w:t>
      </w:r>
      <w:r w:rsidR="00B115B1" w:rsidRPr="00B52472">
        <w:rPr>
          <w:rFonts w:ascii="Arial" w:hAnsi="Arial" w:cs="Arial"/>
          <w:color w:val="auto"/>
          <w:sz w:val="22"/>
          <w:szCs w:val="22"/>
        </w:rPr>
        <w:t>;</w:t>
      </w:r>
      <w:r w:rsidRPr="00B52472">
        <w:rPr>
          <w:rFonts w:ascii="Arial" w:hAnsi="Arial" w:cs="Arial"/>
          <w:color w:val="auto"/>
          <w:sz w:val="22"/>
          <w:szCs w:val="22"/>
        </w:rPr>
        <w:t xml:space="preserve"> las acciones a realizar en el corto, mediano y largo plazo</w:t>
      </w:r>
      <w:r w:rsidR="00B115B1" w:rsidRPr="00B52472">
        <w:rPr>
          <w:rFonts w:ascii="Arial" w:hAnsi="Arial" w:cs="Arial"/>
          <w:color w:val="auto"/>
          <w:sz w:val="22"/>
          <w:szCs w:val="22"/>
        </w:rPr>
        <w:t>s</w:t>
      </w:r>
      <w:r w:rsidRPr="00B52472">
        <w:rPr>
          <w:rFonts w:ascii="Arial" w:hAnsi="Arial" w:cs="Arial"/>
          <w:color w:val="auto"/>
          <w:sz w:val="22"/>
          <w:szCs w:val="22"/>
        </w:rPr>
        <w:t xml:space="preserve"> para el cumplimiento de los objetivos específicos de conservación de la </w:t>
      </w:r>
      <w:r w:rsidR="007E4F31" w:rsidRPr="00B52472">
        <w:rPr>
          <w:rFonts w:ascii="Arial" w:hAnsi="Arial" w:cs="Arial"/>
          <w:color w:val="auto"/>
          <w:sz w:val="22"/>
          <w:szCs w:val="22"/>
        </w:rPr>
        <w:t>RBCM</w:t>
      </w:r>
      <w:r w:rsidRPr="00B52472">
        <w:rPr>
          <w:rFonts w:ascii="Arial" w:hAnsi="Arial" w:cs="Arial"/>
          <w:color w:val="auto"/>
          <w:sz w:val="22"/>
          <w:szCs w:val="22"/>
        </w:rPr>
        <w:t>, la referencia a las normas mexicanas aplicables, así como los inventarios biológicos.</w:t>
      </w:r>
    </w:p>
    <w:p w14:paraId="3DB3B743" w14:textId="77777777" w:rsidR="00425257" w:rsidRPr="00B52472" w:rsidRDefault="00425257" w:rsidP="00C80695">
      <w:pPr>
        <w:pStyle w:val="Default"/>
        <w:jc w:val="both"/>
        <w:rPr>
          <w:rFonts w:ascii="Arial" w:hAnsi="Arial" w:cs="Arial"/>
          <w:color w:val="auto"/>
          <w:sz w:val="22"/>
          <w:szCs w:val="22"/>
        </w:rPr>
      </w:pPr>
    </w:p>
    <w:p w14:paraId="328A5810" w14:textId="36165675" w:rsidR="00425257" w:rsidRPr="00B52472" w:rsidRDefault="00425257" w:rsidP="00C80695">
      <w:pPr>
        <w:pStyle w:val="Default"/>
        <w:jc w:val="both"/>
        <w:rPr>
          <w:rFonts w:ascii="Arial" w:hAnsi="Arial" w:cs="Arial"/>
          <w:color w:val="auto"/>
          <w:sz w:val="22"/>
          <w:szCs w:val="22"/>
        </w:rPr>
      </w:pPr>
      <w:r w:rsidRPr="00B52472">
        <w:rPr>
          <w:rFonts w:ascii="Arial" w:hAnsi="Arial" w:cs="Arial"/>
          <w:color w:val="auto"/>
          <w:sz w:val="22"/>
          <w:szCs w:val="22"/>
        </w:rPr>
        <w:t xml:space="preserve">Los contenidos anteriormente enunciados </w:t>
      </w:r>
      <w:r w:rsidR="007E4F31" w:rsidRPr="00B52472">
        <w:rPr>
          <w:rFonts w:ascii="Arial" w:hAnsi="Arial" w:cs="Arial"/>
          <w:color w:val="auto"/>
          <w:sz w:val="22"/>
          <w:szCs w:val="22"/>
        </w:rPr>
        <w:t>sustentan</w:t>
      </w:r>
      <w:r w:rsidRPr="00B52472">
        <w:rPr>
          <w:rFonts w:ascii="Arial" w:hAnsi="Arial" w:cs="Arial"/>
          <w:color w:val="auto"/>
          <w:sz w:val="22"/>
          <w:szCs w:val="22"/>
        </w:rPr>
        <w:t xml:space="preserve"> la sección de Subprogramas y Componentes, que constituye el apartado de planeación del presente Programa de Manejo, en los cuales se atiende la problemática del área, bajo las siguientes seis líneas estratégicas: protección, manejo, restauración, conocimiento, cultura y gestión, estableciéndose los objetivos y estrategias de manejo para cada uno.</w:t>
      </w:r>
    </w:p>
    <w:p w14:paraId="006125AC" w14:textId="77777777" w:rsidR="00425257" w:rsidRPr="00B52472" w:rsidRDefault="00425257" w:rsidP="00C80695">
      <w:pPr>
        <w:pStyle w:val="Default"/>
        <w:jc w:val="both"/>
        <w:rPr>
          <w:rFonts w:ascii="Arial" w:hAnsi="Arial" w:cs="Arial"/>
          <w:color w:val="auto"/>
          <w:sz w:val="22"/>
          <w:szCs w:val="22"/>
        </w:rPr>
      </w:pPr>
    </w:p>
    <w:p w14:paraId="29EEF261" w14:textId="149152B8" w:rsidR="00425257" w:rsidRPr="00596A3A" w:rsidRDefault="00425257" w:rsidP="00C80695">
      <w:pPr>
        <w:pStyle w:val="Default"/>
        <w:jc w:val="both"/>
        <w:rPr>
          <w:rFonts w:ascii="Arial" w:hAnsi="Arial" w:cs="Arial"/>
          <w:color w:val="auto"/>
          <w:sz w:val="22"/>
          <w:szCs w:val="22"/>
        </w:rPr>
      </w:pPr>
      <w:r w:rsidRPr="00B52472">
        <w:rPr>
          <w:rFonts w:ascii="Arial" w:hAnsi="Arial" w:cs="Arial"/>
          <w:color w:val="auto"/>
          <w:sz w:val="22"/>
          <w:szCs w:val="22"/>
        </w:rPr>
        <w:t xml:space="preserve">En el capítulo de Subzonificación del </w:t>
      </w:r>
      <w:r w:rsidR="007E4F31" w:rsidRPr="00B52472">
        <w:rPr>
          <w:rFonts w:ascii="Arial" w:hAnsi="Arial" w:cs="Arial"/>
          <w:color w:val="auto"/>
          <w:sz w:val="22"/>
          <w:szCs w:val="22"/>
        </w:rPr>
        <w:t>área</w:t>
      </w:r>
      <w:r w:rsidRPr="00B52472">
        <w:rPr>
          <w:rFonts w:ascii="Arial" w:hAnsi="Arial" w:cs="Arial"/>
          <w:color w:val="auto"/>
          <w:sz w:val="22"/>
          <w:szCs w:val="22"/>
        </w:rPr>
        <w:t xml:space="preserve"> se delimitan las subzonas correspondientes en las cuales se establecen las actividades permitidas y no permitidas para cada una de ellas,</w:t>
      </w:r>
      <w:r w:rsidRPr="00596A3A">
        <w:rPr>
          <w:rFonts w:ascii="Arial" w:hAnsi="Arial" w:cs="Arial"/>
          <w:color w:val="auto"/>
          <w:sz w:val="22"/>
          <w:szCs w:val="22"/>
        </w:rPr>
        <w:t xml:space="preserve"> en concordancia con el apartado denominado Reglas Administrativas, a las que deberán sujetarse </w:t>
      </w:r>
      <w:r w:rsidRPr="00596A3A">
        <w:rPr>
          <w:rFonts w:ascii="Arial" w:hAnsi="Arial" w:cs="Arial"/>
          <w:color w:val="auto"/>
          <w:sz w:val="22"/>
          <w:szCs w:val="22"/>
        </w:rPr>
        <w:lastRenderedPageBreak/>
        <w:t xml:space="preserve">las obras y actividades que se realicen en la Reserva de la Biosfera Caribe Mexicano, de conformidad con las disposiciones jurídicas aplicables. </w:t>
      </w:r>
    </w:p>
    <w:p w14:paraId="4ED5443D" w14:textId="77777777" w:rsidR="00425257" w:rsidRPr="00596A3A" w:rsidRDefault="00425257" w:rsidP="00C80695">
      <w:pPr>
        <w:pStyle w:val="Default"/>
        <w:jc w:val="both"/>
        <w:rPr>
          <w:rFonts w:ascii="Arial" w:hAnsi="Arial" w:cs="Arial"/>
          <w:color w:val="auto"/>
          <w:sz w:val="22"/>
          <w:szCs w:val="22"/>
        </w:rPr>
      </w:pPr>
    </w:p>
    <w:p w14:paraId="66A7A795" w14:textId="433016A4" w:rsidR="00425257" w:rsidRPr="00596A3A" w:rsidRDefault="00425257" w:rsidP="00C80695">
      <w:pPr>
        <w:pStyle w:val="Default"/>
        <w:jc w:val="both"/>
        <w:rPr>
          <w:rFonts w:ascii="Arial" w:hAnsi="Arial" w:cs="Arial"/>
          <w:color w:val="auto"/>
          <w:sz w:val="22"/>
          <w:szCs w:val="22"/>
        </w:rPr>
      </w:pPr>
      <w:r w:rsidRPr="00596A3A">
        <w:rPr>
          <w:rFonts w:ascii="Arial" w:hAnsi="Arial" w:cs="Arial"/>
          <w:color w:val="auto"/>
          <w:sz w:val="22"/>
          <w:szCs w:val="22"/>
        </w:rPr>
        <w:t xml:space="preserve">Finalmente, se presentan </w:t>
      </w:r>
      <w:r w:rsidR="007E4F31" w:rsidRPr="00596A3A">
        <w:rPr>
          <w:rFonts w:ascii="Arial" w:hAnsi="Arial" w:cs="Arial"/>
          <w:color w:val="auto"/>
          <w:sz w:val="22"/>
          <w:szCs w:val="22"/>
        </w:rPr>
        <w:t>los</w:t>
      </w:r>
      <w:r w:rsidRPr="00596A3A">
        <w:rPr>
          <w:rFonts w:ascii="Arial" w:hAnsi="Arial" w:cs="Arial"/>
          <w:color w:val="auto"/>
          <w:sz w:val="22"/>
          <w:szCs w:val="22"/>
        </w:rPr>
        <w:t xml:space="preserve"> anexos, a los que el propio texto hace referencia</w:t>
      </w:r>
      <w:r w:rsidR="007E4F31" w:rsidRPr="00596A3A">
        <w:rPr>
          <w:rFonts w:ascii="Arial" w:hAnsi="Arial" w:cs="Arial"/>
          <w:color w:val="auto"/>
          <w:sz w:val="22"/>
          <w:szCs w:val="22"/>
        </w:rPr>
        <w:t xml:space="preserve"> en cada sección,</w:t>
      </w:r>
      <w:r w:rsidRPr="00596A3A">
        <w:rPr>
          <w:rFonts w:ascii="Arial" w:hAnsi="Arial" w:cs="Arial"/>
          <w:color w:val="auto"/>
          <w:sz w:val="22"/>
          <w:szCs w:val="22"/>
        </w:rPr>
        <w:t xml:space="preserve"> entre los que se encuentra los listados de flora y fauna del Área Natural Protegida, así como la bibliografía consultada.</w:t>
      </w:r>
    </w:p>
    <w:p w14:paraId="48D4EDA6" w14:textId="77777777" w:rsidR="00425257" w:rsidRPr="00596A3A" w:rsidRDefault="00425257" w:rsidP="00C80695">
      <w:pPr>
        <w:pStyle w:val="Default"/>
        <w:jc w:val="both"/>
        <w:rPr>
          <w:rFonts w:ascii="Arial" w:hAnsi="Arial" w:cs="Arial"/>
          <w:color w:val="auto"/>
        </w:rPr>
      </w:pPr>
    </w:p>
    <w:p w14:paraId="2BADD013" w14:textId="77777777" w:rsidR="00425257" w:rsidRPr="00596A3A" w:rsidRDefault="00425257" w:rsidP="00C80695">
      <w:pPr>
        <w:pStyle w:val="Default"/>
        <w:jc w:val="both"/>
        <w:rPr>
          <w:rFonts w:ascii="Arial" w:hAnsi="Arial" w:cs="Arial"/>
          <w:color w:val="auto"/>
          <w:sz w:val="22"/>
          <w:szCs w:val="22"/>
        </w:rPr>
      </w:pPr>
    </w:p>
    <w:p w14:paraId="4614296A" w14:textId="469DB555" w:rsidR="00425257" w:rsidRPr="00596A3A" w:rsidRDefault="000B20C8" w:rsidP="00C80695">
      <w:pPr>
        <w:pStyle w:val="Default"/>
        <w:jc w:val="both"/>
        <w:rPr>
          <w:rFonts w:ascii="Arial" w:hAnsi="Arial" w:cs="Arial"/>
          <w:b/>
          <w:color w:val="auto"/>
          <w:sz w:val="22"/>
          <w:szCs w:val="22"/>
        </w:rPr>
      </w:pPr>
      <w:r w:rsidRPr="00596A3A">
        <w:rPr>
          <w:rFonts w:ascii="Arial" w:hAnsi="Arial" w:cs="Arial"/>
          <w:b/>
          <w:color w:val="auto"/>
          <w:sz w:val="22"/>
          <w:szCs w:val="22"/>
        </w:rPr>
        <w:t>1.1</w:t>
      </w:r>
      <w:r w:rsidR="00425257" w:rsidRPr="00596A3A">
        <w:rPr>
          <w:rFonts w:ascii="Arial" w:hAnsi="Arial" w:cs="Arial"/>
          <w:b/>
          <w:color w:val="auto"/>
          <w:sz w:val="22"/>
          <w:szCs w:val="22"/>
        </w:rPr>
        <w:t xml:space="preserve"> </w:t>
      </w:r>
      <w:r w:rsidRPr="00596A3A">
        <w:rPr>
          <w:rFonts w:ascii="Arial" w:hAnsi="Arial" w:cs="Arial"/>
          <w:b/>
          <w:color w:val="auto"/>
          <w:sz w:val="22"/>
          <w:szCs w:val="22"/>
        </w:rPr>
        <w:t>Antecedentes del área natural protegida</w:t>
      </w:r>
    </w:p>
    <w:p w14:paraId="0E85B069" w14:textId="77777777" w:rsidR="00425257" w:rsidRPr="00596A3A" w:rsidRDefault="00425257" w:rsidP="00C80695">
      <w:pPr>
        <w:pStyle w:val="Default"/>
        <w:jc w:val="both"/>
        <w:rPr>
          <w:rFonts w:ascii="Arial" w:hAnsi="Arial" w:cs="Arial"/>
          <w:color w:val="auto"/>
          <w:sz w:val="22"/>
          <w:szCs w:val="22"/>
        </w:rPr>
      </w:pPr>
    </w:p>
    <w:p w14:paraId="2A6E524F" w14:textId="77370BA0" w:rsidR="00615408" w:rsidRPr="00B52472" w:rsidRDefault="00425257" w:rsidP="00C80695">
      <w:pPr>
        <w:pStyle w:val="Default"/>
        <w:jc w:val="both"/>
        <w:rPr>
          <w:rFonts w:ascii="Arial" w:hAnsi="Arial" w:cs="Arial"/>
          <w:color w:val="auto"/>
          <w:sz w:val="22"/>
          <w:szCs w:val="22"/>
        </w:rPr>
      </w:pPr>
      <w:r w:rsidRPr="00596A3A">
        <w:rPr>
          <w:rFonts w:ascii="Arial" w:hAnsi="Arial" w:cs="Arial"/>
          <w:color w:val="auto"/>
          <w:sz w:val="22"/>
          <w:szCs w:val="22"/>
        </w:rPr>
        <w:t xml:space="preserve">Existe un significativo esfuerzo de conservación en el Estado de Quintana Roo, debido a la gran diversidad biológica presente en el Estado, razón por la cual hoy en día existen </w:t>
      </w:r>
      <w:r w:rsidRPr="00B52472">
        <w:rPr>
          <w:rFonts w:ascii="Arial" w:hAnsi="Arial" w:cs="Arial"/>
          <w:color w:val="auto"/>
          <w:sz w:val="22"/>
          <w:szCs w:val="22"/>
        </w:rPr>
        <w:t xml:space="preserve">16 Áreas Naturales Protegidas competencia de la Federación decretadas </w:t>
      </w:r>
      <w:r w:rsidR="007E4F31" w:rsidRPr="00B52472">
        <w:rPr>
          <w:rFonts w:ascii="Arial" w:hAnsi="Arial" w:cs="Arial"/>
          <w:color w:val="auto"/>
          <w:sz w:val="22"/>
          <w:szCs w:val="22"/>
        </w:rPr>
        <w:t xml:space="preserve">con anterioridad, </w:t>
      </w:r>
      <w:r w:rsidRPr="00B52472">
        <w:rPr>
          <w:rFonts w:ascii="Arial" w:hAnsi="Arial" w:cs="Arial"/>
          <w:color w:val="auto"/>
          <w:sz w:val="22"/>
          <w:szCs w:val="22"/>
        </w:rPr>
        <w:t>en dicha entidad.</w:t>
      </w:r>
      <w:r w:rsidR="007E4F31" w:rsidRPr="00B52472">
        <w:rPr>
          <w:rFonts w:ascii="Arial" w:hAnsi="Arial" w:cs="Arial"/>
          <w:color w:val="auto"/>
          <w:sz w:val="22"/>
          <w:szCs w:val="22"/>
        </w:rPr>
        <w:t xml:space="preserve"> Estas se ubican en las categorías de Parques Nacionales, Áreas de Protección de Flora y Fauna, Reservas de la Biosfera y Santuarios.</w:t>
      </w:r>
      <w:r w:rsidRPr="00B52472">
        <w:rPr>
          <w:rFonts w:ascii="Arial" w:hAnsi="Arial" w:cs="Arial"/>
          <w:color w:val="auto"/>
          <w:sz w:val="22"/>
          <w:szCs w:val="22"/>
        </w:rPr>
        <w:t xml:space="preserve"> </w:t>
      </w:r>
    </w:p>
    <w:p w14:paraId="0EC0AD8A" w14:textId="77777777" w:rsidR="00615408" w:rsidRPr="00B52472" w:rsidRDefault="00615408" w:rsidP="00C80695">
      <w:pPr>
        <w:pStyle w:val="Default"/>
        <w:jc w:val="both"/>
        <w:rPr>
          <w:rFonts w:ascii="Arial" w:hAnsi="Arial" w:cs="Arial"/>
          <w:color w:val="auto"/>
          <w:sz w:val="22"/>
          <w:szCs w:val="22"/>
        </w:rPr>
      </w:pPr>
    </w:p>
    <w:p w14:paraId="10CE4B9F" w14:textId="5121ECC1" w:rsidR="00615408" w:rsidRPr="00596A3A" w:rsidRDefault="007E4F31" w:rsidP="00C80695">
      <w:pPr>
        <w:pStyle w:val="Default"/>
        <w:jc w:val="both"/>
        <w:rPr>
          <w:rFonts w:ascii="Arial" w:hAnsi="Arial" w:cs="Arial"/>
          <w:color w:val="auto"/>
          <w:sz w:val="22"/>
        </w:rPr>
      </w:pPr>
      <w:r w:rsidRPr="00B52472">
        <w:rPr>
          <w:rFonts w:ascii="Arial" w:hAnsi="Arial" w:cs="Arial"/>
          <w:color w:val="auto"/>
          <w:sz w:val="22"/>
        </w:rPr>
        <w:t>Asimismo, d</w:t>
      </w:r>
      <w:r w:rsidR="00615408" w:rsidRPr="00B52472">
        <w:rPr>
          <w:rFonts w:ascii="Arial" w:hAnsi="Arial" w:cs="Arial"/>
          <w:color w:val="auto"/>
          <w:sz w:val="22"/>
        </w:rPr>
        <w:t xml:space="preserve">entro de la superficie que hoy ocupa la </w:t>
      </w:r>
      <w:r w:rsidR="00615408" w:rsidRPr="00B52472">
        <w:rPr>
          <w:rFonts w:ascii="Arial" w:hAnsi="Arial" w:cs="Arial"/>
          <w:color w:val="auto"/>
          <w:sz w:val="22"/>
          <w:lang w:val="es-ES" w:eastAsia="es-ES"/>
        </w:rPr>
        <w:t>Reserva de la Biosfera</w:t>
      </w:r>
      <w:r w:rsidR="00615408" w:rsidRPr="00B52472">
        <w:rPr>
          <w:rFonts w:ascii="Arial" w:hAnsi="Arial" w:cs="Arial"/>
          <w:bCs/>
          <w:color w:val="auto"/>
          <w:sz w:val="22"/>
        </w:rPr>
        <w:t xml:space="preserve"> Caribe Mexicano</w:t>
      </w:r>
      <w:r w:rsidR="00615408" w:rsidRPr="00B52472">
        <w:rPr>
          <w:rFonts w:ascii="Arial" w:hAnsi="Arial" w:cs="Arial"/>
          <w:color w:val="auto"/>
          <w:sz w:val="22"/>
        </w:rPr>
        <w:t xml:space="preserve"> se cuenta con otros instrumentos de protección, entre los que destacan los acuerdos de </w:t>
      </w:r>
      <w:r w:rsidR="00265ECF" w:rsidRPr="00B52472">
        <w:rPr>
          <w:rFonts w:ascii="Arial" w:hAnsi="Arial" w:cs="Arial"/>
          <w:color w:val="auto"/>
          <w:sz w:val="22"/>
        </w:rPr>
        <w:t>destino</w:t>
      </w:r>
      <w:r w:rsidR="00615408" w:rsidRPr="00B52472">
        <w:rPr>
          <w:rFonts w:ascii="Arial" w:hAnsi="Arial" w:cs="Arial"/>
          <w:color w:val="auto"/>
          <w:sz w:val="22"/>
        </w:rPr>
        <w:t xml:space="preserve"> de algunas porciones de zona federal marítimo terrestre, refugios pesqueros, refugios</w:t>
      </w:r>
      <w:r w:rsidR="00615408" w:rsidRPr="00596A3A">
        <w:rPr>
          <w:rFonts w:ascii="Arial" w:hAnsi="Arial" w:cs="Arial"/>
          <w:color w:val="auto"/>
          <w:sz w:val="22"/>
        </w:rPr>
        <w:t xml:space="preserve"> de vida silvestre, santuarios</w:t>
      </w:r>
      <w:r w:rsidR="00D80297" w:rsidRPr="00596A3A">
        <w:rPr>
          <w:rFonts w:ascii="Arial" w:hAnsi="Arial" w:cs="Arial"/>
          <w:color w:val="auto"/>
          <w:sz w:val="22"/>
        </w:rPr>
        <w:t xml:space="preserve"> para tortuga marina</w:t>
      </w:r>
      <w:r w:rsidR="00615408" w:rsidRPr="00596A3A">
        <w:rPr>
          <w:rFonts w:ascii="Arial" w:hAnsi="Arial" w:cs="Arial"/>
          <w:color w:val="auto"/>
          <w:sz w:val="22"/>
        </w:rPr>
        <w:t xml:space="preserve">, sitios Ramsar, </w:t>
      </w:r>
      <w:r w:rsidR="009E1AB2" w:rsidRPr="00596A3A">
        <w:rPr>
          <w:rFonts w:ascii="Arial" w:hAnsi="Arial" w:cs="Arial"/>
          <w:color w:val="auto"/>
          <w:sz w:val="22"/>
        </w:rPr>
        <w:t>acuerdos</w:t>
      </w:r>
      <w:r w:rsidR="00615408" w:rsidRPr="00596A3A">
        <w:rPr>
          <w:rFonts w:ascii="Arial" w:hAnsi="Arial" w:cs="Arial"/>
          <w:color w:val="auto"/>
          <w:sz w:val="22"/>
        </w:rPr>
        <w:t xml:space="preserve"> de v</w:t>
      </w:r>
      <w:r w:rsidR="00D80297" w:rsidRPr="00596A3A">
        <w:rPr>
          <w:rFonts w:ascii="Arial" w:hAnsi="Arial" w:cs="Arial"/>
          <w:color w:val="auto"/>
          <w:sz w:val="22"/>
        </w:rPr>
        <w:t>e</w:t>
      </w:r>
      <w:r w:rsidR="00615408" w:rsidRPr="00596A3A">
        <w:rPr>
          <w:rFonts w:ascii="Arial" w:hAnsi="Arial" w:cs="Arial"/>
          <w:color w:val="auto"/>
          <w:sz w:val="22"/>
        </w:rPr>
        <w:t xml:space="preserve">das, ordenamientos territoriales y normas </w:t>
      </w:r>
      <w:r w:rsidR="00265ECF" w:rsidRPr="00596A3A">
        <w:rPr>
          <w:rFonts w:ascii="Arial" w:hAnsi="Arial" w:cs="Arial"/>
          <w:color w:val="auto"/>
          <w:sz w:val="22"/>
        </w:rPr>
        <w:t>específicas</w:t>
      </w:r>
      <w:r w:rsidR="00615408" w:rsidRPr="00596A3A">
        <w:rPr>
          <w:rFonts w:ascii="Arial" w:hAnsi="Arial" w:cs="Arial"/>
          <w:color w:val="auto"/>
          <w:sz w:val="22"/>
        </w:rPr>
        <w:t xml:space="preserve"> para especies en algún estatus de riesgo. </w:t>
      </w:r>
    </w:p>
    <w:p w14:paraId="43574B07" w14:textId="77777777" w:rsidR="00615408" w:rsidRPr="00596A3A" w:rsidRDefault="00615408" w:rsidP="00C80695">
      <w:pPr>
        <w:pStyle w:val="Default"/>
        <w:jc w:val="both"/>
        <w:rPr>
          <w:rFonts w:ascii="Arial" w:hAnsi="Arial" w:cs="Arial"/>
          <w:color w:val="auto"/>
          <w:sz w:val="20"/>
          <w:szCs w:val="22"/>
        </w:rPr>
      </w:pPr>
    </w:p>
    <w:p w14:paraId="4944F2EB" w14:textId="5AA960BA" w:rsidR="00942965" w:rsidRPr="00596A3A" w:rsidRDefault="00942965" w:rsidP="00C80695">
      <w:pPr>
        <w:pStyle w:val="Default"/>
        <w:jc w:val="both"/>
        <w:rPr>
          <w:rFonts w:ascii="Arial" w:hAnsi="Arial" w:cs="Arial"/>
          <w:color w:val="auto"/>
          <w:sz w:val="22"/>
          <w:szCs w:val="22"/>
        </w:rPr>
      </w:pPr>
      <w:bookmarkStart w:id="6" w:name="_Toc446493323"/>
      <w:r w:rsidRPr="00596A3A">
        <w:rPr>
          <w:rFonts w:ascii="Arial" w:hAnsi="Arial" w:cs="Arial"/>
          <w:color w:val="auto"/>
          <w:sz w:val="22"/>
          <w:szCs w:val="22"/>
        </w:rPr>
        <w:t>En tal sentido, la Secretaría de Medio Ambiente y Recursos Naturales realizó los estudios correspondientes para decretar la Reserva de la Biosfera Caribe Mexicano, a fin de proteger la mayor parte de los ecosistemas marinos del estado</w:t>
      </w:r>
      <w:r w:rsidR="008726EE" w:rsidRPr="00596A3A">
        <w:rPr>
          <w:rFonts w:ascii="Arial" w:hAnsi="Arial" w:cs="Arial"/>
          <w:color w:val="auto"/>
          <w:sz w:val="22"/>
          <w:szCs w:val="22"/>
        </w:rPr>
        <w:t xml:space="preserve"> y porciones costeras, así como</w:t>
      </w:r>
      <w:r w:rsidRPr="00596A3A">
        <w:rPr>
          <w:rFonts w:ascii="Arial" w:hAnsi="Arial" w:cs="Arial"/>
          <w:color w:val="auto"/>
          <w:sz w:val="22"/>
          <w:szCs w:val="22"/>
        </w:rPr>
        <w:t xml:space="preserve"> preservar la diversidad biológica y los servicios ambientales que sirven de soporte a las actividades humanas. Esta Reserva de la Biosfera incluye cinco regiones prioritarias marinas</w:t>
      </w:r>
      <w:r w:rsidR="00433845" w:rsidRPr="00596A3A">
        <w:rPr>
          <w:rFonts w:ascii="Arial" w:hAnsi="Arial" w:cs="Arial"/>
          <w:color w:val="auto"/>
          <w:sz w:val="22"/>
          <w:szCs w:val="22"/>
        </w:rPr>
        <w:t xml:space="preserve"> de la CONABIO</w:t>
      </w:r>
      <w:r w:rsidRPr="00596A3A">
        <w:rPr>
          <w:rFonts w:ascii="Arial" w:hAnsi="Arial" w:cs="Arial"/>
          <w:color w:val="auto"/>
          <w:sz w:val="22"/>
          <w:szCs w:val="22"/>
        </w:rPr>
        <w:t xml:space="preserve">:  </w:t>
      </w:r>
    </w:p>
    <w:p w14:paraId="75280E3D" w14:textId="77777777" w:rsidR="00942965" w:rsidRPr="00596A3A" w:rsidRDefault="00942965" w:rsidP="00C80695">
      <w:pPr>
        <w:pStyle w:val="Default"/>
        <w:jc w:val="both"/>
        <w:rPr>
          <w:rFonts w:ascii="Arial" w:hAnsi="Arial" w:cs="Arial"/>
          <w:color w:val="auto"/>
          <w:sz w:val="22"/>
          <w:szCs w:val="22"/>
        </w:rPr>
      </w:pPr>
    </w:p>
    <w:p w14:paraId="1CB73771" w14:textId="77777777" w:rsidR="00942965" w:rsidRPr="00596A3A" w:rsidRDefault="00942965" w:rsidP="009B345A">
      <w:pPr>
        <w:pStyle w:val="Prrafodelista"/>
        <w:numPr>
          <w:ilvl w:val="0"/>
          <w:numId w:val="12"/>
        </w:numPr>
        <w:rPr>
          <w:lang w:eastAsia="es-MX"/>
        </w:rPr>
      </w:pPr>
      <w:r w:rsidRPr="00596A3A">
        <w:rPr>
          <w:lang w:eastAsia="es-MX"/>
        </w:rPr>
        <w:t>Humedales Costeros y Plataforma Continental de Cabo Catoche</w:t>
      </w:r>
    </w:p>
    <w:p w14:paraId="3BD6B880" w14:textId="77777777" w:rsidR="00942965" w:rsidRPr="00596A3A" w:rsidRDefault="00942965" w:rsidP="009B345A">
      <w:pPr>
        <w:pStyle w:val="Prrafodelista"/>
        <w:numPr>
          <w:ilvl w:val="0"/>
          <w:numId w:val="12"/>
        </w:numPr>
        <w:rPr>
          <w:lang w:eastAsia="es-MX"/>
        </w:rPr>
      </w:pPr>
      <w:r w:rsidRPr="00596A3A">
        <w:rPr>
          <w:lang w:eastAsia="es-MX"/>
        </w:rPr>
        <w:t>Laguna Chacmochuk - Arrecife de La Cadena</w:t>
      </w:r>
    </w:p>
    <w:p w14:paraId="3770E729" w14:textId="77777777" w:rsidR="00942965" w:rsidRPr="00596A3A" w:rsidRDefault="00942965" w:rsidP="009B345A">
      <w:pPr>
        <w:pStyle w:val="Prrafodelista"/>
        <w:numPr>
          <w:ilvl w:val="0"/>
          <w:numId w:val="12"/>
        </w:numPr>
        <w:rPr>
          <w:lang w:eastAsia="es-MX"/>
        </w:rPr>
      </w:pPr>
      <w:r w:rsidRPr="00596A3A">
        <w:rPr>
          <w:lang w:eastAsia="es-MX"/>
        </w:rPr>
        <w:t>Montes Submarinos del NW del Caribe</w:t>
      </w:r>
    </w:p>
    <w:p w14:paraId="0160CF83" w14:textId="77777777" w:rsidR="00942965" w:rsidRPr="00596A3A" w:rsidRDefault="00942965" w:rsidP="009B345A">
      <w:pPr>
        <w:pStyle w:val="Prrafodelista"/>
        <w:numPr>
          <w:ilvl w:val="0"/>
          <w:numId w:val="12"/>
        </w:numPr>
        <w:rPr>
          <w:lang w:eastAsia="es-MX"/>
        </w:rPr>
      </w:pPr>
      <w:r w:rsidRPr="00596A3A">
        <w:rPr>
          <w:lang w:eastAsia="es-MX"/>
        </w:rPr>
        <w:t xml:space="preserve">Banco Chinchorro Profundo </w:t>
      </w:r>
    </w:p>
    <w:p w14:paraId="7A05903B" w14:textId="77777777" w:rsidR="00942965" w:rsidRPr="00596A3A" w:rsidRDefault="00942965" w:rsidP="009B345A">
      <w:pPr>
        <w:pStyle w:val="Prrafodelista"/>
        <w:numPr>
          <w:ilvl w:val="0"/>
          <w:numId w:val="12"/>
        </w:numPr>
        <w:rPr>
          <w:lang w:eastAsia="es-MX"/>
        </w:rPr>
      </w:pPr>
      <w:r w:rsidRPr="00596A3A">
        <w:rPr>
          <w:lang w:eastAsia="es-MX"/>
        </w:rPr>
        <w:t>Cordillera Cozumel y Arrow Smith</w:t>
      </w:r>
    </w:p>
    <w:p w14:paraId="427B17C1" w14:textId="77777777" w:rsidR="00942965" w:rsidRPr="00596A3A" w:rsidRDefault="00942965" w:rsidP="00C80695">
      <w:pPr>
        <w:spacing w:before="0" w:after="0" w:line="240" w:lineRule="auto"/>
        <w:rPr>
          <w:rFonts w:ascii="Arial" w:hAnsi="Arial" w:cs="Arial"/>
          <w:lang w:eastAsia="es-MX"/>
        </w:rPr>
      </w:pPr>
    </w:p>
    <w:p w14:paraId="35650AA1" w14:textId="77777777" w:rsidR="00B54919" w:rsidRPr="00596A3A" w:rsidRDefault="00B54919" w:rsidP="00C80695">
      <w:pPr>
        <w:pStyle w:val="Default"/>
        <w:jc w:val="both"/>
        <w:rPr>
          <w:rFonts w:ascii="Arial" w:hAnsi="Arial" w:cs="Arial"/>
          <w:color w:val="auto"/>
          <w:sz w:val="22"/>
        </w:rPr>
      </w:pPr>
    </w:p>
    <w:p w14:paraId="65CF1E3F" w14:textId="27DC9054" w:rsidR="00942965" w:rsidRPr="00596A3A" w:rsidRDefault="00B54919" w:rsidP="00C80695">
      <w:pPr>
        <w:pStyle w:val="Default"/>
        <w:jc w:val="both"/>
        <w:rPr>
          <w:rFonts w:ascii="Arial" w:hAnsi="Arial" w:cs="Arial"/>
          <w:color w:val="auto"/>
          <w:sz w:val="22"/>
        </w:rPr>
      </w:pPr>
      <w:r w:rsidRPr="00596A3A">
        <w:rPr>
          <w:rFonts w:ascii="Arial" w:hAnsi="Arial" w:cs="Arial"/>
          <w:color w:val="auto"/>
          <w:sz w:val="22"/>
        </w:rPr>
        <w:t xml:space="preserve">En cuanto a </w:t>
      </w:r>
      <w:r w:rsidRPr="00B52472">
        <w:rPr>
          <w:rFonts w:ascii="Arial" w:hAnsi="Arial" w:cs="Arial"/>
          <w:color w:val="auto"/>
          <w:sz w:val="22"/>
        </w:rPr>
        <w:t>los sitios prioritarios terrestres, se incluyen 14, tres de prioridad extrema, ocho de prioridad alta y tres de prioridad moderada (Conabio-Conanp-TNC-Pronatura</w:t>
      </w:r>
      <w:r w:rsidRPr="00596A3A">
        <w:rPr>
          <w:rFonts w:ascii="Arial" w:hAnsi="Arial" w:cs="Arial"/>
          <w:color w:val="auto"/>
          <w:sz w:val="22"/>
        </w:rPr>
        <w:t>-FCF, UAN L.</w:t>
      </w:r>
      <w:r w:rsidR="008726EE" w:rsidRPr="00596A3A">
        <w:rPr>
          <w:rFonts w:ascii="Arial" w:hAnsi="Arial" w:cs="Arial"/>
          <w:color w:val="auto"/>
          <w:sz w:val="22"/>
        </w:rPr>
        <w:t>,</w:t>
      </w:r>
      <w:r w:rsidRPr="00596A3A">
        <w:rPr>
          <w:rFonts w:ascii="Arial" w:hAnsi="Arial" w:cs="Arial"/>
          <w:color w:val="auto"/>
          <w:sz w:val="22"/>
        </w:rPr>
        <w:t xml:space="preserve"> 2007)</w:t>
      </w:r>
      <w:r w:rsidR="00942965" w:rsidRPr="00596A3A">
        <w:rPr>
          <w:rFonts w:ascii="Arial" w:hAnsi="Arial" w:cs="Arial"/>
          <w:color w:val="auto"/>
          <w:sz w:val="22"/>
        </w:rPr>
        <w:t>.</w:t>
      </w:r>
    </w:p>
    <w:bookmarkEnd w:id="6"/>
    <w:p w14:paraId="7D1BD491" w14:textId="77777777" w:rsidR="00942965" w:rsidRPr="00596A3A" w:rsidRDefault="00942965" w:rsidP="00C80695">
      <w:pPr>
        <w:pStyle w:val="Default"/>
        <w:jc w:val="both"/>
        <w:rPr>
          <w:rFonts w:ascii="Arial" w:hAnsi="Arial" w:cs="Arial"/>
          <w:color w:val="auto"/>
          <w:sz w:val="22"/>
        </w:rPr>
      </w:pPr>
    </w:p>
    <w:p w14:paraId="200450DB" w14:textId="3B80B04D" w:rsidR="00615408" w:rsidRPr="00596A3A" w:rsidRDefault="00212411" w:rsidP="00C80695">
      <w:pPr>
        <w:spacing w:before="0" w:after="0" w:line="240" w:lineRule="auto"/>
        <w:rPr>
          <w:rFonts w:ascii="Arial" w:hAnsi="Arial" w:cs="Arial"/>
          <w:bCs/>
        </w:rPr>
      </w:pPr>
      <w:r w:rsidRPr="00596A3A">
        <w:rPr>
          <w:rFonts w:ascii="Arial" w:hAnsi="Arial" w:cs="Arial"/>
          <w:bCs/>
        </w:rPr>
        <w:t>En el contexto internacional,</w:t>
      </w:r>
      <w:r w:rsidR="00615408" w:rsidRPr="00596A3A">
        <w:rPr>
          <w:rFonts w:ascii="Arial" w:hAnsi="Arial" w:cs="Arial"/>
          <w:bCs/>
        </w:rPr>
        <w:t xml:space="preserve"> la </w:t>
      </w:r>
      <w:r w:rsidR="00615408" w:rsidRPr="00596A3A">
        <w:rPr>
          <w:rFonts w:ascii="Arial" w:hAnsi="Arial" w:cs="Arial"/>
          <w:lang w:val="es-ES" w:eastAsia="es-ES"/>
        </w:rPr>
        <w:t>Reserva de la Biosfera</w:t>
      </w:r>
      <w:r w:rsidR="00615408" w:rsidRPr="00596A3A">
        <w:rPr>
          <w:rFonts w:ascii="Arial" w:hAnsi="Arial" w:cs="Arial"/>
          <w:bCs/>
        </w:rPr>
        <w:t xml:space="preserve"> Caribe Mexicano, </w:t>
      </w:r>
      <w:r w:rsidR="00046E4A" w:rsidRPr="00046E4A">
        <w:rPr>
          <w:rFonts w:ascii="Arial" w:hAnsi="Arial" w:cs="Arial"/>
          <w:szCs w:val="24"/>
        </w:rPr>
        <w:t xml:space="preserve">forma parte del hotspot de Mesoamérica, uno de los 34 hotspots reconocidos por la organización Conservation International. </w:t>
      </w:r>
      <w:r w:rsidR="00046E4A">
        <w:rPr>
          <w:rFonts w:ascii="Arial" w:hAnsi="Arial" w:cs="Arial"/>
          <w:szCs w:val="24"/>
        </w:rPr>
        <w:t>E</w:t>
      </w:r>
      <w:r w:rsidR="00046E4A" w:rsidRPr="00046E4A">
        <w:rPr>
          <w:rFonts w:ascii="Arial" w:hAnsi="Arial" w:cs="Arial"/>
          <w:szCs w:val="24"/>
        </w:rPr>
        <w:t xml:space="preserve">ste está definido </w:t>
      </w:r>
      <w:r w:rsidR="00615408" w:rsidRPr="00596A3A">
        <w:rPr>
          <w:rFonts w:ascii="Arial" w:hAnsi="Arial" w:cs="Arial"/>
          <w:bCs/>
        </w:rPr>
        <w:t xml:space="preserve"> como el segundo más importante en cuanto diversidad de especies y endemismos, solamente superado por el de los Andes (</w:t>
      </w:r>
      <w:r w:rsidR="00615408" w:rsidRPr="00596A3A">
        <w:rPr>
          <w:rFonts w:ascii="Arial" w:hAnsi="Arial" w:cs="Arial"/>
          <w:bCs/>
          <w:i/>
        </w:rPr>
        <w:t xml:space="preserve">Critical Ecosystem, Partnership Fund, </w:t>
      </w:r>
      <w:r w:rsidR="00615408" w:rsidRPr="00596A3A">
        <w:rPr>
          <w:rFonts w:ascii="Arial" w:hAnsi="Arial" w:cs="Arial"/>
          <w:bCs/>
        </w:rPr>
        <w:t>2004).</w:t>
      </w:r>
    </w:p>
    <w:p w14:paraId="1195FDA7" w14:textId="77777777" w:rsidR="00B54919" w:rsidRPr="00596A3A" w:rsidRDefault="00B54919" w:rsidP="00C80695">
      <w:pPr>
        <w:spacing w:before="0" w:after="0" w:line="240" w:lineRule="auto"/>
        <w:rPr>
          <w:rFonts w:ascii="Arial" w:hAnsi="Arial" w:cs="Arial"/>
          <w:bCs/>
        </w:rPr>
      </w:pPr>
    </w:p>
    <w:p w14:paraId="5445742A" w14:textId="497F8E34" w:rsidR="00110248" w:rsidRPr="00596A3A" w:rsidRDefault="00110248" w:rsidP="00C80695">
      <w:pPr>
        <w:spacing w:before="0" w:after="0" w:line="240" w:lineRule="auto"/>
        <w:rPr>
          <w:rFonts w:ascii="Arial" w:hAnsi="Arial" w:cs="Arial"/>
        </w:rPr>
      </w:pPr>
      <w:r w:rsidRPr="00596A3A">
        <w:rPr>
          <w:rFonts w:ascii="Arial" w:hAnsi="Arial" w:cs="Arial"/>
        </w:rPr>
        <w:t>Presenta además, a partir de 2004, el sitio Ramsar Playa Tortuguera X</w:t>
      </w:r>
      <w:r w:rsidR="0024344B" w:rsidRPr="00596A3A">
        <w:rPr>
          <w:rFonts w:ascii="Arial" w:hAnsi="Arial" w:cs="Arial"/>
        </w:rPr>
        <w:t>Cacel – X</w:t>
      </w:r>
      <w:r w:rsidRPr="00596A3A">
        <w:rPr>
          <w:rFonts w:ascii="Arial" w:hAnsi="Arial" w:cs="Arial"/>
        </w:rPr>
        <w:t>Cacelito, ubicado en la</w:t>
      </w:r>
      <w:r w:rsidR="008726EE" w:rsidRPr="00596A3A">
        <w:rPr>
          <w:rFonts w:ascii="Arial" w:hAnsi="Arial" w:cs="Arial"/>
        </w:rPr>
        <w:t xml:space="preserve"> costa central de Quintana Roo</w:t>
      </w:r>
      <w:r w:rsidRPr="00596A3A">
        <w:rPr>
          <w:rFonts w:ascii="Arial" w:hAnsi="Arial" w:cs="Arial"/>
        </w:rPr>
        <w:t xml:space="preserve">, colindante al municipio Tulum, a la altura del Km 112 de la carretera Cancún-Chetumal, mismo que abarca desde la línea de costa hasta la isobata de los 60 metros de profundidad; superficie definida en la RBCM como </w:t>
      </w:r>
      <w:r w:rsidRPr="00596A3A">
        <w:rPr>
          <w:rFonts w:ascii="Arial" w:eastAsia="Times New Roman" w:hAnsi="Arial" w:cs="Arial"/>
          <w:sz w:val="24"/>
          <w:szCs w:val="24"/>
          <w:lang w:val="es-ES" w:eastAsia="es-ES"/>
        </w:rPr>
        <w:t xml:space="preserve"> </w:t>
      </w:r>
      <w:r w:rsidRPr="00596A3A">
        <w:rPr>
          <w:rFonts w:ascii="Arial" w:hAnsi="Arial" w:cs="Arial"/>
        </w:rPr>
        <w:t>zona núcleo</w:t>
      </w:r>
      <w:r w:rsidR="008726EE" w:rsidRPr="00596A3A">
        <w:rPr>
          <w:rFonts w:ascii="Arial" w:hAnsi="Arial" w:cs="Arial"/>
        </w:rPr>
        <w:t>, a</w:t>
      </w:r>
      <w:r w:rsidRPr="00596A3A">
        <w:rPr>
          <w:rFonts w:ascii="Arial" w:hAnsi="Arial" w:cs="Arial"/>
        </w:rPr>
        <w:t xml:space="preserve">sí como una superficie de 6,410.13 hectáreas colindantes con la porción este del Área de </w:t>
      </w:r>
      <w:r w:rsidRPr="00596A3A">
        <w:rPr>
          <w:rFonts w:ascii="Arial" w:hAnsi="Arial" w:cs="Arial"/>
        </w:rPr>
        <w:lastRenderedPageBreak/>
        <w:t xml:space="preserve">Protección de Flora y Fauna Isla de Cozumel declarada </w:t>
      </w:r>
      <w:r w:rsidR="008726EE" w:rsidRPr="00596A3A">
        <w:rPr>
          <w:rFonts w:ascii="Arial" w:hAnsi="Arial" w:cs="Arial"/>
        </w:rPr>
        <w:t xml:space="preserve">como sitio Ramsar </w:t>
      </w:r>
      <w:r w:rsidRPr="00596A3A">
        <w:rPr>
          <w:rFonts w:ascii="Arial" w:hAnsi="Arial" w:cs="Arial"/>
        </w:rPr>
        <w:t>en 2016, que forma parte de la RBCM.</w:t>
      </w:r>
    </w:p>
    <w:p w14:paraId="487235F1" w14:textId="77777777" w:rsidR="00110248" w:rsidRPr="00596A3A" w:rsidRDefault="00110248" w:rsidP="00C80695">
      <w:pPr>
        <w:spacing w:before="0" w:after="0" w:line="240" w:lineRule="auto"/>
        <w:rPr>
          <w:rFonts w:ascii="Arial" w:hAnsi="Arial" w:cs="Arial"/>
        </w:rPr>
      </w:pPr>
    </w:p>
    <w:p w14:paraId="609EB447" w14:textId="52F860A0" w:rsidR="00615408" w:rsidRPr="00596A3A" w:rsidRDefault="00615408" w:rsidP="00C80695">
      <w:pPr>
        <w:spacing w:before="0" w:after="0" w:line="240" w:lineRule="auto"/>
        <w:rPr>
          <w:rFonts w:ascii="Arial" w:hAnsi="Arial" w:cs="Arial"/>
          <w:bCs/>
        </w:rPr>
      </w:pPr>
      <w:r w:rsidRPr="00596A3A">
        <w:rPr>
          <w:rFonts w:ascii="Arial" w:eastAsia="Times New Roman" w:hAnsi="Arial" w:cs="Arial"/>
          <w:lang w:val="es-ES" w:eastAsia="es-ES"/>
        </w:rPr>
        <w:t>Otro de los convenios internacionales que tiene injerencia en el área natural protegida es la Con</w:t>
      </w:r>
      <w:r w:rsidR="008726EE" w:rsidRPr="00596A3A">
        <w:rPr>
          <w:rFonts w:ascii="Arial" w:eastAsia="Times New Roman" w:hAnsi="Arial" w:cs="Arial"/>
          <w:lang w:val="es-ES" w:eastAsia="es-ES"/>
        </w:rPr>
        <w:t>vención Interamericana para la P</w:t>
      </w:r>
      <w:r w:rsidRPr="00596A3A">
        <w:rPr>
          <w:rFonts w:ascii="Arial" w:eastAsia="Times New Roman" w:hAnsi="Arial" w:cs="Arial"/>
          <w:lang w:val="es-ES" w:eastAsia="es-ES"/>
        </w:rPr>
        <w:t xml:space="preserve">rotección y </w:t>
      </w:r>
      <w:r w:rsidR="008726EE" w:rsidRPr="00596A3A">
        <w:rPr>
          <w:rFonts w:ascii="Arial" w:eastAsia="Times New Roman" w:hAnsi="Arial" w:cs="Arial"/>
          <w:lang w:val="es-ES" w:eastAsia="es-ES"/>
        </w:rPr>
        <w:t>C</w:t>
      </w:r>
      <w:r w:rsidRPr="00596A3A">
        <w:rPr>
          <w:rFonts w:ascii="Arial" w:eastAsia="Times New Roman" w:hAnsi="Arial" w:cs="Arial"/>
          <w:lang w:val="es-ES" w:eastAsia="es-ES"/>
        </w:rPr>
        <w:t xml:space="preserve">onservación de la </w:t>
      </w:r>
      <w:r w:rsidR="008726EE" w:rsidRPr="00596A3A">
        <w:rPr>
          <w:rFonts w:ascii="Arial" w:eastAsia="Times New Roman" w:hAnsi="Arial" w:cs="Arial"/>
          <w:lang w:val="es-ES" w:eastAsia="es-ES"/>
        </w:rPr>
        <w:t>T</w:t>
      </w:r>
      <w:r w:rsidRPr="00596A3A">
        <w:rPr>
          <w:rFonts w:ascii="Arial" w:eastAsia="Times New Roman" w:hAnsi="Arial" w:cs="Arial"/>
          <w:lang w:val="es-ES" w:eastAsia="es-ES"/>
        </w:rPr>
        <w:t xml:space="preserve">ortuga </w:t>
      </w:r>
      <w:r w:rsidR="008726EE" w:rsidRPr="00596A3A">
        <w:rPr>
          <w:rFonts w:ascii="Arial" w:eastAsia="Times New Roman" w:hAnsi="Arial" w:cs="Arial"/>
          <w:lang w:val="es-ES" w:eastAsia="es-ES"/>
        </w:rPr>
        <w:t>M</w:t>
      </w:r>
      <w:r w:rsidRPr="00596A3A">
        <w:rPr>
          <w:rFonts w:ascii="Arial" w:eastAsia="Times New Roman" w:hAnsi="Arial" w:cs="Arial"/>
          <w:lang w:val="es-ES" w:eastAsia="es-ES"/>
        </w:rPr>
        <w:t xml:space="preserve">arina, en el que México es firmante desde 1998. Ésta tiene como objetivo promover la protección, conservación y recuperación de las poblaciones de tortugas marinas y de los hábitats de los cuales dependen. </w:t>
      </w:r>
      <w:r w:rsidR="00212411" w:rsidRPr="00596A3A">
        <w:rPr>
          <w:rFonts w:ascii="Arial" w:eastAsia="Times New Roman" w:hAnsi="Arial" w:cs="Arial"/>
          <w:lang w:val="es-ES" w:eastAsia="es-ES"/>
        </w:rPr>
        <w:t>En la RBCM se encuentran</w:t>
      </w:r>
      <w:r w:rsidRPr="00596A3A">
        <w:rPr>
          <w:rFonts w:ascii="Arial" w:eastAsia="Times New Roman" w:hAnsi="Arial" w:cs="Arial"/>
          <w:lang w:val="es-ES" w:eastAsia="es-ES"/>
        </w:rPr>
        <w:t xml:space="preserve"> sitios importantes para la anidación de tortuga marina verde del Atlántico</w:t>
      </w:r>
      <w:r w:rsidR="00633445">
        <w:rPr>
          <w:rFonts w:ascii="Arial" w:eastAsia="Times New Roman" w:hAnsi="Arial" w:cs="Arial"/>
          <w:lang w:val="es-ES" w:eastAsia="es-ES"/>
        </w:rPr>
        <w:t xml:space="preserve"> o</w:t>
      </w:r>
      <w:r w:rsidRPr="00596A3A">
        <w:rPr>
          <w:rFonts w:ascii="Arial" w:eastAsia="Times New Roman" w:hAnsi="Arial" w:cs="Arial"/>
          <w:lang w:val="es-ES" w:eastAsia="es-ES"/>
        </w:rPr>
        <w:t xml:space="preserve"> tortuga blanca (</w:t>
      </w:r>
      <w:r w:rsidRPr="00596A3A">
        <w:rPr>
          <w:rFonts w:ascii="Arial" w:eastAsia="Times New Roman" w:hAnsi="Arial" w:cs="Arial"/>
          <w:i/>
          <w:lang w:val="es-ES" w:eastAsia="es-ES"/>
        </w:rPr>
        <w:t>Chelonia mydas</w:t>
      </w:r>
      <w:r w:rsidRPr="00596A3A">
        <w:rPr>
          <w:rFonts w:ascii="Arial" w:eastAsia="Times New Roman" w:hAnsi="Arial" w:cs="Arial"/>
          <w:lang w:val="es-ES" w:eastAsia="es-ES"/>
        </w:rPr>
        <w:t>) y tortuga marina caguama (</w:t>
      </w:r>
      <w:r w:rsidRPr="00596A3A">
        <w:rPr>
          <w:rFonts w:ascii="Arial" w:eastAsia="Times New Roman" w:hAnsi="Arial" w:cs="Arial"/>
          <w:i/>
          <w:lang w:val="es-ES" w:eastAsia="es-ES"/>
        </w:rPr>
        <w:t>Caretta caretta)</w:t>
      </w:r>
      <w:r w:rsidRPr="00596A3A">
        <w:rPr>
          <w:rFonts w:ascii="Arial" w:eastAsia="Times New Roman" w:hAnsi="Arial" w:cs="Arial"/>
          <w:lang w:val="es-ES" w:eastAsia="es-ES"/>
        </w:rPr>
        <w:t>,</w:t>
      </w:r>
      <w:r w:rsidR="00633445">
        <w:rPr>
          <w:rFonts w:ascii="Arial" w:eastAsia="Times New Roman" w:hAnsi="Arial" w:cs="Arial"/>
          <w:lang w:val="es-ES" w:eastAsia="es-ES"/>
        </w:rPr>
        <w:t xml:space="preserve"> asimismo, se encuentran sitios importantes de alimentación y migración para las especies mencionadas anteriormente y para la tortuga carey (</w:t>
      </w:r>
      <w:r w:rsidR="00633445">
        <w:rPr>
          <w:rFonts w:ascii="Arial" w:eastAsia="Times New Roman" w:hAnsi="Arial" w:cs="Arial"/>
          <w:i/>
          <w:lang w:val="es-ES" w:eastAsia="es-ES"/>
        </w:rPr>
        <w:t>Eretmochelys imbricata</w:t>
      </w:r>
      <w:r w:rsidR="00633445">
        <w:rPr>
          <w:rFonts w:ascii="Arial" w:eastAsia="Times New Roman" w:hAnsi="Arial" w:cs="Arial"/>
          <w:lang w:val="es-ES" w:eastAsia="es-ES"/>
        </w:rPr>
        <w:t>), la tortuga lora (</w:t>
      </w:r>
      <w:r w:rsidR="00633445">
        <w:rPr>
          <w:rFonts w:ascii="Arial" w:eastAsia="Times New Roman" w:hAnsi="Arial" w:cs="Arial"/>
          <w:i/>
          <w:lang w:val="es-ES" w:eastAsia="es-ES"/>
        </w:rPr>
        <w:t>Lepidochelys kempii</w:t>
      </w:r>
      <w:r w:rsidR="00633445">
        <w:rPr>
          <w:rFonts w:ascii="Arial" w:eastAsia="Times New Roman" w:hAnsi="Arial" w:cs="Arial"/>
          <w:lang w:val="es-ES" w:eastAsia="es-ES"/>
        </w:rPr>
        <w:t>), la tortuga laud (</w:t>
      </w:r>
      <w:r w:rsidR="00633445">
        <w:rPr>
          <w:rFonts w:ascii="Arial" w:eastAsia="Times New Roman" w:hAnsi="Arial" w:cs="Arial"/>
          <w:i/>
          <w:lang w:val="es-ES" w:eastAsia="es-ES"/>
        </w:rPr>
        <w:t>Dermochelys coriacea</w:t>
      </w:r>
      <w:r w:rsidR="00633445">
        <w:rPr>
          <w:rFonts w:ascii="Arial" w:eastAsia="Times New Roman" w:hAnsi="Arial" w:cs="Arial"/>
          <w:lang w:val="es-ES" w:eastAsia="es-ES"/>
        </w:rPr>
        <w:t>) y la tortuga golfina (</w:t>
      </w:r>
      <w:r w:rsidR="00633445">
        <w:rPr>
          <w:rFonts w:ascii="Arial" w:eastAsia="Times New Roman" w:hAnsi="Arial" w:cs="Arial"/>
          <w:i/>
          <w:lang w:val="es-ES" w:eastAsia="es-ES"/>
        </w:rPr>
        <w:t>Lepidochelys olivacea</w:t>
      </w:r>
      <w:r w:rsidR="00633445">
        <w:rPr>
          <w:rFonts w:ascii="Arial" w:eastAsia="Times New Roman" w:hAnsi="Arial" w:cs="Arial"/>
          <w:lang w:val="es-ES" w:eastAsia="es-ES"/>
        </w:rPr>
        <w:t>) (Cuevas et al. 2008, González-Garza 2009, González Garza et al. 2009, Cuevas et al. 2012, Mendez et al. 2013, Shaver et al. 2013, Vázquez Cuevas 2015, Shaver et al. 2016), todas ellas</w:t>
      </w:r>
      <w:r w:rsidRPr="00596A3A">
        <w:rPr>
          <w:rFonts w:ascii="Arial" w:eastAsia="Times New Roman" w:hAnsi="Arial" w:cs="Arial"/>
          <w:lang w:val="es-ES" w:eastAsia="es-ES"/>
        </w:rPr>
        <w:t xml:space="preserve"> consideradas en peligro de extinción, de acuerdo a la Norma Oficial Mexicana NOM-059-SEMARNAT-2010 </w:t>
      </w:r>
      <w:r w:rsidRPr="00596A3A">
        <w:rPr>
          <w:rFonts w:ascii="Arial" w:eastAsia="Times New Roman" w:hAnsi="Arial" w:cs="Arial"/>
          <w:lang w:val="es-ES"/>
        </w:rPr>
        <w:t>Protección ambiental-Especies nativas de México de flora y fauna silvestres-Categorías de riesgo y especificaciones para su inclusión, exclusión o cambio-Lista de especies en riesgo</w:t>
      </w:r>
      <w:r w:rsidR="00942965" w:rsidRPr="00596A3A">
        <w:rPr>
          <w:rFonts w:ascii="Arial" w:eastAsia="Times New Roman" w:hAnsi="Arial" w:cs="Arial"/>
          <w:lang w:val="es-ES"/>
        </w:rPr>
        <w:t>.</w:t>
      </w:r>
    </w:p>
    <w:p w14:paraId="4376F603" w14:textId="77777777" w:rsidR="00615408" w:rsidRPr="00596A3A" w:rsidRDefault="00615408" w:rsidP="00C80695">
      <w:pPr>
        <w:spacing w:before="0" w:after="0" w:line="240" w:lineRule="auto"/>
        <w:rPr>
          <w:rFonts w:ascii="Arial" w:hAnsi="Arial" w:cs="Arial"/>
          <w:bCs/>
        </w:rPr>
      </w:pPr>
    </w:p>
    <w:p w14:paraId="45C8B259" w14:textId="11E7A67E" w:rsidR="00615408" w:rsidRPr="00596A3A" w:rsidRDefault="00D80297" w:rsidP="00C80695">
      <w:pPr>
        <w:spacing w:before="0" w:after="0" w:line="240" w:lineRule="auto"/>
        <w:rPr>
          <w:rFonts w:ascii="Arial" w:hAnsi="Arial" w:cs="Arial"/>
        </w:rPr>
      </w:pPr>
      <w:r w:rsidRPr="00B52472">
        <w:rPr>
          <w:rFonts w:ascii="Arial" w:hAnsi="Arial" w:cs="Arial"/>
          <w:bCs/>
        </w:rPr>
        <w:t>Asimismo, l</w:t>
      </w:r>
      <w:r w:rsidR="00615408" w:rsidRPr="00B52472">
        <w:rPr>
          <w:rFonts w:ascii="Arial" w:hAnsi="Arial" w:cs="Arial"/>
          <w:bCs/>
        </w:rPr>
        <w:t xml:space="preserve">a </w:t>
      </w:r>
      <w:r w:rsidR="00615408" w:rsidRPr="00B52472">
        <w:rPr>
          <w:rFonts w:ascii="Arial" w:hAnsi="Arial" w:cs="Arial"/>
          <w:lang w:val="es-ES" w:eastAsia="es-ES"/>
        </w:rPr>
        <w:t>Reserva de la Biosfera</w:t>
      </w:r>
      <w:r w:rsidR="00615408" w:rsidRPr="00B52472">
        <w:rPr>
          <w:rFonts w:ascii="Arial" w:hAnsi="Arial" w:cs="Arial"/>
          <w:bCs/>
        </w:rPr>
        <w:t xml:space="preserve"> Caribe Mexicano es una unidad clave para la conservación marina no solo de México, sino también para el Arrecife Mesoamericano. </w:t>
      </w:r>
      <w:r w:rsidR="0057655D" w:rsidRPr="00B52472">
        <w:rPr>
          <w:rFonts w:ascii="Arial" w:hAnsi="Arial" w:cs="Arial"/>
          <w:bCs/>
        </w:rPr>
        <w:t>Además, l</w:t>
      </w:r>
      <w:r w:rsidR="00615408" w:rsidRPr="00B52472">
        <w:rPr>
          <w:rFonts w:ascii="Arial" w:hAnsi="Arial" w:cs="Arial"/>
          <w:bCs/>
        </w:rPr>
        <w:t>a Evaluación Ecorregional del Arrecife Mesoamericano realizado en consulta con expertos, gobiernos y organizaciones de la sociedad civil de los cuatro países que lo conforman (México, Belice, Guatemala y Honduras), identificó la unidad Yum Balam-Dominó-Chacmochuch, como</w:t>
      </w:r>
      <w:r w:rsidR="00615408" w:rsidRPr="00596A3A">
        <w:rPr>
          <w:rFonts w:ascii="Arial" w:hAnsi="Arial" w:cs="Arial"/>
          <w:bCs/>
        </w:rPr>
        <w:t xml:space="preserve"> relevante para la conservación de los hábitats de </w:t>
      </w:r>
      <w:r w:rsidR="00633445">
        <w:rPr>
          <w:rFonts w:ascii="Arial" w:hAnsi="Arial" w:cs="Arial"/>
          <w:bCs/>
        </w:rPr>
        <w:t>T</w:t>
      </w:r>
      <w:r w:rsidR="00615408" w:rsidRPr="00596A3A">
        <w:rPr>
          <w:rFonts w:ascii="Arial" w:hAnsi="Arial" w:cs="Arial"/>
          <w:bCs/>
        </w:rPr>
        <w:t xml:space="preserve">iburón </w:t>
      </w:r>
      <w:r w:rsidR="00633445">
        <w:rPr>
          <w:rFonts w:ascii="Arial" w:hAnsi="Arial" w:cs="Arial"/>
          <w:bCs/>
        </w:rPr>
        <w:t>B</w:t>
      </w:r>
      <w:r w:rsidR="00615408" w:rsidRPr="00596A3A">
        <w:rPr>
          <w:rFonts w:ascii="Arial" w:hAnsi="Arial" w:cs="Arial"/>
          <w:bCs/>
        </w:rPr>
        <w:t>allena y manatí, así como de manglares, arrecifes y estuarios (Arrivillaga y Windevoxhel, 2008).</w:t>
      </w:r>
    </w:p>
    <w:p w14:paraId="3F6ED154" w14:textId="77777777" w:rsidR="00615408" w:rsidRPr="00596A3A" w:rsidRDefault="00615408" w:rsidP="00C80695">
      <w:pPr>
        <w:spacing w:before="0" w:after="0" w:line="240" w:lineRule="auto"/>
        <w:rPr>
          <w:rFonts w:ascii="Arial" w:hAnsi="Arial" w:cs="Arial"/>
          <w:bCs/>
        </w:rPr>
      </w:pPr>
    </w:p>
    <w:p w14:paraId="01BB8FB8" w14:textId="77777777" w:rsidR="00425257" w:rsidRPr="00596A3A" w:rsidRDefault="00425257" w:rsidP="00C80695">
      <w:pPr>
        <w:spacing w:before="0" w:after="0" w:line="240" w:lineRule="auto"/>
        <w:rPr>
          <w:rFonts w:ascii="Arial" w:hAnsi="Arial" w:cs="Arial"/>
          <w:lang w:eastAsia="es-MX"/>
        </w:rPr>
      </w:pPr>
    </w:p>
    <w:p w14:paraId="13852910" w14:textId="592E8505" w:rsidR="00425257" w:rsidRPr="00596A3A" w:rsidRDefault="000B20C8" w:rsidP="00C80695">
      <w:pPr>
        <w:pStyle w:val="Ttulo1"/>
        <w:ind w:left="0"/>
      </w:pPr>
      <w:bookmarkStart w:id="7" w:name="_Toc483396445"/>
      <w:r w:rsidRPr="00596A3A">
        <w:t>2</w:t>
      </w:r>
      <w:r w:rsidR="00425257" w:rsidRPr="00596A3A">
        <w:t>. OBJETIVOS DEL ÁREA NATURAL PROTEGIDA</w:t>
      </w:r>
      <w:bookmarkEnd w:id="7"/>
    </w:p>
    <w:p w14:paraId="76850C86" w14:textId="77777777" w:rsidR="00425257" w:rsidRPr="00596A3A" w:rsidRDefault="00425257" w:rsidP="00C80695">
      <w:pPr>
        <w:pStyle w:val="Default"/>
        <w:jc w:val="both"/>
        <w:rPr>
          <w:rFonts w:ascii="Arial" w:hAnsi="Arial" w:cs="Arial"/>
          <w:color w:val="auto"/>
          <w:sz w:val="22"/>
          <w:szCs w:val="22"/>
        </w:rPr>
      </w:pPr>
    </w:p>
    <w:p w14:paraId="693E6CFC" w14:textId="7EEAF155" w:rsidR="00425257" w:rsidRPr="00596A3A" w:rsidRDefault="00425257" w:rsidP="00C80695">
      <w:pPr>
        <w:pStyle w:val="Default"/>
        <w:numPr>
          <w:ilvl w:val="0"/>
          <w:numId w:val="14"/>
        </w:numPr>
        <w:jc w:val="both"/>
        <w:rPr>
          <w:rFonts w:ascii="Arial" w:hAnsi="Arial" w:cs="Arial"/>
          <w:color w:val="auto"/>
          <w:sz w:val="22"/>
          <w:szCs w:val="22"/>
        </w:rPr>
      </w:pPr>
      <w:r w:rsidRPr="00596A3A">
        <w:rPr>
          <w:rFonts w:ascii="Arial" w:hAnsi="Arial" w:cs="Arial"/>
          <w:color w:val="auto"/>
          <w:sz w:val="22"/>
          <w:szCs w:val="22"/>
        </w:rPr>
        <w:t xml:space="preserve">Preservar ecosistemas de cinco ecorregiones marinas que poseen características ambientales excepcionales por los elementos naturales que contienen, sus </w:t>
      </w:r>
      <w:r w:rsidR="00046E4A">
        <w:rPr>
          <w:rFonts w:ascii="Arial" w:hAnsi="Arial" w:cs="Arial"/>
          <w:color w:val="auto"/>
          <w:sz w:val="22"/>
          <w:szCs w:val="22"/>
        </w:rPr>
        <w:t>procesos</w:t>
      </w:r>
      <w:r w:rsidR="00046E4A" w:rsidRPr="00596A3A">
        <w:rPr>
          <w:rFonts w:ascii="Arial" w:hAnsi="Arial" w:cs="Arial"/>
          <w:color w:val="auto"/>
          <w:sz w:val="22"/>
          <w:szCs w:val="22"/>
        </w:rPr>
        <w:t xml:space="preserve"> </w:t>
      </w:r>
      <w:r w:rsidRPr="00596A3A">
        <w:rPr>
          <w:rFonts w:ascii="Arial" w:hAnsi="Arial" w:cs="Arial"/>
          <w:color w:val="auto"/>
          <w:sz w:val="22"/>
          <w:szCs w:val="22"/>
        </w:rPr>
        <w:t xml:space="preserve">biológicos y fenómenos oceanográficos. </w:t>
      </w:r>
    </w:p>
    <w:p w14:paraId="1AE7E693" w14:textId="77777777" w:rsidR="00425257" w:rsidRPr="00596A3A" w:rsidRDefault="00425257" w:rsidP="00C80695">
      <w:pPr>
        <w:pStyle w:val="Default"/>
        <w:jc w:val="both"/>
        <w:rPr>
          <w:rFonts w:ascii="Arial" w:hAnsi="Arial" w:cs="Arial"/>
          <w:color w:val="auto"/>
          <w:sz w:val="22"/>
          <w:szCs w:val="22"/>
        </w:rPr>
      </w:pPr>
    </w:p>
    <w:p w14:paraId="4D8565E0" w14:textId="33DF2D81" w:rsidR="00425257" w:rsidRPr="00596A3A" w:rsidRDefault="00425257" w:rsidP="00C80695">
      <w:pPr>
        <w:pStyle w:val="Default"/>
        <w:numPr>
          <w:ilvl w:val="0"/>
          <w:numId w:val="14"/>
        </w:numPr>
        <w:jc w:val="both"/>
        <w:rPr>
          <w:rFonts w:ascii="Arial" w:hAnsi="Arial" w:cs="Arial"/>
          <w:color w:val="auto"/>
          <w:sz w:val="22"/>
          <w:szCs w:val="22"/>
        </w:rPr>
      </w:pPr>
      <w:r w:rsidRPr="00596A3A">
        <w:rPr>
          <w:rFonts w:ascii="Arial" w:hAnsi="Arial" w:cs="Arial"/>
          <w:color w:val="auto"/>
          <w:sz w:val="22"/>
          <w:szCs w:val="22"/>
        </w:rPr>
        <w:t>Conservar una gran diversidad de ecosistemas de porciones terrestres y marinas, incluyendo selvas mediana subperennifolia, selva baja</w:t>
      </w:r>
      <w:r w:rsidR="009D2BC7" w:rsidRPr="00596A3A">
        <w:rPr>
          <w:rFonts w:ascii="Arial" w:hAnsi="Arial" w:cs="Arial"/>
          <w:color w:val="auto"/>
          <w:sz w:val="22"/>
          <w:szCs w:val="22"/>
        </w:rPr>
        <w:t xml:space="preserve"> subcaducifolia</w:t>
      </w:r>
      <w:r w:rsidRPr="00596A3A">
        <w:rPr>
          <w:rFonts w:ascii="Arial" w:hAnsi="Arial" w:cs="Arial"/>
          <w:color w:val="auto"/>
          <w:sz w:val="22"/>
          <w:szCs w:val="22"/>
        </w:rPr>
        <w:t xml:space="preserve">, </w:t>
      </w:r>
      <w:r w:rsidR="009D2BC7" w:rsidRPr="00596A3A">
        <w:rPr>
          <w:rFonts w:ascii="Arial" w:hAnsi="Arial" w:cs="Arial"/>
          <w:color w:val="auto"/>
          <w:sz w:val="22"/>
          <w:szCs w:val="22"/>
        </w:rPr>
        <w:t xml:space="preserve">tular, petenes, </w:t>
      </w:r>
      <w:r w:rsidR="00265ECF" w:rsidRPr="00596A3A">
        <w:rPr>
          <w:rFonts w:ascii="Arial" w:hAnsi="Arial" w:cs="Arial"/>
          <w:color w:val="auto"/>
          <w:sz w:val="22"/>
          <w:szCs w:val="22"/>
        </w:rPr>
        <w:t>manglares</w:t>
      </w:r>
      <w:r w:rsidR="009D2BC7" w:rsidRPr="00596A3A">
        <w:rPr>
          <w:rFonts w:ascii="Arial" w:hAnsi="Arial" w:cs="Arial"/>
          <w:color w:val="auto"/>
          <w:sz w:val="22"/>
          <w:szCs w:val="22"/>
        </w:rPr>
        <w:t xml:space="preserve">, </w:t>
      </w:r>
      <w:r w:rsidRPr="00596A3A">
        <w:rPr>
          <w:rFonts w:ascii="Arial" w:hAnsi="Arial" w:cs="Arial"/>
          <w:color w:val="auto"/>
          <w:sz w:val="22"/>
          <w:szCs w:val="22"/>
        </w:rPr>
        <w:t>dunas costeras, playas arenosas, lagunas costeras</w:t>
      </w:r>
      <w:r w:rsidR="009D2BC7" w:rsidRPr="00596A3A">
        <w:rPr>
          <w:rFonts w:ascii="Arial" w:hAnsi="Arial" w:cs="Arial"/>
          <w:color w:val="auto"/>
          <w:sz w:val="22"/>
          <w:szCs w:val="22"/>
        </w:rPr>
        <w:t xml:space="preserve">, </w:t>
      </w:r>
      <w:r w:rsidRPr="00596A3A">
        <w:rPr>
          <w:rFonts w:ascii="Arial" w:hAnsi="Arial" w:cs="Arial"/>
          <w:color w:val="auto"/>
          <w:sz w:val="22"/>
          <w:szCs w:val="22"/>
        </w:rPr>
        <w:t>pastos marinos, arrecifes de coral y áreas marinas profundas.</w:t>
      </w:r>
    </w:p>
    <w:p w14:paraId="11A21F5D" w14:textId="77777777" w:rsidR="00425257" w:rsidRPr="00596A3A" w:rsidRDefault="00425257" w:rsidP="00C80695">
      <w:pPr>
        <w:pStyle w:val="Default"/>
        <w:jc w:val="both"/>
        <w:rPr>
          <w:rFonts w:ascii="Arial" w:hAnsi="Arial" w:cs="Arial"/>
          <w:color w:val="auto"/>
          <w:sz w:val="22"/>
          <w:szCs w:val="22"/>
        </w:rPr>
      </w:pPr>
    </w:p>
    <w:p w14:paraId="1399F639" w14:textId="77777777" w:rsidR="00425257" w:rsidRPr="00596A3A" w:rsidRDefault="00425257" w:rsidP="00C80695">
      <w:pPr>
        <w:pStyle w:val="Default"/>
        <w:numPr>
          <w:ilvl w:val="0"/>
          <w:numId w:val="14"/>
        </w:numPr>
        <w:jc w:val="both"/>
        <w:rPr>
          <w:rFonts w:ascii="Arial" w:hAnsi="Arial" w:cs="Arial"/>
          <w:color w:val="auto"/>
          <w:sz w:val="22"/>
          <w:szCs w:val="22"/>
        </w:rPr>
      </w:pPr>
      <w:r w:rsidRPr="00596A3A">
        <w:rPr>
          <w:rFonts w:ascii="Arial" w:hAnsi="Arial" w:cs="Arial"/>
          <w:color w:val="auto"/>
          <w:sz w:val="22"/>
          <w:szCs w:val="22"/>
        </w:rPr>
        <w:t>Salvaguardar la diversidad genética de las especies silvestres de las que depende la continuidad evolutiva; así como asegurar la preservación y el aprovechamiento sustentable de la biodiversidad, en particular preservar las especies endémicas y las que están en peligro de extinción, las amenazadas y las que se encuentran sujetas a protección especial.</w:t>
      </w:r>
    </w:p>
    <w:p w14:paraId="1487AE78" w14:textId="77777777" w:rsidR="00425257" w:rsidRPr="00596A3A" w:rsidRDefault="00425257" w:rsidP="00C80695">
      <w:pPr>
        <w:pStyle w:val="Default"/>
        <w:jc w:val="both"/>
        <w:rPr>
          <w:rFonts w:ascii="Arial" w:hAnsi="Arial" w:cs="Arial"/>
          <w:color w:val="auto"/>
          <w:sz w:val="22"/>
          <w:szCs w:val="22"/>
        </w:rPr>
      </w:pPr>
    </w:p>
    <w:p w14:paraId="343CE931" w14:textId="77777777" w:rsidR="00425257" w:rsidRPr="00596A3A" w:rsidRDefault="00425257" w:rsidP="00C80695">
      <w:pPr>
        <w:pStyle w:val="Default"/>
        <w:numPr>
          <w:ilvl w:val="0"/>
          <w:numId w:val="14"/>
        </w:numPr>
        <w:jc w:val="both"/>
        <w:rPr>
          <w:rFonts w:ascii="Arial" w:hAnsi="Arial" w:cs="Arial"/>
          <w:color w:val="auto"/>
          <w:sz w:val="22"/>
          <w:szCs w:val="22"/>
        </w:rPr>
      </w:pPr>
      <w:r w:rsidRPr="00596A3A">
        <w:rPr>
          <w:rFonts w:ascii="Arial" w:hAnsi="Arial" w:cs="Arial"/>
          <w:color w:val="auto"/>
          <w:sz w:val="22"/>
          <w:szCs w:val="22"/>
        </w:rPr>
        <w:t>Asegurar la preservación y el aprovechamiento sustentable de los ecosistemas, sus elementos y sus funciones.</w:t>
      </w:r>
    </w:p>
    <w:p w14:paraId="1FCACE1A" w14:textId="77777777" w:rsidR="00425257" w:rsidRPr="00596A3A" w:rsidRDefault="00425257" w:rsidP="00C80695">
      <w:pPr>
        <w:pStyle w:val="Default"/>
        <w:jc w:val="both"/>
        <w:rPr>
          <w:rFonts w:ascii="Arial" w:hAnsi="Arial" w:cs="Arial"/>
          <w:color w:val="auto"/>
          <w:sz w:val="22"/>
          <w:szCs w:val="22"/>
        </w:rPr>
      </w:pPr>
    </w:p>
    <w:p w14:paraId="425171FE" w14:textId="77777777" w:rsidR="00425257" w:rsidRPr="00596A3A" w:rsidRDefault="00425257" w:rsidP="00C80695">
      <w:pPr>
        <w:pStyle w:val="Default"/>
        <w:numPr>
          <w:ilvl w:val="0"/>
          <w:numId w:val="14"/>
        </w:numPr>
        <w:jc w:val="both"/>
        <w:rPr>
          <w:rFonts w:ascii="Arial" w:hAnsi="Arial" w:cs="Arial"/>
          <w:color w:val="auto"/>
          <w:sz w:val="22"/>
          <w:szCs w:val="22"/>
        </w:rPr>
      </w:pPr>
      <w:r w:rsidRPr="00596A3A">
        <w:rPr>
          <w:rFonts w:ascii="Arial" w:hAnsi="Arial" w:cs="Arial"/>
          <w:color w:val="auto"/>
          <w:sz w:val="22"/>
          <w:szCs w:val="22"/>
        </w:rPr>
        <w:t>Proporcionar un campo propicio para la investigación científica y el estudio de los ecosistemas y su equilibrio.</w:t>
      </w:r>
    </w:p>
    <w:p w14:paraId="498F001B" w14:textId="77777777" w:rsidR="00425257" w:rsidRPr="00596A3A" w:rsidRDefault="00425257" w:rsidP="00C80695">
      <w:pPr>
        <w:pStyle w:val="Default"/>
        <w:jc w:val="both"/>
        <w:rPr>
          <w:rFonts w:ascii="Arial" w:hAnsi="Arial" w:cs="Arial"/>
          <w:color w:val="auto"/>
          <w:sz w:val="22"/>
          <w:szCs w:val="22"/>
        </w:rPr>
      </w:pPr>
    </w:p>
    <w:p w14:paraId="0E03D5B1" w14:textId="77777777" w:rsidR="00425257" w:rsidRPr="00596A3A" w:rsidRDefault="00425257" w:rsidP="00C80695">
      <w:pPr>
        <w:pStyle w:val="Default"/>
        <w:jc w:val="both"/>
        <w:rPr>
          <w:rFonts w:ascii="Arial" w:hAnsi="Arial" w:cs="Arial"/>
          <w:color w:val="auto"/>
          <w:sz w:val="22"/>
          <w:szCs w:val="22"/>
        </w:rPr>
      </w:pPr>
    </w:p>
    <w:p w14:paraId="44299E86" w14:textId="10BCE715" w:rsidR="00425257" w:rsidRPr="00596A3A" w:rsidRDefault="000B20C8" w:rsidP="00C80695">
      <w:pPr>
        <w:pStyle w:val="Ttulo1"/>
        <w:ind w:left="0"/>
      </w:pPr>
      <w:bookmarkStart w:id="8" w:name="_Toc483396446"/>
      <w:r w:rsidRPr="00596A3A">
        <w:t>3</w:t>
      </w:r>
      <w:r w:rsidR="00425257" w:rsidRPr="00596A3A">
        <w:t>. OBJETIVOS DEL PROGRAMA DE MANEJO</w:t>
      </w:r>
      <w:bookmarkEnd w:id="8"/>
    </w:p>
    <w:p w14:paraId="0BB34F81" w14:textId="77777777" w:rsidR="00425257" w:rsidRPr="00596A3A" w:rsidRDefault="00425257" w:rsidP="00C80695">
      <w:pPr>
        <w:spacing w:before="0" w:after="0" w:line="240" w:lineRule="auto"/>
        <w:rPr>
          <w:rFonts w:ascii="Arial" w:hAnsi="Arial" w:cs="Arial"/>
          <w:lang w:eastAsia="es-MX"/>
        </w:rPr>
      </w:pPr>
    </w:p>
    <w:p w14:paraId="78FDACA6" w14:textId="3FF8D98E" w:rsidR="00425257" w:rsidRPr="00596A3A" w:rsidRDefault="000B20C8" w:rsidP="00C80695">
      <w:pPr>
        <w:spacing w:before="0" w:after="0" w:line="240" w:lineRule="auto"/>
        <w:rPr>
          <w:rFonts w:ascii="Arial" w:hAnsi="Arial" w:cs="Arial"/>
          <w:b/>
        </w:rPr>
      </w:pPr>
      <w:r w:rsidRPr="00596A3A">
        <w:rPr>
          <w:rFonts w:ascii="Arial" w:hAnsi="Arial" w:cs="Arial"/>
          <w:b/>
        </w:rPr>
        <w:t>3</w:t>
      </w:r>
      <w:r w:rsidR="00425257" w:rsidRPr="00596A3A">
        <w:rPr>
          <w:rFonts w:ascii="Arial" w:hAnsi="Arial" w:cs="Arial"/>
          <w:b/>
        </w:rPr>
        <w:t>.1 Objetivo General</w:t>
      </w:r>
    </w:p>
    <w:p w14:paraId="36D563A0" w14:textId="77777777" w:rsidR="00425257" w:rsidRPr="00596A3A" w:rsidRDefault="00425257" w:rsidP="00C80695">
      <w:pPr>
        <w:autoSpaceDE w:val="0"/>
        <w:autoSpaceDN w:val="0"/>
        <w:adjustRightInd w:val="0"/>
        <w:spacing w:before="0" w:after="0" w:line="240" w:lineRule="auto"/>
        <w:rPr>
          <w:rFonts w:ascii="Arial" w:hAnsi="Arial" w:cs="Arial"/>
          <w:b/>
          <w:bCs/>
        </w:rPr>
      </w:pPr>
    </w:p>
    <w:p w14:paraId="335BCC9D" w14:textId="77777777" w:rsidR="00425257" w:rsidRPr="00596A3A" w:rsidRDefault="00425257" w:rsidP="00C80695">
      <w:pPr>
        <w:autoSpaceDE w:val="0"/>
        <w:autoSpaceDN w:val="0"/>
        <w:adjustRightInd w:val="0"/>
        <w:spacing w:before="0" w:after="0" w:line="240" w:lineRule="auto"/>
        <w:rPr>
          <w:rFonts w:ascii="Arial" w:hAnsi="Arial" w:cs="Arial"/>
        </w:rPr>
      </w:pPr>
      <w:r w:rsidRPr="00B52472">
        <w:rPr>
          <w:rFonts w:ascii="Arial" w:hAnsi="Arial" w:cs="Arial"/>
        </w:rPr>
        <w:t>Constituir el instrumento rector de planeación y regulación que establece las actividades, acciones y lineamientos básicos para el manejo y la administración de la Reserva de la Biosfera Caribe Mexicano.</w:t>
      </w:r>
    </w:p>
    <w:p w14:paraId="63C5748E" w14:textId="77777777" w:rsidR="00425257" w:rsidRPr="00596A3A" w:rsidRDefault="00425257" w:rsidP="00C80695">
      <w:pPr>
        <w:autoSpaceDE w:val="0"/>
        <w:autoSpaceDN w:val="0"/>
        <w:adjustRightInd w:val="0"/>
        <w:spacing w:before="0" w:after="0" w:line="240" w:lineRule="auto"/>
        <w:rPr>
          <w:rFonts w:ascii="Arial" w:hAnsi="Arial" w:cs="Arial"/>
          <w:b/>
          <w:bCs/>
        </w:rPr>
      </w:pPr>
    </w:p>
    <w:p w14:paraId="29155D67" w14:textId="61AA1DA3" w:rsidR="00425257" w:rsidRPr="00596A3A" w:rsidRDefault="000B20C8" w:rsidP="00C80695">
      <w:pPr>
        <w:spacing w:before="0" w:after="0" w:line="240" w:lineRule="auto"/>
        <w:rPr>
          <w:rFonts w:ascii="Arial" w:hAnsi="Arial" w:cs="Arial"/>
          <w:b/>
        </w:rPr>
      </w:pPr>
      <w:r w:rsidRPr="00596A3A">
        <w:rPr>
          <w:rFonts w:ascii="Arial" w:hAnsi="Arial" w:cs="Arial"/>
          <w:b/>
        </w:rPr>
        <w:t>3</w:t>
      </w:r>
      <w:r w:rsidR="00425257" w:rsidRPr="00596A3A">
        <w:rPr>
          <w:rFonts w:ascii="Arial" w:hAnsi="Arial" w:cs="Arial"/>
          <w:b/>
        </w:rPr>
        <w:t>.2 Objetivos Específicos</w:t>
      </w:r>
    </w:p>
    <w:p w14:paraId="33AD0EE3" w14:textId="77777777" w:rsidR="00425257" w:rsidRPr="00596A3A" w:rsidRDefault="00425257" w:rsidP="00C80695">
      <w:pPr>
        <w:spacing w:before="0" w:after="0" w:line="240" w:lineRule="auto"/>
        <w:rPr>
          <w:rFonts w:ascii="Arial" w:hAnsi="Arial" w:cs="Arial"/>
          <w:b/>
          <w:i/>
        </w:rPr>
      </w:pPr>
    </w:p>
    <w:p w14:paraId="1120E579" w14:textId="77777777" w:rsidR="00425257" w:rsidRPr="00596A3A" w:rsidRDefault="00425257" w:rsidP="00C80695">
      <w:pPr>
        <w:autoSpaceDE w:val="0"/>
        <w:autoSpaceDN w:val="0"/>
        <w:adjustRightInd w:val="0"/>
        <w:spacing w:before="0" w:after="0" w:line="240" w:lineRule="auto"/>
        <w:rPr>
          <w:rFonts w:ascii="Arial" w:hAnsi="Arial" w:cs="Arial"/>
        </w:rPr>
      </w:pPr>
      <w:r w:rsidRPr="00596A3A">
        <w:rPr>
          <w:rFonts w:ascii="Arial" w:hAnsi="Arial" w:cs="Arial"/>
          <w:b/>
        </w:rPr>
        <w:t>Protección</w:t>
      </w:r>
      <w:r w:rsidRPr="00596A3A">
        <w:rPr>
          <w:rFonts w:ascii="Arial" w:hAnsi="Arial" w:cs="Arial"/>
        </w:rPr>
        <w:t>.- Favorecer la permanencia y conservación de la diversidad biológica de la Reserva de la Biosfera Caribe Mexicano, a través del establecimiento y promoción de un conjunto de políticas y medidas para mejorar el ambiente y controlar el deterioro de los ecosistemas.</w:t>
      </w:r>
    </w:p>
    <w:p w14:paraId="360FFF9D" w14:textId="77777777" w:rsidR="00425257" w:rsidRPr="00596A3A" w:rsidRDefault="00425257" w:rsidP="00C80695">
      <w:pPr>
        <w:autoSpaceDE w:val="0"/>
        <w:autoSpaceDN w:val="0"/>
        <w:adjustRightInd w:val="0"/>
        <w:spacing w:before="0" w:after="0" w:line="240" w:lineRule="auto"/>
        <w:rPr>
          <w:rFonts w:ascii="Arial" w:hAnsi="Arial" w:cs="Arial"/>
          <w:b/>
        </w:rPr>
      </w:pPr>
    </w:p>
    <w:p w14:paraId="1ECE0DC4" w14:textId="77777777" w:rsidR="00425257" w:rsidRPr="00596A3A" w:rsidRDefault="00425257" w:rsidP="00C80695">
      <w:pPr>
        <w:autoSpaceDE w:val="0"/>
        <w:autoSpaceDN w:val="0"/>
        <w:adjustRightInd w:val="0"/>
        <w:spacing w:before="0" w:after="0" w:line="240" w:lineRule="auto"/>
        <w:rPr>
          <w:rFonts w:ascii="Arial" w:hAnsi="Arial" w:cs="Arial"/>
        </w:rPr>
      </w:pPr>
      <w:r w:rsidRPr="00596A3A">
        <w:rPr>
          <w:rFonts w:ascii="Arial" w:hAnsi="Arial" w:cs="Arial"/>
          <w:b/>
        </w:rPr>
        <w:t>Manejo.</w:t>
      </w:r>
      <w:r w:rsidRPr="00596A3A">
        <w:rPr>
          <w:rFonts w:ascii="Arial" w:hAnsi="Arial" w:cs="Arial"/>
        </w:rPr>
        <w:t>- Establecer políticas, estrategias y programas, con el fin de determinar actividades y acciones orientadas al cumplimiento de los objetivos de conservación, protección, restauración, capacitación, educación y recreación de la Reserva de la Biosfera Caribe Mexicano, a través de proyectos alternativos y la promoción de actividades de desarrollo sustentable.</w:t>
      </w:r>
    </w:p>
    <w:p w14:paraId="61F2E8F9" w14:textId="77777777" w:rsidR="00425257" w:rsidRPr="00596A3A" w:rsidRDefault="00425257" w:rsidP="00C80695">
      <w:pPr>
        <w:autoSpaceDE w:val="0"/>
        <w:autoSpaceDN w:val="0"/>
        <w:adjustRightInd w:val="0"/>
        <w:spacing w:before="0" w:after="0" w:line="240" w:lineRule="auto"/>
        <w:rPr>
          <w:rFonts w:ascii="Arial" w:hAnsi="Arial" w:cs="Arial"/>
        </w:rPr>
      </w:pPr>
    </w:p>
    <w:p w14:paraId="3EE09151" w14:textId="77777777" w:rsidR="00425257" w:rsidRPr="00596A3A" w:rsidRDefault="00425257" w:rsidP="00C80695">
      <w:pPr>
        <w:autoSpaceDE w:val="0"/>
        <w:autoSpaceDN w:val="0"/>
        <w:adjustRightInd w:val="0"/>
        <w:spacing w:before="0" w:after="0" w:line="240" w:lineRule="auto"/>
        <w:rPr>
          <w:rFonts w:ascii="Arial" w:hAnsi="Arial" w:cs="Arial"/>
        </w:rPr>
      </w:pPr>
      <w:r w:rsidRPr="00596A3A">
        <w:rPr>
          <w:rFonts w:ascii="Arial" w:hAnsi="Arial" w:cs="Arial"/>
          <w:b/>
        </w:rPr>
        <w:t>Restauración</w:t>
      </w:r>
      <w:r w:rsidRPr="00596A3A">
        <w:rPr>
          <w:rFonts w:ascii="Arial" w:hAnsi="Arial" w:cs="Arial"/>
        </w:rPr>
        <w:t>.- Recuperar y restablecer los procesos naturales que se desarrollan en los ecosistemas de la Reserva de la Biosfera Caribe Mexicano.</w:t>
      </w:r>
    </w:p>
    <w:p w14:paraId="4833A9BD" w14:textId="77777777" w:rsidR="00425257" w:rsidRPr="00596A3A" w:rsidRDefault="00425257" w:rsidP="00C80695">
      <w:pPr>
        <w:autoSpaceDE w:val="0"/>
        <w:autoSpaceDN w:val="0"/>
        <w:adjustRightInd w:val="0"/>
        <w:spacing w:before="0" w:after="0" w:line="240" w:lineRule="auto"/>
        <w:rPr>
          <w:rFonts w:ascii="Arial" w:hAnsi="Arial" w:cs="Arial"/>
        </w:rPr>
      </w:pPr>
    </w:p>
    <w:p w14:paraId="0103A549" w14:textId="77777777" w:rsidR="00425257" w:rsidRPr="00596A3A" w:rsidRDefault="00425257" w:rsidP="00C80695">
      <w:pPr>
        <w:autoSpaceDE w:val="0"/>
        <w:autoSpaceDN w:val="0"/>
        <w:adjustRightInd w:val="0"/>
        <w:spacing w:before="0" w:after="0" w:line="240" w:lineRule="auto"/>
        <w:rPr>
          <w:rFonts w:ascii="Arial" w:hAnsi="Arial" w:cs="Arial"/>
        </w:rPr>
      </w:pPr>
      <w:r w:rsidRPr="00596A3A">
        <w:rPr>
          <w:rFonts w:ascii="Arial" w:hAnsi="Arial" w:cs="Arial"/>
          <w:b/>
        </w:rPr>
        <w:t>Conocimiento</w:t>
      </w:r>
      <w:r w:rsidRPr="00596A3A">
        <w:rPr>
          <w:rFonts w:ascii="Arial" w:hAnsi="Arial" w:cs="Arial"/>
        </w:rPr>
        <w:t>.- Generar, rescatar y divulgar conocimientos, prácticas y tecnologías, tradicionales o nuevas que permitan tomar las decisiones adecuadas para la preservación y el uso sustentable de la biodiversidad de la Reserva de la Biosfera Caribe Mexicano.</w:t>
      </w:r>
    </w:p>
    <w:p w14:paraId="03E88B09" w14:textId="77777777" w:rsidR="00425257" w:rsidRPr="00596A3A" w:rsidRDefault="00425257" w:rsidP="00C80695">
      <w:pPr>
        <w:autoSpaceDE w:val="0"/>
        <w:autoSpaceDN w:val="0"/>
        <w:adjustRightInd w:val="0"/>
        <w:spacing w:before="0" w:after="0" w:line="240" w:lineRule="auto"/>
        <w:rPr>
          <w:rFonts w:ascii="Arial" w:hAnsi="Arial" w:cs="Arial"/>
        </w:rPr>
      </w:pPr>
    </w:p>
    <w:p w14:paraId="0B2A7D83" w14:textId="77777777" w:rsidR="00425257" w:rsidRPr="00596A3A" w:rsidRDefault="00425257" w:rsidP="00C80695">
      <w:pPr>
        <w:autoSpaceDE w:val="0"/>
        <w:autoSpaceDN w:val="0"/>
        <w:adjustRightInd w:val="0"/>
        <w:spacing w:before="0" w:after="0" w:line="240" w:lineRule="auto"/>
        <w:rPr>
          <w:rFonts w:ascii="Arial" w:hAnsi="Arial" w:cs="Arial"/>
        </w:rPr>
      </w:pPr>
      <w:r w:rsidRPr="00596A3A">
        <w:rPr>
          <w:rFonts w:ascii="Arial" w:hAnsi="Arial" w:cs="Arial"/>
          <w:b/>
        </w:rPr>
        <w:t>Cultura</w:t>
      </w:r>
      <w:r w:rsidRPr="00596A3A">
        <w:rPr>
          <w:rFonts w:ascii="Arial" w:hAnsi="Arial" w:cs="Arial"/>
        </w:rPr>
        <w:t>.- Difundir acciones de conservación de la Reserva de la Biosfera Caribe Mexicano, propiciando la participación activa de las comunidades aledañas que generen la valoración de los servicios ambientales, mediante la identidad, difusión y educación para la conservación de la biodiversidad que contiene.</w:t>
      </w:r>
    </w:p>
    <w:p w14:paraId="781DD421" w14:textId="77777777" w:rsidR="00425257" w:rsidRPr="00596A3A" w:rsidRDefault="00425257" w:rsidP="00C80695">
      <w:pPr>
        <w:autoSpaceDE w:val="0"/>
        <w:autoSpaceDN w:val="0"/>
        <w:adjustRightInd w:val="0"/>
        <w:spacing w:before="0" w:after="0" w:line="240" w:lineRule="auto"/>
        <w:rPr>
          <w:rFonts w:ascii="Arial" w:hAnsi="Arial" w:cs="Arial"/>
        </w:rPr>
      </w:pPr>
    </w:p>
    <w:p w14:paraId="2B5FEDC3" w14:textId="77777777" w:rsidR="00425257" w:rsidRPr="00596A3A" w:rsidRDefault="00425257" w:rsidP="00C80695">
      <w:pPr>
        <w:autoSpaceDE w:val="0"/>
        <w:autoSpaceDN w:val="0"/>
        <w:adjustRightInd w:val="0"/>
        <w:spacing w:before="0" w:after="0" w:line="240" w:lineRule="auto"/>
        <w:rPr>
          <w:rFonts w:ascii="Arial" w:hAnsi="Arial" w:cs="Arial"/>
        </w:rPr>
      </w:pPr>
      <w:r w:rsidRPr="00596A3A">
        <w:rPr>
          <w:rFonts w:ascii="Arial" w:hAnsi="Arial" w:cs="Arial"/>
          <w:b/>
        </w:rPr>
        <w:t>Gestión</w:t>
      </w:r>
      <w:r w:rsidRPr="00596A3A">
        <w:rPr>
          <w:rFonts w:ascii="Arial" w:hAnsi="Arial" w:cs="Arial"/>
        </w:rPr>
        <w:t>.- Establecer las formas en que se organizará la administración de la Reserva de la Biosfera Caribe Mexicano por parte de la autoridad competente, así como los mecanismos de participación de los tres órdenes de gobierno, de los individuos y comunidades, así como de todas aquellas personas, instituciones, grupos y organizaciones sociales interesadas en su conservación y aprovechamiento sustentable.</w:t>
      </w:r>
    </w:p>
    <w:p w14:paraId="07FEA665" w14:textId="77777777" w:rsidR="00425257" w:rsidRPr="00596A3A" w:rsidRDefault="00425257" w:rsidP="00C80695">
      <w:pPr>
        <w:pStyle w:val="Default"/>
        <w:jc w:val="both"/>
        <w:rPr>
          <w:rFonts w:ascii="Arial" w:hAnsi="Arial" w:cs="Arial"/>
          <w:color w:val="auto"/>
          <w:sz w:val="22"/>
          <w:szCs w:val="22"/>
        </w:rPr>
      </w:pPr>
    </w:p>
    <w:p w14:paraId="6B9E3888" w14:textId="77777777" w:rsidR="00425257" w:rsidRPr="00596A3A" w:rsidRDefault="00425257" w:rsidP="00C80695">
      <w:pPr>
        <w:pStyle w:val="Default"/>
        <w:jc w:val="both"/>
        <w:rPr>
          <w:rFonts w:ascii="Arial" w:hAnsi="Arial" w:cs="Arial"/>
          <w:bCs/>
          <w:color w:val="auto"/>
          <w:sz w:val="22"/>
          <w:szCs w:val="22"/>
        </w:rPr>
      </w:pPr>
    </w:p>
    <w:p w14:paraId="2FEBAFCB" w14:textId="42CB8653" w:rsidR="00425257" w:rsidRPr="00596A3A" w:rsidRDefault="00516724" w:rsidP="00C80695">
      <w:pPr>
        <w:pStyle w:val="Ttulo1"/>
        <w:ind w:left="0"/>
      </w:pPr>
      <w:bookmarkStart w:id="9" w:name="_Toc483396447"/>
      <w:r w:rsidRPr="00596A3A">
        <w:t>4</w:t>
      </w:r>
      <w:r w:rsidR="00425257" w:rsidRPr="00596A3A">
        <w:t>. DESCRIPCIÓN DEL ÁREA NATURAL PROTEGIDA</w:t>
      </w:r>
      <w:bookmarkEnd w:id="9"/>
    </w:p>
    <w:p w14:paraId="4F4216AE" w14:textId="77777777" w:rsidR="00425257" w:rsidRDefault="00425257" w:rsidP="00C80695">
      <w:pPr>
        <w:autoSpaceDE w:val="0"/>
        <w:autoSpaceDN w:val="0"/>
        <w:adjustRightInd w:val="0"/>
        <w:spacing w:before="0" w:after="0" w:line="240" w:lineRule="auto"/>
        <w:rPr>
          <w:rFonts w:ascii="Arial" w:hAnsi="Arial" w:cs="Arial"/>
        </w:rPr>
      </w:pPr>
    </w:p>
    <w:p w14:paraId="3AA697CE" w14:textId="435A69E7" w:rsidR="00225C28" w:rsidRPr="00225C28" w:rsidRDefault="00225C28" w:rsidP="00225C28">
      <w:pPr>
        <w:pStyle w:val="TITULO2-"/>
        <w:rPr>
          <w:b/>
        </w:rPr>
      </w:pPr>
      <w:bookmarkStart w:id="10" w:name="_Toc483396448"/>
      <w:r>
        <w:rPr>
          <w:b/>
        </w:rPr>
        <w:t xml:space="preserve">4.1 </w:t>
      </w:r>
      <w:r w:rsidRPr="00225C28">
        <w:rPr>
          <w:b/>
        </w:rPr>
        <w:t>Localización y Límites</w:t>
      </w:r>
      <w:bookmarkEnd w:id="10"/>
    </w:p>
    <w:p w14:paraId="708BCFFC" w14:textId="77777777" w:rsidR="00225C28" w:rsidRDefault="00225C28" w:rsidP="00C80695">
      <w:pPr>
        <w:autoSpaceDE w:val="0"/>
        <w:autoSpaceDN w:val="0"/>
        <w:adjustRightInd w:val="0"/>
        <w:spacing w:before="0" w:after="0" w:line="240" w:lineRule="auto"/>
        <w:rPr>
          <w:rFonts w:ascii="Arial" w:hAnsi="Arial" w:cs="Arial"/>
        </w:rPr>
      </w:pPr>
    </w:p>
    <w:p w14:paraId="0D357DCE" w14:textId="77777777" w:rsidR="002D50DA" w:rsidRDefault="002D50DA" w:rsidP="002D50DA">
      <w:pPr>
        <w:autoSpaceDE w:val="0"/>
        <w:autoSpaceDN w:val="0"/>
        <w:adjustRightInd w:val="0"/>
        <w:spacing w:after="0" w:line="240" w:lineRule="auto"/>
        <w:rPr>
          <w:rFonts w:ascii="Arial" w:hAnsi="Arial" w:cs="Arial"/>
        </w:rPr>
      </w:pPr>
      <w:r w:rsidRPr="002D50DA">
        <w:rPr>
          <w:rFonts w:ascii="Arial" w:hAnsi="Arial" w:cs="Arial"/>
        </w:rPr>
        <w:t xml:space="preserve">La Reserva de la Biósfera Caribe Mexicano se ubica en el margen oriental de la Península de Yucatán, a partir del Norte franco del oeste del Área de Protección de Flora y Fauna Yum Balam y la Reserva de la Biósfera Tiburón Ballena hasta el límite del mar territorial con Belice; localizada en los municipios de Isla Mujeres, Benito Juárez, Tulum, así como frente a las costas de los municipios de Puerto Morelos, Solidaridad, Cozumel, Bacalar y Othón P. Blanco, en el Estado de Quintana Roo. Ocupa una superficie total de 5,754,055 hectáreas, de las cuales </w:t>
      </w:r>
      <w:r w:rsidRPr="002D50DA">
        <w:rPr>
          <w:rFonts w:ascii="Arial" w:hAnsi="Arial" w:cs="Arial"/>
        </w:rPr>
        <w:lastRenderedPageBreak/>
        <w:t xml:space="preserve">5,725,465 hectáreas (99.50%) corresponden a la porción marina y 28,589 hectáreas (0.50%) a la porción terrestre. </w:t>
      </w:r>
    </w:p>
    <w:p w14:paraId="06AAD33A" w14:textId="77777777" w:rsidR="002D50DA" w:rsidRPr="002D50DA" w:rsidRDefault="002D50DA" w:rsidP="002D50DA">
      <w:pPr>
        <w:autoSpaceDE w:val="0"/>
        <w:autoSpaceDN w:val="0"/>
        <w:adjustRightInd w:val="0"/>
        <w:spacing w:after="0" w:line="240" w:lineRule="auto"/>
        <w:rPr>
          <w:rFonts w:ascii="Arial" w:hAnsi="Arial" w:cs="Arial"/>
        </w:rPr>
      </w:pPr>
    </w:p>
    <w:p w14:paraId="126DABE4" w14:textId="1639479D" w:rsidR="002D50DA" w:rsidRDefault="002D50DA" w:rsidP="002D50DA">
      <w:pPr>
        <w:autoSpaceDE w:val="0"/>
        <w:autoSpaceDN w:val="0"/>
        <w:adjustRightInd w:val="0"/>
        <w:spacing w:after="0" w:line="240" w:lineRule="auto"/>
        <w:rPr>
          <w:rFonts w:ascii="Arial" w:hAnsi="Arial" w:cs="Arial"/>
        </w:rPr>
      </w:pPr>
      <w:r w:rsidRPr="002D50DA">
        <w:rPr>
          <w:rFonts w:ascii="Arial" w:hAnsi="Arial" w:cs="Arial"/>
        </w:rPr>
        <w:t xml:space="preserve">Desde el punto de vista biogeográfico, pertenece a la Provincia de Yucatán en la región caribeña y dentro de la región neotropical, forma parte de cinco ecorregiones marinas denominadas Plataforma del Golfo de México Sur, Plataforma del Caribe Mesoamericano, Talud del Caribe Mesoamericano, Cuenca de Yucatán y Cadena Montañosa Caimán, que poseen características ambientales excepcionales, no sólo por la variedad de los elementos naturales que las conforman, sino por los </w:t>
      </w:r>
      <w:r w:rsidR="00046E4A">
        <w:rPr>
          <w:rFonts w:ascii="Arial" w:hAnsi="Arial" w:cs="Arial"/>
        </w:rPr>
        <w:t>procesos</w:t>
      </w:r>
      <w:r w:rsidR="00046E4A" w:rsidRPr="002D50DA">
        <w:rPr>
          <w:rFonts w:ascii="Arial" w:hAnsi="Arial" w:cs="Arial"/>
        </w:rPr>
        <w:t xml:space="preserve"> </w:t>
      </w:r>
      <w:r w:rsidRPr="002D50DA">
        <w:rPr>
          <w:rFonts w:ascii="Arial" w:hAnsi="Arial" w:cs="Arial"/>
        </w:rPr>
        <w:t>biológicos que ahí se desarrollan y que han permitido la permanencia de especies relevantes, así como por los fenómenos oceanográficos que favorecen la disponibilidad de alimento para las especies marinas que ahí habitan.</w:t>
      </w:r>
    </w:p>
    <w:p w14:paraId="62761416" w14:textId="77777777" w:rsidR="002D50DA" w:rsidRPr="002D50DA" w:rsidRDefault="002D50DA" w:rsidP="002D50DA">
      <w:pPr>
        <w:autoSpaceDE w:val="0"/>
        <w:autoSpaceDN w:val="0"/>
        <w:adjustRightInd w:val="0"/>
        <w:spacing w:after="0" w:line="240" w:lineRule="auto"/>
        <w:rPr>
          <w:rFonts w:ascii="Arial" w:hAnsi="Arial" w:cs="Arial"/>
        </w:rPr>
      </w:pPr>
    </w:p>
    <w:p w14:paraId="755EE024" w14:textId="2E7CFDB8" w:rsidR="002D50DA" w:rsidRDefault="002D50DA" w:rsidP="002D50DA">
      <w:pPr>
        <w:autoSpaceDE w:val="0"/>
        <w:autoSpaceDN w:val="0"/>
        <w:adjustRightInd w:val="0"/>
        <w:spacing w:after="0" w:line="240" w:lineRule="auto"/>
        <w:rPr>
          <w:rFonts w:ascii="Arial" w:hAnsi="Arial" w:cs="Arial"/>
        </w:rPr>
      </w:pPr>
      <w:r w:rsidRPr="002D50DA">
        <w:rPr>
          <w:rFonts w:ascii="Arial" w:hAnsi="Arial" w:cs="Arial"/>
        </w:rPr>
        <w:t xml:space="preserve">La porción terrestre de la Reserva se localiza al noreste de los municipios de Isla Mujeres y Benito Juárez con presencia de selva mediana subperennifolia, selva baja subcaducifolia, manglares, tular, petenes y lagunas costeras con vegetación como el pastizal inundable. Asimismo, se incluyen playas arenosas destinadas a la conservación como las presentes en el municipio de Tulum. En la porción marina predominan </w:t>
      </w:r>
      <w:r w:rsidR="00046E4A">
        <w:rPr>
          <w:rFonts w:ascii="Arial" w:hAnsi="Arial" w:cs="Arial"/>
        </w:rPr>
        <w:t>praderas</w:t>
      </w:r>
      <w:r w:rsidRPr="002D50DA">
        <w:rPr>
          <w:rFonts w:ascii="Arial" w:hAnsi="Arial" w:cs="Arial"/>
        </w:rPr>
        <w:t xml:space="preserve"> de pastos marinos,</w:t>
      </w:r>
      <w:r w:rsidR="00046E4A">
        <w:rPr>
          <w:rFonts w:ascii="Arial" w:hAnsi="Arial" w:cs="Arial"/>
        </w:rPr>
        <w:t xml:space="preserve"> camas de macroalgas, fondos arenosos</w:t>
      </w:r>
      <w:r w:rsidRPr="002D50DA">
        <w:rPr>
          <w:rFonts w:ascii="Arial" w:hAnsi="Arial" w:cs="Arial"/>
        </w:rPr>
        <w:t xml:space="preserve"> y arrecifes de coral que se extienden a lo largo de casi 350 kilómetros de costa desde Isla Contoy hasta el sur de Xcalak; destacando que todos los hábitats presentan especies de relevancia para la conservación de tortugas marinas, tiburones, rayas, peces asociados a los arrecifes coralinos, aves y diversos mamíferos, entre otros.</w:t>
      </w:r>
    </w:p>
    <w:p w14:paraId="66ED7CC9" w14:textId="77777777" w:rsidR="002D50DA" w:rsidRPr="002D50DA" w:rsidRDefault="002D50DA" w:rsidP="002D50DA">
      <w:pPr>
        <w:autoSpaceDE w:val="0"/>
        <w:autoSpaceDN w:val="0"/>
        <w:adjustRightInd w:val="0"/>
        <w:spacing w:after="0" w:line="240" w:lineRule="auto"/>
        <w:rPr>
          <w:rFonts w:ascii="Arial" w:hAnsi="Arial" w:cs="Arial"/>
        </w:rPr>
      </w:pPr>
    </w:p>
    <w:p w14:paraId="7E6E6F3A" w14:textId="77777777" w:rsidR="002D50DA" w:rsidRPr="002D50DA" w:rsidRDefault="002D50DA" w:rsidP="002D50DA">
      <w:pPr>
        <w:autoSpaceDE w:val="0"/>
        <w:autoSpaceDN w:val="0"/>
        <w:adjustRightInd w:val="0"/>
        <w:spacing w:after="0" w:line="240" w:lineRule="auto"/>
        <w:rPr>
          <w:rFonts w:ascii="Arial" w:hAnsi="Arial" w:cs="Arial"/>
        </w:rPr>
      </w:pPr>
      <w:r w:rsidRPr="002D50DA">
        <w:rPr>
          <w:rFonts w:ascii="Arial" w:hAnsi="Arial" w:cs="Arial"/>
        </w:rPr>
        <w:t xml:space="preserve">Cabe resaltar que en la porción terrestre colindante a la RBCM se localizan núcleos de población de importancia turística como Cancún, Playa del Carmen y Tulum, entre otros. Asimismo, algunos de los límites de la Reserva coinciden con la delimitación de 12 Áreas Naturales Protegidas previamente establecidas: los Parque Nacionales Isla Contoy, Costa Occidental de Isla Mujeres, Punta Cancún y Punta Nizuc, Arrecife de Puerto Morelos, Arrecifes de Cozumel, Tulum y Arrecifes de Xcalak; las Áreas de Protección de Flora y Fauna Yum Balam y La porción norte y la franja costera oriental, terrestres y marinas de la Isla de Cozumel; y las Reservas de la Biósfera Tiburón Ballena, Sian Ka’an, Arrecifes de Sian Ka’an y Banco Chinchorro. </w:t>
      </w:r>
    </w:p>
    <w:p w14:paraId="08B83CDF" w14:textId="77777777" w:rsidR="00225C28" w:rsidRDefault="00225C28" w:rsidP="002D50DA">
      <w:pPr>
        <w:autoSpaceDE w:val="0"/>
        <w:autoSpaceDN w:val="0"/>
        <w:adjustRightInd w:val="0"/>
        <w:spacing w:before="0" w:after="0" w:line="240" w:lineRule="auto"/>
        <w:rPr>
          <w:rFonts w:ascii="Arial" w:hAnsi="Arial" w:cs="Arial"/>
        </w:rPr>
      </w:pPr>
    </w:p>
    <w:p w14:paraId="6DAE083E" w14:textId="3FB2FCFA" w:rsidR="002D50DA" w:rsidRPr="00596A3A" w:rsidRDefault="002D50DA" w:rsidP="00C80695">
      <w:pPr>
        <w:autoSpaceDE w:val="0"/>
        <w:autoSpaceDN w:val="0"/>
        <w:adjustRightInd w:val="0"/>
        <w:spacing w:before="0" w:after="0" w:line="240" w:lineRule="auto"/>
        <w:rPr>
          <w:rFonts w:ascii="Arial" w:hAnsi="Arial" w:cs="Arial"/>
        </w:rPr>
      </w:pPr>
      <w:r>
        <w:rPr>
          <w:rFonts w:ascii="Arial" w:hAnsi="Arial" w:cs="Arial"/>
          <w:noProof/>
          <w:lang w:val="es-ES" w:eastAsia="es-ES"/>
        </w:rPr>
        <w:lastRenderedPageBreak/>
        <w:drawing>
          <wp:inline distT="0" distB="0" distL="0" distR="0" wp14:anchorId="6A6B7B95" wp14:editId="57F03A99">
            <wp:extent cx="5943600" cy="8172450"/>
            <wp:effectExtent l="19050" t="19050" r="19050" b="19050"/>
            <wp:docPr id="21" name="Imagen 21" descr="C:\SIG\RB Caribe Mexicano 2016\Subzonificacion 2017\img\23may\RBCM_Localiz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G\RB Caribe Mexicano 2016\Subzonificacion 2017\img\23may\RBCM_Localizacion.jpg"/>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5943600" cy="8172450"/>
                    </a:xfrm>
                    <a:prstGeom prst="rect">
                      <a:avLst/>
                    </a:prstGeom>
                    <a:noFill/>
                    <a:ln>
                      <a:solidFill>
                        <a:schemeClr val="tx1"/>
                      </a:solidFill>
                    </a:ln>
                  </pic:spPr>
                </pic:pic>
              </a:graphicData>
            </a:graphic>
          </wp:inline>
        </w:drawing>
      </w:r>
    </w:p>
    <w:p w14:paraId="074B9002" w14:textId="023431E4" w:rsidR="00B54919" w:rsidRPr="00596A3A" w:rsidRDefault="00516724" w:rsidP="00C80695">
      <w:pPr>
        <w:pStyle w:val="TITULO2-"/>
        <w:rPr>
          <w:b/>
        </w:rPr>
      </w:pPr>
      <w:bookmarkStart w:id="11" w:name="_Toc483396449"/>
      <w:r w:rsidRPr="00596A3A">
        <w:rPr>
          <w:b/>
        </w:rPr>
        <w:lastRenderedPageBreak/>
        <w:t>4</w:t>
      </w:r>
      <w:r w:rsidR="003D5293" w:rsidRPr="00596A3A">
        <w:rPr>
          <w:b/>
        </w:rPr>
        <w:t>.</w:t>
      </w:r>
      <w:r w:rsidR="00225C28">
        <w:rPr>
          <w:b/>
        </w:rPr>
        <w:t>2</w:t>
      </w:r>
      <w:r w:rsidR="003D5293" w:rsidRPr="00596A3A">
        <w:rPr>
          <w:b/>
        </w:rPr>
        <w:t xml:space="preserve"> Características Físico-Geográficas</w:t>
      </w:r>
      <w:bookmarkEnd w:id="11"/>
    </w:p>
    <w:p w14:paraId="3F6016D7" w14:textId="77777777" w:rsidR="00A0509C" w:rsidRPr="00596A3A" w:rsidRDefault="00A0509C" w:rsidP="00C80695">
      <w:pPr>
        <w:spacing w:before="0" w:after="0" w:line="240" w:lineRule="auto"/>
        <w:rPr>
          <w:rFonts w:ascii="Arial" w:hAnsi="Arial" w:cs="Arial"/>
          <w:b/>
        </w:rPr>
      </w:pPr>
    </w:p>
    <w:p w14:paraId="78E040C4" w14:textId="77777777" w:rsidR="00B54919" w:rsidRPr="00596A3A" w:rsidRDefault="00B54919" w:rsidP="00C80695">
      <w:pPr>
        <w:spacing w:before="0" w:after="0" w:line="240" w:lineRule="auto"/>
        <w:rPr>
          <w:rFonts w:ascii="Arial" w:hAnsi="Arial" w:cs="Arial"/>
          <w:b/>
        </w:rPr>
      </w:pPr>
      <w:r w:rsidRPr="00596A3A">
        <w:rPr>
          <w:rFonts w:ascii="Arial" w:hAnsi="Arial" w:cs="Arial"/>
          <w:b/>
        </w:rPr>
        <w:t>Geología</w:t>
      </w:r>
    </w:p>
    <w:p w14:paraId="6459023B" w14:textId="77777777" w:rsidR="00A0509C" w:rsidRPr="00596A3A" w:rsidRDefault="00A0509C" w:rsidP="00C80695">
      <w:pPr>
        <w:spacing w:before="0" w:after="0" w:line="240" w:lineRule="auto"/>
        <w:rPr>
          <w:rFonts w:ascii="Arial" w:hAnsi="Arial" w:cs="Arial"/>
        </w:rPr>
      </w:pPr>
    </w:p>
    <w:p w14:paraId="4E218734" w14:textId="77777777" w:rsidR="00B54919" w:rsidRPr="00596A3A" w:rsidRDefault="00B54919" w:rsidP="00C80695">
      <w:pPr>
        <w:spacing w:before="0" w:after="0" w:line="240" w:lineRule="auto"/>
        <w:rPr>
          <w:rFonts w:ascii="Arial" w:hAnsi="Arial" w:cs="Arial"/>
        </w:rPr>
      </w:pPr>
      <w:r w:rsidRPr="00596A3A">
        <w:rPr>
          <w:rFonts w:ascii="Arial" w:hAnsi="Arial" w:cs="Arial"/>
        </w:rPr>
        <w:t xml:space="preserve">La Península de Yucatán es una plataforma calcárea que se extiende hacia el norte y oeste al Golfo de México. Las tierras de esta zona emergieron desde el paleoceno y la mayor parte del área oriental se profundizó rápidamente a causa de la erosión provocada por las corrientes marinas del canal de Yucatán (Wilhelm y Ewin, 1972). </w:t>
      </w:r>
    </w:p>
    <w:p w14:paraId="01484639" w14:textId="77777777" w:rsidR="00A0509C" w:rsidRPr="00596A3A" w:rsidRDefault="00A0509C" w:rsidP="00C80695">
      <w:pPr>
        <w:spacing w:before="0" w:after="0" w:line="240" w:lineRule="auto"/>
        <w:rPr>
          <w:rFonts w:ascii="Arial" w:hAnsi="Arial" w:cs="Arial"/>
        </w:rPr>
      </w:pPr>
    </w:p>
    <w:p w14:paraId="774CB439" w14:textId="1F9FCF63" w:rsidR="00B54919" w:rsidRPr="00596A3A" w:rsidRDefault="00B54919" w:rsidP="00C80695">
      <w:pPr>
        <w:spacing w:before="0" w:after="0" w:line="240" w:lineRule="auto"/>
        <w:rPr>
          <w:rFonts w:ascii="Arial" w:hAnsi="Arial" w:cs="Arial"/>
        </w:rPr>
      </w:pPr>
      <w:r w:rsidRPr="00596A3A">
        <w:rPr>
          <w:rFonts w:ascii="Arial" w:hAnsi="Arial" w:cs="Arial"/>
        </w:rPr>
        <w:t>La estructura geológica de la superficie y el subsuelo demuestran que la plataforma que constituye la península actual, inició su emersión sobre el nivel del mar durante el Oligoceno y Mioceno en la porción meridional. El resto se levantó gradualmente a partir del Plioceno, y en el Cuaternario el ascenso continuó en el norte y hacia la periferia</w:t>
      </w:r>
      <w:r w:rsidR="00BF3318" w:rsidRPr="00596A3A">
        <w:rPr>
          <w:rFonts w:ascii="Arial" w:hAnsi="Arial" w:cs="Arial"/>
        </w:rPr>
        <w:t xml:space="preserve"> (INEGI, 2011)</w:t>
      </w:r>
      <w:r w:rsidRPr="00596A3A">
        <w:rPr>
          <w:rFonts w:ascii="Arial" w:hAnsi="Arial" w:cs="Arial"/>
        </w:rPr>
        <w:t xml:space="preserve">. La unidad de superficie está formada por sedimentos carbonatados del Cuaternario tardío y presenta topografía kárstica o relieve </w:t>
      </w:r>
      <w:r w:rsidRPr="00596A3A">
        <w:rPr>
          <w:rFonts w:ascii="Arial" w:hAnsi="Arial" w:cs="Arial"/>
          <w:i/>
        </w:rPr>
        <w:t>karst</w:t>
      </w:r>
      <w:r w:rsidRPr="00596A3A">
        <w:rPr>
          <w:rFonts w:ascii="Arial" w:hAnsi="Arial" w:cs="Arial"/>
        </w:rPr>
        <w:t xml:space="preserve">, característico de la península, cuya evolución está estrechamente asociada a la neotectónica y las glaciaciones ocurridas (Logan </w:t>
      </w:r>
      <w:r w:rsidRPr="00596A3A">
        <w:rPr>
          <w:rFonts w:ascii="Arial" w:hAnsi="Arial" w:cs="Arial"/>
          <w:i/>
          <w:iCs/>
        </w:rPr>
        <w:t>et al</w:t>
      </w:r>
      <w:r w:rsidRPr="00596A3A">
        <w:rPr>
          <w:rFonts w:ascii="Arial" w:hAnsi="Arial" w:cs="Arial"/>
        </w:rPr>
        <w:t xml:space="preserve">. 1969; Lugo-Hubp, </w:t>
      </w:r>
      <w:r w:rsidRPr="00596A3A">
        <w:rPr>
          <w:rFonts w:ascii="Arial" w:hAnsi="Arial" w:cs="Arial"/>
          <w:i/>
        </w:rPr>
        <w:t xml:space="preserve">et al. </w:t>
      </w:r>
      <w:r w:rsidRPr="00596A3A">
        <w:rPr>
          <w:rFonts w:ascii="Arial" w:hAnsi="Arial" w:cs="Arial"/>
        </w:rPr>
        <w:t xml:space="preserve">1992). </w:t>
      </w:r>
    </w:p>
    <w:p w14:paraId="4CBABCBE" w14:textId="77777777" w:rsidR="00A0509C" w:rsidRPr="00596A3A" w:rsidRDefault="00A0509C" w:rsidP="00C80695">
      <w:pPr>
        <w:spacing w:before="0" w:after="0" w:line="240" w:lineRule="auto"/>
        <w:rPr>
          <w:rFonts w:ascii="Arial" w:hAnsi="Arial" w:cs="Arial"/>
        </w:rPr>
      </w:pPr>
    </w:p>
    <w:p w14:paraId="3ACD6723" w14:textId="77777777" w:rsidR="00B54919" w:rsidRPr="00596A3A" w:rsidRDefault="00B54919" w:rsidP="00C80695">
      <w:pPr>
        <w:spacing w:before="0" w:after="0" w:line="240" w:lineRule="auto"/>
        <w:rPr>
          <w:rFonts w:ascii="Arial" w:hAnsi="Arial" w:cs="Arial"/>
        </w:rPr>
      </w:pPr>
      <w:r w:rsidRPr="00596A3A">
        <w:rPr>
          <w:rFonts w:ascii="Arial" w:hAnsi="Arial" w:cs="Arial"/>
        </w:rPr>
        <w:t xml:space="preserve">A principios del Mioceno, hace alrededor de 13 millones de años, tuvo lugar un ligero hundimiento en las regiones del sureste del territorio que hoy conforma nuestro país. El agua fue cubriendo una extensión de tierra cada vez mayor y Yucatán pasó a ser una bahía o caleta de poca profundidad, lo que dio lugar a la formación de vastos lechos de yeso en capas. </w:t>
      </w:r>
    </w:p>
    <w:p w14:paraId="7A5EE613" w14:textId="77777777" w:rsidR="00A0509C" w:rsidRPr="00596A3A" w:rsidRDefault="00A0509C" w:rsidP="00C80695">
      <w:pPr>
        <w:spacing w:before="0" w:after="0" w:line="240" w:lineRule="auto"/>
        <w:rPr>
          <w:rFonts w:ascii="Arial" w:hAnsi="Arial" w:cs="Arial"/>
        </w:rPr>
      </w:pPr>
    </w:p>
    <w:p w14:paraId="74FA8E6A" w14:textId="77777777" w:rsidR="00B54919" w:rsidRPr="00596A3A" w:rsidRDefault="00B54919" w:rsidP="00C80695">
      <w:pPr>
        <w:spacing w:before="0" w:after="0" w:line="240" w:lineRule="auto"/>
        <w:rPr>
          <w:rFonts w:ascii="Arial" w:hAnsi="Arial" w:cs="Arial"/>
        </w:rPr>
      </w:pPr>
      <w:r w:rsidRPr="00596A3A">
        <w:rPr>
          <w:rFonts w:ascii="Arial" w:hAnsi="Arial" w:cs="Arial"/>
        </w:rPr>
        <w:t>A partir de ese momento tres eventos geológicos determinaron la configuración actual de la Península de Yucatán: el primero fue la estabilización de la línea de costa del Pleistoceno durante el periodo interglacial Sangamon, en cinco y ocho metros de altitud sobre el nivel actual del mar, hace aproximadamente 80 mil años. Este evento permitió la formación de las ondulaciones de playa a lo largo de la línea de costa que se asocian con las presentes lagunas costeras.</w:t>
      </w:r>
    </w:p>
    <w:p w14:paraId="25AD598B" w14:textId="77777777" w:rsidR="00A0509C" w:rsidRPr="00596A3A" w:rsidRDefault="00A0509C" w:rsidP="00C80695">
      <w:pPr>
        <w:spacing w:before="0" w:after="0" w:line="240" w:lineRule="auto"/>
        <w:rPr>
          <w:rFonts w:ascii="Arial" w:hAnsi="Arial" w:cs="Arial"/>
        </w:rPr>
      </w:pPr>
    </w:p>
    <w:p w14:paraId="4B367D81" w14:textId="77777777" w:rsidR="00B54919" w:rsidRPr="00596A3A" w:rsidRDefault="00B54919" w:rsidP="00C80695">
      <w:pPr>
        <w:spacing w:before="0" w:after="0" w:line="240" w:lineRule="auto"/>
        <w:rPr>
          <w:rFonts w:ascii="Arial" w:hAnsi="Arial" w:cs="Arial"/>
        </w:rPr>
      </w:pPr>
      <w:r w:rsidRPr="00596A3A">
        <w:rPr>
          <w:rFonts w:ascii="Arial" w:hAnsi="Arial" w:cs="Arial"/>
        </w:rPr>
        <w:t xml:space="preserve">El segundo evento ocurrió durante el descenso de 130 metros del nivel del mar, durante la glaciación de Wisconsin ocurrida aproximadamente hace 18 mil años. La actual plataforma continental fue expuesta a procesos terrestres y atmosféricos y sujeta a la erosión de valles y cuencas, así como a la sedimentación en las planicies y deltas. </w:t>
      </w:r>
    </w:p>
    <w:p w14:paraId="0650FFE4" w14:textId="77777777" w:rsidR="00A0509C" w:rsidRPr="00596A3A" w:rsidRDefault="00A0509C" w:rsidP="00C80695">
      <w:pPr>
        <w:spacing w:before="0" w:after="0" w:line="240" w:lineRule="auto"/>
        <w:rPr>
          <w:rFonts w:ascii="Arial" w:hAnsi="Arial" w:cs="Arial"/>
        </w:rPr>
      </w:pPr>
    </w:p>
    <w:p w14:paraId="0479A797" w14:textId="40C537E6" w:rsidR="00B54919" w:rsidRPr="00596A3A" w:rsidRDefault="00B54919" w:rsidP="00C80695">
      <w:pPr>
        <w:spacing w:before="0" w:after="0" w:line="240" w:lineRule="auto"/>
        <w:rPr>
          <w:rFonts w:ascii="Arial" w:hAnsi="Arial" w:cs="Arial"/>
        </w:rPr>
      </w:pPr>
      <w:r w:rsidRPr="00596A3A">
        <w:rPr>
          <w:rFonts w:ascii="Arial" w:hAnsi="Arial" w:cs="Arial"/>
        </w:rPr>
        <w:t xml:space="preserve">La Península de Yucatán se caracteriza por un relieve bajo, con una altitud sobre el nivel del mar de 100 metros o menos, y el paisaje se encuentra dominado por una topografía kárstica. Por lo tanto, los escurrimientos superficiales son escasos y transportan una cantidad limitada de sedimentos terrígenos a las aguas adyacentes de la Península. Posiblemente existen descargas de agua dulce en las áreas costeras del Golfo a través del sistema kárstico, como lo sugiere Ferré-D’Amaré (1985) para la costa oriental de la Península de Yucatán. </w:t>
      </w:r>
    </w:p>
    <w:p w14:paraId="6C7591DC" w14:textId="77777777" w:rsidR="00A0509C" w:rsidRPr="00596A3A" w:rsidRDefault="00A0509C" w:rsidP="00C80695">
      <w:pPr>
        <w:spacing w:before="0" w:after="0" w:line="240" w:lineRule="auto"/>
        <w:rPr>
          <w:rFonts w:ascii="Arial" w:hAnsi="Arial" w:cs="Arial"/>
        </w:rPr>
      </w:pPr>
    </w:p>
    <w:p w14:paraId="6624C618" w14:textId="77777777" w:rsidR="00506B87" w:rsidRPr="00596A3A" w:rsidRDefault="00506B87" w:rsidP="00506B87">
      <w:pPr>
        <w:spacing w:before="0" w:after="0" w:line="240" w:lineRule="auto"/>
        <w:rPr>
          <w:rFonts w:ascii="Arial" w:hAnsi="Arial" w:cs="Arial"/>
        </w:rPr>
      </w:pPr>
      <w:r w:rsidRPr="00596A3A">
        <w:rPr>
          <w:rFonts w:ascii="Arial" w:hAnsi="Arial" w:cs="Arial"/>
        </w:rPr>
        <w:t xml:space="preserve">En el sureste de Campeche y Quintana Roo, son comunes los terrenos planos de suelos muy arcillosos, originalmente lechos de antiguas lagunas costeras. En la península se ha integrado una enorme red cavernosa subterránea por la que escurre el agua, en general hacia el norte, lo que explica la carencia de ríos. Pozos naturales de disolución, los cenotes son comunes y abren a la red de drenaje subterráneo, abundan también las grutas (INEGI, 2011). </w:t>
      </w:r>
    </w:p>
    <w:p w14:paraId="2BD07DB5" w14:textId="77777777" w:rsidR="00506B87" w:rsidRPr="00596A3A" w:rsidRDefault="00506B87" w:rsidP="00506B87">
      <w:pPr>
        <w:spacing w:before="0" w:after="0" w:line="240" w:lineRule="auto"/>
        <w:rPr>
          <w:rFonts w:ascii="Arial" w:hAnsi="Arial" w:cs="Arial"/>
        </w:rPr>
      </w:pPr>
    </w:p>
    <w:p w14:paraId="4A1F0AA5" w14:textId="77777777" w:rsidR="00B54919" w:rsidRPr="00596A3A" w:rsidRDefault="00B54919" w:rsidP="00C80695">
      <w:pPr>
        <w:spacing w:before="0" w:after="0" w:line="240" w:lineRule="auto"/>
        <w:rPr>
          <w:rFonts w:ascii="Arial" w:hAnsi="Arial" w:cs="Arial"/>
          <w:b/>
        </w:rPr>
      </w:pPr>
      <w:r w:rsidRPr="00596A3A">
        <w:rPr>
          <w:rFonts w:ascii="Arial" w:hAnsi="Arial" w:cs="Arial"/>
          <w:b/>
        </w:rPr>
        <w:t>Geomorfología</w:t>
      </w:r>
    </w:p>
    <w:p w14:paraId="7569A26D" w14:textId="77777777" w:rsidR="00A0509C" w:rsidRPr="00596A3A" w:rsidRDefault="00A0509C" w:rsidP="00C80695">
      <w:pPr>
        <w:spacing w:before="0" w:after="0" w:line="240" w:lineRule="auto"/>
        <w:rPr>
          <w:rFonts w:ascii="Arial" w:hAnsi="Arial" w:cs="Arial"/>
        </w:rPr>
      </w:pPr>
    </w:p>
    <w:p w14:paraId="23E83E06" w14:textId="77777777" w:rsidR="00B54919" w:rsidRPr="00596A3A" w:rsidRDefault="00B54919" w:rsidP="00C80695">
      <w:pPr>
        <w:spacing w:before="0" w:after="0" w:line="240" w:lineRule="auto"/>
        <w:rPr>
          <w:rFonts w:ascii="Arial" w:hAnsi="Arial" w:cs="Arial"/>
        </w:rPr>
      </w:pPr>
      <w:r w:rsidRPr="00596A3A">
        <w:rPr>
          <w:rFonts w:ascii="Arial" w:hAnsi="Arial" w:cs="Arial"/>
        </w:rPr>
        <w:lastRenderedPageBreak/>
        <w:t>En la Reserva de la Biósfera Caribe Mexicano, existen áreas terrestres y marinas. En la primera, se localizan las zonas costeras, las cuales son zonas de interrelación entre los factores marinos, terrestres, atmosféricos y la acción del hombre, es un área especial, de límites variables, cuya importancia está dada por los recursos valiosos que posee.</w:t>
      </w:r>
    </w:p>
    <w:p w14:paraId="70891306" w14:textId="77777777" w:rsidR="00A0509C" w:rsidRPr="00596A3A" w:rsidRDefault="00A0509C" w:rsidP="00C80695">
      <w:pPr>
        <w:spacing w:before="0" w:after="0" w:line="240" w:lineRule="auto"/>
        <w:rPr>
          <w:rFonts w:ascii="Arial" w:hAnsi="Arial" w:cs="Arial"/>
        </w:rPr>
      </w:pPr>
    </w:p>
    <w:p w14:paraId="1FA03D1B" w14:textId="0231931B" w:rsidR="00B54919" w:rsidRPr="00596A3A" w:rsidRDefault="0060292E" w:rsidP="00C80695">
      <w:pPr>
        <w:spacing w:before="0" w:after="0" w:line="240" w:lineRule="auto"/>
        <w:rPr>
          <w:rFonts w:ascii="Arial" w:hAnsi="Arial" w:cs="Arial"/>
        </w:rPr>
      </w:pPr>
      <w:r w:rsidRPr="00596A3A">
        <w:rPr>
          <w:rFonts w:ascii="Arial" w:hAnsi="Arial" w:cs="Arial"/>
        </w:rPr>
        <w:t>La porción terrestre s</w:t>
      </w:r>
      <w:r w:rsidR="00B54919" w:rsidRPr="00596A3A">
        <w:rPr>
          <w:rFonts w:ascii="Arial" w:hAnsi="Arial" w:cs="Arial"/>
        </w:rPr>
        <w:t>e extiende a lo largo de dos ejes: uno paralelo a la orilla denominado “eje litoral” y otro perpendicular a la orilla denominado “eje tierra altamar”. Los límites de la zona costera se establecen por la superficie terrestre atendiendo a la estructura y configuración de las costas: terrazas bajas, acantilados, playas y manglares. El límite de la zona costera hacia el mar es el borde de la plataforma insular del territorio, regularmente a profundidades en 100 y 200 metros. En la porción litoral son frecuentes las salientes rocosas, caletas, pequeños escarpes, cordones, espolones; así como lagunas pantanosas intercomunicadas al mar por canales o bocas y extensas zonas de inundación con abundante concentración de manglar.</w:t>
      </w:r>
    </w:p>
    <w:p w14:paraId="55ABCEE1" w14:textId="77777777" w:rsidR="00A0509C" w:rsidRPr="00596A3A" w:rsidRDefault="00A0509C" w:rsidP="00C80695">
      <w:pPr>
        <w:spacing w:before="0" w:after="0" w:line="240" w:lineRule="auto"/>
        <w:rPr>
          <w:rFonts w:ascii="Arial" w:hAnsi="Arial" w:cs="Arial"/>
        </w:rPr>
      </w:pPr>
    </w:p>
    <w:p w14:paraId="6154EEE0" w14:textId="515CC934" w:rsidR="00B54919" w:rsidRPr="00596A3A" w:rsidRDefault="00B54919" w:rsidP="00C80695">
      <w:pPr>
        <w:spacing w:before="0" w:after="0" w:line="240" w:lineRule="auto"/>
        <w:rPr>
          <w:rFonts w:ascii="Arial" w:hAnsi="Arial" w:cs="Arial"/>
        </w:rPr>
      </w:pPr>
      <w:r w:rsidRPr="00596A3A">
        <w:rPr>
          <w:rFonts w:ascii="Arial" w:hAnsi="Arial" w:cs="Arial"/>
        </w:rPr>
        <w:t>En las área</w:t>
      </w:r>
      <w:r w:rsidR="0057655D" w:rsidRPr="00596A3A">
        <w:rPr>
          <w:rFonts w:ascii="Arial" w:hAnsi="Arial" w:cs="Arial"/>
        </w:rPr>
        <w:t>s</w:t>
      </w:r>
      <w:r w:rsidRPr="00596A3A">
        <w:rPr>
          <w:rFonts w:ascii="Arial" w:hAnsi="Arial" w:cs="Arial"/>
        </w:rPr>
        <w:t xml:space="preserve"> marinas se ubica la plataforma continental del Caribe Mexicano, con una distancia de 20 km de ancho a la altura de Cancún y de solo </w:t>
      </w:r>
      <w:r w:rsidR="00265ECF" w:rsidRPr="00596A3A">
        <w:rPr>
          <w:rFonts w:ascii="Arial" w:hAnsi="Arial" w:cs="Arial"/>
        </w:rPr>
        <w:t>1 a 3 km a la altura de Sian Kaa</w:t>
      </w:r>
      <w:r w:rsidRPr="00596A3A">
        <w:rPr>
          <w:rFonts w:ascii="Arial" w:hAnsi="Arial" w:cs="Arial"/>
        </w:rPr>
        <w:t xml:space="preserve">n (Wilkinson </w:t>
      </w:r>
      <w:r w:rsidRPr="00596A3A">
        <w:rPr>
          <w:rFonts w:ascii="Arial" w:hAnsi="Arial" w:cs="Arial"/>
          <w:i/>
        </w:rPr>
        <w:t>et al.,</w:t>
      </w:r>
      <w:r w:rsidRPr="00596A3A">
        <w:rPr>
          <w:rFonts w:ascii="Arial" w:hAnsi="Arial" w:cs="Arial"/>
        </w:rPr>
        <w:t xml:space="preserve"> 2009). El margen continental es muy complejo, tiene una pendiente suave que posteriormente desciende hasta alcanzar una profundidad mayor a los 4,500 m en la cuenca de Yucatán (Wilkinson </w:t>
      </w:r>
      <w:r w:rsidRPr="00596A3A">
        <w:rPr>
          <w:rFonts w:ascii="Arial" w:hAnsi="Arial" w:cs="Arial"/>
          <w:i/>
        </w:rPr>
        <w:t>et al.,</w:t>
      </w:r>
      <w:r w:rsidRPr="00596A3A">
        <w:rPr>
          <w:rFonts w:ascii="Arial" w:hAnsi="Arial" w:cs="Arial"/>
        </w:rPr>
        <w:t xml:space="preserve"> 2009). La cordillera Caimán es una cadena montañosa que emerge desde el fondo del océano, con una elevación de más de 4,000 m y bancos situados a más de 200 m de profundidad (Wilkinson </w:t>
      </w:r>
      <w:r w:rsidRPr="00596A3A">
        <w:rPr>
          <w:rFonts w:ascii="Arial" w:hAnsi="Arial" w:cs="Arial"/>
          <w:i/>
        </w:rPr>
        <w:t>et al.,</w:t>
      </w:r>
      <w:r w:rsidRPr="00596A3A">
        <w:rPr>
          <w:rFonts w:ascii="Arial" w:hAnsi="Arial" w:cs="Arial"/>
        </w:rPr>
        <w:t xml:space="preserve"> 2009). Por debajo de la cuenca de Yucatán su corteza tiene un grosor aproximadamente de 14 km, y en algunas partes es más delgada que la que se encuentra por debajo de la dorsal Caimán (Holcombe, 1977). En su parte central es notablemente plana y contiene sedimentos pelágicos o turbiditas (Holcombe, 1977).</w:t>
      </w:r>
    </w:p>
    <w:p w14:paraId="3B2C77C3" w14:textId="77777777" w:rsidR="00A0509C" w:rsidRPr="00596A3A" w:rsidRDefault="00A0509C" w:rsidP="00C80695">
      <w:pPr>
        <w:spacing w:before="0" w:after="0" w:line="240" w:lineRule="auto"/>
        <w:rPr>
          <w:rFonts w:ascii="Arial" w:hAnsi="Arial" w:cs="Arial"/>
        </w:rPr>
      </w:pPr>
    </w:p>
    <w:p w14:paraId="125CFED0" w14:textId="75A103EB" w:rsidR="00B54919" w:rsidRPr="00596A3A" w:rsidRDefault="0057655D" w:rsidP="00C80695">
      <w:pPr>
        <w:spacing w:before="0" w:after="0" w:line="240" w:lineRule="auto"/>
        <w:rPr>
          <w:rFonts w:ascii="Arial" w:hAnsi="Arial" w:cs="Arial"/>
        </w:rPr>
      </w:pPr>
      <w:r w:rsidRPr="00596A3A">
        <w:rPr>
          <w:rFonts w:ascii="Arial" w:hAnsi="Arial" w:cs="Arial"/>
        </w:rPr>
        <w:t>E</w:t>
      </w:r>
      <w:r w:rsidR="00B54919" w:rsidRPr="00596A3A">
        <w:rPr>
          <w:rFonts w:ascii="Arial" w:hAnsi="Arial" w:cs="Arial"/>
        </w:rPr>
        <w:t xml:space="preserve">l talud continental es </w:t>
      </w:r>
      <w:r w:rsidR="00265ECF" w:rsidRPr="00596A3A">
        <w:rPr>
          <w:rFonts w:ascii="Arial" w:hAnsi="Arial" w:cs="Arial"/>
        </w:rPr>
        <w:t>un</w:t>
      </w:r>
      <w:r w:rsidR="00B54919" w:rsidRPr="00596A3A">
        <w:rPr>
          <w:rFonts w:ascii="Arial" w:hAnsi="Arial" w:cs="Arial"/>
        </w:rPr>
        <w:t xml:space="preserve"> </w:t>
      </w:r>
      <w:r w:rsidRPr="00596A3A">
        <w:rPr>
          <w:rFonts w:ascii="Arial" w:hAnsi="Arial" w:cs="Arial"/>
        </w:rPr>
        <w:t>área</w:t>
      </w:r>
      <w:r w:rsidR="00B54919" w:rsidRPr="00596A3A">
        <w:rPr>
          <w:rFonts w:ascii="Arial" w:hAnsi="Arial" w:cs="Arial"/>
        </w:rPr>
        <w:t xml:space="preserve"> que inicia desde el borde de la plataforma continental y desciende abruptamente hasta una profundidad de 2,000 metros o más. Conecta la plataforma y la corteza oceánica, pero es anterior a las profundidades oceánicas.</w:t>
      </w:r>
    </w:p>
    <w:p w14:paraId="33FB4E81" w14:textId="77777777" w:rsidR="00A0509C" w:rsidRPr="00596A3A" w:rsidRDefault="00A0509C" w:rsidP="00C80695">
      <w:pPr>
        <w:spacing w:before="0" w:after="0" w:line="240" w:lineRule="auto"/>
        <w:rPr>
          <w:rFonts w:ascii="Arial" w:hAnsi="Arial" w:cs="Arial"/>
        </w:rPr>
      </w:pPr>
    </w:p>
    <w:p w14:paraId="14A83992" w14:textId="77777777" w:rsidR="00B54919" w:rsidRPr="00596A3A" w:rsidRDefault="00B54919" w:rsidP="00C80695">
      <w:pPr>
        <w:spacing w:before="0" w:after="0" w:line="240" w:lineRule="auto"/>
        <w:rPr>
          <w:rFonts w:ascii="Arial" w:hAnsi="Arial" w:cs="Arial"/>
          <w:b/>
        </w:rPr>
      </w:pPr>
      <w:r w:rsidRPr="00596A3A">
        <w:rPr>
          <w:rFonts w:ascii="Arial" w:hAnsi="Arial" w:cs="Arial"/>
          <w:b/>
        </w:rPr>
        <w:t>Edafología</w:t>
      </w:r>
    </w:p>
    <w:p w14:paraId="4AFF7C76" w14:textId="77777777" w:rsidR="00A0509C" w:rsidRPr="00596A3A" w:rsidRDefault="00A0509C" w:rsidP="00C80695">
      <w:pPr>
        <w:spacing w:before="0" w:after="0" w:line="240" w:lineRule="auto"/>
        <w:rPr>
          <w:rFonts w:ascii="Arial" w:hAnsi="Arial" w:cs="Arial"/>
          <w:b/>
        </w:rPr>
      </w:pPr>
    </w:p>
    <w:p w14:paraId="0D0559C5" w14:textId="42E51A12" w:rsidR="00B54919" w:rsidRPr="00596A3A" w:rsidRDefault="00B54919" w:rsidP="00C80695">
      <w:pPr>
        <w:spacing w:before="0" w:after="0" w:line="240" w:lineRule="auto"/>
        <w:rPr>
          <w:rFonts w:ascii="Arial" w:hAnsi="Arial" w:cs="Arial"/>
        </w:rPr>
      </w:pPr>
      <w:r w:rsidRPr="00596A3A">
        <w:rPr>
          <w:rFonts w:ascii="Arial" w:hAnsi="Arial" w:cs="Arial"/>
        </w:rPr>
        <w:t xml:space="preserve">Rendzinas (E): Son suelos muy someros, por lo regular con espesores menores de 30 cm, reposando sobre el material calcáreo, con más de 40% de carbonato de calcio; con un contenido de materia orgánica entre 6 y 15%. Se localiza en la porción norte del estado en asociación con Litosol, de textura media y con Luvisol crómico; en el sur alterna con Litosol y Nitosol de textura fina, aunque también se encuentra con Vertisol pélico o con Gleysol vértico.  Alrededor de la Isla de Cozumel se presenta con Litosol y Regosol calcárico, con una textura media y alta permeabilidad. </w:t>
      </w:r>
    </w:p>
    <w:p w14:paraId="0177223C" w14:textId="77777777" w:rsidR="00A0509C" w:rsidRPr="00596A3A" w:rsidRDefault="00A0509C" w:rsidP="00C80695">
      <w:pPr>
        <w:spacing w:before="0" w:after="0" w:line="240" w:lineRule="auto"/>
        <w:rPr>
          <w:rFonts w:ascii="Arial" w:hAnsi="Arial" w:cs="Arial"/>
        </w:rPr>
      </w:pPr>
    </w:p>
    <w:p w14:paraId="21519C5B" w14:textId="3D20473B" w:rsidR="00B54919" w:rsidRPr="00596A3A" w:rsidRDefault="00B54919" w:rsidP="00C80695">
      <w:pPr>
        <w:spacing w:before="0" w:after="0" w:line="240" w:lineRule="auto"/>
        <w:rPr>
          <w:rFonts w:ascii="Arial" w:hAnsi="Arial" w:cs="Arial"/>
        </w:rPr>
      </w:pPr>
      <w:r w:rsidRPr="00596A3A">
        <w:rPr>
          <w:rFonts w:ascii="Arial" w:hAnsi="Arial" w:cs="Arial"/>
        </w:rPr>
        <w:t>Gleysol (G): Este tipo de suelo ocupa un área del extremo norte de la Reserva en combinación con Rendzinas y Litoso</w:t>
      </w:r>
      <w:r w:rsidR="00EE7E93" w:rsidRPr="00596A3A">
        <w:rPr>
          <w:rFonts w:ascii="Arial" w:hAnsi="Arial" w:cs="Arial"/>
        </w:rPr>
        <w:t>l</w:t>
      </w:r>
      <w:r w:rsidRPr="00596A3A">
        <w:rPr>
          <w:rFonts w:ascii="Arial" w:hAnsi="Arial" w:cs="Arial"/>
        </w:rPr>
        <w:t>, tiene textura fina; en áreas inundables en los alrededores de las bahías de la Ascensión y del Espíritu Santo, predomina el Gleysol mólico, en combinación con el Gleyso</w:t>
      </w:r>
      <w:r w:rsidR="00265ECF" w:rsidRPr="00596A3A">
        <w:rPr>
          <w:rFonts w:ascii="Arial" w:hAnsi="Arial" w:cs="Arial"/>
        </w:rPr>
        <w:t>l</w:t>
      </w:r>
      <w:r w:rsidRPr="00596A3A">
        <w:rPr>
          <w:rFonts w:ascii="Arial" w:hAnsi="Arial" w:cs="Arial"/>
        </w:rPr>
        <w:t xml:space="preserve"> eútico, de textura media.</w:t>
      </w:r>
    </w:p>
    <w:p w14:paraId="5268FCD0" w14:textId="77777777" w:rsidR="00A0509C" w:rsidRPr="00596A3A" w:rsidRDefault="00A0509C" w:rsidP="00C80695">
      <w:pPr>
        <w:spacing w:before="0" w:after="0" w:line="240" w:lineRule="auto"/>
        <w:rPr>
          <w:rFonts w:ascii="Arial" w:hAnsi="Arial" w:cs="Arial"/>
          <w:b/>
        </w:rPr>
      </w:pPr>
    </w:p>
    <w:p w14:paraId="52E814F7" w14:textId="6A260546" w:rsidR="00B54919" w:rsidRPr="00596A3A" w:rsidRDefault="00B54919" w:rsidP="00C80695">
      <w:pPr>
        <w:spacing w:before="0" w:after="0" w:line="240" w:lineRule="auto"/>
        <w:rPr>
          <w:rFonts w:ascii="Arial" w:hAnsi="Arial" w:cs="Arial"/>
        </w:rPr>
      </w:pPr>
      <w:r w:rsidRPr="00596A3A">
        <w:rPr>
          <w:rFonts w:ascii="Arial" w:hAnsi="Arial" w:cs="Arial"/>
        </w:rPr>
        <w:t xml:space="preserve">Solonchak (Zo): Se extiende a lo largo de la costa y en sus inmediaciones, motivo por el cual destaca en la morfología de su perfil la influencia del agua; el nivel freático se encuentra a 30 cm de la superficie, y la alta salinidad que es una de sus características más importantes.  Estos suelos presentan baja permeabilidad, son alcalinos, ricos en calcio y magnesio y relativamente bajos en fósforo. Existen dos variantes, uno de textura gruesa con 80% de contenido de arena y 2% de materia orgánica, con capacidad de intercambio catiónico muy </w:t>
      </w:r>
      <w:r w:rsidRPr="00596A3A">
        <w:rPr>
          <w:rFonts w:ascii="Arial" w:hAnsi="Arial" w:cs="Arial"/>
        </w:rPr>
        <w:lastRenderedPageBreak/>
        <w:t>baja; y la otra de textura fina con contenido de arena menor a 40% y contenido de materia orgánica de 7.5% en el estrato más superficial; su denominación completa es Solonchak órtico.</w:t>
      </w:r>
    </w:p>
    <w:p w14:paraId="20B78711" w14:textId="77777777" w:rsidR="00A0509C" w:rsidRPr="00596A3A" w:rsidRDefault="00A0509C" w:rsidP="00C80695">
      <w:pPr>
        <w:spacing w:before="0" w:after="0" w:line="240" w:lineRule="auto"/>
        <w:rPr>
          <w:rFonts w:ascii="Arial" w:hAnsi="Arial" w:cs="Arial"/>
        </w:rPr>
      </w:pPr>
    </w:p>
    <w:p w14:paraId="2C7933A1" w14:textId="0E966A46" w:rsidR="00B54919" w:rsidRPr="00596A3A" w:rsidRDefault="00B54919" w:rsidP="00C80695">
      <w:pPr>
        <w:spacing w:before="0" w:after="0" w:line="240" w:lineRule="auto"/>
        <w:rPr>
          <w:rFonts w:ascii="Arial" w:hAnsi="Arial" w:cs="Arial"/>
        </w:rPr>
      </w:pPr>
      <w:r w:rsidRPr="00596A3A">
        <w:rPr>
          <w:rFonts w:ascii="Arial" w:hAnsi="Arial" w:cs="Arial"/>
        </w:rPr>
        <w:t>Regosol (Rc): Aparecen dos variante</w:t>
      </w:r>
      <w:r w:rsidR="00CB3E01">
        <w:rPr>
          <w:rFonts w:ascii="Arial" w:hAnsi="Arial" w:cs="Arial"/>
        </w:rPr>
        <w:t>s</w:t>
      </w:r>
      <w:r w:rsidRPr="00596A3A">
        <w:rPr>
          <w:rFonts w:ascii="Arial" w:hAnsi="Arial" w:cs="Arial"/>
        </w:rPr>
        <w:t xml:space="preserve"> de este tipo de suelos, la primera de ellas corresponde a los depósitos arenosos de la costa, con profundidades mayores a un metro, de textura gruesa, sin estructura y escaso contenido de materia orgánica.  Son suelos que a pesar de su cercanía al mar se mantienen libres de sal solubles. La segunda variante, muestra espesores no mayores de 50 cm y textura franca o de migajón arcilloso; manifiestan ya un ligero desarrollo en su estructura, con un contenido de materia orgánica entre 4.5 y 15.8% en la parte más superficial. Presenta fase lítica, salina y sódica, es denominado como Regosol calcárico, con alto contenido de carbonato de calcio activo en el</w:t>
      </w:r>
      <w:r w:rsidR="00265ECF" w:rsidRPr="00596A3A">
        <w:rPr>
          <w:rFonts w:ascii="Arial" w:hAnsi="Arial" w:cs="Arial"/>
        </w:rPr>
        <w:t xml:space="preserve"> perfil y con deficiente drenaje</w:t>
      </w:r>
      <w:r w:rsidRPr="00596A3A">
        <w:rPr>
          <w:rFonts w:ascii="Arial" w:hAnsi="Arial" w:cs="Arial"/>
        </w:rPr>
        <w:t>.</w:t>
      </w:r>
    </w:p>
    <w:p w14:paraId="3BC54B67" w14:textId="77777777" w:rsidR="00A0509C" w:rsidRPr="00596A3A" w:rsidRDefault="00A0509C" w:rsidP="00C80695">
      <w:pPr>
        <w:spacing w:before="0" w:after="0" w:line="240" w:lineRule="auto"/>
        <w:rPr>
          <w:rFonts w:ascii="Arial" w:hAnsi="Arial" w:cs="Arial"/>
        </w:rPr>
      </w:pPr>
    </w:p>
    <w:p w14:paraId="33E3E78A" w14:textId="77777777" w:rsidR="00B54919" w:rsidRPr="00596A3A" w:rsidRDefault="00B54919" w:rsidP="00C80695">
      <w:pPr>
        <w:spacing w:before="0" w:after="0" w:line="240" w:lineRule="auto"/>
        <w:rPr>
          <w:rFonts w:ascii="Arial" w:hAnsi="Arial" w:cs="Arial"/>
          <w:b/>
        </w:rPr>
      </w:pPr>
    </w:p>
    <w:p w14:paraId="49367033" w14:textId="77777777" w:rsidR="00B54919" w:rsidRPr="00596A3A" w:rsidRDefault="00B54919" w:rsidP="00C80695">
      <w:pPr>
        <w:spacing w:before="0" w:after="0" w:line="240" w:lineRule="auto"/>
        <w:rPr>
          <w:rFonts w:ascii="Arial" w:hAnsi="Arial" w:cs="Arial"/>
          <w:b/>
        </w:rPr>
      </w:pPr>
      <w:r w:rsidRPr="00596A3A">
        <w:rPr>
          <w:rFonts w:ascii="Arial" w:hAnsi="Arial" w:cs="Arial"/>
          <w:b/>
        </w:rPr>
        <w:t>Clima</w:t>
      </w:r>
    </w:p>
    <w:p w14:paraId="53FDE0C3" w14:textId="77777777" w:rsidR="00A0509C" w:rsidRPr="00596A3A" w:rsidRDefault="00A0509C" w:rsidP="00C80695">
      <w:pPr>
        <w:spacing w:before="0" w:after="0" w:line="240" w:lineRule="auto"/>
        <w:rPr>
          <w:rFonts w:ascii="Arial" w:hAnsi="Arial" w:cs="Arial"/>
        </w:rPr>
      </w:pPr>
    </w:p>
    <w:p w14:paraId="487B30EA" w14:textId="65BBDCA4" w:rsidR="00B54919" w:rsidRPr="00596A3A" w:rsidRDefault="00B54919" w:rsidP="00C80695">
      <w:pPr>
        <w:spacing w:before="0" w:after="0" w:line="240" w:lineRule="auto"/>
        <w:rPr>
          <w:rFonts w:ascii="Arial" w:hAnsi="Arial" w:cs="Arial"/>
        </w:rPr>
      </w:pPr>
      <w:r w:rsidRPr="00596A3A">
        <w:rPr>
          <w:rFonts w:ascii="Arial" w:hAnsi="Arial" w:cs="Arial"/>
        </w:rPr>
        <w:t xml:space="preserve">En la Reserva de la Biósfera Caribe Mexicano existen dos tipos de climas cálidos subhúmedos con lluvias en verano: Ax’ (wo) i w” y </w:t>
      </w:r>
      <w:r w:rsidR="00265ECF" w:rsidRPr="00596A3A">
        <w:rPr>
          <w:rFonts w:ascii="Arial" w:hAnsi="Arial" w:cs="Arial"/>
        </w:rPr>
        <w:t>Ax’ (</w:t>
      </w:r>
      <w:r w:rsidRPr="00596A3A">
        <w:rPr>
          <w:rFonts w:ascii="Arial" w:hAnsi="Arial" w:cs="Arial"/>
        </w:rPr>
        <w:t>w1’</w:t>
      </w:r>
      <w:r w:rsidR="00265ECF" w:rsidRPr="00596A3A">
        <w:rPr>
          <w:rFonts w:ascii="Arial" w:hAnsi="Arial" w:cs="Arial"/>
        </w:rPr>
        <w:t>) (</w:t>
      </w:r>
      <w:r w:rsidRPr="00596A3A">
        <w:rPr>
          <w:rFonts w:ascii="Arial" w:hAnsi="Arial" w:cs="Arial"/>
        </w:rPr>
        <w:t xml:space="preserve">i')g, de acuerdo a la clasificación de Köppen modificada por García (1964). El primero ocupa una pequeña franja costera y el segundo toda el área restante (Orellana </w:t>
      </w:r>
      <w:r w:rsidRPr="00596A3A">
        <w:rPr>
          <w:rFonts w:ascii="Arial" w:hAnsi="Arial" w:cs="Arial"/>
          <w:i/>
        </w:rPr>
        <w:t>et al</w:t>
      </w:r>
      <w:r w:rsidRPr="00596A3A">
        <w:rPr>
          <w:rFonts w:ascii="Arial" w:hAnsi="Arial" w:cs="Arial"/>
        </w:rPr>
        <w:t xml:space="preserve">., 1999). </w:t>
      </w:r>
    </w:p>
    <w:p w14:paraId="4DA47513" w14:textId="77777777" w:rsidR="00A0509C" w:rsidRPr="00596A3A" w:rsidRDefault="00A0509C" w:rsidP="00C80695">
      <w:pPr>
        <w:spacing w:before="0" w:after="0" w:line="240" w:lineRule="auto"/>
        <w:rPr>
          <w:rFonts w:ascii="Arial" w:hAnsi="Arial" w:cs="Arial"/>
        </w:rPr>
      </w:pPr>
    </w:p>
    <w:p w14:paraId="3910596D" w14:textId="77777777" w:rsidR="00B54919" w:rsidRPr="00596A3A" w:rsidRDefault="00B54919" w:rsidP="00C80695">
      <w:pPr>
        <w:spacing w:before="0" w:after="0" w:line="240" w:lineRule="auto"/>
        <w:rPr>
          <w:rFonts w:ascii="Arial" w:hAnsi="Arial" w:cs="Arial"/>
        </w:rPr>
      </w:pPr>
      <w:r w:rsidRPr="00596A3A">
        <w:rPr>
          <w:rFonts w:ascii="Arial" w:hAnsi="Arial" w:cs="Arial"/>
        </w:rPr>
        <w:t>La temperatura del aire en la superficie es mayor en agosto con un promedio de 28.5 °C, y más baja en febrero, con un promedio de 22.6 °C. La temperatura de la superficie del mar sigue el mismo patrón, con promedios de 29.1 °C en agosto y 23.5 °C en febrero.</w:t>
      </w:r>
    </w:p>
    <w:p w14:paraId="392C4ABF" w14:textId="77777777" w:rsidR="00A0509C" w:rsidRPr="00596A3A" w:rsidRDefault="00A0509C" w:rsidP="00C80695">
      <w:pPr>
        <w:spacing w:before="0" w:after="0" w:line="240" w:lineRule="auto"/>
        <w:rPr>
          <w:rFonts w:ascii="Arial" w:hAnsi="Arial" w:cs="Arial"/>
        </w:rPr>
      </w:pPr>
    </w:p>
    <w:p w14:paraId="43436AF6" w14:textId="77777777" w:rsidR="00B54919" w:rsidRPr="00596A3A" w:rsidRDefault="00B54919" w:rsidP="00C80695">
      <w:pPr>
        <w:spacing w:before="0" w:after="0" w:line="240" w:lineRule="auto"/>
        <w:rPr>
          <w:rFonts w:ascii="Arial" w:hAnsi="Arial" w:cs="Arial"/>
        </w:rPr>
      </w:pPr>
      <w:r w:rsidRPr="00596A3A">
        <w:rPr>
          <w:rFonts w:ascii="Arial" w:hAnsi="Arial" w:cs="Arial"/>
        </w:rPr>
        <w:t>Aunque se presentan precipitaciones pluviales durante todo el año, el verano es la estación más lluviosa. Con base en el promedio para todas las áreas arrecifales, la temporada lluviosa se extiende de junio a octubre y alcanza el nivel máximo en septiembre con 104.2 mm/mes. La primavera es la temporada seca y abril el mes más seco, con una precipitación promedio de 12.8 mm/mes.</w:t>
      </w:r>
    </w:p>
    <w:p w14:paraId="12FD425A" w14:textId="77777777" w:rsidR="004D19E4" w:rsidRPr="00596A3A" w:rsidRDefault="004D19E4" w:rsidP="00C80695">
      <w:pPr>
        <w:spacing w:before="0" w:after="0" w:line="240" w:lineRule="auto"/>
        <w:rPr>
          <w:rFonts w:ascii="Arial" w:hAnsi="Arial" w:cs="Arial"/>
        </w:rPr>
      </w:pPr>
    </w:p>
    <w:p w14:paraId="0C6B3A55" w14:textId="3878336D" w:rsidR="00B54919" w:rsidRPr="00596A3A" w:rsidRDefault="00B54919" w:rsidP="00C80695">
      <w:pPr>
        <w:spacing w:before="0" w:after="0" w:line="240" w:lineRule="auto"/>
        <w:rPr>
          <w:rFonts w:ascii="Arial" w:hAnsi="Arial" w:cs="Arial"/>
        </w:rPr>
      </w:pPr>
      <w:r w:rsidRPr="00596A3A">
        <w:rPr>
          <w:rFonts w:ascii="Arial" w:hAnsi="Arial" w:cs="Arial"/>
        </w:rPr>
        <w:t>La robustez y posición de las zonas de alta presión, formadas a latitudes medias, causan incursiones fr</w:t>
      </w:r>
      <w:r w:rsidR="00A3322A" w:rsidRPr="00596A3A">
        <w:rPr>
          <w:rFonts w:ascii="Arial" w:hAnsi="Arial" w:cs="Arial"/>
        </w:rPr>
        <w:t>ontales de ondas de aire frío (n</w:t>
      </w:r>
      <w:r w:rsidRPr="00596A3A">
        <w:rPr>
          <w:rFonts w:ascii="Arial" w:hAnsi="Arial" w:cs="Arial"/>
        </w:rPr>
        <w:t>ortes), que se presentan con mayor frecuencia durante el invierno. Durante esta temporada, la circulación de los vientos es primordialmente anticiclónica, con velocidades intensas. Mientras los vientos alisios soplan por</w:t>
      </w:r>
      <w:r w:rsidR="00A3322A" w:rsidRPr="00596A3A">
        <w:rPr>
          <w:rFonts w:ascii="Arial" w:hAnsi="Arial" w:cs="Arial"/>
        </w:rPr>
        <w:t xml:space="preserve"> el sur-este, fuertes vientos “n</w:t>
      </w:r>
      <w:r w:rsidRPr="00596A3A">
        <w:rPr>
          <w:rFonts w:ascii="Arial" w:hAnsi="Arial" w:cs="Arial"/>
        </w:rPr>
        <w:t>ortes” circulan por el occidente, influidos por masas continentales de aire polar.</w:t>
      </w:r>
    </w:p>
    <w:p w14:paraId="18E7236E" w14:textId="77777777" w:rsidR="004D19E4" w:rsidRPr="00596A3A" w:rsidRDefault="004D19E4" w:rsidP="00C80695">
      <w:pPr>
        <w:spacing w:before="0" w:after="0" w:line="240" w:lineRule="auto"/>
        <w:rPr>
          <w:rFonts w:ascii="Arial" w:hAnsi="Arial" w:cs="Arial"/>
        </w:rPr>
      </w:pPr>
    </w:p>
    <w:p w14:paraId="08A995FD" w14:textId="3B77CA95" w:rsidR="00B54919" w:rsidRPr="00596A3A" w:rsidRDefault="00B54919" w:rsidP="00C80695">
      <w:pPr>
        <w:spacing w:before="0" w:after="0" w:line="240" w:lineRule="auto"/>
        <w:rPr>
          <w:rFonts w:ascii="Arial" w:hAnsi="Arial" w:cs="Arial"/>
        </w:rPr>
      </w:pPr>
      <w:r w:rsidRPr="00596A3A">
        <w:rPr>
          <w:rFonts w:ascii="Arial" w:hAnsi="Arial" w:cs="Arial"/>
        </w:rPr>
        <w:t>La variabilidad atmosférica adicional observada se debe principalmente a la penetración de sistemas de baja presión, que se pueden propagare intensificar hasta convertirse en tormentas tropicales y huracanes.</w:t>
      </w:r>
    </w:p>
    <w:p w14:paraId="7646F74B" w14:textId="77777777" w:rsidR="004D19E4" w:rsidRPr="00596A3A" w:rsidRDefault="004D19E4" w:rsidP="00C80695">
      <w:pPr>
        <w:spacing w:before="0" w:after="0" w:line="240" w:lineRule="auto"/>
        <w:rPr>
          <w:rFonts w:ascii="Arial" w:hAnsi="Arial" w:cs="Arial"/>
        </w:rPr>
      </w:pPr>
    </w:p>
    <w:p w14:paraId="6CEBCCD8" w14:textId="77777777" w:rsidR="00B54919" w:rsidRPr="00596A3A" w:rsidRDefault="00B54919" w:rsidP="00C80695">
      <w:pPr>
        <w:spacing w:before="0" w:after="0" w:line="240" w:lineRule="auto"/>
        <w:rPr>
          <w:rFonts w:ascii="Arial" w:hAnsi="Arial" w:cs="Arial"/>
        </w:rPr>
      </w:pPr>
      <w:r w:rsidRPr="00596A3A">
        <w:rPr>
          <w:rFonts w:ascii="Arial" w:hAnsi="Arial" w:cs="Arial"/>
        </w:rPr>
        <w:t>Quizá una de las causas más importantes de la variabilidad climática interanual es El Niño-Oscilación Sur (ENSO por sus siglas en inglés), la cual también ejerce su influencia en la región occidental del Atlántico tropical (Nobre y Shukla, 1996; Enfield y Mayer, 1997; Saravanan y Chang, 2000), causando cambios significativos en los patrones de precipitación que, a su vez, ocasionan descargas de aguas fluviales y de sedimentos.</w:t>
      </w:r>
    </w:p>
    <w:p w14:paraId="1B89EB43" w14:textId="77777777" w:rsidR="004D19E4" w:rsidRPr="00596A3A" w:rsidRDefault="004D19E4" w:rsidP="00C80695">
      <w:pPr>
        <w:spacing w:before="0" w:after="0" w:line="240" w:lineRule="auto"/>
        <w:rPr>
          <w:rFonts w:ascii="Arial" w:hAnsi="Arial" w:cs="Arial"/>
        </w:rPr>
      </w:pPr>
    </w:p>
    <w:p w14:paraId="2D1E74AE" w14:textId="77777777" w:rsidR="00B54919" w:rsidRPr="00596A3A" w:rsidRDefault="00B54919" w:rsidP="00C80695">
      <w:pPr>
        <w:spacing w:before="0" w:after="0" w:line="240" w:lineRule="auto"/>
        <w:rPr>
          <w:rFonts w:ascii="Arial" w:hAnsi="Arial" w:cs="Arial"/>
        </w:rPr>
      </w:pPr>
      <w:r w:rsidRPr="00596A3A">
        <w:rPr>
          <w:rFonts w:ascii="Arial" w:hAnsi="Arial" w:cs="Arial"/>
        </w:rPr>
        <w:t xml:space="preserve">Las condiciones de El Niño generan una corriente de chorro del Pacífico más persistente, que se extiende por el Golfo de México, mientras que La Niña hace que la corriente de chorro se desplace hacia el norte, desde el oeste de América del Norte, y que circule un aire más seco y caliente sobre el Atlántico noroccidental subtropical. El acoplamiento entre el Pacífico oriental y </w:t>
      </w:r>
      <w:r w:rsidRPr="00596A3A">
        <w:rPr>
          <w:rFonts w:ascii="Arial" w:hAnsi="Arial" w:cs="Arial"/>
        </w:rPr>
        <w:lastRenderedPageBreak/>
        <w:t>el Atlántico noroccidental por medio de la atmósfera, influye de manera particular en las trayectorias de los huracanes y tormentas tropicales en el Atlántico, y cuyos efectos pueden extenderse hacia los polos.</w:t>
      </w:r>
    </w:p>
    <w:p w14:paraId="15133C4A" w14:textId="77777777" w:rsidR="004D19E4" w:rsidRPr="00596A3A" w:rsidRDefault="004D19E4" w:rsidP="00C80695">
      <w:pPr>
        <w:spacing w:before="0" w:after="0" w:line="240" w:lineRule="auto"/>
        <w:rPr>
          <w:rFonts w:ascii="Arial" w:hAnsi="Arial" w:cs="Arial"/>
        </w:rPr>
      </w:pPr>
    </w:p>
    <w:p w14:paraId="046EF495" w14:textId="77777777" w:rsidR="00B54919" w:rsidRPr="00596A3A" w:rsidRDefault="00B54919" w:rsidP="00C80695">
      <w:pPr>
        <w:spacing w:before="0" w:after="0" w:line="240" w:lineRule="auto"/>
        <w:rPr>
          <w:rFonts w:ascii="Arial" w:hAnsi="Arial" w:cs="Arial"/>
        </w:rPr>
      </w:pPr>
      <w:r w:rsidRPr="00596A3A">
        <w:rPr>
          <w:rFonts w:ascii="Arial" w:hAnsi="Arial" w:cs="Arial"/>
        </w:rPr>
        <w:t xml:space="preserve">Durante El Niño, la zona de convergencia intertropical en el Pacífico migra hacia el sur, lo que ocasiona lluvias anómalas negativas en áreas de considerable extensión del Caribe, América central y las regiones sur y centro de México en el verano. Asimismo la actividad de los huracanes se reduce en el Atlántico, en tanto que si bien no de una forma completamente simétrica, lo contrario ocurre durante La Niña. Los efectos del ENSO en el Atlántico occidental son más intensos en el invierno (Brock </w:t>
      </w:r>
      <w:r w:rsidRPr="00596A3A">
        <w:rPr>
          <w:rFonts w:ascii="Arial" w:hAnsi="Arial" w:cs="Arial"/>
          <w:i/>
        </w:rPr>
        <w:t>et al</w:t>
      </w:r>
      <w:r w:rsidRPr="00596A3A">
        <w:rPr>
          <w:rFonts w:ascii="Arial" w:hAnsi="Arial" w:cs="Arial"/>
        </w:rPr>
        <w:t>., 2012).</w:t>
      </w:r>
    </w:p>
    <w:p w14:paraId="2FA9A28A" w14:textId="77777777" w:rsidR="00B54919" w:rsidRPr="00596A3A" w:rsidRDefault="00B54919" w:rsidP="00C80695">
      <w:pPr>
        <w:spacing w:before="0" w:after="0" w:line="240" w:lineRule="auto"/>
        <w:rPr>
          <w:rFonts w:ascii="Arial" w:hAnsi="Arial" w:cs="Arial"/>
          <w:b/>
        </w:rPr>
      </w:pPr>
    </w:p>
    <w:p w14:paraId="19CD5AA2" w14:textId="77777777" w:rsidR="00B54919" w:rsidRPr="00596A3A" w:rsidRDefault="00B54919" w:rsidP="00C80695">
      <w:pPr>
        <w:spacing w:before="0" w:after="0" w:line="240" w:lineRule="auto"/>
        <w:rPr>
          <w:rFonts w:ascii="Arial" w:hAnsi="Arial" w:cs="Arial"/>
          <w:b/>
        </w:rPr>
      </w:pPr>
      <w:r w:rsidRPr="00596A3A">
        <w:rPr>
          <w:rFonts w:ascii="Arial" w:hAnsi="Arial" w:cs="Arial"/>
          <w:b/>
        </w:rPr>
        <w:t>Hidrología</w:t>
      </w:r>
    </w:p>
    <w:p w14:paraId="1DFC9948" w14:textId="77777777" w:rsidR="004D19E4" w:rsidRPr="00596A3A" w:rsidRDefault="004D19E4" w:rsidP="00C80695">
      <w:pPr>
        <w:spacing w:before="0" w:after="0" w:line="240" w:lineRule="auto"/>
        <w:rPr>
          <w:rFonts w:ascii="Arial" w:hAnsi="Arial" w:cs="Arial"/>
        </w:rPr>
      </w:pPr>
    </w:p>
    <w:p w14:paraId="761AABCD" w14:textId="77777777" w:rsidR="00B54919" w:rsidRPr="00B52472" w:rsidRDefault="00B54919" w:rsidP="00C80695">
      <w:pPr>
        <w:spacing w:before="0" w:after="0" w:line="240" w:lineRule="auto"/>
        <w:rPr>
          <w:rFonts w:ascii="Arial" w:hAnsi="Arial" w:cs="Arial"/>
        </w:rPr>
      </w:pPr>
      <w:r w:rsidRPr="00B52472">
        <w:rPr>
          <w:rFonts w:ascii="Arial" w:hAnsi="Arial" w:cs="Arial"/>
        </w:rPr>
        <w:t>La Reserva de la Biosfera Caribe Mexicano se localiza en la Región Hidrológica denominada RH-32 Yucatán (INEGI, 2011). En general se considera que toda la superficie de la Península de Yucatán es una zona de recarga de acuíferos.</w:t>
      </w:r>
    </w:p>
    <w:p w14:paraId="7E91340C" w14:textId="77777777" w:rsidR="004D19E4" w:rsidRPr="00B52472" w:rsidRDefault="004D19E4" w:rsidP="00C80695">
      <w:pPr>
        <w:spacing w:before="0" w:after="0" w:line="240" w:lineRule="auto"/>
        <w:rPr>
          <w:rFonts w:ascii="Arial" w:hAnsi="Arial" w:cs="Arial"/>
        </w:rPr>
      </w:pPr>
    </w:p>
    <w:p w14:paraId="783DC517" w14:textId="77777777" w:rsidR="00B54919" w:rsidRPr="00B52472" w:rsidRDefault="00B54919" w:rsidP="00C80695">
      <w:pPr>
        <w:spacing w:before="0" w:after="0" w:line="240" w:lineRule="auto"/>
        <w:rPr>
          <w:rFonts w:ascii="Arial" w:hAnsi="Arial" w:cs="Arial"/>
        </w:rPr>
      </w:pPr>
      <w:r w:rsidRPr="00B52472">
        <w:rPr>
          <w:rFonts w:ascii="Arial" w:hAnsi="Arial" w:cs="Arial"/>
        </w:rPr>
        <w:t>El flujo hidrológico de la cuenca RH-32 descarga al mar en la costa norte del Caribe Mexicano a través de sistemas cársticos del tipo de cuevas submarinas, caletas, conductos de disolución y manantiales submarinos.</w:t>
      </w:r>
    </w:p>
    <w:p w14:paraId="2386A8D9" w14:textId="77777777" w:rsidR="004D19E4" w:rsidRPr="00B52472" w:rsidRDefault="004D19E4" w:rsidP="00C80695">
      <w:pPr>
        <w:spacing w:before="0" w:after="0" w:line="240" w:lineRule="auto"/>
        <w:rPr>
          <w:rFonts w:ascii="Arial" w:hAnsi="Arial" w:cs="Arial"/>
        </w:rPr>
      </w:pPr>
    </w:p>
    <w:p w14:paraId="6CC4ED08" w14:textId="77777777" w:rsidR="00A3322A" w:rsidRPr="00B52472" w:rsidRDefault="00A3322A" w:rsidP="00A3322A">
      <w:pPr>
        <w:spacing w:before="0" w:after="0" w:line="240" w:lineRule="auto"/>
        <w:rPr>
          <w:rFonts w:ascii="Arial" w:hAnsi="Arial" w:cs="Arial"/>
        </w:rPr>
      </w:pPr>
      <w:r w:rsidRPr="00B52472">
        <w:rPr>
          <w:rFonts w:ascii="Arial" w:hAnsi="Arial" w:cs="Arial"/>
        </w:rPr>
        <w:t xml:space="preserve">En lo que respecta a aguas subterráneas, dentro de la Península de Yucatán se localizan cuatro acuíferos o unidades geohidrológicas (CONAGUA, 2010). Los flujos de aguas dulces subterráneas fluyen hacia el mar con caudales de descarga promedio anual, estimados en 8.6 millones de metros cúbicos por kilómetro de costa quintanarroense al año, en los paralelos superiores a los 20° de latitud norte (Back, 1985). </w:t>
      </w:r>
    </w:p>
    <w:p w14:paraId="59C63DA5" w14:textId="77777777" w:rsidR="00A3322A" w:rsidRPr="00B52472" w:rsidRDefault="00A3322A" w:rsidP="00A3322A">
      <w:pPr>
        <w:spacing w:before="0" w:after="0" w:line="240" w:lineRule="auto"/>
        <w:rPr>
          <w:rFonts w:ascii="Arial" w:hAnsi="Arial" w:cs="Arial"/>
          <w:b/>
        </w:rPr>
      </w:pPr>
    </w:p>
    <w:p w14:paraId="74BEF9AA" w14:textId="7DA39715" w:rsidR="00B54919" w:rsidRPr="00B52472" w:rsidRDefault="00B54919" w:rsidP="00C80695">
      <w:pPr>
        <w:spacing w:before="0" w:after="0" w:line="240" w:lineRule="auto"/>
        <w:rPr>
          <w:rFonts w:ascii="Arial" w:hAnsi="Arial" w:cs="Arial"/>
        </w:rPr>
      </w:pPr>
      <w:r w:rsidRPr="00B52472">
        <w:rPr>
          <w:rFonts w:ascii="Arial" w:hAnsi="Arial" w:cs="Arial"/>
        </w:rPr>
        <w:t>Dentro del ambiente terrestre del Área Natural Protegida no hay escurrimientos superficiales, ya que el agu</w:t>
      </w:r>
      <w:r w:rsidR="0060292E" w:rsidRPr="00B52472">
        <w:rPr>
          <w:rFonts w:ascii="Arial" w:hAnsi="Arial" w:cs="Arial"/>
        </w:rPr>
        <w:t>a de lluvia y de condensación p</w:t>
      </w:r>
      <w:r w:rsidR="00CB3E01" w:rsidRPr="00B52472">
        <w:rPr>
          <w:rFonts w:ascii="Arial" w:hAnsi="Arial" w:cs="Arial"/>
        </w:rPr>
        <w:t>e</w:t>
      </w:r>
      <w:r w:rsidRPr="00B52472">
        <w:rPr>
          <w:rFonts w:ascii="Arial" w:hAnsi="Arial" w:cs="Arial"/>
        </w:rPr>
        <w:t xml:space="preserve">rcola a través de la roca caliza permeable, formándose un manto freático muy cerca de la superficie que fluye subterráneamente hacia el mar. Estas corrientes subterráneas ocasionalmente disuelven la caliza dando lugar a los denominados "cenotes" (López-Ramos, 1983). </w:t>
      </w:r>
    </w:p>
    <w:p w14:paraId="0008434F" w14:textId="77777777" w:rsidR="004D19E4" w:rsidRPr="00B52472" w:rsidRDefault="004D19E4" w:rsidP="00C80695">
      <w:pPr>
        <w:spacing w:before="0" w:after="0" w:line="240" w:lineRule="auto"/>
        <w:rPr>
          <w:rFonts w:ascii="Arial" w:hAnsi="Arial" w:cs="Arial"/>
        </w:rPr>
      </w:pPr>
    </w:p>
    <w:p w14:paraId="5D7CE7C4" w14:textId="207A3B90" w:rsidR="00B54919" w:rsidRPr="00B52472" w:rsidRDefault="00B54919" w:rsidP="00C80695">
      <w:pPr>
        <w:spacing w:before="0" w:after="0" w:line="240" w:lineRule="auto"/>
        <w:rPr>
          <w:rFonts w:ascii="Arial" w:hAnsi="Arial" w:cs="Arial"/>
        </w:rPr>
      </w:pPr>
      <w:r w:rsidRPr="00B52472">
        <w:rPr>
          <w:rFonts w:ascii="Arial" w:hAnsi="Arial" w:cs="Arial"/>
        </w:rPr>
        <w:t>La acumulación del agua de lluvia en el suelo es mínima, infiltrándose rápidamente hacia el acuífero. Estas condiciones han generado la existencia de una red hidrológica subterránea, de poca profundidad en el manto freático, que en ocasiones surge como fuentes de agua dulce tanto en la plataforma costera como en el fondo marino.</w:t>
      </w:r>
    </w:p>
    <w:p w14:paraId="580AE332" w14:textId="77777777" w:rsidR="004D19E4" w:rsidRPr="00B52472" w:rsidRDefault="004D19E4" w:rsidP="00C80695">
      <w:pPr>
        <w:spacing w:before="0" w:after="0" w:line="240" w:lineRule="auto"/>
        <w:rPr>
          <w:rFonts w:ascii="Arial" w:hAnsi="Arial" w:cs="Arial"/>
        </w:rPr>
      </w:pPr>
    </w:p>
    <w:p w14:paraId="367CF464" w14:textId="1BA1261D" w:rsidR="00B54919" w:rsidRPr="00B52472" w:rsidRDefault="00B54919" w:rsidP="00C80695">
      <w:pPr>
        <w:spacing w:before="0" w:after="0" w:line="240" w:lineRule="auto"/>
        <w:rPr>
          <w:rFonts w:ascii="Arial" w:hAnsi="Arial" w:cs="Arial"/>
        </w:rPr>
      </w:pPr>
      <w:r w:rsidRPr="00B52472">
        <w:rPr>
          <w:rFonts w:ascii="Arial" w:hAnsi="Arial" w:cs="Arial"/>
        </w:rPr>
        <w:t>La configuración de fallas y fracturas con dirección preponderante noroeste-sureste y noreste-suroeste, tienen una influencia directa en la dinámica hidrológica del área que finalmente descarga a</w:t>
      </w:r>
      <w:r w:rsidR="00156C46" w:rsidRPr="00B52472">
        <w:rPr>
          <w:rFonts w:ascii="Arial" w:hAnsi="Arial" w:cs="Arial"/>
        </w:rPr>
        <w:t xml:space="preserve"> </w:t>
      </w:r>
      <w:r w:rsidRPr="00B52472">
        <w:rPr>
          <w:rFonts w:ascii="Arial" w:hAnsi="Arial" w:cs="Arial"/>
        </w:rPr>
        <w:t>l</w:t>
      </w:r>
      <w:r w:rsidR="00156C46" w:rsidRPr="00B52472">
        <w:rPr>
          <w:rFonts w:ascii="Arial" w:hAnsi="Arial" w:cs="Arial"/>
        </w:rPr>
        <w:t>os</w:t>
      </w:r>
      <w:r w:rsidRPr="00B52472">
        <w:rPr>
          <w:rFonts w:ascii="Arial" w:hAnsi="Arial" w:cs="Arial"/>
        </w:rPr>
        <w:t xml:space="preserve"> sistema</w:t>
      </w:r>
      <w:r w:rsidR="00156C46" w:rsidRPr="00B52472">
        <w:rPr>
          <w:rFonts w:ascii="Arial" w:hAnsi="Arial" w:cs="Arial"/>
        </w:rPr>
        <w:t>s lagunares</w:t>
      </w:r>
      <w:r w:rsidRPr="00B52472">
        <w:rPr>
          <w:rFonts w:ascii="Arial" w:hAnsi="Arial" w:cs="Arial"/>
        </w:rPr>
        <w:t>, dando lugar a las co</w:t>
      </w:r>
      <w:r w:rsidR="00156C46" w:rsidRPr="00B52472">
        <w:rPr>
          <w:rFonts w:ascii="Arial" w:hAnsi="Arial" w:cs="Arial"/>
        </w:rPr>
        <w:t>munidades vegetales hidrófilas</w:t>
      </w:r>
      <w:r w:rsidRPr="00B52472">
        <w:rPr>
          <w:rFonts w:ascii="Arial" w:hAnsi="Arial" w:cs="Arial"/>
        </w:rPr>
        <w:t>, y posteriormente a la zona de petenes y manglares.</w:t>
      </w:r>
      <w:r w:rsidR="00A3322A" w:rsidRPr="00B52472">
        <w:rPr>
          <w:rFonts w:ascii="Arial" w:hAnsi="Arial" w:cs="Arial"/>
        </w:rPr>
        <w:t xml:space="preserve"> Los cuerpos de agua presentes en la Reserva de la Biosfera corresponden a la Laguna de Boca Iglesias y Laguna Chacmochuch.</w:t>
      </w:r>
    </w:p>
    <w:p w14:paraId="019DCAE5" w14:textId="77777777" w:rsidR="004D19E4" w:rsidRPr="00B52472" w:rsidRDefault="004D19E4" w:rsidP="00C80695">
      <w:pPr>
        <w:spacing w:before="0" w:after="0" w:line="240" w:lineRule="auto"/>
        <w:rPr>
          <w:rFonts w:ascii="Arial" w:hAnsi="Arial" w:cs="Arial"/>
        </w:rPr>
      </w:pPr>
    </w:p>
    <w:p w14:paraId="6AFD9718" w14:textId="77777777" w:rsidR="00B54919" w:rsidRPr="00596A3A" w:rsidRDefault="00B54919" w:rsidP="00C80695">
      <w:pPr>
        <w:spacing w:before="0" w:after="0" w:line="240" w:lineRule="auto"/>
        <w:rPr>
          <w:rFonts w:ascii="Arial" w:hAnsi="Arial" w:cs="Arial"/>
          <w:b/>
        </w:rPr>
      </w:pPr>
      <w:r w:rsidRPr="00B52472">
        <w:rPr>
          <w:rFonts w:ascii="Arial" w:hAnsi="Arial" w:cs="Arial"/>
          <w:b/>
        </w:rPr>
        <w:t>Oceanografía</w:t>
      </w:r>
    </w:p>
    <w:p w14:paraId="1D7D676B" w14:textId="77777777" w:rsidR="004D19E4" w:rsidRPr="00596A3A" w:rsidRDefault="004D19E4" w:rsidP="00C80695">
      <w:pPr>
        <w:spacing w:before="0" w:after="0" w:line="240" w:lineRule="auto"/>
        <w:rPr>
          <w:rFonts w:ascii="Arial" w:hAnsi="Arial" w:cs="Arial"/>
          <w:lang w:eastAsia="es-ES"/>
        </w:rPr>
      </w:pPr>
    </w:p>
    <w:p w14:paraId="1D9A725A" w14:textId="7D5C95BF" w:rsidR="00B54919" w:rsidRPr="00596A3A" w:rsidRDefault="00B54919" w:rsidP="00C80695">
      <w:pPr>
        <w:spacing w:before="0" w:after="0" w:line="240" w:lineRule="auto"/>
        <w:rPr>
          <w:rFonts w:ascii="Arial" w:hAnsi="Arial" w:cs="Arial"/>
          <w:lang w:eastAsia="es-ES"/>
        </w:rPr>
      </w:pPr>
      <w:r w:rsidRPr="00596A3A">
        <w:rPr>
          <w:rFonts w:ascii="Arial" w:hAnsi="Arial" w:cs="Arial"/>
          <w:lang w:eastAsia="es-ES"/>
        </w:rPr>
        <w:t xml:space="preserve">En la Reserva de la Biósfera Caribe Mexicano confluye la llamada Corriente del Lazo (CL), característica sobresaliente en el </w:t>
      </w:r>
      <w:r w:rsidRPr="00596A3A">
        <w:rPr>
          <w:rFonts w:ascii="Arial" w:hAnsi="Arial" w:cs="Arial"/>
        </w:rPr>
        <w:t>Golfo de México Sur. L</w:t>
      </w:r>
      <w:r w:rsidRPr="00596A3A">
        <w:rPr>
          <w:rFonts w:ascii="Arial" w:hAnsi="Arial" w:cs="Arial"/>
          <w:lang w:eastAsia="es-ES"/>
        </w:rPr>
        <w:t xml:space="preserve">a fuerza motriz más importante para la entrada de agua oceánica de esta corriente en el Golfo, penetra por el canal de Yucatán y sale por los estrechos de Florida para convertirse en la corriente de Florida y posteriormente en la corriente del Golfo de México. </w:t>
      </w:r>
    </w:p>
    <w:p w14:paraId="6EF53E80" w14:textId="77777777" w:rsidR="004D19E4" w:rsidRPr="00596A3A" w:rsidRDefault="004D19E4" w:rsidP="00C80695">
      <w:pPr>
        <w:spacing w:before="0" w:after="0" w:line="240" w:lineRule="auto"/>
        <w:rPr>
          <w:rFonts w:ascii="Arial" w:hAnsi="Arial" w:cs="Arial"/>
          <w:lang w:eastAsia="es-ES"/>
        </w:rPr>
      </w:pPr>
    </w:p>
    <w:p w14:paraId="4921991F" w14:textId="07E8027C" w:rsidR="00B54919" w:rsidRPr="00596A3A" w:rsidRDefault="00B54919" w:rsidP="00C80695">
      <w:pPr>
        <w:spacing w:before="0" w:after="0" w:line="240" w:lineRule="auto"/>
        <w:rPr>
          <w:rFonts w:ascii="Arial" w:hAnsi="Arial" w:cs="Arial"/>
          <w:lang w:eastAsia="es-ES"/>
        </w:rPr>
      </w:pPr>
      <w:r w:rsidRPr="00596A3A">
        <w:rPr>
          <w:rFonts w:ascii="Arial" w:hAnsi="Arial" w:cs="Arial"/>
        </w:rPr>
        <w:t>Así mismo, en el Canal de Yucatán la Corriente de Lazo llega de manera directa afectando la hidrodinámica superficial al tener contacto con las corrientes provenientes del norte; este fenómeno se ve evidenciado principalmente en temporadas de invierno por la presencia de sistemas frontales, la región hidrológica de esta unidad es la frontera de la corriente de Yucatán, por lo anterior, es considerada una de las corrientes más dinámicas e intensas del plan</w:t>
      </w:r>
      <w:r w:rsidR="00D32653">
        <w:rPr>
          <w:rFonts w:ascii="Arial" w:hAnsi="Arial" w:cs="Arial"/>
        </w:rPr>
        <w:t>eta</w:t>
      </w:r>
      <w:r w:rsidRPr="00596A3A">
        <w:rPr>
          <w:rFonts w:ascii="Arial" w:hAnsi="Arial" w:cs="Arial"/>
        </w:rPr>
        <w:t xml:space="preserve"> </w:t>
      </w:r>
      <w:r w:rsidRPr="00596A3A">
        <w:rPr>
          <w:rFonts w:ascii="Arial" w:hAnsi="Arial" w:cs="Arial"/>
          <w:lang w:eastAsia="es-ES"/>
        </w:rPr>
        <w:t xml:space="preserve">(Ochoa </w:t>
      </w:r>
      <w:r w:rsidRPr="00596A3A">
        <w:rPr>
          <w:rFonts w:ascii="Arial" w:hAnsi="Arial" w:cs="Arial"/>
          <w:i/>
          <w:lang w:eastAsia="es-ES"/>
        </w:rPr>
        <w:t>et al.,</w:t>
      </w:r>
      <w:r w:rsidRPr="00596A3A">
        <w:rPr>
          <w:rFonts w:ascii="Arial" w:hAnsi="Arial" w:cs="Arial"/>
          <w:lang w:eastAsia="es-ES"/>
        </w:rPr>
        <w:t xml:space="preserve"> 2001).</w:t>
      </w:r>
    </w:p>
    <w:p w14:paraId="516B968B" w14:textId="77777777" w:rsidR="004D19E4" w:rsidRPr="00596A3A" w:rsidRDefault="004D19E4" w:rsidP="00C80695">
      <w:pPr>
        <w:spacing w:before="0" w:after="0" w:line="240" w:lineRule="auto"/>
        <w:rPr>
          <w:rFonts w:ascii="Arial" w:hAnsi="Arial" w:cs="Arial"/>
          <w:lang w:eastAsia="es-ES"/>
        </w:rPr>
      </w:pPr>
    </w:p>
    <w:p w14:paraId="28FC1D78" w14:textId="6AB3FA47" w:rsidR="00B54919" w:rsidRPr="00596A3A" w:rsidRDefault="00A3322A" w:rsidP="00C80695">
      <w:pPr>
        <w:spacing w:before="0" w:after="0" w:line="240" w:lineRule="auto"/>
        <w:rPr>
          <w:rFonts w:ascii="Arial" w:hAnsi="Arial" w:cs="Arial"/>
          <w:lang w:eastAsia="es-ES"/>
        </w:rPr>
      </w:pPr>
      <w:r w:rsidRPr="00596A3A">
        <w:rPr>
          <w:rFonts w:ascii="Arial" w:hAnsi="Arial" w:cs="Arial"/>
          <w:lang w:eastAsia="es-ES"/>
        </w:rPr>
        <w:t>En la R</w:t>
      </w:r>
      <w:r w:rsidR="00B54919" w:rsidRPr="00596A3A">
        <w:rPr>
          <w:rFonts w:ascii="Arial" w:hAnsi="Arial" w:cs="Arial"/>
          <w:lang w:eastAsia="es-ES"/>
        </w:rPr>
        <w:t xml:space="preserve">eserva, la corriente del Caribe se forma por la unión de tres corrientes principales provenientes del norte y del sur del Atlántico: la Corriente Ecuatorial del Norte, la Corriente de Brasil y la Corriente de Guyanas, las cuales penetran por el paso entre las islas, principalmente las Antillas Menores (Morales, 2004). La corriente del Caribe sigue en dirección al oeste hasta entrar al Golfo de México por el Canal de Yucatán (Morales, 2004). </w:t>
      </w:r>
    </w:p>
    <w:p w14:paraId="277B3315" w14:textId="77777777" w:rsidR="004D19E4" w:rsidRPr="00596A3A" w:rsidRDefault="004D19E4" w:rsidP="00C80695">
      <w:pPr>
        <w:spacing w:before="0" w:after="0" w:line="240" w:lineRule="auto"/>
        <w:rPr>
          <w:rFonts w:ascii="Arial" w:hAnsi="Arial" w:cs="Arial"/>
          <w:lang w:eastAsia="es-ES"/>
        </w:rPr>
      </w:pPr>
    </w:p>
    <w:p w14:paraId="6B034AF3" w14:textId="77777777" w:rsidR="00B54919" w:rsidRPr="00596A3A" w:rsidRDefault="00B54919" w:rsidP="00C80695">
      <w:pPr>
        <w:spacing w:before="0" w:after="0" w:line="240" w:lineRule="auto"/>
        <w:rPr>
          <w:rFonts w:ascii="Arial" w:hAnsi="Arial" w:cs="Arial"/>
          <w:lang w:eastAsia="es-ES"/>
        </w:rPr>
      </w:pPr>
      <w:r w:rsidRPr="00596A3A">
        <w:rPr>
          <w:rFonts w:ascii="Arial" w:hAnsi="Arial" w:cs="Arial"/>
          <w:lang w:eastAsia="es-ES"/>
        </w:rPr>
        <w:t xml:space="preserve">En este lugar existe un umbral o escalón submarino con una profundidad menor a la del resto de la cuenca, y las masas de agua que circulan por las profundidades chocan con el umbral y ascienden llevando consigo sedimentos del fondo, lo que enriquece significativamente el ambiente marino del ANP (Morales, 2004). </w:t>
      </w:r>
    </w:p>
    <w:p w14:paraId="3C636546" w14:textId="77777777" w:rsidR="004D19E4" w:rsidRPr="00596A3A" w:rsidRDefault="004D19E4" w:rsidP="00C80695">
      <w:pPr>
        <w:spacing w:before="0" w:after="0" w:line="240" w:lineRule="auto"/>
        <w:rPr>
          <w:rFonts w:ascii="Arial" w:hAnsi="Arial" w:cs="Arial"/>
          <w:lang w:eastAsia="es-ES"/>
        </w:rPr>
      </w:pPr>
    </w:p>
    <w:p w14:paraId="785F3B9E" w14:textId="6EF7D168" w:rsidR="00B54919" w:rsidRPr="00B52472" w:rsidRDefault="00B54919" w:rsidP="00C80695">
      <w:pPr>
        <w:spacing w:before="0" w:after="0" w:line="240" w:lineRule="auto"/>
        <w:rPr>
          <w:rFonts w:ascii="Arial" w:hAnsi="Arial" w:cs="Arial"/>
          <w:lang w:eastAsia="es-ES"/>
        </w:rPr>
      </w:pPr>
      <w:r w:rsidRPr="00B52472">
        <w:rPr>
          <w:rFonts w:ascii="Arial" w:hAnsi="Arial" w:cs="Arial"/>
          <w:lang w:eastAsia="es-ES"/>
        </w:rPr>
        <w:t>De este modo, la Reserva de la Biósfera Caribe Mexicano está dominad</w:t>
      </w:r>
      <w:r w:rsidR="00787385" w:rsidRPr="00B52472">
        <w:rPr>
          <w:rFonts w:ascii="Arial" w:hAnsi="Arial" w:cs="Arial"/>
          <w:lang w:eastAsia="es-ES"/>
        </w:rPr>
        <w:t>a</w:t>
      </w:r>
      <w:r w:rsidRPr="00B52472">
        <w:rPr>
          <w:rFonts w:ascii="Arial" w:hAnsi="Arial" w:cs="Arial"/>
          <w:lang w:eastAsia="es-ES"/>
        </w:rPr>
        <w:t xml:space="preserve"> por la corriente del Caribe que corre de sur a norte de manera paralela a la costa, frente al estado de Quintana Roo. Esta corriente se caracteriza por su temperatura cálida y su alta salinidad y al pasar por el Canal de Yucatán recibe el nombre de Corriente de Yucatán (Reyes, 2005). </w:t>
      </w:r>
    </w:p>
    <w:p w14:paraId="787F1973" w14:textId="77777777" w:rsidR="00B54919" w:rsidRPr="00B52472" w:rsidRDefault="00B54919" w:rsidP="00C80695">
      <w:pPr>
        <w:spacing w:before="0" w:after="0" w:line="240" w:lineRule="auto"/>
        <w:rPr>
          <w:rFonts w:ascii="Arial" w:hAnsi="Arial" w:cs="Arial"/>
          <w:b/>
        </w:rPr>
      </w:pPr>
    </w:p>
    <w:p w14:paraId="3F005720" w14:textId="77777777" w:rsidR="00B54919" w:rsidRPr="00596A3A" w:rsidRDefault="00B54919" w:rsidP="00C80695">
      <w:pPr>
        <w:spacing w:before="0" w:after="0" w:line="240" w:lineRule="auto"/>
        <w:rPr>
          <w:rFonts w:ascii="Arial" w:hAnsi="Arial" w:cs="Arial"/>
          <w:b/>
        </w:rPr>
      </w:pPr>
      <w:r w:rsidRPr="00B52472">
        <w:rPr>
          <w:rFonts w:ascii="Arial" w:hAnsi="Arial" w:cs="Arial"/>
          <w:b/>
        </w:rPr>
        <w:t>Batimetría</w:t>
      </w:r>
    </w:p>
    <w:p w14:paraId="4C31148E" w14:textId="77777777" w:rsidR="004D19E4" w:rsidRPr="00596A3A" w:rsidRDefault="004D19E4" w:rsidP="00C80695">
      <w:pPr>
        <w:spacing w:before="0" w:after="0" w:line="240" w:lineRule="auto"/>
        <w:rPr>
          <w:rFonts w:ascii="Arial" w:hAnsi="Arial" w:cs="Arial"/>
          <w:lang w:val="es-ES" w:eastAsia="es-ES"/>
        </w:rPr>
      </w:pPr>
    </w:p>
    <w:p w14:paraId="2DB33BDB" w14:textId="3DFFB653" w:rsidR="00B54919" w:rsidRPr="00596A3A" w:rsidRDefault="00B54919" w:rsidP="00C80695">
      <w:pPr>
        <w:spacing w:before="0" w:after="0" w:line="240" w:lineRule="auto"/>
        <w:rPr>
          <w:rFonts w:ascii="Arial" w:hAnsi="Arial" w:cs="Arial"/>
          <w:lang w:val="es-ES" w:eastAsia="es-ES"/>
        </w:rPr>
      </w:pPr>
      <w:r w:rsidRPr="00596A3A">
        <w:rPr>
          <w:rFonts w:ascii="Arial" w:hAnsi="Arial" w:cs="Arial"/>
          <w:lang w:val="es-ES" w:eastAsia="es-ES"/>
        </w:rPr>
        <w:t>En la Reserva de la Biósfera Caribe Mexicano, la batimetría revela profundidades promedio entre 100 y 500 metros, identificándose la isóbata de 1,000 metros en una franja que corre al este del Área de Protección de Flora y Fauna Isla Cozumel (</w:t>
      </w:r>
      <w:r w:rsidRPr="00596A3A">
        <w:rPr>
          <w:rFonts w:ascii="Arial" w:hAnsi="Arial" w:cs="Arial"/>
          <w:lang w:eastAsia="es-ES"/>
        </w:rPr>
        <w:t>Gulf of Mexico Coastal Ocean Observing System–GCOOS, 2014)</w:t>
      </w:r>
      <w:r w:rsidR="00787385" w:rsidRPr="00596A3A">
        <w:rPr>
          <w:rFonts w:ascii="Arial" w:hAnsi="Arial" w:cs="Arial"/>
          <w:lang w:eastAsia="es-ES"/>
        </w:rPr>
        <w:t xml:space="preserve">, encontrando </w:t>
      </w:r>
      <w:r w:rsidR="00265ECF" w:rsidRPr="00596A3A">
        <w:rPr>
          <w:rFonts w:ascii="Arial" w:hAnsi="Arial" w:cs="Arial"/>
          <w:lang w:eastAsia="es-ES"/>
        </w:rPr>
        <w:t>hacia</w:t>
      </w:r>
      <w:r w:rsidR="00787385" w:rsidRPr="00596A3A">
        <w:rPr>
          <w:rFonts w:ascii="Arial" w:hAnsi="Arial" w:cs="Arial"/>
          <w:lang w:eastAsia="es-ES"/>
        </w:rPr>
        <w:t xml:space="preserve"> el sureste profundidades de más de 4,600 metros</w:t>
      </w:r>
      <w:r w:rsidRPr="00596A3A">
        <w:rPr>
          <w:rFonts w:ascii="Arial" w:hAnsi="Arial" w:cs="Arial"/>
          <w:lang w:val="es-ES" w:eastAsia="es-ES"/>
        </w:rPr>
        <w:t xml:space="preserve">. Estas </w:t>
      </w:r>
      <w:r w:rsidR="00787385" w:rsidRPr="00596A3A">
        <w:rPr>
          <w:rFonts w:ascii="Arial" w:hAnsi="Arial" w:cs="Arial"/>
          <w:lang w:val="es-ES" w:eastAsia="es-ES"/>
        </w:rPr>
        <w:t>variaciones</w:t>
      </w:r>
      <w:r w:rsidRPr="00596A3A">
        <w:rPr>
          <w:rFonts w:ascii="Arial" w:hAnsi="Arial" w:cs="Arial"/>
          <w:lang w:val="es-ES" w:eastAsia="es-ES"/>
        </w:rPr>
        <w:t xml:space="preserve"> explican desde el punto de vista geológico, la ri</w:t>
      </w:r>
      <w:r w:rsidR="004D19E4" w:rsidRPr="00596A3A">
        <w:rPr>
          <w:rFonts w:ascii="Arial" w:hAnsi="Arial" w:cs="Arial"/>
          <w:lang w:val="es-ES" w:eastAsia="es-ES"/>
        </w:rPr>
        <w:t>queza biológica presente en la R</w:t>
      </w:r>
      <w:r w:rsidRPr="00596A3A">
        <w:rPr>
          <w:rFonts w:ascii="Arial" w:hAnsi="Arial" w:cs="Arial"/>
          <w:lang w:val="es-ES" w:eastAsia="es-ES"/>
        </w:rPr>
        <w:t xml:space="preserve">eserva. </w:t>
      </w:r>
    </w:p>
    <w:p w14:paraId="0505D21F" w14:textId="77777777" w:rsidR="004D19E4" w:rsidRPr="00596A3A" w:rsidRDefault="004D19E4" w:rsidP="00C80695">
      <w:pPr>
        <w:spacing w:before="0" w:after="0" w:line="240" w:lineRule="auto"/>
        <w:rPr>
          <w:rFonts w:ascii="Arial" w:hAnsi="Arial" w:cs="Arial"/>
          <w:lang w:val="es-ES" w:eastAsia="es-ES"/>
        </w:rPr>
      </w:pPr>
    </w:p>
    <w:p w14:paraId="500C0305" w14:textId="77777777" w:rsidR="00B54919" w:rsidRDefault="00B54919" w:rsidP="00C80695">
      <w:pPr>
        <w:spacing w:before="0" w:after="0" w:line="240" w:lineRule="auto"/>
        <w:rPr>
          <w:rFonts w:ascii="Arial" w:hAnsi="Arial" w:cs="Arial"/>
          <w:lang w:eastAsia="es-ES"/>
        </w:rPr>
      </w:pPr>
      <w:r w:rsidRPr="00596A3A">
        <w:rPr>
          <w:rFonts w:ascii="Arial" w:hAnsi="Arial" w:cs="Arial"/>
          <w:lang w:val="es-ES" w:eastAsia="es-ES"/>
        </w:rPr>
        <w:t xml:space="preserve">Los datos de batimetría en el ANP revelan una complejidad topográfica béntica, propia de las </w:t>
      </w:r>
      <w:r w:rsidRPr="00596A3A">
        <w:rPr>
          <w:rFonts w:ascii="Arial" w:hAnsi="Arial" w:cs="Arial"/>
          <w:lang w:eastAsia="es-ES"/>
        </w:rPr>
        <w:t xml:space="preserve">áreas ricas en especies que están asociadas con hábitats complejos. Así, la rugosidad característica de la complejidad topográfica béntica favorece la presencia de una mayor cantidad de nichos disponibles en donde los organismos puedan vivir, los cuales conducen a la presencia de una mayor diversidad de organismos. </w:t>
      </w:r>
    </w:p>
    <w:p w14:paraId="10582C46" w14:textId="77777777" w:rsidR="00C64828" w:rsidRPr="00596A3A" w:rsidRDefault="00C64828" w:rsidP="00C80695">
      <w:pPr>
        <w:spacing w:before="0" w:after="0" w:line="240" w:lineRule="auto"/>
        <w:rPr>
          <w:rFonts w:ascii="Arial" w:hAnsi="Arial" w:cs="Arial"/>
          <w:lang w:eastAsia="es-ES"/>
        </w:rPr>
      </w:pPr>
    </w:p>
    <w:p w14:paraId="28FDA955" w14:textId="21584A6E" w:rsidR="00B54919" w:rsidRPr="00596A3A" w:rsidRDefault="00516724" w:rsidP="00C80695">
      <w:pPr>
        <w:pStyle w:val="TITULO2-"/>
        <w:rPr>
          <w:b/>
        </w:rPr>
      </w:pPr>
      <w:bookmarkStart w:id="12" w:name="_Toc483396450"/>
      <w:r w:rsidRPr="00596A3A">
        <w:rPr>
          <w:b/>
        </w:rPr>
        <w:t>4</w:t>
      </w:r>
      <w:r w:rsidR="00225C28">
        <w:rPr>
          <w:b/>
        </w:rPr>
        <w:t>.3</w:t>
      </w:r>
      <w:r w:rsidR="003D5293" w:rsidRPr="00596A3A">
        <w:rPr>
          <w:b/>
        </w:rPr>
        <w:t xml:space="preserve"> Características Biológicas</w:t>
      </w:r>
      <w:bookmarkEnd w:id="12"/>
    </w:p>
    <w:p w14:paraId="734C7F69" w14:textId="77777777" w:rsidR="007816CC" w:rsidRPr="00596A3A" w:rsidRDefault="007816CC" w:rsidP="00C80695">
      <w:pPr>
        <w:autoSpaceDE w:val="0"/>
        <w:autoSpaceDN w:val="0"/>
        <w:adjustRightInd w:val="0"/>
        <w:spacing w:before="0" w:after="0" w:line="240" w:lineRule="auto"/>
        <w:rPr>
          <w:rFonts w:ascii="Arial" w:eastAsia="Times New Roman" w:hAnsi="Arial" w:cs="Arial"/>
          <w:b/>
          <w:i/>
          <w:lang w:val="es-ES" w:eastAsia="es-ES"/>
        </w:rPr>
      </w:pPr>
    </w:p>
    <w:p w14:paraId="2655E039" w14:textId="6ADDB965" w:rsidR="00B54919" w:rsidRPr="00596A3A" w:rsidRDefault="00B54919" w:rsidP="00C80695">
      <w:pPr>
        <w:autoSpaceDE w:val="0"/>
        <w:autoSpaceDN w:val="0"/>
        <w:adjustRightInd w:val="0"/>
        <w:spacing w:before="0" w:after="0" w:line="240" w:lineRule="auto"/>
        <w:rPr>
          <w:rFonts w:ascii="Arial" w:eastAsia="Times New Roman" w:hAnsi="Arial" w:cs="Arial"/>
          <w:b/>
          <w:lang w:val="es-ES" w:eastAsia="es-ES"/>
        </w:rPr>
      </w:pPr>
      <w:r w:rsidRPr="00596A3A">
        <w:rPr>
          <w:rFonts w:ascii="Arial" w:eastAsia="Times New Roman" w:hAnsi="Arial" w:cs="Arial"/>
          <w:b/>
          <w:lang w:val="es-ES" w:eastAsia="es-ES"/>
        </w:rPr>
        <w:t>V</w:t>
      </w:r>
      <w:r w:rsidR="00E00869" w:rsidRPr="00596A3A">
        <w:rPr>
          <w:rFonts w:ascii="Arial" w:eastAsia="Times New Roman" w:hAnsi="Arial" w:cs="Arial"/>
          <w:b/>
          <w:lang w:val="es-ES" w:eastAsia="es-ES"/>
        </w:rPr>
        <w:t>EGETACIÓN MARINA</w:t>
      </w:r>
    </w:p>
    <w:p w14:paraId="58C0C4F9" w14:textId="77777777" w:rsidR="007816CC" w:rsidRPr="00596A3A" w:rsidRDefault="007816CC" w:rsidP="00C80695">
      <w:pPr>
        <w:spacing w:before="0" w:after="0" w:line="240" w:lineRule="auto"/>
        <w:rPr>
          <w:rFonts w:ascii="Arial" w:eastAsia="Times New Roman" w:hAnsi="Arial" w:cs="Arial"/>
          <w:b/>
          <w:lang w:val="es-ES" w:eastAsia="es-ES"/>
        </w:rPr>
      </w:pPr>
    </w:p>
    <w:p w14:paraId="4787B9FB" w14:textId="77777777" w:rsidR="00B54919" w:rsidRPr="00596A3A" w:rsidRDefault="00B54919" w:rsidP="00C80695">
      <w:pPr>
        <w:spacing w:before="0" w:after="0" w:line="240" w:lineRule="auto"/>
        <w:rPr>
          <w:rFonts w:ascii="Arial" w:eastAsia="Times New Roman" w:hAnsi="Arial" w:cs="Arial"/>
          <w:b/>
          <w:lang w:val="es-ES" w:eastAsia="es-ES"/>
        </w:rPr>
      </w:pPr>
      <w:r w:rsidRPr="00596A3A">
        <w:rPr>
          <w:rFonts w:ascii="Arial" w:eastAsia="Times New Roman" w:hAnsi="Arial" w:cs="Arial"/>
          <w:b/>
          <w:lang w:val="es-ES" w:eastAsia="es-ES"/>
        </w:rPr>
        <w:t>Pastos marinos</w:t>
      </w:r>
    </w:p>
    <w:p w14:paraId="76515899"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3CF6B2C4" w14:textId="15956E95"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Los pastos marinos son plantas vasculares, angiospermas monocotiledóneas, que crecen sobre fondos sedimentarios costeros en aguas de poca profundidad. Forman parte de la base de la red trófica marina, pues son productores primarios, fijadores de nitrógeno y recicladores de nutrientes. Las altas tasas de productividad de los pastizales están estrechamente relacionadas con las altas tasas de producción de las pesquerías asociadas (Lanyon, 1986).</w:t>
      </w:r>
    </w:p>
    <w:p w14:paraId="31BE0444" w14:textId="77777777" w:rsidR="00217F5E" w:rsidRPr="00596A3A" w:rsidRDefault="00217F5E" w:rsidP="00C80695">
      <w:pPr>
        <w:autoSpaceDE w:val="0"/>
        <w:autoSpaceDN w:val="0"/>
        <w:adjustRightInd w:val="0"/>
        <w:spacing w:before="0" w:after="0" w:line="240" w:lineRule="auto"/>
        <w:rPr>
          <w:rFonts w:ascii="Arial" w:eastAsia="Times New Roman" w:hAnsi="Arial" w:cs="Arial"/>
          <w:lang w:val="es-ES" w:eastAsia="es-ES"/>
        </w:rPr>
      </w:pPr>
    </w:p>
    <w:p w14:paraId="5F34E836" w14:textId="60BD12B1"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lastRenderedPageBreak/>
        <w:t>Los pastos marinos ayudan físicamente a reducir el oleaje y la energía de la corriente, a filtrar se</w:t>
      </w:r>
      <w:r w:rsidR="00217F5E" w:rsidRPr="00596A3A">
        <w:rPr>
          <w:rFonts w:ascii="Arial" w:eastAsia="Times New Roman" w:hAnsi="Arial" w:cs="Arial"/>
          <w:lang w:val="es-ES" w:eastAsia="es-ES"/>
        </w:rPr>
        <w:t>dimentos suspendidos en el agua y</w:t>
      </w:r>
      <w:r w:rsidRPr="00596A3A">
        <w:rPr>
          <w:rFonts w:ascii="Arial" w:eastAsia="Times New Roman" w:hAnsi="Arial" w:cs="Arial"/>
          <w:lang w:val="es-ES" w:eastAsia="es-ES"/>
        </w:rPr>
        <w:t xml:space="preserve"> a estabilizar los sedimentos del fondo marino (Fonseca </w:t>
      </w:r>
      <w:r w:rsidRPr="00596A3A">
        <w:rPr>
          <w:rFonts w:ascii="Arial" w:eastAsia="Times New Roman" w:hAnsi="Arial" w:cs="Arial"/>
          <w:i/>
          <w:lang w:val="es-ES" w:eastAsia="es-ES"/>
        </w:rPr>
        <w:t>et al</w:t>
      </w:r>
      <w:r w:rsidRPr="00596A3A">
        <w:rPr>
          <w:rFonts w:ascii="Arial" w:eastAsia="Times New Roman" w:hAnsi="Arial" w:cs="Arial"/>
          <w:lang w:val="es-ES" w:eastAsia="es-ES"/>
        </w:rPr>
        <w:t xml:space="preserve">., 1982). </w:t>
      </w:r>
    </w:p>
    <w:p w14:paraId="29C0E51D"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0BBD45BF" w14:textId="20BFF61D" w:rsidR="00B54919" w:rsidRPr="00596A3A" w:rsidRDefault="00B54919" w:rsidP="00C80695">
      <w:pPr>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 xml:space="preserve">En </w:t>
      </w:r>
      <w:r w:rsidR="00217F5E" w:rsidRPr="00596A3A">
        <w:rPr>
          <w:rFonts w:ascii="Arial" w:eastAsia="Times New Roman" w:hAnsi="Arial" w:cs="Arial"/>
          <w:lang w:val="es-ES" w:eastAsia="es-ES"/>
        </w:rPr>
        <w:t>la RBCM</w:t>
      </w:r>
      <w:r w:rsidRPr="00596A3A">
        <w:rPr>
          <w:rFonts w:ascii="Arial" w:eastAsia="Times New Roman" w:hAnsi="Arial" w:cs="Arial"/>
          <w:lang w:val="es-ES" w:eastAsia="es-ES"/>
        </w:rPr>
        <w:t xml:space="preserve"> se distribuyen </w:t>
      </w:r>
      <w:r w:rsidR="00CB3E01">
        <w:rPr>
          <w:rFonts w:ascii="Arial" w:eastAsia="Times New Roman" w:hAnsi="Arial" w:cs="Arial"/>
          <w:lang w:val="es-ES" w:eastAsia="es-ES"/>
        </w:rPr>
        <w:t>varias especies de</w:t>
      </w:r>
      <w:r w:rsidR="00A73BD5" w:rsidRPr="00596A3A">
        <w:rPr>
          <w:rFonts w:ascii="Arial" w:eastAsia="Times New Roman" w:hAnsi="Arial" w:cs="Arial"/>
          <w:lang w:val="es-ES" w:eastAsia="es-ES"/>
        </w:rPr>
        <w:t xml:space="preserve"> </w:t>
      </w:r>
      <w:r w:rsidRPr="00596A3A">
        <w:rPr>
          <w:rFonts w:ascii="Arial" w:eastAsia="Times New Roman" w:hAnsi="Arial" w:cs="Arial"/>
          <w:lang w:val="es-ES" w:eastAsia="es-ES"/>
        </w:rPr>
        <w:t>pastos marinos</w:t>
      </w:r>
      <w:r w:rsidR="00217F5E" w:rsidRPr="00596A3A">
        <w:rPr>
          <w:rFonts w:ascii="Arial" w:eastAsia="Times New Roman" w:hAnsi="Arial" w:cs="Arial"/>
          <w:lang w:val="es-ES" w:eastAsia="es-ES"/>
        </w:rPr>
        <w:t>;</w:t>
      </w:r>
      <w:r w:rsidRPr="00596A3A">
        <w:rPr>
          <w:rFonts w:ascii="Arial" w:eastAsia="Times New Roman" w:hAnsi="Arial" w:cs="Arial"/>
          <w:lang w:val="es-ES" w:eastAsia="es-ES"/>
        </w:rPr>
        <w:t xml:space="preserve"> los más representativos son pasto marino de tortuga (</w:t>
      </w:r>
      <w:r w:rsidRPr="00596A3A">
        <w:rPr>
          <w:rFonts w:ascii="Arial" w:eastAsia="Times New Roman" w:hAnsi="Arial" w:cs="Arial"/>
          <w:i/>
          <w:lang w:val="es-ES" w:eastAsia="es-ES"/>
        </w:rPr>
        <w:t>Thalassia testudinum</w:t>
      </w:r>
      <w:r w:rsidR="00217F5E" w:rsidRPr="00596A3A">
        <w:rPr>
          <w:rFonts w:ascii="Arial" w:eastAsia="Times New Roman" w:hAnsi="Arial" w:cs="Arial"/>
          <w:lang w:val="es-ES" w:eastAsia="es-ES"/>
        </w:rPr>
        <w:t>)</w:t>
      </w:r>
      <w:r w:rsidRPr="00596A3A">
        <w:rPr>
          <w:rFonts w:ascii="Arial" w:eastAsia="Times New Roman" w:hAnsi="Arial" w:cs="Arial"/>
          <w:lang w:val="es-ES" w:eastAsia="es-ES"/>
        </w:rPr>
        <w:t xml:space="preserve"> que forma las praderas más extensas y el pasto marino de manatí (</w:t>
      </w:r>
      <w:r w:rsidRPr="00596A3A">
        <w:rPr>
          <w:rFonts w:ascii="Arial" w:eastAsia="Times New Roman" w:hAnsi="Arial" w:cs="Arial"/>
          <w:i/>
          <w:lang w:val="es-ES" w:eastAsia="es-ES"/>
        </w:rPr>
        <w:t>Syringodium filiforme</w:t>
      </w:r>
      <w:r w:rsidRPr="00596A3A">
        <w:rPr>
          <w:rFonts w:ascii="Arial" w:eastAsia="Times New Roman" w:hAnsi="Arial" w:cs="Arial"/>
          <w:lang w:val="es-ES" w:eastAsia="es-ES"/>
        </w:rPr>
        <w:t>) frecue</w:t>
      </w:r>
      <w:r w:rsidR="00F063A8" w:rsidRPr="00596A3A">
        <w:rPr>
          <w:rFonts w:ascii="Arial" w:eastAsia="Times New Roman" w:hAnsi="Arial" w:cs="Arial"/>
          <w:lang w:val="es-ES" w:eastAsia="es-ES"/>
        </w:rPr>
        <w:t xml:space="preserve">nte donde el oleaje es intenso </w:t>
      </w:r>
      <w:r w:rsidRPr="00596A3A">
        <w:rPr>
          <w:rFonts w:ascii="Arial" w:eastAsia="Times New Roman" w:hAnsi="Arial" w:cs="Arial"/>
          <w:lang w:val="es-ES" w:eastAsia="es-ES"/>
        </w:rPr>
        <w:t>(Espinoza-Avalos, 2011).</w:t>
      </w:r>
    </w:p>
    <w:p w14:paraId="682242DA" w14:textId="77777777" w:rsidR="007816CC" w:rsidRPr="00596A3A" w:rsidRDefault="007816CC" w:rsidP="00C80695">
      <w:pPr>
        <w:spacing w:before="0" w:after="0" w:line="240" w:lineRule="auto"/>
        <w:rPr>
          <w:rFonts w:ascii="Arial" w:eastAsia="Times New Roman" w:hAnsi="Arial" w:cs="Arial"/>
          <w:lang w:val="es-ES" w:eastAsia="es-ES"/>
        </w:rPr>
      </w:pPr>
    </w:p>
    <w:p w14:paraId="772979F7" w14:textId="7F5181E9" w:rsidR="00B54919" w:rsidRPr="00596A3A" w:rsidRDefault="00046E4A" w:rsidP="00C80695">
      <w:pPr>
        <w:spacing w:before="0" w:after="0" w:line="240" w:lineRule="auto"/>
        <w:rPr>
          <w:rFonts w:ascii="Arial" w:eastAsia="Times New Roman" w:hAnsi="Arial" w:cs="Arial"/>
          <w:b/>
          <w:lang w:val="es-ES" w:eastAsia="es-ES"/>
        </w:rPr>
      </w:pPr>
      <w:r>
        <w:rPr>
          <w:rFonts w:ascii="Arial" w:eastAsia="Times New Roman" w:hAnsi="Arial" w:cs="Arial"/>
          <w:b/>
          <w:lang w:val="es-ES" w:eastAsia="es-ES"/>
        </w:rPr>
        <w:t>Macroa</w:t>
      </w:r>
      <w:r w:rsidR="00B54919" w:rsidRPr="00596A3A">
        <w:rPr>
          <w:rFonts w:ascii="Arial" w:eastAsia="Times New Roman" w:hAnsi="Arial" w:cs="Arial"/>
          <w:b/>
          <w:lang w:val="es-ES" w:eastAsia="es-ES"/>
        </w:rPr>
        <w:t>lgas</w:t>
      </w:r>
    </w:p>
    <w:p w14:paraId="0015FC49" w14:textId="77777777" w:rsidR="004D19E4" w:rsidRPr="00596A3A" w:rsidRDefault="004D19E4" w:rsidP="00C80695">
      <w:pPr>
        <w:autoSpaceDE w:val="0"/>
        <w:autoSpaceDN w:val="0"/>
        <w:adjustRightInd w:val="0"/>
        <w:spacing w:before="0" w:after="0" w:line="240" w:lineRule="auto"/>
        <w:rPr>
          <w:rFonts w:ascii="Arial" w:eastAsia="Times New Roman" w:hAnsi="Arial" w:cs="Arial"/>
          <w:lang w:val="es-ES" w:eastAsia="es-ES"/>
        </w:rPr>
      </w:pPr>
    </w:p>
    <w:p w14:paraId="0D38E0CF" w14:textId="759B8A19"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Dentro de las macroalgas, 30 son Chloroph</w:t>
      </w:r>
      <w:r w:rsidR="00265ECF" w:rsidRPr="00596A3A">
        <w:rPr>
          <w:rFonts w:ascii="Arial" w:eastAsia="Times New Roman" w:hAnsi="Arial" w:cs="Arial"/>
          <w:lang w:val="es-ES" w:eastAsia="es-ES"/>
        </w:rPr>
        <w:t>ytas (o algas verdes), 23 son R</w:t>
      </w:r>
      <w:r w:rsidRPr="00596A3A">
        <w:rPr>
          <w:rFonts w:ascii="Arial" w:eastAsia="Times New Roman" w:hAnsi="Arial" w:cs="Arial"/>
          <w:lang w:val="es-ES" w:eastAsia="es-ES"/>
        </w:rPr>
        <w:t>hodophytas (o algas rojas), 12 son Phaeophytas (o algas cafés) y una Cyanophyta (o verde azules) representada por una asociación de algas pequeñas filamentosas denominadas “turf”. Las especies que llegan a ser abundantes son las algas verdes como (</w:t>
      </w:r>
      <w:r w:rsidRPr="00596A3A">
        <w:rPr>
          <w:rFonts w:ascii="Arial" w:eastAsia="Times New Roman" w:hAnsi="Arial" w:cs="Arial"/>
          <w:i/>
          <w:lang w:val="es-ES" w:eastAsia="es-ES"/>
        </w:rPr>
        <w:t>Halimeda</w:t>
      </w:r>
      <w:r w:rsidRPr="00596A3A">
        <w:rPr>
          <w:rFonts w:ascii="Arial" w:eastAsia="Times New Roman" w:hAnsi="Arial" w:cs="Arial"/>
          <w:lang w:val="es-ES" w:eastAsia="es-ES"/>
        </w:rPr>
        <w:t xml:space="preserve"> </w:t>
      </w:r>
      <w:r w:rsidRPr="00596A3A">
        <w:rPr>
          <w:rFonts w:ascii="Arial" w:eastAsia="Times New Roman" w:hAnsi="Arial" w:cs="Arial"/>
          <w:i/>
          <w:lang w:val="es-ES" w:eastAsia="es-ES"/>
        </w:rPr>
        <w:t>tuna)</w:t>
      </w:r>
      <w:r w:rsidRPr="00596A3A">
        <w:rPr>
          <w:rFonts w:ascii="Arial" w:eastAsia="Times New Roman" w:hAnsi="Arial" w:cs="Arial"/>
          <w:lang w:val="es-ES" w:eastAsia="es-ES"/>
        </w:rPr>
        <w:t xml:space="preserve"> y algas cafés como (</w:t>
      </w:r>
      <w:r w:rsidRPr="00596A3A">
        <w:rPr>
          <w:rFonts w:ascii="Arial" w:eastAsia="Times New Roman" w:hAnsi="Arial" w:cs="Arial"/>
          <w:i/>
          <w:lang w:val="es-ES" w:eastAsia="es-ES"/>
        </w:rPr>
        <w:t>Lobophora variegata)</w:t>
      </w:r>
      <w:r w:rsidRPr="00596A3A">
        <w:rPr>
          <w:rFonts w:ascii="Arial" w:eastAsia="Times New Roman" w:hAnsi="Arial" w:cs="Arial"/>
          <w:lang w:val="es-ES" w:eastAsia="es-ES"/>
        </w:rPr>
        <w:t>. Como especies comunes están las algas verdes (</w:t>
      </w:r>
      <w:r w:rsidRPr="00596A3A">
        <w:rPr>
          <w:rFonts w:ascii="Arial" w:eastAsia="Times New Roman" w:hAnsi="Arial" w:cs="Arial"/>
          <w:i/>
          <w:lang w:val="es-ES" w:eastAsia="es-ES"/>
        </w:rPr>
        <w:t>Caulerpa verticillata)</w:t>
      </w:r>
      <w:r w:rsidRPr="00596A3A">
        <w:rPr>
          <w:rFonts w:ascii="Arial" w:eastAsia="Times New Roman" w:hAnsi="Arial" w:cs="Arial"/>
          <w:lang w:val="es-ES" w:eastAsia="es-ES"/>
        </w:rPr>
        <w:t xml:space="preserve"> y (</w:t>
      </w:r>
      <w:r w:rsidRPr="00596A3A">
        <w:rPr>
          <w:rFonts w:ascii="Arial" w:eastAsia="Times New Roman" w:hAnsi="Arial" w:cs="Arial"/>
          <w:i/>
          <w:lang w:val="es-ES" w:eastAsia="es-ES"/>
        </w:rPr>
        <w:t>Halimeda goreaui)</w:t>
      </w:r>
      <w:r w:rsidRPr="00596A3A">
        <w:rPr>
          <w:rFonts w:ascii="Arial" w:eastAsia="Times New Roman" w:hAnsi="Arial" w:cs="Arial"/>
          <w:lang w:val="es-ES" w:eastAsia="es-ES"/>
        </w:rPr>
        <w:t>, el alga café (</w:t>
      </w:r>
      <w:r w:rsidRPr="00596A3A">
        <w:rPr>
          <w:rFonts w:ascii="Arial" w:eastAsia="Times New Roman" w:hAnsi="Arial" w:cs="Arial"/>
          <w:i/>
          <w:lang w:val="es-ES" w:eastAsia="es-ES"/>
        </w:rPr>
        <w:t>Dictyota cervicornis)</w:t>
      </w:r>
      <w:r w:rsidRPr="00596A3A">
        <w:rPr>
          <w:rFonts w:ascii="Arial" w:eastAsia="Times New Roman" w:hAnsi="Arial" w:cs="Arial"/>
          <w:lang w:val="es-ES" w:eastAsia="es-ES"/>
        </w:rPr>
        <w:t xml:space="preserve"> y el alga roja (</w:t>
      </w:r>
      <w:r w:rsidRPr="00596A3A">
        <w:rPr>
          <w:rFonts w:ascii="Arial" w:eastAsia="Times New Roman" w:hAnsi="Arial" w:cs="Arial"/>
          <w:i/>
          <w:lang w:val="es-ES" w:eastAsia="es-ES"/>
        </w:rPr>
        <w:t>Amphiroa rigida)</w:t>
      </w:r>
      <w:r w:rsidRPr="00596A3A">
        <w:rPr>
          <w:rFonts w:ascii="Arial" w:eastAsia="Times New Roman" w:hAnsi="Arial" w:cs="Arial"/>
          <w:lang w:val="es-ES" w:eastAsia="es-ES"/>
        </w:rPr>
        <w:t xml:space="preserve">. </w:t>
      </w:r>
    </w:p>
    <w:p w14:paraId="056BA3AE"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5A152436" w14:textId="1F4440F9"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 xml:space="preserve">Existen algunas </w:t>
      </w:r>
      <w:r w:rsidR="00F063A8" w:rsidRPr="00596A3A">
        <w:rPr>
          <w:rFonts w:ascii="Arial" w:eastAsia="Times New Roman" w:hAnsi="Arial" w:cs="Arial"/>
          <w:lang w:val="es-ES" w:eastAsia="es-ES"/>
        </w:rPr>
        <w:t xml:space="preserve">especies de </w:t>
      </w:r>
      <w:r w:rsidRPr="00596A3A">
        <w:rPr>
          <w:rFonts w:ascii="Arial" w:eastAsia="Times New Roman" w:hAnsi="Arial" w:cs="Arial"/>
          <w:lang w:val="es-ES" w:eastAsia="es-ES"/>
        </w:rPr>
        <w:t xml:space="preserve">algas dañinas debido a que penetran el tejido vivo de los corales provocando enfermedades como la banda negra y blanca. Otro grupo es el de las cementadoras ya que crecen entre las grietas de los corales, modificando así la estructura misma del arrecife. En general, el grupo es un fuerte competidor por espacio para las comunidades coralinas debido a sus altas tasas de crecimiento (Round, 1984; Borowitzka y Larkum, 1986; Dawes, 1986; Littler </w:t>
      </w:r>
      <w:r w:rsidRPr="00596A3A">
        <w:rPr>
          <w:rFonts w:ascii="Arial" w:eastAsia="Times New Roman" w:hAnsi="Arial" w:cs="Arial"/>
          <w:i/>
          <w:lang w:val="es-ES" w:eastAsia="es-ES"/>
        </w:rPr>
        <w:t>et al</w:t>
      </w:r>
      <w:r w:rsidRPr="00596A3A">
        <w:rPr>
          <w:rFonts w:ascii="Arial" w:eastAsia="Times New Roman" w:hAnsi="Arial" w:cs="Arial"/>
          <w:lang w:val="es-ES" w:eastAsia="es-ES"/>
        </w:rPr>
        <w:t>., 1989 y Wells, 1988).</w:t>
      </w:r>
    </w:p>
    <w:p w14:paraId="781B229A" w14:textId="77777777" w:rsidR="00B54919" w:rsidRPr="00596A3A" w:rsidRDefault="00B54919" w:rsidP="00C80695">
      <w:pPr>
        <w:autoSpaceDE w:val="0"/>
        <w:autoSpaceDN w:val="0"/>
        <w:adjustRightInd w:val="0"/>
        <w:spacing w:before="0" w:after="0" w:line="240" w:lineRule="auto"/>
        <w:rPr>
          <w:rFonts w:ascii="Arial" w:eastAsia="Times New Roman" w:hAnsi="Arial" w:cs="Arial"/>
          <w:b/>
          <w:i/>
          <w:lang w:val="es-ES" w:eastAsia="es-ES"/>
        </w:rPr>
      </w:pPr>
    </w:p>
    <w:p w14:paraId="440B58DE" w14:textId="28063534" w:rsidR="00B54919" w:rsidRPr="00596A3A" w:rsidRDefault="00E00869" w:rsidP="00C80695">
      <w:pPr>
        <w:autoSpaceDE w:val="0"/>
        <w:autoSpaceDN w:val="0"/>
        <w:adjustRightInd w:val="0"/>
        <w:spacing w:before="0" w:after="0" w:line="240" w:lineRule="auto"/>
        <w:rPr>
          <w:rFonts w:ascii="Arial" w:eastAsia="Times New Roman" w:hAnsi="Arial" w:cs="Arial"/>
          <w:b/>
          <w:lang w:val="es-ES" w:eastAsia="es-ES"/>
        </w:rPr>
      </w:pPr>
      <w:r w:rsidRPr="00596A3A">
        <w:rPr>
          <w:rFonts w:ascii="Arial" w:eastAsia="Times New Roman" w:hAnsi="Arial" w:cs="Arial"/>
          <w:b/>
          <w:lang w:val="es-ES" w:eastAsia="es-ES"/>
        </w:rPr>
        <w:t>VEGETACIÓN TERRESTRE</w:t>
      </w:r>
    </w:p>
    <w:p w14:paraId="0D72EEB4" w14:textId="77777777" w:rsidR="007816CC" w:rsidRPr="00596A3A" w:rsidRDefault="007816CC" w:rsidP="00C80695">
      <w:pPr>
        <w:spacing w:before="0" w:after="0" w:line="240" w:lineRule="auto"/>
        <w:rPr>
          <w:rFonts w:ascii="Arial" w:eastAsia="Times New Roman" w:hAnsi="Arial" w:cs="Arial"/>
          <w:lang w:val="es-ES" w:eastAsia="es-ES"/>
        </w:rPr>
      </w:pPr>
    </w:p>
    <w:p w14:paraId="025D1E49" w14:textId="7D872475" w:rsidR="00B54919" w:rsidRPr="00596A3A" w:rsidRDefault="00647A7B" w:rsidP="00C80695">
      <w:pPr>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De acuerdo a la Serie V de Vegetación y Uso del Suelo del INEGI, los tipos de vegetación presentes en la RBCM son</w:t>
      </w:r>
      <w:r w:rsidR="004E5B5C" w:rsidRPr="00596A3A">
        <w:rPr>
          <w:rFonts w:ascii="Arial" w:eastAsia="Times New Roman" w:hAnsi="Arial" w:cs="Arial"/>
          <w:lang w:val="es-ES" w:eastAsia="es-ES"/>
        </w:rPr>
        <w:t xml:space="preserve"> principalmente</w:t>
      </w:r>
      <w:r w:rsidR="00B54919" w:rsidRPr="00596A3A">
        <w:rPr>
          <w:rFonts w:ascii="Arial" w:eastAsia="Times New Roman" w:hAnsi="Arial" w:cs="Arial"/>
          <w:lang w:val="es-ES" w:eastAsia="es-ES"/>
        </w:rPr>
        <w:t xml:space="preserve">: </w:t>
      </w:r>
      <w:r w:rsidRPr="00596A3A">
        <w:rPr>
          <w:rFonts w:ascii="Arial" w:eastAsia="Times New Roman" w:hAnsi="Arial" w:cs="Arial"/>
          <w:lang w:val="es-ES" w:eastAsia="es-ES"/>
        </w:rPr>
        <w:t xml:space="preserve">manglar, </w:t>
      </w:r>
      <w:r w:rsidR="00B54919" w:rsidRPr="00596A3A">
        <w:rPr>
          <w:rFonts w:ascii="Arial" w:eastAsia="Times New Roman" w:hAnsi="Arial" w:cs="Arial"/>
          <w:lang w:val="es-ES" w:eastAsia="es-ES"/>
        </w:rPr>
        <w:t>selva mediana subperennifolia</w:t>
      </w:r>
      <w:r w:rsidR="004E5B5C" w:rsidRPr="00596A3A">
        <w:rPr>
          <w:rFonts w:ascii="Arial" w:eastAsia="Times New Roman" w:hAnsi="Arial" w:cs="Arial"/>
          <w:lang w:val="es-ES" w:eastAsia="es-ES"/>
        </w:rPr>
        <w:t>,</w:t>
      </w:r>
      <w:r w:rsidR="00B54919" w:rsidRPr="00596A3A">
        <w:rPr>
          <w:rFonts w:ascii="Arial" w:eastAsia="Times New Roman" w:hAnsi="Arial" w:cs="Arial"/>
          <w:lang w:val="es-ES" w:eastAsia="es-ES"/>
        </w:rPr>
        <w:t xml:space="preserve"> selva </w:t>
      </w:r>
      <w:r w:rsidR="004E5B5C" w:rsidRPr="00596A3A">
        <w:rPr>
          <w:rFonts w:ascii="Arial" w:eastAsia="Times New Roman" w:hAnsi="Arial" w:cs="Arial"/>
          <w:lang w:val="es-ES" w:eastAsia="es-ES"/>
        </w:rPr>
        <w:t>baja subcaducifolia y tular</w:t>
      </w:r>
      <w:r w:rsidR="00B54919" w:rsidRPr="00596A3A">
        <w:rPr>
          <w:rFonts w:ascii="Arial" w:eastAsia="Times New Roman" w:hAnsi="Arial" w:cs="Arial"/>
          <w:lang w:val="es-ES" w:eastAsia="es-ES"/>
        </w:rPr>
        <w:t>.</w:t>
      </w:r>
    </w:p>
    <w:p w14:paraId="18029D4E"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p>
    <w:p w14:paraId="375972A8" w14:textId="77777777" w:rsidR="00B54919" w:rsidRPr="00596A3A" w:rsidRDefault="00B54919" w:rsidP="00C80695">
      <w:pPr>
        <w:spacing w:before="0" w:after="0" w:line="240" w:lineRule="auto"/>
        <w:rPr>
          <w:rFonts w:ascii="Arial" w:hAnsi="Arial" w:cs="Arial"/>
          <w:b/>
        </w:rPr>
      </w:pPr>
      <w:r w:rsidRPr="00596A3A">
        <w:rPr>
          <w:rFonts w:ascii="Arial" w:hAnsi="Arial" w:cs="Arial"/>
          <w:b/>
        </w:rPr>
        <w:t>Selva mediana subperennifolia</w:t>
      </w:r>
    </w:p>
    <w:p w14:paraId="340F077C"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7D906F25" w14:textId="756F9A8F" w:rsidR="00B54919" w:rsidRPr="00596A3A" w:rsidRDefault="00063285"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Dentro de la RBCM este tipo de vegetación presenta una superficie de 11,700 hectáreas de acuerdo al INEGI Serie V. C</w:t>
      </w:r>
      <w:r w:rsidR="00B54919" w:rsidRPr="00596A3A">
        <w:rPr>
          <w:rFonts w:ascii="Arial" w:eastAsia="Times New Roman" w:hAnsi="Arial" w:cs="Arial"/>
          <w:lang w:val="es-ES" w:eastAsia="es-ES"/>
        </w:rPr>
        <w:t>omprende árboles que alcanzan alturas de entre 15 y 20 metros. Aproximadamente, un 25% de las plantas de este tipo de comunidad, tiran sus hojas durante el periodo de secas. Es una selva con un número moderado de trepadoras y epífitas. Presenta alguna similitud con la selva mediana subcaducifolia, ya que comparte muchas especies de árboles aunque en diferente densidad. En el sotobosque es posible observar plantas de pochote (</w:t>
      </w:r>
      <w:r w:rsidR="00B54919" w:rsidRPr="00596A3A">
        <w:rPr>
          <w:rFonts w:ascii="Arial" w:eastAsia="Times New Roman" w:hAnsi="Arial" w:cs="Arial"/>
          <w:i/>
          <w:lang w:val="es-ES" w:eastAsia="es-ES"/>
        </w:rPr>
        <w:t>Ceiba aesculifolia</w:t>
      </w:r>
      <w:r w:rsidR="00B54919" w:rsidRPr="00596A3A">
        <w:rPr>
          <w:rFonts w:ascii="Arial" w:eastAsia="Times New Roman" w:hAnsi="Arial" w:cs="Arial"/>
          <w:lang w:val="es-ES" w:eastAsia="es-ES"/>
        </w:rPr>
        <w:t>) y algunas especies de palmas que no se encuentran en la selva mediana subcaducifolia.</w:t>
      </w:r>
    </w:p>
    <w:p w14:paraId="2904CFA9"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p>
    <w:p w14:paraId="389F4B8E"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Las especies más importantes son: chicozapote (</w:t>
      </w:r>
      <w:r w:rsidRPr="00596A3A">
        <w:rPr>
          <w:rFonts w:ascii="Arial" w:eastAsia="Times New Roman" w:hAnsi="Arial" w:cs="Arial"/>
          <w:i/>
          <w:lang w:val="es-ES" w:eastAsia="es-ES"/>
        </w:rPr>
        <w:t>Manilkara zapota</w:t>
      </w:r>
      <w:r w:rsidRPr="00596A3A">
        <w:rPr>
          <w:rFonts w:ascii="Arial" w:eastAsia="Times New Roman" w:hAnsi="Arial" w:cs="Arial"/>
          <w:lang w:val="es-ES" w:eastAsia="es-ES"/>
        </w:rPr>
        <w:t>), ramón (</w:t>
      </w:r>
      <w:r w:rsidRPr="00596A3A">
        <w:rPr>
          <w:rFonts w:ascii="Arial" w:eastAsia="Times New Roman" w:hAnsi="Arial" w:cs="Arial"/>
          <w:i/>
          <w:lang w:val="es-ES" w:eastAsia="es-ES"/>
        </w:rPr>
        <w:t>Brosimum alicastrum</w:t>
      </w:r>
      <w:r w:rsidRPr="00596A3A">
        <w:rPr>
          <w:rFonts w:ascii="Arial" w:eastAsia="Times New Roman" w:hAnsi="Arial" w:cs="Arial"/>
          <w:lang w:val="es-ES" w:eastAsia="es-ES"/>
        </w:rPr>
        <w:t xml:space="preserve">), kaniste' </w:t>
      </w:r>
      <w:r w:rsidRPr="00596A3A">
        <w:rPr>
          <w:rFonts w:ascii="Arial" w:eastAsia="Times New Roman" w:hAnsi="Arial" w:cs="Arial"/>
          <w:i/>
          <w:lang w:val="es-ES" w:eastAsia="es-ES"/>
        </w:rPr>
        <w:t>(Pouteria campechiana</w:t>
      </w:r>
      <w:r w:rsidRPr="00596A3A">
        <w:rPr>
          <w:rFonts w:ascii="Arial" w:eastAsia="Times New Roman" w:hAnsi="Arial" w:cs="Arial"/>
          <w:lang w:val="es-ES" w:eastAsia="es-ES"/>
        </w:rPr>
        <w:t>), huaya (</w:t>
      </w:r>
      <w:r w:rsidRPr="00596A3A">
        <w:rPr>
          <w:rFonts w:ascii="Arial" w:eastAsia="Times New Roman" w:hAnsi="Arial" w:cs="Arial"/>
          <w:i/>
          <w:lang w:val="es-ES" w:eastAsia="es-ES"/>
        </w:rPr>
        <w:t>Talisia olivaeformis</w:t>
      </w:r>
      <w:r w:rsidRPr="00596A3A">
        <w:rPr>
          <w:rFonts w:ascii="Arial" w:eastAsia="Times New Roman" w:hAnsi="Arial" w:cs="Arial"/>
          <w:lang w:val="es-ES" w:eastAsia="es-ES"/>
        </w:rPr>
        <w:t>), sak chacah (</w:t>
      </w:r>
      <w:r w:rsidRPr="00596A3A">
        <w:rPr>
          <w:rFonts w:ascii="Arial" w:eastAsia="Times New Roman" w:hAnsi="Arial" w:cs="Arial"/>
          <w:i/>
          <w:lang w:val="es-ES" w:eastAsia="es-ES"/>
        </w:rPr>
        <w:t>Simarouba glauca</w:t>
      </w:r>
      <w:r w:rsidRPr="00596A3A">
        <w:rPr>
          <w:rFonts w:ascii="Arial" w:eastAsia="Times New Roman" w:hAnsi="Arial" w:cs="Arial"/>
          <w:lang w:val="es-ES" w:eastAsia="es-ES"/>
        </w:rPr>
        <w:t>), kataloox (</w:t>
      </w:r>
      <w:r w:rsidRPr="00596A3A">
        <w:rPr>
          <w:rFonts w:ascii="Arial" w:eastAsia="Times New Roman" w:hAnsi="Arial" w:cs="Arial"/>
          <w:i/>
          <w:lang w:val="es-ES" w:eastAsia="es-ES"/>
        </w:rPr>
        <w:t>Swartzia cubensis</w:t>
      </w:r>
      <w:r w:rsidRPr="00596A3A">
        <w:rPr>
          <w:rFonts w:ascii="Arial" w:eastAsia="Times New Roman" w:hAnsi="Arial" w:cs="Arial"/>
          <w:lang w:val="es-ES" w:eastAsia="es-ES"/>
        </w:rPr>
        <w:t>), chakah (</w:t>
      </w:r>
      <w:r w:rsidRPr="00596A3A">
        <w:rPr>
          <w:rFonts w:ascii="Arial" w:eastAsia="Times New Roman" w:hAnsi="Arial" w:cs="Arial"/>
          <w:i/>
          <w:lang w:val="es-ES" w:eastAsia="es-ES"/>
        </w:rPr>
        <w:t>Bursera simaruba</w:t>
      </w:r>
      <w:r w:rsidRPr="00596A3A">
        <w:rPr>
          <w:rFonts w:ascii="Arial" w:eastAsia="Times New Roman" w:hAnsi="Arial" w:cs="Arial"/>
          <w:lang w:val="es-ES" w:eastAsia="es-ES"/>
        </w:rPr>
        <w:t>), kakaw-che' (</w:t>
      </w:r>
      <w:r w:rsidRPr="00596A3A">
        <w:rPr>
          <w:rFonts w:ascii="Arial" w:eastAsia="Times New Roman" w:hAnsi="Arial" w:cs="Arial"/>
          <w:i/>
          <w:lang w:val="es-ES" w:eastAsia="es-ES"/>
        </w:rPr>
        <w:t>Alseis yucatanensis</w:t>
      </w:r>
      <w:r w:rsidRPr="00596A3A">
        <w:rPr>
          <w:rFonts w:ascii="Arial" w:eastAsia="Times New Roman" w:hAnsi="Arial" w:cs="Arial"/>
          <w:lang w:val="es-ES" w:eastAsia="es-ES"/>
        </w:rPr>
        <w:t>), chechem (</w:t>
      </w:r>
      <w:r w:rsidRPr="00596A3A">
        <w:rPr>
          <w:rFonts w:ascii="Arial" w:eastAsia="Times New Roman" w:hAnsi="Arial" w:cs="Arial"/>
          <w:i/>
          <w:lang w:val="es-ES" w:eastAsia="es-ES"/>
        </w:rPr>
        <w:t>Metopium brownei</w:t>
      </w:r>
      <w:r w:rsidRPr="00596A3A">
        <w:rPr>
          <w:rFonts w:ascii="Arial" w:eastAsia="Times New Roman" w:hAnsi="Arial" w:cs="Arial"/>
          <w:lang w:val="es-ES" w:eastAsia="es-ES"/>
        </w:rPr>
        <w:t>), huano (</w:t>
      </w:r>
      <w:r w:rsidRPr="00596A3A">
        <w:rPr>
          <w:rFonts w:ascii="Arial" w:eastAsia="Times New Roman" w:hAnsi="Arial" w:cs="Arial"/>
          <w:i/>
          <w:lang w:val="es-ES" w:eastAsia="es-ES"/>
        </w:rPr>
        <w:t>Sabal yapa</w:t>
      </w:r>
      <w:r w:rsidRPr="00596A3A">
        <w:rPr>
          <w:rFonts w:ascii="Arial" w:eastAsia="Times New Roman" w:hAnsi="Arial" w:cs="Arial"/>
          <w:lang w:val="es-ES" w:eastAsia="es-ES"/>
        </w:rPr>
        <w:t>), xyaat (</w:t>
      </w:r>
      <w:r w:rsidRPr="00596A3A">
        <w:rPr>
          <w:rFonts w:ascii="Arial" w:eastAsia="Times New Roman" w:hAnsi="Arial" w:cs="Arial"/>
          <w:i/>
          <w:lang w:val="es-ES" w:eastAsia="es-ES"/>
        </w:rPr>
        <w:t>Chamaedorea seifrizii</w:t>
      </w:r>
      <w:r w:rsidRPr="00596A3A">
        <w:rPr>
          <w:rFonts w:ascii="Arial" w:eastAsia="Times New Roman" w:hAnsi="Arial" w:cs="Arial"/>
          <w:lang w:val="es-ES" w:eastAsia="es-ES"/>
        </w:rPr>
        <w:t>), palma chiit (</w:t>
      </w:r>
      <w:r w:rsidRPr="00596A3A">
        <w:rPr>
          <w:rFonts w:ascii="Arial" w:eastAsia="Times New Roman" w:hAnsi="Arial" w:cs="Arial"/>
          <w:i/>
          <w:lang w:val="es-ES" w:eastAsia="es-ES"/>
        </w:rPr>
        <w:t>Thrinax radiata</w:t>
      </w:r>
      <w:r w:rsidRPr="00596A3A">
        <w:rPr>
          <w:rFonts w:ascii="Arial" w:eastAsia="Times New Roman" w:hAnsi="Arial" w:cs="Arial"/>
          <w:lang w:val="es-ES" w:eastAsia="es-ES"/>
        </w:rPr>
        <w:t>), caimito (</w:t>
      </w:r>
      <w:r w:rsidRPr="00596A3A">
        <w:rPr>
          <w:rFonts w:ascii="Arial" w:eastAsia="Times New Roman" w:hAnsi="Arial" w:cs="Arial"/>
          <w:i/>
          <w:lang w:val="es-ES" w:eastAsia="es-ES"/>
        </w:rPr>
        <w:t>Chryosophyllum cainito</w:t>
      </w:r>
      <w:r w:rsidRPr="00596A3A">
        <w:rPr>
          <w:rFonts w:ascii="Arial" w:eastAsia="Times New Roman" w:hAnsi="Arial" w:cs="Arial"/>
          <w:lang w:val="es-ES" w:eastAsia="es-ES"/>
        </w:rPr>
        <w:t>), granadillo (</w:t>
      </w:r>
      <w:r w:rsidRPr="00596A3A">
        <w:rPr>
          <w:rFonts w:ascii="Arial" w:eastAsia="Times New Roman" w:hAnsi="Arial" w:cs="Arial"/>
          <w:i/>
          <w:lang w:val="es-ES" w:eastAsia="es-ES"/>
        </w:rPr>
        <w:t>Platymiscium yucatanum</w:t>
      </w:r>
      <w:r w:rsidRPr="00596A3A">
        <w:rPr>
          <w:rFonts w:ascii="Arial" w:eastAsia="Times New Roman" w:hAnsi="Arial" w:cs="Arial"/>
          <w:lang w:val="es-ES" w:eastAsia="es-ES"/>
        </w:rPr>
        <w:t>), etc. Se pueden encontrar algunos elementos epífitos como xchu’ (</w:t>
      </w:r>
      <w:r w:rsidRPr="00596A3A">
        <w:rPr>
          <w:rFonts w:ascii="Arial" w:eastAsia="Times New Roman" w:hAnsi="Arial" w:cs="Arial"/>
          <w:i/>
          <w:lang w:val="es-ES" w:eastAsia="es-ES"/>
        </w:rPr>
        <w:t>Aechmea bracteata</w:t>
      </w:r>
      <w:r w:rsidRPr="00596A3A">
        <w:rPr>
          <w:rFonts w:ascii="Arial" w:eastAsia="Times New Roman" w:hAnsi="Arial" w:cs="Arial"/>
          <w:lang w:val="es-ES" w:eastAsia="es-ES"/>
        </w:rPr>
        <w:t>), choj kaan (</w:t>
      </w:r>
      <w:r w:rsidRPr="00596A3A">
        <w:rPr>
          <w:rFonts w:ascii="Arial" w:eastAsia="Times New Roman" w:hAnsi="Arial" w:cs="Arial"/>
          <w:i/>
          <w:lang w:val="es-ES" w:eastAsia="es-ES"/>
        </w:rPr>
        <w:t>Selenicereus donkelarii</w:t>
      </w:r>
      <w:r w:rsidRPr="00596A3A">
        <w:rPr>
          <w:rFonts w:ascii="Arial" w:eastAsia="Times New Roman" w:hAnsi="Arial" w:cs="Arial"/>
          <w:lang w:val="es-ES" w:eastAsia="es-ES"/>
        </w:rPr>
        <w:t xml:space="preserve">) y </w:t>
      </w:r>
      <w:r w:rsidRPr="00596A3A">
        <w:rPr>
          <w:rFonts w:ascii="Arial" w:eastAsia="Times New Roman" w:hAnsi="Arial" w:cs="Arial"/>
          <w:i/>
          <w:lang w:val="es-ES" w:eastAsia="es-ES"/>
        </w:rPr>
        <w:t>Selenicereus testudo</w:t>
      </w:r>
      <w:r w:rsidRPr="00596A3A">
        <w:rPr>
          <w:rFonts w:ascii="Arial" w:eastAsia="Times New Roman" w:hAnsi="Arial" w:cs="Arial"/>
          <w:lang w:val="es-ES" w:eastAsia="es-ES"/>
        </w:rPr>
        <w:t>, por mencionar algunos de los más relevantes.</w:t>
      </w:r>
    </w:p>
    <w:p w14:paraId="49188BA2" w14:textId="77777777" w:rsidR="00063285" w:rsidRPr="00596A3A" w:rsidRDefault="00063285" w:rsidP="00C80695">
      <w:pPr>
        <w:autoSpaceDE w:val="0"/>
        <w:autoSpaceDN w:val="0"/>
        <w:adjustRightInd w:val="0"/>
        <w:spacing w:before="0" w:after="0" w:line="240" w:lineRule="auto"/>
        <w:rPr>
          <w:rFonts w:ascii="Arial" w:eastAsia="Times New Roman" w:hAnsi="Arial" w:cs="Arial"/>
          <w:lang w:val="es-ES" w:eastAsia="es-ES"/>
        </w:rPr>
      </w:pPr>
    </w:p>
    <w:p w14:paraId="09DD3E2A" w14:textId="77777777" w:rsidR="00B54919" w:rsidRPr="00596A3A" w:rsidRDefault="00B54919" w:rsidP="00C80695">
      <w:pPr>
        <w:spacing w:before="0" w:after="0" w:line="240" w:lineRule="auto"/>
        <w:rPr>
          <w:rFonts w:ascii="Arial" w:hAnsi="Arial" w:cs="Arial"/>
          <w:b/>
        </w:rPr>
      </w:pPr>
      <w:r w:rsidRPr="00596A3A">
        <w:rPr>
          <w:rFonts w:ascii="Arial" w:hAnsi="Arial" w:cs="Arial"/>
          <w:b/>
        </w:rPr>
        <w:lastRenderedPageBreak/>
        <w:t>Selva baja subcaducifolia</w:t>
      </w:r>
    </w:p>
    <w:p w14:paraId="3F9EF996"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07A684D0"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Este tipo de vegetación se desarrolla sobre los afloramientos de roca caliza, con suelos bien drenados que no retienen agua. Presenta una altura que va de 8 a 10 metros, teniendo como especies de mayor importancia chakah (</w:t>
      </w:r>
      <w:r w:rsidRPr="00596A3A">
        <w:rPr>
          <w:rFonts w:ascii="Arial" w:eastAsia="Times New Roman" w:hAnsi="Arial" w:cs="Arial"/>
          <w:i/>
          <w:lang w:val="es-ES" w:eastAsia="es-ES"/>
        </w:rPr>
        <w:t>Bursera simaruba</w:t>
      </w:r>
      <w:r w:rsidRPr="00596A3A">
        <w:rPr>
          <w:rFonts w:ascii="Arial" w:eastAsia="Times New Roman" w:hAnsi="Arial" w:cs="Arial"/>
          <w:lang w:val="es-ES" w:eastAsia="es-ES"/>
        </w:rPr>
        <w:t>), ya ax nik (</w:t>
      </w:r>
      <w:r w:rsidRPr="00596A3A">
        <w:rPr>
          <w:rFonts w:ascii="Arial" w:eastAsia="Times New Roman" w:hAnsi="Arial" w:cs="Arial"/>
          <w:i/>
          <w:lang w:val="es-ES" w:eastAsia="es-ES"/>
        </w:rPr>
        <w:t>Vitex gaumeri</w:t>
      </w:r>
      <w:r w:rsidRPr="00596A3A">
        <w:rPr>
          <w:rFonts w:ascii="Arial" w:eastAsia="Times New Roman" w:hAnsi="Arial" w:cs="Arial"/>
          <w:lang w:val="es-ES" w:eastAsia="es-ES"/>
        </w:rPr>
        <w:t>), sayote (</w:t>
      </w:r>
      <w:r w:rsidRPr="00596A3A">
        <w:rPr>
          <w:rFonts w:ascii="Arial" w:eastAsia="Times New Roman" w:hAnsi="Arial" w:cs="Arial"/>
          <w:i/>
          <w:lang w:val="es-ES" w:eastAsia="es-ES"/>
        </w:rPr>
        <w:t>Beaucarnea pliabilis</w:t>
      </w:r>
      <w:r w:rsidRPr="00596A3A">
        <w:rPr>
          <w:rFonts w:ascii="Arial" w:eastAsia="Times New Roman" w:hAnsi="Arial" w:cs="Arial"/>
          <w:lang w:val="es-ES" w:eastAsia="es-ES"/>
        </w:rPr>
        <w:t>) endémica, el chechem (</w:t>
      </w:r>
      <w:r w:rsidRPr="00596A3A">
        <w:rPr>
          <w:rFonts w:ascii="Arial" w:eastAsia="Times New Roman" w:hAnsi="Arial" w:cs="Arial"/>
          <w:i/>
          <w:lang w:val="es-ES" w:eastAsia="es-ES"/>
        </w:rPr>
        <w:t>Metopium brownei</w:t>
      </w:r>
      <w:r w:rsidRPr="00596A3A">
        <w:rPr>
          <w:rFonts w:ascii="Arial" w:eastAsia="Times New Roman" w:hAnsi="Arial" w:cs="Arial"/>
          <w:lang w:val="es-ES" w:eastAsia="es-ES"/>
        </w:rPr>
        <w:t>), tsalam (</w:t>
      </w:r>
      <w:r w:rsidRPr="00596A3A">
        <w:rPr>
          <w:rFonts w:ascii="Arial" w:eastAsia="Times New Roman" w:hAnsi="Arial" w:cs="Arial"/>
          <w:i/>
          <w:lang w:val="es-ES" w:eastAsia="es-ES"/>
        </w:rPr>
        <w:t>Lysiloma latisiliquum</w:t>
      </w:r>
      <w:r w:rsidRPr="00596A3A">
        <w:rPr>
          <w:rFonts w:ascii="Arial" w:eastAsia="Times New Roman" w:hAnsi="Arial" w:cs="Arial"/>
          <w:lang w:val="es-ES" w:eastAsia="es-ES"/>
        </w:rPr>
        <w:t>), katsim (</w:t>
      </w:r>
      <w:r w:rsidRPr="00596A3A">
        <w:rPr>
          <w:rFonts w:ascii="Arial" w:eastAsia="Times New Roman" w:hAnsi="Arial" w:cs="Arial"/>
          <w:i/>
          <w:lang w:val="es-ES" w:eastAsia="es-ES"/>
        </w:rPr>
        <w:t>Mimosa bahamensis</w:t>
      </w:r>
      <w:r w:rsidRPr="00596A3A">
        <w:rPr>
          <w:rFonts w:ascii="Arial" w:eastAsia="Times New Roman" w:hAnsi="Arial" w:cs="Arial"/>
          <w:lang w:val="es-ES" w:eastAsia="es-ES"/>
        </w:rPr>
        <w:t>), akits (</w:t>
      </w:r>
      <w:r w:rsidRPr="00596A3A">
        <w:rPr>
          <w:rFonts w:ascii="Arial" w:eastAsia="Times New Roman" w:hAnsi="Arial" w:cs="Arial"/>
          <w:i/>
          <w:lang w:val="es-ES" w:eastAsia="es-ES"/>
        </w:rPr>
        <w:t>Thevetia gaumeri</w:t>
      </w:r>
      <w:r w:rsidRPr="00596A3A">
        <w:rPr>
          <w:rFonts w:ascii="Arial" w:eastAsia="Times New Roman" w:hAnsi="Arial" w:cs="Arial"/>
          <w:lang w:val="es-ES" w:eastAsia="es-ES"/>
        </w:rPr>
        <w:t>), yayte (</w:t>
      </w:r>
      <w:r w:rsidRPr="00596A3A">
        <w:rPr>
          <w:rFonts w:ascii="Arial" w:eastAsia="Times New Roman" w:hAnsi="Arial" w:cs="Arial"/>
          <w:i/>
          <w:lang w:val="es-ES" w:eastAsia="es-ES"/>
        </w:rPr>
        <w:t>Gymnanthes lucida</w:t>
      </w:r>
      <w:r w:rsidRPr="00596A3A">
        <w:rPr>
          <w:rFonts w:ascii="Arial" w:eastAsia="Times New Roman" w:hAnsi="Arial" w:cs="Arial"/>
          <w:lang w:val="es-ES" w:eastAsia="es-ES"/>
        </w:rPr>
        <w:t>), chelem (</w:t>
      </w:r>
      <w:r w:rsidRPr="00596A3A">
        <w:rPr>
          <w:rFonts w:ascii="Arial" w:eastAsia="Times New Roman" w:hAnsi="Arial" w:cs="Arial"/>
          <w:i/>
          <w:lang w:val="es-ES" w:eastAsia="es-ES"/>
        </w:rPr>
        <w:t>Agave angustifolia</w:t>
      </w:r>
      <w:r w:rsidRPr="00596A3A">
        <w:rPr>
          <w:rFonts w:ascii="Arial" w:eastAsia="Times New Roman" w:hAnsi="Arial" w:cs="Arial"/>
          <w:lang w:val="es-ES" w:eastAsia="es-ES"/>
        </w:rPr>
        <w:t>), pomol che’ (</w:t>
      </w:r>
      <w:r w:rsidRPr="00596A3A">
        <w:rPr>
          <w:rFonts w:ascii="Arial" w:eastAsia="Times New Roman" w:hAnsi="Arial" w:cs="Arial"/>
          <w:i/>
          <w:lang w:val="es-ES" w:eastAsia="es-ES"/>
        </w:rPr>
        <w:t>Jatropha gaumeri</w:t>
      </w:r>
      <w:r w:rsidRPr="00596A3A">
        <w:rPr>
          <w:rFonts w:ascii="Arial" w:eastAsia="Times New Roman" w:hAnsi="Arial" w:cs="Arial"/>
          <w:lang w:val="es-ES" w:eastAsia="es-ES"/>
        </w:rPr>
        <w:t>), chimay (</w:t>
      </w:r>
      <w:r w:rsidRPr="00596A3A">
        <w:rPr>
          <w:rFonts w:ascii="Arial" w:eastAsia="Times New Roman" w:hAnsi="Arial" w:cs="Arial"/>
          <w:i/>
          <w:lang w:val="es-ES" w:eastAsia="es-ES"/>
        </w:rPr>
        <w:t>Acacia pennatula</w:t>
      </w:r>
      <w:r w:rsidRPr="00596A3A">
        <w:rPr>
          <w:rFonts w:ascii="Arial" w:eastAsia="Times New Roman" w:hAnsi="Arial" w:cs="Arial"/>
          <w:lang w:val="es-ES" w:eastAsia="es-ES"/>
        </w:rPr>
        <w:t>) y palma kuká (</w:t>
      </w:r>
      <w:r w:rsidRPr="00596A3A">
        <w:rPr>
          <w:rFonts w:ascii="Arial" w:eastAsia="Times New Roman" w:hAnsi="Arial" w:cs="Arial"/>
          <w:i/>
          <w:lang w:val="es-ES" w:eastAsia="es-ES"/>
        </w:rPr>
        <w:t>Pseudophoenix sargentii</w:t>
      </w:r>
      <w:r w:rsidRPr="00596A3A">
        <w:rPr>
          <w:rFonts w:ascii="Arial" w:eastAsia="Times New Roman" w:hAnsi="Arial" w:cs="Arial"/>
          <w:lang w:val="es-ES" w:eastAsia="es-ES"/>
        </w:rPr>
        <w:t>).</w:t>
      </w:r>
    </w:p>
    <w:p w14:paraId="1A41D1D8"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p>
    <w:p w14:paraId="6A1BFA5F"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 xml:space="preserve">Debido a la microtopografía, este tipo de vegetación se alterna comúnmente con áreas de selva baja inundable, al borde de las zanjas con pastizales inundables y manchones de selva mediana que se desarrollan sobre suelos con gran cantidad de materia orgánica. </w:t>
      </w:r>
    </w:p>
    <w:p w14:paraId="4E610379"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p>
    <w:p w14:paraId="7ACF278C" w14:textId="55895942"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Este tipo de vegetación ocurre de manera restringida en la Península de Yucatán, y en especial en el estado de Quintana Roo, ya que su desarrollo está asociado a condiciones edáficas muy particulares (afloramientos de roca</w:t>
      </w:r>
      <w:r w:rsidR="002235B8" w:rsidRPr="00596A3A">
        <w:rPr>
          <w:rFonts w:ascii="Arial" w:eastAsia="Times New Roman" w:hAnsi="Arial" w:cs="Arial"/>
          <w:lang w:val="es-ES" w:eastAsia="es-ES"/>
        </w:rPr>
        <w:t>)</w:t>
      </w:r>
      <w:r w:rsidRPr="00596A3A">
        <w:rPr>
          <w:rFonts w:ascii="Arial" w:eastAsia="Times New Roman" w:hAnsi="Arial" w:cs="Arial"/>
          <w:lang w:val="es-ES" w:eastAsia="es-ES"/>
        </w:rPr>
        <w:t xml:space="preserve"> </w:t>
      </w:r>
      <w:r w:rsidR="002235B8" w:rsidRPr="00596A3A">
        <w:rPr>
          <w:rFonts w:ascii="Arial" w:eastAsia="Times New Roman" w:hAnsi="Arial" w:cs="Arial"/>
          <w:lang w:val="es-ES" w:eastAsia="es-ES"/>
        </w:rPr>
        <w:t>(</w:t>
      </w:r>
      <w:r w:rsidRPr="00596A3A">
        <w:rPr>
          <w:rFonts w:ascii="Arial" w:eastAsia="Times New Roman" w:hAnsi="Arial" w:cs="Arial"/>
          <w:lang w:val="es-ES" w:eastAsia="es-ES"/>
        </w:rPr>
        <w:t>Durán, 1986</w:t>
      </w:r>
      <w:r w:rsidR="002235B8" w:rsidRPr="00596A3A">
        <w:rPr>
          <w:rFonts w:ascii="Arial" w:eastAsia="Times New Roman" w:hAnsi="Arial" w:cs="Arial"/>
          <w:lang w:val="es-ES" w:eastAsia="es-ES"/>
        </w:rPr>
        <w:t>)</w:t>
      </w:r>
      <w:r w:rsidRPr="00596A3A">
        <w:rPr>
          <w:rFonts w:ascii="Arial" w:eastAsia="Times New Roman" w:hAnsi="Arial" w:cs="Arial"/>
          <w:lang w:val="es-ES" w:eastAsia="es-ES"/>
        </w:rPr>
        <w:t>.</w:t>
      </w:r>
      <w:r w:rsidR="00F31D63" w:rsidRPr="00596A3A">
        <w:rPr>
          <w:rFonts w:ascii="Arial" w:eastAsia="Times New Roman" w:hAnsi="Arial" w:cs="Arial"/>
          <w:lang w:val="es-ES" w:eastAsia="es-ES"/>
        </w:rPr>
        <w:t xml:space="preserve"> De acuerdo al INEGI Serie V, este tipo de vegetación se localiza dentro de la RBCM, al noroeste de la laguna Chacmochuch, abarcando una superficie de 2,771 hectáreas</w:t>
      </w:r>
      <w:r w:rsidR="00063285" w:rsidRPr="00596A3A">
        <w:rPr>
          <w:rFonts w:ascii="Arial" w:eastAsia="Times New Roman" w:hAnsi="Arial" w:cs="Arial"/>
          <w:lang w:val="es-ES" w:eastAsia="es-ES"/>
        </w:rPr>
        <w:t>.</w:t>
      </w:r>
    </w:p>
    <w:p w14:paraId="782D29F4"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p>
    <w:p w14:paraId="45675659" w14:textId="77777777" w:rsidR="00B54919" w:rsidRPr="00596A3A" w:rsidRDefault="00B54919" w:rsidP="00C80695">
      <w:pPr>
        <w:spacing w:before="0" w:after="0" w:line="240" w:lineRule="auto"/>
        <w:rPr>
          <w:rFonts w:ascii="Arial" w:hAnsi="Arial" w:cs="Arial"/>
          <w:b/>
        </w:rPr>
      </w:pPr>
      <w:r w:rsidRPr="00596A3A">
        <w:rPr>
          <w:rFonts w:ascii="Arial" w:hAnsi="Arial" w:cs="Arial"/>
          <w:b/>
        </w:rPr>
        <w:t>Manglares</w:t>
      </w:r>
    </w:p>
    <w:p w14:paraId="4E66AF8B"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6C0B7CA2" w14:textId="2FFE1FC6" w:rsidR="002235B8" w:rsidRPr="00596A3A" w:rsidRDefault="002235B8" w:rsidP="002235B8">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Los manglares juegan un importante papel como barrera natural de protección que contiene la erosión de vientos y mareas. En aquellos sitios en donde el ecosistema de manglar se ha mantenido sano, el impacto de ciclones ha sido menor al de aquellos sitios en donde se destruyeron, o no existen, estas barreras naturales.</w:t>
      </w:r>
      <w:r w:rsidR="00F063A8" w:rsidRPr="00596A3A">
        <w:rPr>
          <w:rFonts w:ascii="Arial" w:eastAsia="Times New Roman" w:hAnsi="Arial" w:cs="Arial"/>
          <w:lang w:val="es-ES" w:eastAsia="es-ES"/>
        </w:rPr>
        <w:t xml:space="preserve"> Asimismo, los manglares de diversas regiones del Caribe se encuentran funcionalmente relacionados con los ecosistemas lagunares costeros, pastos marinos y corales, participando en los ciclos de vida de diversos organismos acuáticos, así como manteniendo la calidad del agua en los ecosistemas coralinos (NOM-022-SEMARNAT-2003).</w:t>
      </w:r>
    </w:p>
    <w:p w14:paraId="0FB9450C" w14:textId="77777777" w:rsidR="002235B8" w:rsidRPr="00596A3A" w:rsidRDefault="002235B8" w:rsidP="002235B8">
      <w:pPr>
        <w:autoSpaceDE w:val="0"/>
        <w:autoSpaceDN w:val="0"/>
        <w:adjustRightInd w:val="0"/>
        <w:spacing w:before="0" w:after="0" w:line="240" w:lineRule="auto"/>
        <w:rPr>
          <w:rFonts w:ascii="Arial" w:eastAsia="Times New Roman" w:hAnsi="Arial" w:cs="Arial"/>
          <w:lang w:val="es-ES" w:eastAsia="es-ES"/>
        </w:rPr>
      </w:pPr>
    </w:p>
    <w:p w14:paraId="28686748" w14:textId="39A7296A"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 xml:space="preserve">Los ecosistemas de manglar son altamente productivos y generan una gran cantidad de nutrientes que son exportados por las mareas a las aguas marinas de la franja litoral más cercana a la costa, donde son aprovechados por los pastos marinos y una gran variedad de </w:t>
      </w:r>
      <w:r w:rsidR="002235B8" w:rsidRPr="00596A3A">
        <w:rPr>
          <w:rFonts w:ascii="Arial" w:eastAsia="Times New Roman" w:hAnsi="Arial" w:cs="Arial"/>
          <w:lang w:val="es-ES" w:eastAsia="es-ES"/>
        </w:rPr>
        <w:t>especies de fauna</w:t>
      </w:r>
      <w:r w:rsidRPr="00596A3A">
        <w:rPr>
          <w:rFonts w:ascii="Arial" w:eastAsia="Times New Roman" w:hAnsi="Arial" w:cs="Arial"/>
          <w:lang w:val="es-ES" w:eastAsia="es-ES"/>
        </w:rPr>
        <w:t>. Además, muchas poblaciones de aves acuáticas utilizan los manglares como zonas de reposo o reproducción.</w:t>
      </w:r>
    </w:p>
    <w:p w14:paraId="484EEB8E"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p>
    <w:p w14:paraId="3B9C8EAC"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En condiciones naturales filtran el agua y permiten el abastecimiento de los mantos freáticos. Son ecosistemas que capturan gases de efecto invernadero y actúan como sumideros de carbono o de CO</w:t>
      </w:r>
      <w:r w:rsidRPr="00596A3A">
        <w:rPr>
          <w:rFonts w:ascii="Arial" w:eastAsia="Times New Roman" w:hAnsi="Arial" w:cs="Arial"/>
          <w:vertAlign w:val="subscript"/>
          <w:lang w:val="es-ES" w:eastAsia="es-ES"/>
        </w:rPr>
        <w:t>2</w:t>
      </w:r>
      <w:r w:rsidRPr="00596A3A">
        <w:rPr>
          <w:rFonts w:ascii="Arial" w:eastAsia="Times New Roman" w:hAnsi="Arial" w:cs="Arial"/>
          <w:lang w:val="es-ES" w:eastAsia="es-ES"/>
        </w:rPr>
        <w:t>. Contribuyen al mantenimiento de la línea de costa y al sostenimiento de las arenas sobre las playas (CONABIO, 2009).</w:t>
      </w:r>
    </w:p>
    <w:p w14:paraId="0EA27BDC" w14:textId="77777777" w:rsidR="00BA5B41" w:rsidRPr="00596A3A" w:rsidRDefault="00BA5B41" w:rsidP="00C80695">
      <w:pPr>
        <w:autoSpaceDE w:val="0"/>
        <w:autoSpaceDN w:val="0"/>
        <w:adjustRightInd w:val="0"/>
        <w:spacing w:before="0" w:after="0" w:line="240" w:lineRule="auto"/>
        <w:rPr>
          <w:rFonts w:ascii="Arial" w:eastAsia="Times New Roman" w:hAnsi="Arial" w:cs="Arial"/>
          <w:lang w:val="es-ES" w:eastAsia="es-ES"/>
        </w:rPr>
      </w:pPr>
    </w:p>
    <w:p w14:paraId="01DEBE37" w14:textId="7A465992" w:rsidR="00AA6815" w:rsidRPr="00596A3A" w:rsidRDefault="00BA5B41" w:rsidP="00AA681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De acuerdo al INEGI Serie V, este tipo de vegetación se localiza dentro de la RBCM</w:t>
      </w:r>
      <w:r w:rsidR="00AA6815" w:rsidRPr="00596A3A">
        <w:rPr>
          <w:rFonts w:ascii="Arial" w:eastAsia="Times New Roman" w:hAnsi="Arial" w:cs="Arial"/>
          <w:lang w:val="es-ES" w:eastAsia="es-ES"/>
        </w:rPr>
        <w:t>,</w:t>
      </w:r>
      <w:r w:rsidRPr="00596A3A">
        <w:rPr>
          <w:rFonts w:ascii="Arial" w:eastAsia="Times New Roman" w:hAnsi="Arial" w:cs="Arial"/>
          <w:lang w:val="es-ES" w:eastAsia="es-ES"/>
        </w:rPr>
        <w:t xml:space="preserve"> tanto en la porción </w:t>
      </w:r>
      <w:r w:rsidR="00AA6815" w:rsidRPr="00596A3A">
        <w:rPr>
          <w:rFonts w:ascii="Arial" w:eastAsia="Times New Roman" w:hAnsi="Arial" w:cs="Arial"/>
          <w:lang w:val="es-ES" w:eastAsia="es-ES"/>
        </w:rPr>
        <w:t>colindante a las lagunas de</w:t>
      </w:r>
      <w:r w:rsidRPr="00596A3A">
        <w:rPr>
          <w:rFonts w:ascii="Arial" w:eastAsia="Times New Roman" w:hAnsi="Arial" w:cs="Arial"/>
          <w:lang w:val="es-ES" w:eastAsia="es-ES"/>
        </w:rPr>
        <w:t xml:space="preserve"> Boca Iglesias</w:t>
      </w:r>
      <w:r w:rsidR="00AA6815" w:rsidRPr="00596A3A">
        <w:rPr>
          <w:rFonts w:ascii="Arial" w:eastAsia="Times New Roman" w:hAnsi="Arial" w:cs="Arial"/>
          <w:lang w:val="es-ES" w:eastAsia="es-ES"/>
        </w:rPr>
        <w:t xml:space="preserve"> y Chacmochuch, como en el polígono sur de la porción terrestre conocido como humedales de Salsipuedes, abarcando una superficie de 9,237 hectáreas.</w:t>
      </w:r>
    </w:p>
    <w:p w14:paraId="0A766485" w14:textId="77777777" w:rsidR="00BA5B41" w:rsidRPr="00596A3A" w:rsidRDefault="00BA5B41" w:rsidP="00C80695">
      <w:pPr>
        <w:autoSpaceDE w:val="0"/>
        <w:autoSpaceDN w:val="0"/>
        <w:adjustRightInd w:val="0"/>
        <w:spacing w:before="0" w:after="0" w:line="240" w:lineRule="auto"/>
        <w:rPr>
          <w:rFonts w:ascii="Arial" w:eastAsia="Times New Roman" w:hAnsi="Arial" w:cs="Arial"/>
          <w:lang w:val="es-ES" w:eastAsia="es-ES"/>
        </w:rPr>
      </w:pPr>
    </w:p>
    <w:p w14:paraId="7797B55F" w14:textId="77777777" w:rsidR="00B54919" w:rsidRPr="00596A3A" w:rsidRDefault="00B54919" w:rsidP="00C80695">
      <w:pPr>
        <w:spacing w:before="0" w:after="0" w:line="240" w:lineRule="auto"/>
        <w:rPr>
          <w:rFonts w:ascii="Arial" w:hAnsi="Arial" w:cs="Arial"/>
          <w:b/>
          <w:i/>
          <w:lang w:val="es-ES" w:eastAsia="es-ES"/>
        </w:rPr>
      </w:pPr>
      <w:r w:rsidRPr="00596A3A">
        <w:rPr>
          <w:rFonts w:ascii="Arial" w:hAnsi="Arial" w:cs="Arial"/>
          <w:b/>
          <w:i/>
          <w:lang w:val="es-ES" w:eastAsia="es-ES"/>
        </w:rPr>
        <w:t>Manglar de cuenca baja</w:t>
      </w:r>
    </w:p>
    <w:p w14:paraId="09B1A25D" w14:textId="77777777" w:rsidR="00647A7B" w:rsidRPr="00596A3A" w:rsidRDefault="00647A7B" w:rsidP="00C80695">
      <w:pPr>
        <w:autoSpaceDE w:val="0"/>
        <w:autoSpaceDN w:val="0"/>
        <w:adjustRightInd w:val="0"/>
        <w:spacing w:before="0" w:after="0" w:line="240" w:lineRule="auto"/>
        <w:rPr>
          <w:rFonts w:ascii="Arial" w:eastAsia="Times New Roman" w:hAnsi="Arial" w:cs="Arial"/>
          <w:lang w:val="es-ES" w:eastAsia="es-ES"/>
        </w:rPr>
      </w:pPr>
    </w:p>
    <w:p w14:paraId="121602D0"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 xml:space="preserve">Este tipo de mangle ocupa las partes más bajas de una cuenca, formando extensas masas arbóreas que se inundan o se secan de acuerdo al régimen hidrológico; aunque en general </w:t>
      </w:r>
      <w:r w:rsidRPr="00596A3A">
        <w:rPr>
          <w:rFonts w:ascii="Arial" w:eastAsia="Times New Roman" w:hAnsi="Arial" w:cs="Arial"/>
          <w:lang w:val="es-ES" w:eastAsia="es-ES"/>
        </w:rPr>
        <w:lastRenderedPageBreak/>
        <w:t xml:space="preserve">permanecen inundados la mayor parte del año, alcanzándose los mayores niveles de inundación durante la estación lluviosa (Trejo-Torres </w:t>
      </w:r>
      <w:r w:rsidRPr="00596A3A">
        <w:rPr>
          <w:rFonts w:ascii="Arial" w:eastAsia="Times New Roman" w:hAnsi="Arial" w:cs="Arial"/>
          <w:i/>
          <w:lang w:val="es-ES" w:eastAsia="es-ES"/>
        </w:rPr>
        <w:t>et al</w:t>
      </w:r>
      <w:r w:rsidRPr="00596A3A">
        <w:rPr>
          <w:rFonts w:ascii="Arial" w:eastAsia="Times New Roman" w:hAnsi="Arial" w:cs="Arial"/>
          <w:lang w:val="es-ES" w:eastAsia="es-ES"/>
        </w:rPr>
        <w:t>., 1993).</w:t>
      </w:r>
    </w:p>
    <w:p w14:paraId="5CBCF488"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71769E6E"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La especie dominante en la Reserva de la Biosfera es el mangle negro (</w:t>
      </w:r>
      <w:r w:rsidRPr="00596A3A">
        <w:rPr>
          <w:rFonts w:ascii="Arial" w:eastAsia="Times New Roman" w:hAnsi="Arial" w:cs="Arial"/>
          <w:i/>
          <w:lang w:val="es-ES" w:eastAsia="es-ES"/>
        </w:rPr>
        <w:t>Avicennia germinans</w:t>
      </w:r>
      <w:r w:rsidRPr="00596A3A">
        <w:rPr>
          <w:rFonts w:ascii="Arial" w:eastAsia="Times New Roman" w:hAnsi="Arial" w:cs="Arial"/>
          <w:lang w:val="es-ES" w:eastAsia="es-ES"/>
        </w:rPr>
        <w:t>), que en ocasiones se encuentra asociada con el mangle rojo (</w:t>
      </w:r>
      <w:r w:rsidRPr="00596A3A">
        <w:rPr>
          <w:rFonts w:ascii="Arial" w:eastAsia="Times New Roman" w:hAnsi="Arial" w:cs="Arial"/>
          <w:i/>
          <w:lang w:val="es-ES" w:eastAsia="es-ES"/>
        </w:rPr>
        <w:t>Rhizophora mangle</w:t>
      </w:r>
      <w:r w:rsidRPr="00596A3A">
        <w:rPr>
          <w:rFonts w:ascii="Arial" w:eastAsia="Times New Roman" w:hAnsi="Arial" w:cs="Arial"/>
          <w:lang w:val="es-ES" w:eastAsia="es-ES"/>
        </w:rPr>
        <w:t>) ambas especies en categoría de amenazada de acuerdo a la Norma Oficial Mexicana NOM-059-SEMARNAT-2010, Protección ambiental-Especies nativas de México de flora y fauna silvestres-Categorías de riesgo y especificaciones para su inclusión, exclusión o cambio-Lista de especies en riesgo. En esta última especie se pueden presentar ocasionalmente asociación con algunas especies de plantas epífitas, no así para el caso de mangle negro (</w:t>
      </w:r>
      <w:r w:rsidRPr="00596A3A">
        <w:rPr>
          <w:rFonts w:ascii="Arial" w:eastAsia="Times New Roman" w:hAnsi="Arial" w:cs="Arial"/>
          <w:i/>
          <w:lang w:val="es-ES" w:eastAsia="es-ES"/>
        </w:rPr>
        <w:t>Avicennia germinans</w:t>
      </w:r>
      <w:r w:rsidRPr="00596A3A">
        <w:rPr>
          <w:rFonts w:ascii="Arial" w:eastAsia="Times New Roman" w:hAnsi="Arial" w:cs="Arial"/>
          <w:lang w:val="es-ES" w:eastAsia="es-ES"/>
        </w:rPr>
        <w:t>).</w:t>
      </w:r>
    </w:p>
    <w:p w14:paraId="6305488B"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6EA8DCFE" w14:textId="77777777" w:rsidR="00B54919" w:rsidRPr="00596A3A" w:rsidRDefault="00B54919" w:rsidP="00C80695">
      <w:pPr>
        <w:spacing w:before="0" w:after="0" w:line="240" w:lineRule="auto"/>
        <w:rPr>
          <w:rFonts w:ascii="Arial" w:hAnsi="Arial" w:cs="Arial"/>
          <w:b/>
          <w:i/>
          <w:lang w:val="es-ES" w:eastAsia="es-ES"/>
        </w:rPr>
      </w:pPr>
      <w:r w:rsidRPr="00596A3A">
        <w:rPr>
          <w:rFonts w:ascii="Arial" w:hAnsi="Arial" w:cs="Arial"/>
          <w:b/>
          <w:i/>
          <w:lang w:val="es-ES" w:eastAsia="es-ES"/>
        </w:rPr>
        <w:t>Manglar de franja</w:t>
      </w:r>
    </w:p>
    <w:p w14:paraId="57FDDECB"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5F32DFDA"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 xml:space="preserve">De acuerdo con Trejo-Torres </w:t>
      </w:r>
      <w:r w:rsidRPr="00596A3A">
        <w:rPr>
          <w:rFonts w:ascii="Arial" w:eastAsia="Times New Roman" w:hAnsi="Arial" w:cs="Arial"/>
          <w:i/>
          <w:lang w:val="es-ES" w:eastAsia="es-ES"/>
        </w:rPr>
        <w:t>et al</w:t>
      </w:r>
      <w:r w:rsidRPr="00596A3A">
        <w:rPr>
          <w:rFonts w:ascii="Arial" w:eastAsia="Times New Roman" w:hAnsi="Arial" w:cs="Arial"/>
          <w:lang w:val="es-ES" w:eastAsia="es-ES"/>
        </w:rPr>
        <w:t>., (1993) este tipo de manglar se localiza comúnmente a lo largo del litoral, tanto en sitios expuestos al mar abierto, como en torno a bahías y lagunas costeras. Presenta un régimen hidrológico dinámico que es afectado por las mareas diarias, aunque también recibe influencia de las aguas de la cuenca inundable.</w:t>
      </w:r>
    </w:p>
    <w:p w14:paraId="41590656"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6D39B84C" w14:textId="318B2FDE"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Los mismos autores dividen este tipo de manglar en dos clases, manglar de franja marino y manglar de franja lagunar. El primero es una comunidad muy densa con una altura de 10-15 metros, dominada por mangle rojo (</w:t>
      </w:r>
      <w:r w:rsidRPr="00596A3A">
        <w:rPr>
          <w:rFonts w:ascii="Arial" w:eastAsia="Times New Roman" w:hAnsi="Arial" w:cs="Arial"/>
          <w:i/>
          <w:lang w:val="es-ES" w:eastAsia="es-ES"/>
        </w:rPr>
        <w:t>Rhizophora mangle</w:t>
      </w:r>
      <w:r w:rsidRPr="00596A3A">
        <w:rPr>
          <w:rFonts w:ascii="Arial" w:eastAsia="Times New Roman" w:hAnsi="Arial" w:cs="Arial"/>
          <w:lang w:val="es-ES" w:eastAsia="es-ES"/>
        </w:rPr>
        <w:t>) y mangle negro (</w:t>
      </w:r>
      <w:r w:rsidRPr="00596A3A">
        <w:rPr>
          <w:rFonts w:ascii="Arial" w:eastAsia="Times New Roman" w:hAnsi="Arial" w:cs="Arial"/>
          <w:i/>
          <w:lang w:val="es-ES" w:eastAsia="es-ES"/>
        </w:rPr>
        <w:t>Avicennia germinans</w:t>
      </w:r>
      <w:r w:rsidRPr="00596A3A">
        <w:rPr>
          <w:rFonts w:ascii="Arial" w:eastAsia="Times New Roman" w:hAnsi="Arial" w:cs="Arial"/>
          <w:lang w:val="es-ES" w:eastAsia="es-ES"/>
        </w:rPr>
        <w:t>). Además, de manera frecuente pero menos abundante, se presenta mangle blanco (</w:t>
      </w:r>
      <w:r w:rsidRPr="00596A3A">
        <w:rPr>
          <w:rFonts w:ascii="Arial" w:eastAsia="Times New Roman" w:hAnsi="Arial" w:cs="Arial"/>
          <w:i/>
          <w:lang w:val="es-ES" w:eastAsia="es-ES"/>
        </w:rPr>
        <w:t>Laguncularia racemosa</w:t>
      </w:r>
      <w:r w:rsidRPr="00596A3A">
        <w:rPr>
          <w:rFonts w:ascii="Arial" w:eastAsia="Times New Roman" w:hAnsi="Arial" w:cs="Arial"/>
          <w:lang w:val="es-ES" w:eastAsia="es-ES"/>
        </w:rPr>
        <w:t>) y ocasionalmente con mangle botoncillo (</w:t>
      </w:r>
      <w:r w:rsidRPr="00596A3A">
        <w:rPr>
          <w:rFonts w:ascii="Arial" w:eastAsia="Times New Roman" w:hAnsi="Arial" w:cs="Arial"/>
          <w:i/>
          <w:lang w:val="es-ES" w:eastAsia="es-ES"/>
        </w:rPr>
        <w:t>Conocarpus erectus</w:t>
      </w:r>
      <w:r w:rsidRPr="00596A3A">
        <w:rPr>
          <w:rFonts w:ascii="Arial" w:eastAsia="Times New Roman" w:hAnsi="Arial" w:cs="Arial"/>
          <w:lang w:val="es-ES" w:eastAsia="es-ES"/>
        </w:rPr>
        <w:t>) especies en la categoría de amenazada de acuerdo a la Norma Oficial Mexicana NOM-059-SEMARNAT-2010, Protección ambiental-Especies nativas de México de flora y fauna silvestres-Categorías de riesgo y especificaciones para su inclusión, exclusión o cambio-Lista de especies en riesgo. El segundo, es más abundante en el área natural protegida y se encuentra bordeando los litorales de las lagunas costeras. Se distingue del manglar de franja marino, porque está sujeto a procesos hidrológicos estuarinos, con la influencia del agua dulce o salobre. Presenta una composición similar al manglar de franja marino.</w:t>
      </w:r>
      <w:r w:rsidR="00893EF7" w:rsidRPr="00596A3A">
        <w:rPr>
          <w:rFonts w:ascii="Arial" w:eastAsia="Times New Roman" w:hAnsi="Arial" w:cs="Arial"/>
          <w:lang w:val="es-ES" w:eastAsia="es-ES"/>
        </w:rPr>
        <w:t xml:space="preserve"> </w:t>
      </w:r>
      <w:r w:rsidRPr="00596A3A">
        <w:rPr>
          <w:rFonts w:ascii="Arial" w:eastAsia="Times New Roman" w:hAnsi="Arial" w:cs="Arial"/>
          <w:lang w:val="es-ES" w:eastAsia="es-ES"/>
        </w:rPr>
        <w:t>Se encuentra discontinuamente distribuido, alternando a manera de mosaico con pequeños manchones de selva baja subcaducifolia que se intercalan en medio del manglar de franja. Este patrón de distribución de la vegetación es demasiado pequeño.</w:t>
      </w:r>
    </w:p>
    <w:p w14:paraId="45AEEE9D"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5A60366A" w14:textId="15890616" w:rsidR="00B54919" w:rsidRPr="00596A3A" w:rsidRDefault="00B54919" w:rsidP="00C80695">
      <w:pPr>
        <w:spacing w:before="0" w:after="0" w:line="240" w:lineRule="auto"/>
        <w:rPr>
          <w:rFonts w:ascii="Arial" w:hAnsi="Arial" w:cs="Arial"/>
          <w:b/>
          <w:i/>
          <w:lang w:val="es-ES" w:eastAsia="es-ES"/>
        </w:rPr>
      </w:pPr>
      <w:r w:rsidRPr="00596A3A">
        <w:rPr>
          <w:rFonts w:ascii="Arial" w:hAnsi="Arial" w:cs="Arial"/>
          <w:b/>
          <w:i/>
          <w:lang w:val="es-ES" w:eastAsia="es-ES"/>
        </w:rPr>
        <w:t>Manglar de salitral</w:t>
      </w:r>
    </w:p>
    <w:p w14:paraId="6304DDEA"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3814759F" w14:textId="5FC827C9"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 xml:space="preserve">Este tipo de manglar se puede encontrar a manera de franjas diagonales intercaladas entre la vegetación de duna costera y los salitrales (Trejo-Torres </w:t>
      </w:r>
      <w:r w:rsidRPr="00596A3A">
        <w:rPr>
          <w:rFonts w:ascii="Arial" w:eastAsia="Times New Roman" w:hAnsi="Arial" w:cs="Arial"/>
          <w:i/>
          <w:lang w:val="es-ES" w:eastAsia="es-ES"/>
        </w:rPr>
        <w:t>et al</w:t>
      </w:r>
      <w:r w:rsidRPr="00596A3A">
        <w:rPr>
          <w:rFonts w:ascii="Arial" w:eastAsia="Times New Roman" w:hAnsi="Arial" w:cs="Arial"/>
          <w:lang w:val="es-ES" w:eastAsia="es-ES"/>
        </w:rPr>
        <w:t>., 1993), ocupando las áreas planas que se localizan al margen de las lagunas hipersalinas.</w:t>
      </w:r>
    </w:p>
    <w:p w14:paraId="4CC254E4"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03F12AEF"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El manglar de salitral que se desarrolla colindante con la duna, presenta especies como el mangle botoncillo (</w:t>
      </w:r>
      <w:r w:rsidRPr="00596A3A">
        <w:rPr>
          <w:rFonts w:ascii="Arial" w:eastAsia="Times New Roman" w:hAnsi="Arial" w:cs="Arial"/>
          <w:i/>
          <w:lang w:val="es-ES" w:eastAsia="es-ES"/>
        </w:rPr>
        <w:t>Conocarpus erectus</w:t>
      </w:r>
      <w:r w:rsidRPr="00596A3A">
        <w:rPr>
          <w:rFonts w:ascii="Arial" w:eastAsia="Times New Roman" w:hAnsi="Arial" w:cs="Arial"/>
          <w:lang w:val="es-ES" w:eastAsia="es-ES"/>
        </w:rPr>
        <w:t>) y el mangle rojo (</w:t>
      </w:r>
      <w:r w:rsidRPr="00596A3A">
        <w:rPr>
          <w:rFonts w:ascii="Arial" w:eastAsia="Times New Roman" w:hAnsi="Arial" w:cs="Arial"/>
          <w:i/>
          <w:lang w:val="es-ES" w:eastAsia="es-ES"/>
        </w:rPr>
        <w:t>Rhizophora mangle</w:t>
      </w:r>
      <w:r w:rsidRPr="00596A3A">
        <w:rPr>
          <w:rFonts w:ascii="Arial" w:eastAsia="Times New Roman" w:hAnsi="Arial" w:cs="Arial"/>
          <w:lang w:val="es-ES" w:eastAsia="es-ES"/>
        </w:rPr>
        <w:t>), ya que en estas áreas la salinidad no es tan elevada; por el contrario, en las partes bajas y más salinas prospera exclusivamente mangle botoncillo (</w:t>
      </w:r>
      <w:r w:rsidRPr="00596A3A">
        <w:rPr>
          <w:rFonts w:ascii="Arial" w:eastAsia="Times New Roman" w:hAnsi="Arial" w:cs="Arial"/>
          <w:i/>
          <w:lang w:val="es-ES" w:eastAsia="es-ES"/>
        </w:rPr>
        <w:t>Conocarpus erectus</w:t>
      </w:r>
      <w:r w:rsidRPr="00596A3A">
        <w:rPr>
          <w:rFonts w:ascii="Arial" w:eastAsia="Times New Roman" w:hAnsi="Arial" w:cs="Arial"/>
          <w:lang w:val="es-ES" w:eastAsia="es-ES"/>
        </w:rPr>
        <w:t xml:space="preserve">) (Trejo-Torres </w:t>
      </w:r>
      <w:r w:rsidRPr="00596A3A">
        <w:rPr>
          <w:rFonts w:ascii="Arial" w:eastAsia="Times New Roman" w:hAnsi="Arial" w:cs="Arial"/>
          <w:i/>
          <w:lang w:val="es-ES" w:eastAsia="es-ES"/>
        </w:rPr>
        <w:t>et al</w:t>
      </w:r>
      <w:r w:rsidRPr="00596A3A">
        <w:rPr>
          <w:rFonts w:ascii="Arial" w:eastAsia="Times New Roman" w:hAnsi="Arial" w:cs="Arial"/>
          <w:lang w:val="es-ES" w:eastAsia="es-ES"/>
        </w:rPr>
        <w:t>., 1993).</w:t>
      </w:r>
    </w:p>
    <w:p w14:paraId="5DC9E109"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5608C1F4"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Otro manglar importante y presente en superficies muy pequeñas, es el manglar chaparro, que como su nombre lo indica, está constituido por mangles de baja talla, a veces muy denso y a veces muy abierto. La especie dominante es el mangle rojo (</w:t>
      </w:r>
      <w:r w:rsidRPr="00596A3A">
        <w:rPr>
          <w:rFonts w:ascii="Arial" w:eastAsia="Times New Roman" w:hAnsi="Arial" w:cs="Arial"/>
          <w:i/>
          <w:lang w:val="es-ES" w:eastAsia="es-ES"/>
        </w:rPr>
        <w:t>Rhizophora mangle</w:t>
      </w:r>
      <w:r w:rsidRPr="00596A3A">
        <w:rPr>
          <w:rFonts w:ascii="Arial" w:eastAsia="Times New Roman" w:hAnsi="Arial" w:cs="Arial"/>
          <w:lang w:val="es-ES" w:eastAsia="es-ES"/>
        </w:rPr>
        <w:t>) especie en categoría de amenazada conforme a la</w:t>
      </w:r>
      <w:r w:rsidRPr="00596A3A">
        <w:rPr>
          <w:rFonts w:ascii="Arial" w:hAnsi="Arial" w:cs="Arial"/>
        </w:rPr>
        <w:t xml:space="preserve"> </w:t>
      </w:r>
      <w:r w:rsidRPr="00596A3A">
        <w:rPr>
          <w:rFonts w:ascii="Arial" w:eastAsia="Times New Roman" w:hAnsi="Arial" w:cs="Arial"/>
          <w:lang w:val="es-ES" w:eastAsia="es-ES"/>
        </w:rPr>
        <w:t xml:space="preserve">Norma Oficial Mexicana NOM-059-SEMARNAT-2010, </w:t>
      </w:r>
      <w:r w:rsidRPr="00596A3A">
        <w:rPr>
          <w:rFonts w:ascii="Arial" w:eastAsia="Times New Roman" w:hAnsi="Arial" w:cs="Arial"/>
          <w:lang w:val="es-ES" w:eastAsia="es-ES"/>
        </w:rPr>
        <w:lastRenderedPageBreak/>
        <w:t>Protección ambiental-Especies nativas de México de flora y fauna silvestres-Categorías de riesgo y especificaciones para su inclusión, exclusión o cambio-Lista de especies en riesgo.</w:t>
      </w:r>
    </w:p>
    <w:p w14:paraId="563F8478" w14:textId="77777777" w:rsidR="007816CC" w:rsidRPr="00596A3A" w:rsidRDefault="007816CC" w:rsidP="00C80695">
      <w:pPr>
        <w:spacing w:before="0" w:after="0" w:line="240" w:lineRule="auto"/>
        <w:rPr>
          <w:rFonts w:ascii="Arial" w:hAnsi="Arial" w:cs="Arial"/>
          <w:b/>
        </w:rPr>
      </w:pPr>
    </w:p>
    <w:p w14:paraId="29059126" w14:textId="77777777" w:rsidR="00B54919" w:rsidRPr="00596A3A" w:rsidRDefault="00B54919" w:rsidP="00C80695">
      <w:pPr>
        <w:spacing w:before="0" w:after="0" w:line="240" w:lineRule="auto"/>
        <w:rPr>
          <w:rFonts w:ascii="Arial" w:hAnsi="Arial" w:cs="Arial"/>
          <w:b/>
        </w:rPr>
      </w:pPr>
      <w:r w:rsidRPr="00596A3A">
        <w:rPr>
          <w:rFonts w:ascii="Arial" w:hAnsi="Arial" w:cs="Arial"/>
          <w:b/>
        </w:rPr>
        <w:t>Tular</w:t>
      </w:r>
    </w:p>
    <w:p w14:paraId="06D2FE09"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559E1AAC" w14:textId="2CD723D1"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El tular es una comunidad de plantas acuáticas arraigadas en el fondo, constituidas por monocotiledóneas, mide de 80 centímetros hasta 2.5 metros de alto, y en el saibal de 40 a 80 centímetros; las hojas son largas y angostas o bien carecen de ellas. Dependiendo del tipo de planta dominante es el nombre que recibe (tule y tulillo: tular; saibal o zacate cortadera: saibal). El tular se desarrolla en lagunas y lagos tanto de agua dulce como salada y de poca profundidad la especie que se encuentra es (</w:t>
      </w:r>
      <w:r w:rsidRPr="00596A3A">
        <w:rPr>
          <w:rFonts w:ascii="Arial" w:eastAsia="Times New Roman" w:hAnsi="Arial" w:cs="Arial"/>
          <w:i/>
          <w:lang w:val="es-ES" w:eastAsia="es-ES"/>
        </w:rPr>
        <w:t>Typha domingensis</w:t>
      </w:r>
      <w:r w:rsidRPr="00596A3A">
        <w:rPr>
          <w:rFonts w:ascii="Arial" w:eastAsia="Times New Roman" w:hAnsi="Arial" w:cs="Arial"/>
          <w:lang w:val="es-ES" w:eastAsia="es-ES"/>
        </w:rPr>
        <w:t>), el saibal, en terrenos que siempre conservan humedad y que se inundan en épocas de lluvia (Rojas y Ríos, 2012).</w:t>
      </w:r>
    </w:p>
    <w:p w14:paraId="73632975" w14:textId="77777777" w:rsidR="00BA5B41" w:rsidRPr="00596A3A" w:rsidRDefault="00BA5B41" w:rsidP="00C80695">
      <w:pPr>
        <w:autoSpaceDE w:val="0"/>
        <w:autoSpaceDN w:val="0"/>
        <w:adjustRightInd w:val="0"/>
        <w:spacing w:before="0" w:after="0" w:line="240" w:lineRule="auto"/>
        <w:rPr>
          <w:rFonts w:ascii="Arial" w:eastAsia="Times New Roman" w:hAnsi="Arial" w:cs="Arial"/>
          <w:lang w:val="es-ES" w:eastAsia="es-ES"/>
        </w:rPr>
      </w:pPr>
    </w:p>
    <w:p w14:paraId="3E3A55BB" w14:textId="2DEC4077" w:rsidR="00BA5B41" w:rsidRPr="00596A3A" w:rsidRDefault="00BA5B41"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 xml:space="preserve">De acuerdo al INEGI Serie V, dentro de la RBCM se encuentra en el polígono </w:t>
      </w:r>
      <w:r w:rsidR="00AA6815" w:rsidRPr="00596A3A">
        <w:rPr>
          <w:rFonts w:ascii="Arial" w:eastAsia="Times New Roman" w:hAnsi="Arial" w:cs="Arial"/>
          <w:lang w:val="es-ES" w:eastAsia="es-ES"/>
        </w:rPr>
        <w:t>sur de la porción terrestre</w:t>
      </w:r>
      <w:r w:rsidRPr="00596A3A">
        <w:rPr>
          <w:rFonts w:ascii="Arial" w:eastAsia="Times New Roman" w:hAnsi="Arial" w:cs="Arial"/>
          <w:lang w:val="es-ES" w:eastAsia="es-ES"/>
        </w:rPr>
        <w:t xml:space="preserve">, conocido como humedales de Salsipuedes, </w:t>
      </w:r>
      <w:r w:rsidR="00AA6815" w:rsidRPr="00596A3A">
        <w:rPr>
          <w:rFonts w:ascii="Arial" w:eastAsia="Times New Roman" w:hAnsi="Arial" w:cs="Arial"/>
          <w:lang w:val="es-ES" w:eastAsia="es-ES"/>
        </w:rPr>
        <w:t>abarcando</w:t>
      </w:r>
      <w:r w:rsidRPr="00596A3A">
        <w:rPr>
          <w:rFonts w:ascii="Arial" w:eastAsia="Times New Roman" w:hAnsi="Arial" w:cs="Arial"/>
          <w:lang w:val="es-ES" w:eastAsia="es-ES"/>
        </w:rPr>
        <w:t xml:space="preserve"> </w:t>
      </w:r>
      <w:r w:rsidR="003134EE" w:rsidRPr="00596A3A">
        <w:rPr>
          <w:rFonts w:ascii="Arial" w:eastAsia="Times New Roman" w:hAnsi="Arial" w:cs="Arial"/>
          <w:lang w:val="es-ES" w:eastAsia="es-ES"/>
        </w:rPr>
        <w:t>una superficie aproximada de 4,</w:t>
      </w:r>
      <w:r w:rsidRPr="00596A3A">
        <w:rPr>
          <w:rFonts w:ascii="Arial" w:eastAsia="Times New Roman" w:hAnsi="Arial" w:cs="Arial"/>
          <w:lang w:val="es-ES" w:eastAsia="es-ES"/>
        </w:rPr>
        <w:t>800 hectáreas.</w:t>
      </w:r>
    </w:p>
    <w:p w14:paraId="0DB1CB4D" w14:textId="77777777" w:rsidR="007816CC" w:rsidRPr="00596A3A" w:rsidRDefault="007816CC" w:rsidP="00C80695">
      <w:pPr>
        <w:spacing w:before="0" w:after="0" w:line="240" w:lineRule="auto"/>
        <w:rPr>
          <w:rFonts w:ascii="Arial" w:hAnsi="Arial" w:cs="Arial"/>
          <w:b/>
        </w:rPr>
      </w:pPr>
    </w:p>
    <w:p w14:paraId="331A6CCF" w14:textId="77777777" w:rsidR="00B54919" w:rsidRPr="00596A3A" w:rsidRDefault="00B54919" w:rsidP="00C80695">
      <w:pPr>
        <w:spacing w:before="0" w:after="0" w:line="240" w:lineRule="auto"/>
        <w:rPr>
          <w:rFonts w:ascii="Arial" w:hAnsi="Arial" w:cs="Arial"/>
          <w:b/>
        </w:rPr>
      </w:pPr>
      <w:r w:rsidRPr="00596A3A">
        <w:rPr>
          <w:rFonts w:ascii="Arial" w:hAnsi="Arial" w:cs="Arial"/>
          <w:b/>
        </w:rPr>
        <w:t>Petenes</w:t>
      </w:r>
    </w:p>
    <w:p w14:paraId="659707CF"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17CD072F"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 xml:space="preserve">Existen formaciones vegetales particulares que se denominan petenes; se distinguen por ser islas arbóreas inmersas en una matriz de vegetación inundable; si estas asociaciones vegetales se desarrollan cerca de la costa muchas veces se conforman con especies de mangle o asociaciones con otros árboles. Cuando los petenes presentan un desarrollo edáfico e hidrogeológico que permita la existencia de un suelo con gran cantidad de materia orgánica, entonces presentan asociaciones vegetales similares a la selva mediana subperennifolia como </w:t>
      </w:r>
      <w:r w:rsidRPr="00596A3A">
        <w:rPr>
          <w:rFonts w:ascii="Arial" w:eastAsia="Times New Roman" w:hAnsi="Arial" w:cs="Arial"/>
          <w:i/>
          <w:lang w:val="es-ES" w:eastAsia="es-ES"/>
        </w:rPr>
        <w:t>Manilkara zapota, Metopium brownei, Sabal yapa</w:t>
      </w:r>
      <w:r w:rsidRPr="00596A3A">
        <w:rPr>
          <w:rFonts w:ascii="Arial" w:eastAsia="Times New Roman" w:hAnsi="Arial" w:cs="Arial"/>
          <w:lang w:val="es-ES" w:eastAsia="es-ES"/>
        </w:rPr>
        <w:t>, entre otras. (Trejo-Torres, 1993).</w:t>
      </w:r>
    </w:p>
    <w:p w14:paraId="2F996294" w14:textId="77777777" w:rsidR="00B54919" w:rsidRPr="00596A3A" w:rsidRDefault="00B54919" w:rsidP="00C80695">
      <w:pPr>
        <w:autoSpaceDE w:val="0"/>
        <w:autoSpaceDN w:val="0"/>
        <w:adjustRightInd w:val="0"/>
        <w:spacing w:before="0" w:after="0" w:line="240" w:lineRule="auto"/>
        <w:ind w:left="709"/>
        <w:rPr>
          <w:rFonts w:ascii="Arial" w:hAnsi="Arial" w:cs="Arial"/>
        </w:rPr>
      </w:pPr>
    </w:p>
    <w:p w14:paraId="2A678CB4" w14:textId="77777777" w:rsidR="00B54919" w:rsidRPr="00596A3A" w:rsidRDefault="00B54919" w:rsidP="00C80695">
      <w:pPr>
        <w:autoSpaceDE w:val="0"/>
        <w:autoSpaceDN w:val="0"/>
        <w:adjustRightInd w:val="0"/>
        <w:spacing w:before="0" w:after="0" w:line="240" w:lineRule="auto"/>
        <w:rPr>
          <w:rFonts w:ascii="Arial" w:eastAsia="Times New Roman" w:hAnsi="Arial" w:cs="Arial"/>
          <w:b/>
          <w:lang w:val="es-ES" w:eastAsia="es-ES"/>
        </w:rPr>
      </w:pPr>
      <w:r w:rsidRPr="00596A3A">
        <w:rPr>
          <w:rFonts w:ascii="Arial" w:eastAsia="Times New Roman" w:hAnsi="Arial" w:cs="Arial"/>
          <w:b/>
          <w:lang w:val="es-ES" w:eastAsia="es-ES"/>
        </w:rPr>
        <w:t>Vegetación de dunas costeras</w:t>
      </w:r>
    </w:p>
    <w:p w14:paraId="6E1387A2" w14:textId="77777777" w:rsidR="007816CC" w:rsidRPr="00596A3A" w:rsidRDefault="007816CC" w:rsidP="00C80695">
      <w:pPr>
        <w:spacing w:before="0" w:after="0" w:line="240" w:lineRule="auto"/>
        <w:rPr>
          <w:rFonts w:ascii="Arial" w:hAnsi="Arial" w:cs="Arial"/>
        </w:rPr>
      </w:pPr>
    </w:p>
    <w:p w14:paraId="0E697715" w14:textId="33896916" w:rsidR="00B54919" w:rsidRPr="00596A3A" w:rsidRDefault="00B54919" w:rsidP="00C80695">
      <w:pPr>
        <w:spacing w:before="0" w:after="0" w:line="240" w:lineRule="auto"/>
        <w:rPr>
          <w:rFonts w:ascii="Arial" w:hAnsi="Arial" w:cs="Arial"/>
        </w:rPr>
      </w:pPr>
      <w:r w:rsidRPr="00596A3A">
        <w:rPr>
          <w:rFonts w:ascii="Arial" w:hAnsi="Arial" w:cs="Arial"/>
        </w:rPr>
        <w:t>Las plantas que se desarrollan en las dunas presentan adaptaciones que les permiten resistir a la movilidad del sustrato, a condiciones de temperaturas extremadamente altas, sequías, inundaciones, alta sal</w:t>
      </w:r>
      <w:r w:rsidR="00063285" w:rsidRPr="00596A3A">
        <w:rPr>
          <w:rFonts w:ascii="Arial" w:hAnsi="Arial" w:cs="Arial"/>
        </w:rPr>
        <w:t xml:space="preserve">inidad y escasez de nutrientes. </w:t>
      </w:r>
      <w:r w:rsidRPr="00596A3A">
        <w:rPr>
          <w:rFonts w:ascii="Arial" w:hAnsi="Arial" w:cs="Arial"/>
        </w:rPr>
        <w:t>Son zonas de recarga de acuíferos y actúan como atenuantes contra la intrusión de agua salada al filtrarla y atrapar en su vegetación la salinidad acarreada por el viento.</w:t>
      </w:r>
    </w:p>
    <w:p w14:paraId="0E77939E" w14:textId="77777777" w:rsidR="007816CC" w:rsidRPr="00596A3A" w:rsidRDefault="007816CC" w:rsidP="00C80695">
      <w:pPr>
        <w:spacing w:before="0" w:after="0" w:line="240" w:lineRule="auto"/>
        <w:rPr>
          <w:rFonts w:ascii="Arial" w:hAnsi="Arial" w:cs="Arial"/>
        </w:rPr>
      </w:pPr>
    </w:p>
    <w:p w14:paraId="4089E34B" w14:textId="4559021D" w:rsidR="00B54919" w:rsidRPr="00596A3A" w:rsidRDefault="00B54919" w:rsidP="00C80695">
      <w:pPr>
        <w:spacing w:before="0" w:after="0" w:line="240" w:lineRule="auto"/>
        <w:rPr>
          <w:rFonts w:ascii="Arial" w:hAnsi="Arial" w:cs="Arial"/>
          <w:i/>
        </w:rPr>
      </w:pPr>
      <w:r w:rsidRPr="00596A3A">
        <w:rPr>
          <w:rFonts w:ascii="Arial" w:hAnsi="Arial" w:cs="Arial"/>
        </w:rPr>
        <w:t>Entre las especies que se distribuyen en las dunas costeras del Golfo de México y Mar Caribe se encuentran: sak cum (</w:t>
      </w:r>
      <w:r w:rsidRPr="00596A3A">
        <w:rPr>
          <w:rFonts w:ascii="Arial" w:hAnsi="Arial" w:cs="Arial"/>
          <w:i/>
        </w:rPr>
        <w:t xml:space="preserve">Croton punctatus), </w:t>
      </w:r>
      <w:r w:rsidRPr="00596A3A">
        <w:rPr>
          <w:rFonts w:ascii="Arial" w:hAnsi="Arial" w:cs="Arial"/>
        </w:rPr>
        <w:t xml:space="preserve">frijol de playa </w:t>
      </w:r>
      <w:r w:rsidRPr="00596A3A">
        <w:rPr>
          <w:rFonts w:ascii="Arial" w:hAnsi="Arial" w:cs="Arial"/>
          <w:i/>
        </w:rPr>
        <w:t xml:space="preserve">(Canavalia rosea), </w:t>
      </w:r>
      <w:r w:rsidRPr="00596A3A">
        <w:rPr>
          <w:rFonts w:ascii="Arial" w:hAnsi="Arial" w:cs="Arial"/>
        </w:rPr>
        <w:t>verdolaga de playa (</w:t>
      </w:r>
      <w:r w:rsidRPr="00596A3A">
        <w:rPr>
          <w:rFonts w:ascii="Arial" w:hAnsi="Arial" w:cs="Arial"/>
          <w:i/>
        </w:rPr>
        <w:t xml:space="preserve">Sesuvium portulacastrum), </w:t>
      </w:r>
      <w:r w:rsidR="00F063A8" w:rsidRPr="00596A3A">
        <w:rPr>
          <w:rFonts w:ascii="Arial" w:hAnsi="Arial" w:cs="Arial"/>
        </w:rPr>
        <w:t>uva de mar</w:t>
      </w:r>
      <w:r w:rsidR="00F063A8" w:rsidRPr="00596A3A">
        <w:rPr>
          <w:rFonts w:ascii="Arial" w:hAnsi="Arial" w:cs="Arial"/>
          <w:i/>
        </w:rPr>
        <w:t xml:space="preserve"> (Coccoloba uvifera),</w:t>
      </w:r>
      <w:r w:rsidR="00F063A8" w:rsidRPr="00596A3A">
        <w:rPr>
          <w:rFonts w:ascii="Arial" w:hAnsi="Arial" w:cs="Arial"/>
        </w:rPr>
        <w:t xml:space="preserve"> flor de Santa Lucía</w:t>
      </w:r>
      <w:r w:rsidR="00F063A8" w:rsidRPr="00596A3A">
        <w:rPr>
          <w:rFonts w:ascii="Arial" w:hAnsi="Arial" w:cs="Arial"/>
          <w:i/>
        </w:rPr>
        <w:t xml:space="preserve"> (Commelina erecta)</w:t>
      </w:r>
      <w:r w:rsidR="00F063A8" w:rsidRPr="00596A3A">
        <w:rPr>
          <w:rFonts w:ascii="Arial" w:hAnsi="Arial" w:cs="Arial"/>
        </w:rPr>
        <w:t xml:space="preserve"> y</w:t>
      </w:r>
      <w:r w:rsidR="00F063A8" w:rsidRPr="00596A3A">
        <w:rPr>
          <w:rFonts w:ascii="Arial" w:hAnsi="Arial" w:cs="Arial"/>
          <w:i/>
        </w:rPr>
        <w:t xml:space="preserve"> </w:t>
      </w:r>
      <w:r w:rsidR="00F063A8" w:rsidRPr="00596A3A">
        <w:rPr>
          <w:rFonts w:ascii="Arial" w:hAnsi="Arial" w:cs="Arial"/>
        </w:rPr>
        <w:t>sik'imay</w:t>
      </w:r>
      <w:r w:rsidR="00F063A8" w:rsidRPr="00596A3A">
        <w:rPr>
          <w:rFonts w:ascii="Arial" w:hAnsi="Arial" w:cs="Arial"/>
          <w:i/>
        </w:rPr>
        <w:t xml:space="preserve"> (Tournefortia gnaphalodes)</w:t>
      </w:r>
      <w:r w:rsidRPr="00596A3A">
        <w:rPr>
          <w:rFonts w:ascii="Arial" w:hAnsi="Arial" w:cs="Arial"/>
          <w:i/>
        </w:rPr>
        <w:t>.</w:t>
      </w:r>
    </w:p>
    <w:p w14:paraId="04E17A9C" w14:textId="77777777" w:rsidR="00B54919" w:rsidRPr="00596A3A" w:rsidRDefault="00B54919" w:rsidP="00C80695">
      <w:pPr>
        <w:spacing w:before="0" w:after="0" w:line="240" w:lineRule="auto"/>
        <w:rPr>
          <w:rFonts w:ascii="Arial" w:hAnsi="Arial" w:cs="Arial"/>
        </w:rPr>
      </w:pPr>
    </w:p>
    <w:p w14:paraId="2B924CE2" w14:textId="5BA0673E" w:rsidR="00016B5D" w:rsidRPr="00596A3A" w:rsidRDefault="00016B5D" w:rsidP="00C80695">
      <w:pPr>
        <w:spacing w:before="0" w:after="0" w:line="240" w:lineRule="auto"/>
        <w:rPr>
          <w:rFonts w:ascii="Arial" w:hAnsi="Arial" w:cs="Arial"/>
        </w:rPr>
      </w:pPr>
      <w:r w:rsidRPr="00596A3A">
        <w:rPr>
          <w:rFonts w:ascii="Arial" w:hAnsi="Arial" w:cs="Arial"/>
        </w:rPr>
        <w:t xml:space="preserve">En </w:t>
      </w:r>
      <w:r w:rsidR="005B66F7" w:rsidRPr="00596A3A">
        <w:rPr>
          <w:rFonts w:ascii="Arial" w:hAnsi="Arial" w:cs="Arial"/>
        </w:rPr>
        <w:t xml:space="preserve">la RBCM se encuentra en </w:t>
      </w:r>
      <w:r w:rsidRPr="00596A3A">
        <w:rPr>
          <w:rFonts w:ascii="Arial" w:hAnsi="Arial" w:cs="Arial"/>
        </w:rPr>
        <w:t>pequeñas porciones al sureste de la laguna de Chacmochuch, mismas que abarcan una superficie de 28 hectáreas de acuerdo al INEGI Serie V.</w:t>
      </w:r>
    </w:p>
    <w:p w14:paraId="49A7B101" w14:textId="77777777" w:rsidR="00016B5D" w:rsidRPr="00596A3A" w:rsidRDefault="00016B5D" w:rsidP="00C80695">
      <w:pPr>
        <w:spacing w:before="0" w:after="0" w:line="240" w:lineRule="auto"/>
        <w:rPr>
          <w:rFonts w:ascii="Arial" w:hAnsi="Arial" w:cs="Arial"/>
        </w:rPr>
      </w:pPr>
    </w:p>
    <w:p w14:paraId="5929554A" w14:textId="77777777" w:rsidR="00B54919" w:rsidRPr="00596A3A" w:rsidRDefault="00B54919" w:rsidP="00C80695">
      <w:pPr>
        <w:spacing w:before="0" w:after="0" w:line="240" w:lineRule="auto"/>
        <w:rPr>
          <w:rFonts w:ascii="Arial" w:eastAsia="Times New Roman" w:hAnsi="Arial" w:cs="Arial"/>
          <w:b/>
          <w:lang w:val="es-ES" w:eastAsia="es-ES"/>
        </w:rPr>
      </w:pPr>
      <w:r w:rsidRPr="00596A3A">
        <w:rPr>
          <w:rFonts w:ascii="Arial" w:eastAsia="Times New Roman" w:hAnsi="Arial" w:cs="Arial"/>
          <w:b/>
          <w:lang w:val="es-ES" w:eastAsia="es-ES"/>
        </w:rPr>
        <w:t>FAUNA TERRESTRE</w:t>
      </w:r>
    </w:p>
    <w:p w14:paraId="1C66BDD6"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21B9CE94"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 xml:space="preserve">El ambiente terrestre de la Reserva de la Biosfera Caribe Mexicano representa las selvas tropicales más al norte de la Península de Yucatán y de México, que albergan una diversidad faunística con especies endémicas y en diversas categorías de riesgo. </w:t>
      </w:r>
    </w:p>
    <w:p w14:paraId="2C8D7F61" w14:textId="712E54D8" w:rsidR="007816CC" w:rsidRPr="00596A3A" w:rsidRDefault="005800E0" w:rsidP="00C80695">
      <w:pPr>
        <w:spacing w:before="0" w:after="0" w:line="240" w:lineRule="auto"/>
        <w:rPr>
          <w:rFonts w:ascii="Arial" w:hAnsi="Arial" w:cs="Arial"/>
          <w:b/>
        </w:rPr>
      </w:pPr>
      <w:r w:rsidRPr="00596A3A">
        <w:rPr>
          <w:rFonts w:ascii="Arial" w:hAnsi="Arial" w:cs="Arial"/>
          <w:b/>
        </w:rPr>
        <w:t xml:space="preserve">  </w:t>
      </w:r>
    </w:p>
    <w:p w14:paraId="7036BD4F" w14:textId="77777777" w:rsidR="00B54919" w:rsidRPr="00596A3A" w:rsidRDefault="00B54919" w:rsidP="00C80695">
      <w:pPr>
        <w:spacing w:before="0" w:after="0" w:line="240" w:lineRule="auto"/>
        <w:rPr>
          <w:rFonts w:ascii="Arial" w:hAnsi="Arial" w:cs="Arial"/>
          <w:b/>
        </w:rPr>
      </w:pPr>
      <w:r w:rsidRPr="00596A3A">
        <w:rPr>
          <w:rFonts w:ascii="Arial" w:hAnsi="Arial" w:cs="Arial"/>
          <w:b/>
        </w:rPr>
        <w:t>Reptiles</w:t>
      </w:r>
    </w:p>
    <w:p w14:paraId="4B5C6E66"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7F096CB7"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lastRenderedPageBreak/>
        <w:t>En la Reserva de la Biosfera Caribe Mexicano se distribuyen las especies que se muestran en la tabla 2, las cuales están enlistadas en la Norma Oficial Mexicana NOM-059-SEMARNAT-2010, Protección ambiental-Especies nativas de México de flora y fauna silvestres-Categorías de riesgo y especificaciones para su inclusión, exclusión o cambio-Lista de especies en riesgo.</w:t>
      </w:r>
    </w:p>
    <w:p w14:paraId="279CB3C6"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p>
    <w:p w14:paraId="41A9802E" w14:textId="77777777" w:rsidR="00B54919" w:rsidRPr="00596A3A" w:rsidRDefault="00B54919" w:rsidP="00C80695">
      <w:pPr>
        <w:autoSpaceDE w:val="0"/>
        <w:autoSpaceDN w:val="0"/>
        <w:adjustRightInd w:val="0"/>
        <w:spacing w:before="0" w:after="0" w:line="240" w:lineRule="auto"/>
        <w:jc w:val="center"/>
        <w:rPr>
          <w:rFonts w:ascii="Arial" w:hAnsi="Arial" w:cs="Arial"/>
          <w:sz w:val="18"/>
          <w:szCs w:val="18"/>
        </w:rPr>
      </w:pPr>
      <w:r w:rsidRPr="00596A3A">
        <w:rPr>
          <w:rFonts w:ascii="Arial" w:hAnsi="Arial" w:cs="Arial"/>
          <w:sz w:val="18"/>
          <w:szCs w:val="18"/>
        </w:rPr>
        <w:t>Tabla 2. Reptiles con alguna categoría de riesgo de acuerdo a la Norma Oficial Mexicana NOM-059-SEMARNAT-2010.</w:t>
      </w:r>
    </w:p>
    <w:tbl>
      <w:tblPr>
        <w:tblStyle w:val="Tablaconcuadrcula"/>
        <w:tblW w:w="0" w:type="auto"/>
        <w:tblLook w:val="04A0" w:firstRow="1" w:lastRow="0" w:firstColumn="1" w:lastColumn="0" w:noHBand="0" w:noVBand="1"/>
      </w:tblPr>
      <w:tblGrid>
        <w:gridCol w:w="2992"/>
        <w:gridCol w:w="2993"/>
        <w:gridCol w:w="2993"/>
      </w:tblGrid>
      <w:tr w:rsidR="00CF435B" w:rsidRPr="00596A3A" w14:paraId="0CF6288B" w14:textId="77777777" w:rsidTr="00D103F7">
        <w:trPr>
          <w:tblHeader/>
        </w:trPr>
        <w:tc>
          <w:tcPr>
            <w:tcW w:w="2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A748F8" w14:textId="77777777" w:rsidR="00B54919" w:rsidRPr="00596A3A" w:rsidRDefault="00B54919" w:rsidP="00C80695">
            <w:pPr>
              <w:spacing w:before="0" w:after="0"/>
              <w:jc w:val="center"/>
              <w:rPr>
                <w:rFonts w:ascii="Arial" w:hAnsi="Arial" w:cs="Arial"/>
                <w:b/>
                <w:bCs/>
                <w:sz w:val="18"/>
                <w:szCs w:val="18"/>
              </w:rPr>
            </w:pPr>
            <w:r w:rsidRPr="00596A3A">
              <w:rPr>
                <w:rFonts w:ascii="Arial" w:hAnsi="Arial" w:cs="Arial"/>
                <w:b/>
                <w:bCs/>
                <w:sz w:val="18"/>
                <w:szCs w:val="18"/>
              </w:rPr>
              <w:t>NOMBRE CIENTÍFICO</w:t>
            </w:r>
          </w:p>
        </w:tc>
        <w:tc>
          <w:tcPr>
            <w:tcW w:w="29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A706EC" w14:textId="77777777" w:rsidR="00B54919" w:rsidRPr="00596A3A" w:rsidRDefault="00B54919" w:rsidP="00C80695">
            <w:pPr>
              <w:spacing w:before="0" w:after="0"/>
              <w:jc w:val="center"/>
              <w:rPr>
                <w:rFonts w:ascii="Arial" w:hAnsi="Arial" w:cs="Arial"/>
                <w:b/>
                <w:bCs/>
                <w:sz w:val="18"/>
                <w:szCs w:val="18"/>
              </w:rPr>
            </w:pPr>
            <w:r w:rsidRPr="00596A3A">
              <w:rPr>
                <w:rFonts w:ascii="Arial" w:hAnsi="Arial" w:cs="Arial"/>
                <w:b/>
                <w:bCs/>
                <w:sz w:val="18"/>
                <w:szCs w:val="18"/>
              </w:rPr>
              <w:t>NOMBRE COMÚN</w:t>
            </w:r>
          </w:p>
        </w:tc>
        <w:tc>
          <w:tcPr>
            <w:tcW w:w="29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CC14162" w14:textId="77777777" w:rsidR="00B54919" w:rsidRPr="00596A3A" w:rsidRDefault="00B54919" w:rsidP="00C80695">
            <w:pPr>
              <w:spacing w:before="0" w:after="0"/>
              <w:jc w:val="center"/>
              <w:rPr>
                <w:rFonts w:ascii="Arial" w:hAnsi="Arial" w:cs="Arial"/>
                <w:b/>
                <w:bCs/>
                <w:sz w:val="18"/>
                <w:szCs w:val="18"/>
              </w:rPr>
            </w:pPr>
            <w:r w:rsidRPr="00596A3A">
              <w:rPr>
                <w:rFonts w:ascii="Arial" w:eastAsia="Times New Roman" w:hAnsi="Arial" w:cs="Arial"/>
                <w:b/>
                <w:bCs/>
                <w:sz w:val="18"/>
                <w:szCs w:val="18"/>
                <w:lang w:eastAsia="es-MX"/>
              </w:rPr>
              <w:t xml:space="preserve">CATEGORIA DE RIESGO </w:t>
            </w:r>
            <w:r w:rsidRPr="00596A3A">
              <w:rPr>
                <w:rFonts w:ascii="Arial" w:eastAsia="Times New Roman" w:hAnsi="Arial" w:cs="Arial"/>
                <w:b/>
                <w:bCs/>
                <w:sz w:val="18"/>
                <w:szCs w:val="18"/>
                <w:lang w:eastAsia="es-MX"/>
              </w:rPr>
              <w:br/>
              <w:t>(NOM-059)</w:t>
            </w:r>
          </w:p>
        </w:tc>
      </w:tr>
      <w:tr w:rsidR="00CF435B" w:rsidRPr="00596A3A" w14:paraId="16F8B649"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5A7E0B1A"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Rhinoclemmys areolata</w:t>
            </w:r>
          </w:p>
        </w:tc>
        <w:tc>
          <w:tcPr>
            <w:tcW w:w="2993" w:type="dxa"/>
            <w:tcBorders>
              <w:top w:val="single" w:sz="4" w:space="0" w:color="auto"/>
              <w:left w:val="single" w:sz="4" w:space="0" w:color="auto"/>
              <w:bottom w:val="single" w:sz="4" w:space="0" w:color="auto"/>
              <w:right w:val="single" w:sz="4" w:space="0" w:color="auto"/>
            </w:tcBorders>
            <w:hideMark/>
          </w:tcPr>
          <w:p w14:paraId="307CBD89"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tortuga de monte mojina</w:t>
            </w:r>
          </w:p>
        </w:tc>
        <w:tc>
          <w:tcPr>
            <w:tcW w:w="2993" w:type="dxa"/>
            <w:tcBorders>
              <w:top w:val="single" w:sz="4" w:space="0" w:color="auto"/>
              <w:left w:val="single" w:sz="4" w:space="0" w:color="auto"/>
              <w:bottom w:val="single" w:sz="4" w:space="0" w:color="auto"/>
              <w:right w:val="single" w:sz="4" w:space="0" w:color="auto"/>
            </w:tcBorders>
            <w:hideMark/>
          </w:tcPr>
          <w:p w14:paraId="3C80097C"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7BBA6BD4"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5E75D8FF"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Boa constrictor</w:t>
            </w:r>
          </w:p>
        </w:tc>
        <w:tc>
          <w:tcPr>
            <w:tcW w:w="2993" w:type="dxa"/>
            <w:tcBorders>
              <w:top w:val="single" w:sz="4" w:space="0" w:color="auto"/>
              <w:left w:val="single" w:sz="4" w:space="0" w:color="auto"/>
              <w:bottom w:val="single" w:sz="4" w:space="0" w:color="auto"/>
              <w:right w:val="single" w:sz="4" w:space="0" w:color="auto"/>
            </w:tcBorders>
            <w:hideMark/>
          </w:tcPr>
          <w:p w14:paraId="6A129D9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boa constrictor</w:t>
            </w:r>
          </w:p>
        </w:tc>
        <w:tc>
          <w:tcPr>
            <w:tcW w:w="2993" w:type="dxa"/>
            <w:tcBorders>
              <w:top w:val="single" w:sz="4" w:space="0" w:color="auto"/>
              <w:left w:val="single" w:sz="4" w:space="0" w:color="auto"/>
              <w:bottom w:val="single" w:sz="4" w:space="0" w:color="auto"/>
              <w:right w:val="single" w:sz="4" w:space="0" w:color="auto"/>
            </w:tcBorders>
            <w:hideMark/>
          </w:tcPr>
          <w:p w14:paraId="67351D85"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4AC327B7"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39C78F2A"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Caretta caretta</w:t>
            </w:r>
          </w:p>
        </w:tc>
        <w:tc>
          <w:tcPr>
            <w:tcW w:w="2993" w:type="dxa"/>
            <w:tcBorders>
              <w:top w:val="single" w:sz="4" w:space="0" w:color="auto"/>
              <w:left w:val="single" w:sz="4" w:space="0" w:color="auto"/>
              <w:bottom w:val="single" w:sz="4" w:space="0" w:color="auto"/>
              <w:right w:val="single" w:sz="4" w:space="0" w:color="auto"/>
            </w:tcBorders>
            <w:hideMark/>
          </w:tcPr>
          <w:p w14:paraId="37CC0E5B"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tortuga marina caguama</w:t>
            </w:r>
          </w:p>
        </w:tc>
        <w:tc>
          <w:tcPr>
            <w:tcW w:w="2993" w:type="dxa"/>
            <w:tcBorders>
              <w:top w:val="single" w:sz="4" w:space="0" w:color="auto"/>
              <w:left w:val="single" w:sz="4" w:space="0" w:color="auto"/>
              <w:bottom w:val="single" w:sz="4" w:space="0" w:color="auto"/>
              <w:right w:val="single" w:sz="4" w:space="0" w:color="auto"/>
            </w:tcBorders>
            <w:hideMark/>
          </w:tcPr>
          <w:p w14:paraId="2A4F9991"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En peligro de extinción</w:t>
            </w:r>
          </w:p>
        </w:tc>
      </w:tr>
      <w:tr w:rsidR="00CF435B" w:rsidRPr="00596A3A" w14:paraId="62C91E9B"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3BD781BB"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Chelonia mydas</w:t>
            </w:r>
          </w:p>
        </w:tc>
        <w:tc>
          <w:tcPr>
            <w:tcW w:w="2993" w:type="dxa"/>
            <w:tcBorders>
              <w:top w:val="single" w:sz="4" w:space="0" w:color="auto"/>
              <w:left w:val="single" w:sz="4" w:space="0" w:color="auto"/>
              <w:bottom w:val="single" w:sz="4" w:space="0" w:color="auto"/>
              <w:right w:val="single" w:sz="4" w:space="0" w:color="auto"/>
            </w:tcBorders>
            <w:hideMark/>
          </w:tcPr>
          <w:p w14:paraId="5598AC23"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tortuga marina verde del atlántico, tortuga blanca</w:t>
            </w:r>
          </w:p>
        </w:tc>
        <w:tc>
          <w:tcPr>
            <w:tcW w:w="2993" w:type="dxa"/>
            <w:tcBorders>
              <w:top w:val="single" w:sz="4" w:space="0" w:color="auto"/>
              <w:left w:val="single" w:sz="4" w:space="0" w:color="auto"/>
              <w:bottom w:val="single" w:sz="4" w:space="0" w:color="auto"/>
              <w:right w:val="single" w:sz="4" w:space="0" w:color="auto"/>
            </w:tcBorders>
            <w:hideMark/>
          </w:tcPr>
          <w:p w14:paraId="5D10A64F"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En peligro de extinción</w:t>
            </w:r>
          </w:p>
        </w:tc>
      </w:tr>
      <w:tr w:rsidR="00CF435B" w:rsidRPr="00596A3A" w14:paraId="3FFDB54B"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58A80E74"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Eretmochelys imbricata</w:t>
            </w:r>
          </w:p>
        </w:tc>
        <w:tc>
          <w:tcPr>
            <w:tcW w:w="2993" w:type="dxa"/>
            <w:tcBorders>
              <w:top w:val="single" w:sz="4" w:space="0" w:color="auto"/>
              <w:left w:val="single" w:sz="4" w:space="0" w:color="auto"/>
              <w:bottom w:val="single" w:sz="4" w:space="0" w:color="auto"/>
              <w:right w:val="single" w:sz="4" w:space="0" w:color="auto"/>
            </w:tcBorders>
            <w:hideMark/>
          </w:tcPr>
          <w:p w14:paraId="423F526E"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tortuga marina de carey</w:t>
            </w:r>
          </w:p>
        </w:tc>
        <w:tc>
          <w:tcPr>
            <w:tcW w:w="2993" w:type="dxa"/>
            <w:tcBorders>
              <w:top w:val="single" w:sz="4" w:space="0" w:color="auto"/>
              <w:left w:val="single" w:sz="4" w:space="0" w:color="auto"/>
              <w:bottom w:val="single" w:sz="4" w:space="0" w:color="auto"/>
              <w:right w:val="single" w:sz="4" w:space="0" w:color="auto"/>
            </w:tcBorders>
            <w:hideMark/>
          </w:tcPr>
          <w:p w14:paraId="124A1B15"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En peligro de extinción</w:t>
            </w:r>
          </w:p>
        </w:tc>
      </w:tr>
      <w:tr w:rsidR="00CF435B" w:rsidRPr="00596A3A" w14:paraId="148191B1"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0320CEB9"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Dipsas brevifacies</w:t>
            </w:r>
          </w:p>
        </w:tc>
        <w:tc>
          <w:tcPr>
            <w:tcW w:w="2993" w:type="dxa"/>
            <w:tcBorders>
              <w:top w:val="single" w:sz="4" w:space="0" w:color="auto"/>
              <w:left w:val="single" w:sz="4" w:space="0" w:color="auto"/>
              <w:bottom w:val="single" w:sz="4" w:space="0" w:color="auto"/>
              <w:right w:val="single" w:sz="4" w:space="0" w:color="auto"/>
            </w:tcBorders>
            <w:hideMark/>
          </w:tcPr>
          <w:p w14:paraId="1CA745D5"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culebra caracolera chata</w:t>
            </w:r>
          </w:p>
        </w:tc>
        <w:tc>
          <w:tcPr>
            <w:tcW w:w="2993" w:type="dxa"/>
            <w:tcBorders>
              <w:top w:val="single" w:sz="4" w:space="0" w:color="auto"/>
              <w:left w:val="single" w:sz="4" w:space="0" w:color="auto"/>
              <w:bottom w:val="single" w:sz="4" w:space="0" w:color="auto"/>
              <w:right w:val="single" w:sz="4" w:space="0" w:color="auto"/>
            </w:tcBorders>
            <w:hideMark/>
          </w:tcPr>
          <w:p w14:paraId="582EBFD1"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1B8B881B"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49BEE1D5"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Imantodes cenchoa</w:t>
            </w:r>
          </w:p>
        </w:tc>
        <w:tc>
          <w:tcPr>
            <w:tcW w:w="2993" w:type="dxa"/>
            <w:tcBorders>
              <w:top w:val="single" w:sz="4" w:space="0" w:color="auto"/>
              <w:left w:val="single" w:sz="4" w:space="0" w:color="auto"/>
              <w:bottom w:val="single" w:sz="4" w:space="0" w:color="auto"/>
              <w:right w:val="single" w:sz="4" w:space="0" w:color="auto"/>
            </w:tcBorders>
            <w:hideMark/>
          </w:tcPr>
          <w:p w14:paraId="3AEA7A80"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culebra cordelilla chata</w:t>
            </w:r>
          </w:p>
        </w:tc>
        <w:tc>
          <w:tcPr>
            <w:tcW w:w="2993" w:type="dxa"/>
            <w:tcBorders>
              <w:top w:val="single" w:sz="4" w:space="0" w:color="auto"/>
              <w:left w:val="single" w:sz="4" w:space="0" w:color="auto"/>
              <w:bottom w:val="single" w:sz="4" w:space="0" w:color="auto"/>
              <w:right w:val="single" w:sz="4" w:space="0" w:color="auto"/>
            </w:tcBorders>
            <w:hideMark/>
          </w:tcPr>
          <w:p w14:paraId="506A5D56"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3845EFCE"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52F141CF"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Imantodes gemmistratus</w:t>
            </w:r>
          </w:p>
        </w:tc>
        <w:tc>
          <w:tcPr>
            <w:tcW w:w="2993" w:type="dxa"/>
            <w:tcBorders>
              <w:top w:val="single" w:sz="4" w:space="0" w:color="auto"/>
              <w:left w:val="single" w:sz="4" w:space="0" w:color="auto"/>
              <w:bottom w:val="single" w:sz="4" w:space="0" w:color="auto"/>
              <w:right w:val="single" w:sz="4" w:space="0" w:color="auto"/>
            </w:tcBorders>
            <w:hideMark/>
          </w:tcPr>
          <w:p w14:paraId="0C767F6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culebra cordelilla centroamericana</w:t>
            </w:r>
          </w:p>
        </w:tc>
        <w:tc>
          <w:tcPr>
            <w:tcW w:w="2993" w:type="dxa"/>
            <w:tcBorders>
              <w:top w:val="single" w:sz="4" w:space="0" w:color="auto"/>
              <w:left w:val="single" w:sz="4" w:space="0" w:color="auto"/>
              <w:bottom w:val="single" w:sz="4" w:space="0" w:color="auto"/>
              <w:right w:val="single" w:sz="4" w:space="0" w:color="auto"/>
            </w:tcBorders>
            <w:hideMark/>
          </w:tcPr>
          <w:p w14:paraId="3902B77C"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34050C2C"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6E0D90EB"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Imantodes tenuissimus</w:t>
            </w:r>
          </w:p>
        </w:tc>
        <w:tc>
          <w:tcPr>
            <w:tcW w:w="2993" w:type="dxa"/>
            <w:tcBorders>
              <w:top w:val="single" w:sz="4" w:space="0" w:color="auto"/>
              <w:left w:val="single" w:sz="4" w:space="0" w:color="auto"/>
              <w:bottom w:val="single" w:sz="4" w:space="0" w:color="auto"/>
              <w:right w:val="single" w:sz="4" w:space="0" w:color="auto"/>
            </w:tcBorders>
            <w:hideMark/>
          </w:tcPr>
          <w:p w14:paraId="197D7478"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culebra cordelilla yucateca</w:t>
            </w:r>
          </w:p>
        </w:tc>
        <w:tc>
          <w:tcPr>
            <w:tcW w:w="2993" w:type="dxa"/>
            <w:tcBorders>
              <w:top w:val="single" w:sz="4" w:space="0" w:color="auto"/>
              <w:left w:val="single" w:sz="4" w:space="0" w:color="auto"/>
              <w:bottom w:val="single" w:sz="4" w:space="0" w:color="auto"/>
              <w:right w:val="single" w:sz="4" w:space="0" w:color="auto"/>
            </w:tcBorders>
            <w:hideMark/>
          </w:tcPr>
          <w:p w14:paraId="7CE9E50D"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20F04E37"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40B0D5C4"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Lampropeltis  triangulum</w:t>
            </w:r>
          </w:p>
        </w:tc>
        <w:tc>
          <w:tcPr>
            <w:tcW w:w="2993" w:type="dxa"/>
            <w:tcBorders>
              <w:top w:val="single" w:sz="4" w:space="0" w:color="auto"/>
              <w:left w:val="single" w:sz="4" w:space="0" w:color="auto"/>
              <w:bottom w:val="single" w:sz="4" w:space="0" w:color="auto"/>
              <w:right w:val="single" w:sz="4" w:space="0" w:color="auto"/>
            </w:tcBorders>
            <w:hideMark/>
          </w:tcPr>
          <w:p w14:paraId="5B059B9D"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culebra real coralillo</w:t>
            </w:r>
          </w:p>
        </w:tc>
        <w:tc>
          <w:tcPr>
            <w:tcW w:w="2993" w:type="dxa"/>
            <w:tcBorders>
              <w:top w:val="single" w:sz="4" w:space="0" w:color="auto"/>
              <w:left w:val="single" w:sz="4" w:space="0" w:color="auto"/>
              <w:bottom w:val="single" w:sz="4" w:space="0" w:color="auto"/>
              <w:right w:val="single" w:sz="4" w:space="0" w:color="auto"/>
            </w:tcBorders>
            <w:hideMark/>
          </w:tcPr>
          <w:p w14:paraId="012FC6F5"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202CB4B8"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3DF56A13"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Leptophis  mexicanus</w:t>
            </w:r>
          </w:p>
        </w:tc>
        <w:tc>
          <w:tcPr>
            <w:tcW w:w="2993" w:type="dxa"/>
            <w:tcBorders>
              <w:top w:val="single" w:sz="4" w:space="0" w:color="auto"/>
              <w:left w:val="single" w:sz="4" w:space="0" w:color="auto"/>
              <w:bottom w:val="single" w:sz="4" w:space="0" w:color="auto"/>
              <w:right w:val="single" w:sz="4" w:space="0" w:color="auto"/>
            </w:tcBorders>
            <w:hideMark/>
          </w:tcPr>
          <w:p w14:paraId="0AF334EF"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culebra perico mexicana</w:t>
            </w:r>
          </w:p>
        </w:tc>
        <w:tc>
          <w:tcPr>
            <w:tcW w:w="2993" w:type="dxa"/>
            <w:tcBorders>
              <w:top w:val="single" w:sz="4" w:space="0" w:color="auto"/>
              <w:left w:val="single" w:sz="4" w:space="0" w:color="auto"/>
              <w:bottom w:val="single" w:sz="4" w:space="0" w:color="auto"/>
              <w:right w:val="single" w:sz="4" w:space="0" w:color="auto"/>
            </w:tcBorders>
            <w:hideMark/>
          </w:tcPr>
          <w:p w14:paraId="2F425E69"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7F0A90A3"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6E1DB0C3"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Leptophis ahaetulla</w:t>
            </w:r>
          </w:p>
        </w:tc>
        <w:tc>
          <w:tcPr>
            <w:tcW w:w="2993" w:type="dxa"/>
            <w:tcBorders>
              <w:top w:val="single" w:sz="4" w:space="0" w:color="auto"/>
              <w:left w:val="single" w:sz="4" w:space="0" w:color="auto"/>
              <w:bottom w:val="single" w:sz="4" w:space="0" w:color="auto"/>
              <w:right w:val="single" w:sz="4" w:space="0" w:color="auto"/>
            </w:tcBorders>
            <w:hideMark/>
          </w:tcPr>
          <w:p w14:paraId="04131258"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culebra perico verde</w:t>
            </w:r>
          </w:p>
        </w:tc>
        <w:tc>
          <w:tcPr>
            <w:tcW w:w="2993" w:type="dxa"/>
            <w:tcBorders>
              <w:top w:val="single" w:sz="4" w:space="0" w:color="auto"/>
              <w:left w:val="single" w:sz="4" w:space="0" w:color="auto"/>
              <w:bottom w:val="single" w:sz="4" w:space="0" w:color="auto"/>
              <w:right w:val="single" w:sz="4" w:space="0" w:color="auto"/>
            </w:tcBorders>
            <w:hideMark/>
          </w:tcPr>
          <w:p w14:paraId="6AB363D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7A78F568"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535BB360"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Pliocercus andrewsi</w:t>
            </w:r>
          </w:p>
        </w:tc>
        <w:tc>
          <w:tcPr>
            <w:tcW w:w="2993" w:type="dxa"/>
            <w:tcBorders>
              <w:top w:val="single" w:sz="4" w:space="0" w:color="auto"/>
              <w:left w:val="single" w:sz="4" w:space="0" w:color="auto"/>
              <w:bottom w:val="single" w:sz="4" w:space="0" w:color="auto"/>
              <w:right w:val="single" w:sz="4" w:space="0" w:color="auto"/>
            </w:tcBorders>
            <w:hideMark/>
          </w:tcPr>
          <w:p w14:paraId="7FFD54F2"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culebra imita coral de andrew</w:t>
            </w:r>
          </w:p>
        </w:tc>
        <w:tc>
          <w:tcPr>
            <w:tcW w:w="2993" w:type="dxa"/>
            <w:tcBorders>
              <w:top w:val="single" w:sz="4" w:space="0" w:color="auto"/>
              <w:left w:val="single" w:sz="4" w:space="0" w:color="auto"/>
              <w:bottom w:val="single" w:sz="4" w:space="0" w:color="auto"/>
              <w:right w:val="single" w:sz="4" w:space="0" w:color="auto"/>
            </w:tcBorders>
            <w:hideMark/>
          </w:tcPr>
          <w:p w14:paraId="34B0B769"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094AF8A5"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0D6B94D0"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Symphimus mayae</w:t>
            </w:r>
          </w:p>
        </w:tc>
        <w:tc>
          <w:tcPr>
            <w:tcW w:w="2993" w:type="dxa"/>
            <w:tcBorders>
              <w:top w:val="single" w:sz="4" w:space="0" w:color="auto"/>
              <w:left w:val="single" w:sz="4" w:space="0" w:color="auto"/>
              <w:bottom w:val="single" w:sz="4" w:space="0" w:color="auto"/>
              <w:right w:val="single" w:sz="4" w:space="0" w:color="auto"/>
            </w:tcBorders>
            <w:hideMark/>
          </w:tcPr>
          <w:p w14:paraId="7338B6F7"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culebra labios blancos maya</w:t>
            </w:r>
          </w:p>
        </w:tc>
        <w:tc>
          <w:tcPr>
            <w:tcW w:w="2993" w:type="dxa"/>
            <w:tcBorders>
              <w:top w:val="single" w:sz="4" w:space="0" w:color="auto"/>
              <w:left w:val="single" w:sz="4" w:space="0" w:color="auto"/>
              <w:bottom w:val="single" w:sz="4" w:space="0" w:color="auto"/>
              <w:right w:val="single" w:sz="4" w:space="0" w:color="auto"/>
            </w:tcBorders>
            <w:hideMark/>
          </w:tcPr>
          <w:p w14:paraId="61D025E7"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0094BD50"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1C3190BC"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Tantilla cuniculator</w:t>
            </w:r>
          </w:p>
        </w:tc>
        <w:tc>
          <w:tcPr>
            <w:tcW w:w="2993" w:type="dxa"/>
            <w:tcBorders>
              <w:top w:val="single" w:sz="4" w:space="0" w:color="auto"/>
              <w:left w:val="single" w:sz="4" w:space="0" w:color="auto"/>
              <w:bottom w:val="single" w:sz="4" w:space="0" w:color="auto"/>
              <w:right w:val="single" w:sz="4" w:space="0" w:color="auto"/>
            </w:tcBorders>
            <w:hideMark/>
          </w:tcPr>
          <w:p w14:paraId="348A380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culebra cienpies del petén</w:t>
            </w:r>
          </w:p>
        </w:tc>
        <w:tc>
          <w:tcPr>
            <w:tcW w:w="2993" w:type="dxa"/>
            <w:tcBorders>
              <w:top w:val="single" w:sz="4" w:space="0" w:color="auto"/>
              <w:left w:val="single" w:sz="4" w:space="0" w:color="auto"/>
              <w:bottom w:val="single" w:sz="4" w:space="0" w:color="auto"/>
              <w:right w:val="single" w:sz="4" w:space="0" w:color="auto"/>
            </w:tcBorders>
            <w:hideMark/>
          </w:tcPr>
          <w:p w14:paraId="3593C260"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12A2EFCA"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652F50C5"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Thamnophis marcianus</w:t>
            </w:r>
          </w:p>
        </w:tc>
        <w:tc>
          <w:tcPr>
            <w:tcW w:w="2993" w:type="dxa"/>
            <w:tcBorders>
              <w:top w:val="single" w:sz="4" w:space="0" w:color="auto"/>
              <w:left w:val="single" w:sz="4" w:space="0" w:color="auto"/>
              <w:bottom w:val="single" w:sz="4" w:space="0" w:color="auto"/>
              <w:right w:val="single" w:sz="4" w:space="0" w:color="auto"/>
            </w:tcBorders>
            <w:hideMark/>
          </w:tcPr>
          <w:p w14:paraId="633A83EF"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culebra listonada manchada</w:t>
            </w:r>
          </w:p>
        </w:tc>
        <w:tc>
          <w:tcPr>
            <w:tcW w:w="2993" w:type="dxa"/>
            <w:tcBorders>
              <w:top w:val="single" w:sz="4" w:space="0" w:color="auto"/>
              <w:left w:val="single" w:sz="4" w:space="0" w:color="auto"/>
              <w:bottom w:val="single" w:sz="4" w:space="0" w:color="auto"/>
              <w:right w:val="single" w:sz="4" w:space="0" w:color="auto"/>
            </w:tcBorders>
            <w:hideMark/>
          </w:tcPr>
          <w:p w14:paraId="56E4627B"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19681069"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0FD5C977"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Corytophanes hernandezii</w:t>
            </w:r>
          </w:p>
        </w:tc>
        <w:tc>
          <w:tcPr>
            <w:tcW w:w="2993" w:type="dxa"/>
            <w:tcBorders>
              <w:top w:val="single" w:sz="4" w:space="0" w:color="auto"/>
              <w:left w:val="single" w:sz="4" w:space="0" w:color="auto"/>
              <w:bottom w:val="single" w:sz="4" w:space="0" w:color="auto"/>
              <w:right w:val="single" w:sz="4" w:space="0" w:color="auto"/>
            </w:tcBorders>
            <w:hideMark/>
          </w:tcPr>
          <w:p w14:paraId="179E8CBC"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turipache de Hernández</w:t>
            </w:r>
          </w:p>
        </w:tc>
        <w:tc>
          <w:tcPr>
            <w:tcW w:w="2993" w:type="dxa"/>
            <w:tcBorders>
              <w:top w:val="single" w:sz="4" w:space="0" w:color="auto"/>
              <w:left w:val="single" w:sz="4" w:space="0" w:color="auto"/>
              <w:bottom w:val="single" w:sz="4" w:space="0" w:color="auto"/>
              <w:right w:val="single" w:sz="4" w:space="0" w:color="auto"/>
            </w:tcBorders>
            <w:hideMark/>
          </w:tcPr>
          <w:p w14:paraId="3889CC1C"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686D2CE9"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484A5580"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Laemanctus longipes</w:t>
            </w:r>
          </w:p>
        </w:tc>
        <w:tc>
          <w:tcPr>
            <w:tcW w:w="2993" w:type="dxa"/>
            <w:tcBorders>
              <w:top w:val="single" w:sz="4" w:space="0" w:color="auto"/>
              <w:left w:val="single" w:sz="4" w:space="0" w:color="auto"/>
              <w:bottom w:val="single" w:sz="4" w:space="0" w:color="auto"/>
              <w:right w:val="single" w:sz="4" w:space="0" w:color="auto"/>
            </w:tcBorders>
            <w:hideMark/>
          </w:tcPr>
          <w:p w14:paraId="66BEE2AB"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lemacto coludo</w:t>
            </w:r>
          </w:p>
        </w:tc>
        <w:tc>
          <w:tcPr>
            <w:tcW w:w="2993" w:type="dxa"/>
            <w:tcBorders>
              <w:top w:val="single" w:sz="4" w:space="0" w:color="auto"/>
              <w:left w:val="single" w:sz="4" w:space="0" w:color="auto"/>
              <w:bottom w:val="single" w:sz="4" w:space="0" w:color="auto"/>
              <w:right w:val="single" w:sz="4" w:space="0" w:color="auto"/>
            </w:tcBorders>
            <w:hideMark/>
          </w:tcPr>
          <w:p w14:paraId="440AABC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160AB400"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3F60E041"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Laemanctus serratus</w:t>
            </w:r>
          </w:p>
        </w:tc>
        <w:tc>
          <w:tcPr>
            <w:tcW w:w="2993" w:type="dxa"/>
            <w:tcBorders>
              <w:top w:val="single" w:sz="4" w:space="0" w:color="auto"/>
              <w:left w:val="single" w:sz="4" w:space="0" w:color="auto"/>
              <w:bottom w:val="single" w:sz="4" w:space="0" w:color="auto"/>
              <w:right w:val="single" w:sz="4" w:space="0" w:color="auto"/>
            </w:tcBorders>
            <w:hideMark/>
          </w:tcPr>
          <w:p w14:paraId="0287EFE3"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lemacto coronado</w:t>
            </w:r>
          </w:p>
        </w:tc>
        <w:tc>
          <w:tcPr>
            <w:tcW w:w="2993" w:type="dxa"/>
            <w:tcBorders>
              <w:top w:val="single" w:sz="4" w:space="0" w:color="auto"/>
              <w:left w:val="single" w:sz="4" w:space="0" w:color="auto"/>
              <w:bottom w:val="single" w:sz="4" w:space="0" w:color="auto"/>
              <w:right w:val="single" w:sz="4" w:space="0" w:color="auto"/>
            </w:tcBorders>
            <w:hideMark/>
          </w:tcPr>
          <w:p w14:paraId="340A9BE0"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48C0D139"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33A82364"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Crocodylus acutus</w:t>
            </w:r>
          </w:p>
        </w:tc>
        <w:tc>
          <w:tcPr>
            <w:tcW w:w="2993" w:type="dxa"/>
            <w:tcBorders>
              <w:top w:val="single" w:sz="4" w:space="0" w:color="auto"/>
              <w:left w:val="single" w:sz="4" w:space="0" w:color="auto"/>
              <w:bottom w:val="single" w:sz="4" w:space="0" w:color="auto"/>
              <w:right w:val="single" w:sz="4" w:space="0" w:color="auto"/>
            </w:tcBorders>
            <w:hideMark/>
          </w:tcPr>
          <w:p w14:paraId="5462806E"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cocodrilo de río</w:t>
            </w:r>
          </w:p>
        </w:tc>
        <w:tc>
          <w:tcPr>
            <w:tcW w:w="2993" w:type="dxa"/>
            <w:tcBorders>
              <w:top w:val="single" w:sz="4" w:space="0" w:color="auto"/>
              <w:left w:val="single" w:sz="4" w:space="0" w:color="auto"/>
              <w:bottom w:val="single" w:sz="4" w:space="0" w:color="auto"/>
              <w:right w:val="single" w:sz="4" w:space="0" w:color="auto"/>
            </w:tcBorders>
            <w:hideMark/>
          </w:tcPr>
          <w:p w14:paraId="61E5D247"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5BB52730"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282752F9"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Crocodylus moreletii</w:t>
            </w:r>
          </w:p>
        </w:tc>
        <w:tc>
          <w:tcPr>
            <w:tcW w:w="2993" w:type="dxa"/>
            <w:tcBorders>
              <w:top w:val="single" w:sz="4" w:space="0" w:color="auto"/>
              <w:left w:val="single" w:sz="4" w:space="0" w:color="auto"/>
              <w:bottom w:val="single" w:sz="4" w:space="0" w:color="auto"/>
              <w:right w:val="single" w:sz="4" w:space="0" w:color="auto"/>
            </w:tcBorders>
            <w:hideMark/>
          </w:tcPr>
          <w:p w14:paraId="07A6D71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cocodrilo de pantano</w:t>
            </w:r>
          </w:p>
        </w:tc>
        <w:tc>
          <w:tcPr>
            <w:tcW w:w="2993" w:type="dxa"/>
            <w:tcBorders>
              <w:top w:val="single" w:sz="4" w:space="0" w:color="auto"/>
              <w:left w:val="single" w:sz="4" w:space="0" w:color="auto"/>
              <w:bottom w:val="single" w:sz="4" w:space="0" w:color="auto"/>
              <w:right w:val="single" w:sz="4" w:space="0" w:color="auto"/>
            </w:tcBorders>
            <w:hideMark/>
          </w:tcPr>
          <w:p w14:paraId="2695CBB8"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0B7DE76F"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4FAD3201"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Micrurus diastema</w:t>
            </w:r>
          </w:p>
        </w:tc>
        <w:tc>
          <w:tcPr>
            <w:tcW w:w="2993" w:type="dxa"/>
            <w:tcBorders>
              <w:top w:val="single" w:sz="4" w:space="0" w:color="auto"/>
              <w:left w:val="single" w:sz="4" w:space="0" w:color="auto"/>
              <w:bottom w:val="single" w:sz="4" w:space="0" w:color="auto"/>
              <w:right w:val="single" w:sz="4" w:space="0" w:color="auto"/>
            </w:tcBorders>
            <w:hideMark/>
          </w:tcPr>
          <w:p w14:paraId="42643AD6"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serpiente coralillo variable</w:t>
            </w:r>
          </w:p>
        </w:tc>
        <w:tc>
          <w:tcPr>
            <w:tcW w:w="2993" w:type="dxa"/>
            <w:tcBorders>
              <w:top w:val="single" w:sz="4" w:space="0" w:color="auto"/>
              <w:left w:val="single" w:sz="4" w:space="0" w:color="auto"/>
              <w:bottom w:val="single" w:sz="4" w:space="0" w:color="auto"/>
              <w:right w:val="single" w:sz="4" w:space="0" w:color="auto"/>
            </w:tcBorders>
            <w:hideMark/>
          </w:tcPr>
          <w:p w14:paraId="1A3201DB"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22EAE97C"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78243BA0"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Coleonyx elegans</w:t>
            </w:r>
          </w:p>
        </w:tc>
        <w:tc>
          <w:tcPr>
            <w:tcW w:w="2993" w:type="dxa"/>
            <w:tcBorders>
              <w:top w:val="single" w:sz="4" w:space="0" w:color="auto"/>
              <w:left w:val="single" w:sz="4" w:space="0" w:color="auto"/>
              <w:bottom w:val="single" w:sz="4" w:space="0" w:color="auto"/>
              <w:right w:val="single" w:sz="4" w:space="0" w:color="auto"/>
            </w:tcBorders>
            <w:hideMark/>
          </w:tcPr>
          <w:p w14:paraId="21107312"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cujia yucateca</w:t>
            </w:r>
          </w:p>
        </w:tc>
        <w:tc>
          <w:tcPr>
            <w:tcW w:w="2993" w:type="dxa"/>
            <w:tcBorders>
              <w:top w:val="single" w:sz="4" w:space="0" w:color="auto"/>
              <w:left w:val="single" w:sz="4" w:space="0" w:color="auto"/>
              <w:bottom w:val="single" w:sz="4" w:space="0" w:color="auto"/>
              <w:right w:val="single" w:sz="4" w:space="0" w:color="auto"/>
            </w:tcBorders>
            <w:hideMark/>
          </w:tcPr>
          <w:p w14:paraId="0F1B3C7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2D956870"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290C0E7E"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Aristelliger georgeensis</w:t>
            </w:r>
          </w:p>
        </w:tc>
        <w:tc>
          <w:tcPr>
            <w:tcW w:w="2993" w:type="dxa"/>
            <w:tcBorders>
              <w:top w:val="single" w:sz="4" w:space="0" w:color="auto"/>
              <w:left w:val="single" w:sz="4" w:space="0" w:color="auto"/>
              <w:bottom w:val="single" w:sz="4" w:space="0" w:color="auto"/>
              <w:right w:val="single" w:sz="4" w:space="0" w:color="auto"/>
            </w:tcBorders>
            <w:hideMark/>
          </w:tcPr>
          <w:p w14:paraId="4E94C673"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geco pestañudo</w:t>
            </w:r>
          </w:p>
        </w:tc>
        <w:tc>
          <w:tcPr>
            <w:tcW w:w="2993" w:type="dxa"/>
            <w:tcBorders>
              <w:top w:val="single" w:sz="4" w:space="0" w:color="auto"/>
              <w:left w:val="single" w:sz="4" w:space="0" w:color="auto"/>
              <w:bottom w:val="single" w:sz="4" w:space="0" w:color="auto"/>
              <w:right w:val="single" w:sz="4" w:space="0" w:color="auto"/>
            </w:tcBorders>
            <w:hideMark/>
          </w:tcPr>
          <w:p w14:paraId="3C8DF8F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22283991"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57D44D74"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Sphaerodactylus glaucus</w:t>
            </w:r>
          </w:p>
        </w:tc>
        <w:tc>
          <w:tcPr>
            <w:tcW w:w="2993" w:type="dxa"/>
            <w:tcBorders>
              <w:top w:val="single" w:sz="4" w:space="0" w:color="auto"/>
              <w:left w:val="single" w:sz="4" w:space="0" w:color="auto"/>
              <w:bottom w:val="single" w:sz="4" w:space="0" w:color="auto"/>
              <w:right w:val="single" w:sz="4" w:space="0" w:color="auto"/>
            </w:tcBorders>
            <w:hideMark/>
          </w:tcPr>
          <w:p w14:paraId="06AC40E6"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geco enano collarejo</w:t>
            </w:r>
          </w:p>
        </w:tc>
        <w:tc>
          <w:tcPr>
            <w:tcW w:w="2993" w:type="dxa"/>
            <w:tcBorders>
              <w:top w:val="single" w:sz="4" w:space="0" w:color="auto"/>
              <w:left w:val="single" w:sz="4" w:space="0" w:color="auto"/>
              <w:bottom w:val="single" w:sz="4" w:space="0" w:color="auto"/>
              <w:right w:val="single" w:sz="4" w:space="0" w:color="auto"/>
            </w:tcBorders>
            <w:hideMark/>
          </w:tcPr>
          <w:p w14:paraId="19425E4C"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39FA7D51"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7C352CBD"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Ctenosaura similis</w:t>
            </w:r>
          </w:p>
        </w:tc>
        <w:tc>
          <w:tcPr>
            <w:tcW w:w="2993" w:type="dxa"/>
            <w:tcBorders>
              <w:top w:val="single" w:sz="4" w:space="0" w:color="auto"/>
              <w:left w:val="single" w:sz="4" w:space="0" w:color="auto"/>
              <w:bottom w:val="single" w:sz="4" w:space="0" w:color="auto"/>
              <w:right w:val="single" w:sz="4" w:space="0" w:color="auto"/>
            </w:tcBorders>
            <w:hideMark/>
          </w:tcPr>
          <w:p w14:paraId="1F02504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iguana espinosa rayada</w:t>
            </w:r>
          </w:p>
        </w:tc>
        <w:tc>
          <w:tcPr>
            <w:tcW w:w="2993" w:type="dxa"/>
            <w:tcBorders>
              <w:top w:val="single" w:sz="4" w:space="0" w:color="auto"/>
              <w:left w:val="single" w:sz="4" w:space="0" w:color="auto"/>
              <w:bottom w:val="single" w:sz="4" w:space="0" w:color="auto"/>
              <w:right w:val="single" w:sz="4" w:space="0" w:color="auto"/>
            </w:tcBorders>
            <w:hideMark/>
          </w:tcPr>
          <w:p w14:paraId="36CEE380"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4A7B8EC3"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59A661C5"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Kinosternon acutum</w:t>
            </w:r>
          </w:p>
        </w:tc>
        <w:tc>
          <w:tcPr>
            <w:tcW w:w="2993" w:type="dxa"/>
            <w:tcBorders>
              <w:top w:val="single" w:sz="4" w:space="0" w:color="auto"/>
              <w:left w:val="single" w:sz="4" w:space="0" w:color="auto"/>
              <w:bottom w:val="single" w:sz="4" w:space="0" w:color="auto"/>
              <w:right w:val="single" w:sz="4" w:space="0" w:color="auto"/>
            </w:tcBorders>
            <w:hideMark/>
          </w:tcPr>
          <w:p w14:paraId="5F019822"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tortuga pecho quebrado de tabasco</w:t>
            </w:r>
          </w:p>
        </w:tc>
        <w:tc>
          <w:tcPr>
            <w:tcW w:w="2993" w:type="dxa"/>
            <w:tcBorders>
              <w:top w:val="single" w:sz="4" w:space="0" w:color="auto"/>
              <w:left w:val="single" w:sz="4" w:space="0" w:color="auto"/>
              <w:bottom w:val="single" w:sz="4" w:space="0" w:color="auto"/>
              <w:right w:val="single" w:sz="4" w:space="0" w:color="auto"/>
            </w:tcBorders>
            <w:hideMark/>
          </w:tcPr>
          <w:p w14:paraId="5B363AD3"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7C79110F"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0120AE14"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Kinosternon leucostomum</w:t>
            </w:r>
          </w:p>
        </w:tc>
        <w:tc>
          <w:tcPr>
            <w:tcW w:w="2993" w:type="dxa"/>
            <w:tcBorders>
              <w:top w:val="single" w:sz="4" w:space="0" w:color="auto"/>
              <w:left w:val="single" w:sz="4" w:space="0" w:color="auto"/>
              <w:bottom w:val="single" w:sz="4" w:space="0" w:color="auto"/>
              <w:right w:val="single" w:sz="4" w:space="0" w:color="auto"/>
            </w:tcBorders>
            <w:hideMark/>
          </w:tcPr>
          <w:p w14:paraId="5DC2E392"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tortuga labios blancos</w:t>
            </w:r>
          </w:p>
        </w:tc>
        <w:tc>
          <w:tcPr>
            <w:tcW w:w="2993" w:type="dxa"/>
            <w:tcBorders>
              <w:top w:val="single" w:sz="4" w:space="0" w:color="auto"/>
              <w:left w:val="single" w:sz="4" w:space="0" w:color="auto"/>
              <w:bottom w:val="single" w:sz="4" w:space="0" w:color="auto"/>
              <w:right w:val="single" w:sz="4" w:space="0" w:color="auto"/>
            </w:tcBorders>
            <w:hideMark/>
          </w:tcPr>
          <w:p w14:paraId="18A13B9F"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4D350F99" w14:textId="77777777" w:rsidTr="00D103F7">
        <w:tc>
          <w:tcPr>
            <w:tcW w:w="2992" w:type="dxa"/>
            <w:tcBorders>
              <w:top w:val="single" w:sz="4" w:space="0" w:color="auto"/>
              <w:left w:val="single" w:sz="4" w:space="0" w:color="auto"/>
              <w:bottom w:val="single" w:sz="4" w:space="0" w:color="auto"/>
              <w:right w:val="single" w:sz="4" w:space="0" w:color="auto"/>
            </w:tcBorders>
          </w:tcPr>
          <w:p w14:paraId="4B906588" w14:textId="77777777" w:rsidR="00B54919" w:rsidRPr="00596A3A" w:rsidRDefault="00B54919" w:rsidP="00C80695">
            <w:pPr>
              <w:spacing w:before="0" w:after="0"/>
              <w:rPr>
                <w:rFonts w:ascii="Arial" w:hAnsi="Arial" w:cs="Arial"/>
                <w:i/>
                <w:iCs/>
                <w:sz w:val="18"/>
                <w:szCs w:val="18"/>
              </w:rPr>
            </w:pPr>
          </w:p>
        </w:tc>
        <w:tc>
          <w:tcPr>
            <w:tcW w:w="2993" w:type="dxa"/>
            <w:tcBorders>
              <w:top w:val="single" w:sz="4" w:space="0" w:color="auto"/>
              <w:left w:val="single" w:sz="4" w:space="0" w:color="auto"/>
              <w:bottom w:val="single" w:sz="4" w:space="0" w:color="auto"/>
              <w:right w:val="single" w:sz="4" w:space="0" w:color="auto"/>
            </w:tcBorders>
          </w:tcPr>
          <w:p w14:paraId="7D94009F" w14:textId="77777777" w:rsidR="00B54919" w:rsidRPr="00596A3A" w:rsidRDefault="00B54919" w:rsidP="00C80695">
            <w:pPr>
              <w:spacing w:before="0" w:after="0"/>
              <w:rPr>
                <w:rFonts w:ascii="Arial" w:hAnsi="Arial" w:cs="Arial"/>
                <w:sz w:val="18"/>
                <w:szCs w:val="18"/>
              </w:rPr>
            </w:pPr>
          </w:p>
        </w:tc>
        <w:tc>
          <w:tcPr>
            <w:tcW w:w="2993" w:type="dxa"/>
            <w:tcBorders>
              <w:top w:val="single" w:sz="4" w:space="0" w:color="auto"/>
              <w:left w:val="single" w:sz="4" w:space="0" w:color="auto"/>
              <w:bottom w:val="single" w:sz="4" w:space="0" w:color="auto"/>
              <w:right w:val="single" w:sz="4" w:space="0" w:color="auto"/>
            </w:tcBorders>
          </w:tcPr>
          <w:p w14:paraId="31E8DB62" w14:textId="77777777" w:rsidR="00B54919" w:rsidRPr="00596A3A" w:rsidRDefault="00B54919" w:rsidP="00C80695">
            <w:pPr>
              <w:spacing w:before="0" w:after="0"/>
              <w:rPr>
                <w:rFonts w:ascii="Arial" w:hAnsi="Arial" w:cs="Arial"/>
                <w:sz w:val="18"/>
                <w:szCs w:val="18"/>
              </w:rPr>
            </w:pPr>
          </w:p>
        </w:tc>
      </w:tr>
      <w:tr w:rsidR="00CF435B" w:rsidRPr="00596A3A" w14:paraId="55FF7469"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07A447FD"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Crotalus simus</w:t>
            </w:r>
          </w:p>
        </w:tc>
        <w:tc>
          <w:tcPr>
            <w:tcW w:w="2993" w:type="dxa"/>
            <w:tcBorders>
              <w:top w:val="single" w:sz="4" w:space="0" w:color="auto"/>
              <w:left w:val="single" w:sz="4" w:space="0" w:color="auto"/>
              <w:bottom w:val="single" w:sz="4" w:space="0" w:color="auto"/>
              <w:right w:val="single" w:sz="4" w:space="0" w:color="auto"/>
            </w:tcBorders>
            <w:hideMark/>
          </w:tcPr>
          <w:p w14:paraId="446A5B80"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víbora de cascabel</w:t>
            </w:r>
          </w:p>
        </w:tc>
        <w:tc>
          <w:tcPr>
            <w:tcW w:w="2993" w:type="dxa"/>
            <w:tcBorders>
              <w:top w:val="single" w:sz="4" w:space="0" w:color="auto"/>
              <w:left w:val="single" w:sz="4" w:space="0" w:color="auto"/>
              <w:bottom w:val="single" w:sz="4" w:space="0" w:color="auto"/>
              <w:right w:val="single" w:sz="4" w:space="0" w:color="auto"/>
            </w:tcBorders>
            <w:hideMark/>
          </w:tcPr>
          <w:p w14:paraId="3F4505E2"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3C858F59"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4421BAA8"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Porthidium yucatanicum</w:t>
            </w:r>
          </w:p>
        </w:tc>
        <w:tc>
          <w:tcPr>
            <w:tcW w:w="2993" w:type="dxa"/>
            <w:tcBorders>
              <w:top w:val="single" w:sz="4" w:space="0" w:color="auto"/>
              <w:left w:val="single" w:sz="4" w:space="0" w:color="auto"/>
              <w:bottom w:val="single" w:sz="4" w:space="0" w:color="auto"/>
              <w:right w:val="single" w:sz="4" w:space="0" w:color="auto"/>
            </w:tcBorders>
            <w:hideMark/>
          </w:tcPr>
          <w:p w14:paraId="5D02A90E"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nauyaca nariz de cerdo yucateca</w:t>
            </w:r>
          </w:p>
        </w:tc>
        <w:tc>
          <w:tcPr>
            <w:tcW w:w="2993" w:type="dxa"/>
            <w:tcBorders>
              <w:top w:val="single" w:sz="4" w:space="0" w:color="auto"/>
              <w:left w:val="single" w:sz="4" w:space="0" w:color="auto"/>
              <w:bottom w:val="single" w:sz="4" w:space="0" w:color="auto"/>
              <w:right w:val="single" w:sz="4" w:space="0" w:color="auto"/>
            </w:tcBorders>
            <w:hideMark/>
          </w:tcPr>
          <w:p w14:paraId="4A1C58C0"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56A92741"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6AD91BC0"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Lepidophyma flavimaculatum</w:t>
            </w:r>
          </w:p>
        </w:tc>
        <w:tc>
          <w:tcPr>
            <w:tcW w:w="2993" w:type="dxa"/>
            <w:tcBorders>
              <w:top w:val="single" w:sz="4" w:space="0" w:color="auto"/>
              <w:left w:val="single" w:sz="4" w:space="0" w:color="auto"/>
              <w:bottom w:val="single" w:sz="4" w:space="0" w:color="auto"/>
              <w:right w:val="single" w:sz="4" w:space="0" w:color="auto"/>
            </w:tcBorders>
            <w:hideMark/>
          </w:tcPr>
          <w:p w14:paraId="260A8D76"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lagartija nocturna puntos amarillos</w:t>
            </w:r>
          </w:p>
        </w:tc>
        <w:tc>
          <w:tcPr>
            <w:tcW w:w="2993" w:type="dxa"/>
            <w:tcBorders>
              <w:top w:val="single" w:sz="4" w:space="0" w:color="auto"/>
              <w:left w:val="single" w:sz="4" w:space="0" w:color="auto"/>
              <w:bottom w:val="single" w:sz="4" w:space="0" w:color="auto"/>
              <w:right w:val="single" w:sz="4" w:space="0" w:color="auto"/>
            </w:tcBorders>
            <w:hideMark/>
          </w:tcPr>
          <w:p w14:paraId="7DE1B351"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bl>
    <w:p w14:paraId="3253D9FB" w14:textId="4AFB1D49" w:rsidR="00B54919" w:rsidRPr="00596A3A" w:rsidRDefault="00B54919" w:rsidP="00C80695">
      <w:pPr>
        <w:spacing w:before="0" w:after="0" w:line="240" w:lineRule="auto"/>
        <w:rPr>
          <w:rFonts w:ascii="Arial" w:hAnsi="Arial" w:cs="Arial"/>
          <w:sz w:val="18"/>
          <w:szCs w:val="18"/>
        </w:rPr>
      </w:pPr>
      <w:r w:rsidRPr="00596A3A">
        <w:rPr>
          <w:rFonts w:ascii="Arial" w:hAnsi="Arial" w:cs="Arial"/>
          <w:sz w:val="18"/>
          <w:szCs w:val="18"/>
        </w:rPr>
        <w:t xml:space="preserve">Fuente: Elaborada con información de la </w:t>
      </w:r>
      <w:r w:rsidR="00E34F86" w:rsidRPr="00596A3A">
        <w:rPr>
          <w:rFonts w:ascii="Arial" w:hAnsi="Arial" w:cs="Arial"/>
          <w:sz w:val="18"/>
          <w:szCs w:val="18"/>
        </w:rPr>
        <w:t>CONANP</w:t>
      </w:r>
      <w:r w:rsidRPr="00596A3A">
        <w:rPr>
          <w:rFonts w:ascii="Arial" w:hAnsi="Arial" w:cs="Arial"/>
          <w:sz w:val="18"/>
          <w:szCs w:val="18"/>
        </w:rPr>
        <w:t xml:space="preserve"> y la norma citada. </w:t>
      </w:r>
    </w:p>
    <w:p w14:paraId="55DE4534" w14:textId="77777777" w:rsidR="00B54919" w:rsidRPr="00596A3A" w:rsidRDefault="00B54919" w:rsidP="00C80695">
      <w:pPr>
        <w:spacing w:before="0" w:after="0" w:line="240" w:lineRule="auto"/>
        <w:rPr>
          <w:rFonts w:ascii="Arial" w:hAnsi="Arial" w:cs="Arial"/>
          <w:b/>
        </w:rPr>
      </w:pPr>
    </w:p>
    <w:p w14:paraId="4B11BF9F" w14:textId="77777777" w:rsidR="00B54919" w:rsidRPr="00596A3A" w:rsidRDefault="00B54919" w:rsidP="00C80695">
      <w:pPr>
        <w:spacing w:before="0" w:after="0" w:line="240" w:lineRule="auto"/>
        <w:rPr>
          <w:rFonts w:ascii="Arial" w:hAnsi="Arial" w:cs="Arial"/>
          <w:b/>
        </w:rPr>
      </w:pPr>
      <w:r w:rsidRPr="00596A3A">
        <w:rPr>
          <w:rFonts w:ascii="Arial" w:hAnsi="Arial" w:cs="Arial"/>
          <w:b/>
        </w:rPr>
        <w:t>Aves</w:t>
      </w:r>
    </w:p>
    <w:p w14:paraId="7EAE74F1" w14:textId="77777777" w:rsidR="00647A7B" w:rsidRPr="00596A3A" w:rsidRDefault="00647A7B" w:rsidP="00C80695">
      <w:pPr>
        <w:autoSpaceDE w:val="0"/>
        <w:autoSpaceDN w:val="0"/>
        <w:adjustRightInd w:val="0"/>
        <w:spacing w:before="0" w:after="0" w:line="240" w:lineRule="auto"/>
        <w:rPr>
          <w:rFonts w:ascii="Arial" w:eastAsia="Times New Roman" w:hAnsi="Arial" w:cs="Arial"/>
          <w:lang w:val="es-ES" w:eastAsia="es-ES"/>
        </w:rPr>
      </w:pPr>
    </w:p>
    <w:p w14:paraId="02F1078A" w14:textId="52A0A88D"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 xml:space="preserve">La diversidad de ambientes en la Reserva de la Biosfera, que incluye a los terrestres, costeros y marinos, se refleja en su importancia ya que alberga numerosas especies de aves residentes y migratorias, así como especies en categoría de riesgo de acuerdo a la Norma Oficial Mexicana NOM-059-SEMARNAT-2010, Protección ambiental-Especies nativas de México de flora y fauna silvestres-Categorías de riesgo y especificaciones para su inclusión, exclusión o cambio-Lista de especies en riesgo. La diversidad de este grupo se debe a la localización geográfica de la Reserva, ya que es un punto de confluencia entre las costas del Golfo de México y del Mar Caribe (Snedaker </w:t>
      </w:r>
      <w:r w:rsidRPr="00596A3A">
        <w:rPr>
          <w:rFonts w:ascii="Arial" w:eastAsia="Times New Roman" w:hAnsi="Arial" w:cs="Arial"/>
          <w:i/>
          <w:lang w:val="es-ES" w:eastAsia="es-ES"/>
        </w:rPr>
        <w:t>et al</w:t>
      </w:r>
      <w:r w:rsidRPr="00596A3A">
        <w:rPr>
          <w:rFonts w:ascii="Arial" w:eastAsia="Times New Roman" w:hAnsi="Arial" w:cs="Arial"/>
          <w:lang w:val="es-ES" w:eastAsia="es-ES"/>
        </w:rPr>
        <w:t>., 1991).</w:t>
      </w:r>
    </w:p>
    <w:p w14:paraId="340427CE"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73BAE543" w14:textId="786F0109"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lastRenderedPageBreak/>
        <w:t>Más de la mitad de</w:t>
      </w:r>
      <w:r w:rsidR="002A3D4C" w:rsidRPr="00596A3A">
        <w:rPr>
          <w:rFonts w:ascii="Arial" w:eastAsia="Times New Roman" w:hAnsi="Arial" w:cs="Arial"/>
          <w:lang w:val="es-ES" w:eastAsia="es-ES"/>
        </w:rPr>
        <w:t xml:space="preserve"> las</w:t>
      </w:r>
      <w:r w:rsidRPr="00596A3A">
        <w:rPr>
          <w:rFonts w:ascii="Arial" w:eastAsia="Times New Roman" w:hAnsi="Arial" w:cs="Arial"/>
          <w:lang w:val="es-ES" w:eastAsia="es-ES"/>
        </w:rPr>
        <w:t xml:space="preserve"> especies acuáticas son migratorias, indicando la importancia del área para invernar y como sitio de paso. Las aves pequeñas en general, disminuyen ante la pérdida del hábitat de sus rutas migratorias (Myers, 1980; Terborgh, 1989).</w:t>
      </w:r>
    </w:p>
    <w:p w14:paraId="1E77E121"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11B70D01" w14:textId="3EE22662"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 xml:space="preserve">Aunque la Península de Yucatán no es considerada como sobresaliente por sus endemismos, Paynter (1955) reporta 70 especies y/o subespecies endémicas de la región, de las cuales casi 65 se pueden localizar en </w:t>
      </w:r>
      <w:r w:rsidR="002A3D4C" w:rsidRPr="00596A3A">
        <w:rPr>
          <w:rFonts w:ascii="Arial" w:eastAsia="Times New Roman" w:hAnsi="Arial" w:cs="Arial"/>
          <w:lang w:val="es-ES" w:eastAsia="es-ES"/>
        </w:rPr>
        <w:t>el área</w:t>
      </w:r>
      <w:r w:rsidRPr="00596A3A">
        <w:rPr>
          <w:rFonts w:ascii="Arial" w:eastAsia="Times New Roman" w:hAnsi="Arial" w:cs="Arial"/>
          <w:lang w:val="es-ES" w:eastAsia="es-ES"/>
        </w:rPr>
        <w:t>. Por ello, la Reserva de la Biosfera Caribe Mexicano protege alrededor del 9</w:t>
      </w:r>
      <w:r w:rsidR="002A3D4C" w:rsidRPr="00596A3A">
        <w:rPr>
          <w:rFonts w:ascii="Arial" w:eastAsia="Times New Roman" w:hAnsi="Arial" w:cs="Arial"/>
          <w:lang w:val="es-ES" w:eastAsia="es-ES"/>
        </w:rPr>
        <w:t>0% de las aves endémicas de la P</w:t>
      </w:r>
      <w:r w:rsidRPr="00596A3A">
        <w:rPr>
          <w:rFonts w:ascii="Arial" w:eastAsia="Times New Roman" w:hAnsi="Arial" w:cs="Arial"/>
          <w:lang w:val="es-ES" w:eastAsia="es-ES"/>
        </w:rPr>
        <w:t>enínsula</w:t>
      </w:r>
      <w:r w:rsidR="002A3D4C" w:rsidRPr="00596A3A">
        <w:rPr>
          <w:rFonts w:ascii="Arial" w:eastAsia="Times New Roman" w:hAnsi="Arial" w:cs="Arial"/>
          <w:lang w:val="es-ES" w:eastAsia="es-ES"/>
        </w:rPr>
        <w:t>.</w:t>
      </w:r>
      <w:r w:rsidR="00CA49A0" w:rsidRPr="00596A3A">
        <w:rPr>
          <w:rFonts w:ascii="Arial" w:eastAsia="Times New Roman" w:hAnsi="Arial" w:cs="Arial"/>
          <w:lang w:val="es-ES" w:eastAsia="es-ES"/>
        </w:rPr>
        <w:t xml:space="preserve"> Las especies </w:t>
      </w:r>
      <w:r w:rsidRPr="00596A3A">
        <w:rPr>
          <w:rFonts w:ascii="Arial" w:eastAsia="Times New Roman" w:hAnsi="Arial" w:cs="Arial"/>
          <w:lang w:val="es-ES" w:eastAsia="es-ES"/>
        </w:rPr>
        <w:t>que se encuentran</w:t>
      </w:r>
      <w:r w:rsidR="00CA49A0" w:rsidRPr="00596A3A">
        <w:rPr>
          <w:rFonts w:ascii="Arial" w:eastAsia="Times New Roman" w:hAnsi="Arial" w:cs="Arial"/>
          <w:lang w:val="es-ES" w:eastAsia="es-ES"/>
        </w:rPr>
        <w:t xml:space="preserve"> enlistadas en la NOM-059 son las siguientes</w:t>
      </w:r>
      <w:r w:rsidRPr="00596A3A">
        <w:rPr>
          <w:rFonts w:ascii="Arial" w:eastAsia="Times New Roman" w:hAnsi="Arial" w:cs="Arial"/>
          <w:lang w:val="es-ES" w:eastAsia="es-ES"/>
        </w:rPr>
        <w:t>.</w:t>
      </w:r>
    </w:p>
    <w:p w14:paraId="5EC5F86C"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367A9F34" w14:textId="77777777" w:rsidR="00B54919" w:rsidRPr="00596A3A" w:rsidRDefault="00B54919" w:rsidP="00C80695">
      <w:pPr>
        <w:autoSpaceDE w:val="0"/>
        <w:autoSpaceDN w:val="0"/>
        <w:adjustRightInd w:val="0"/>
        <w:spacing w:before="0" w:after="0" w:line="240" w:lineRule="auto"/>
        <w:jc w:val="center"/>
        <w:rPr>
          <w:rFonts w:ascii="Arial" w:hAnsi="Arial" w:cs="Arial"/>
          <w:sz w:val="18"/>
          <w:szCs w:val="18"/>
        </w:rPr>
      </w:pPr>
      <w:r w:rsidRPr="00596A3A">
        <w:rPr>
          <w:rFonts w:ascii="Arial" w:hAnsi="Arial" w:cs="Arial"/>
          <w:sz w:val="18"/>
          <w:szCs w:val="18"/>
        </w:rPr>
        <w:t>Tabla 3. Aves con alguna categoría de riesgo de acuerdo a la Norma Oficial Mexicana NOM-059-SEMARNAT-2010.</w:t>
      </w:r>
    </w:p>
    <w:tbl>
      <w:tblPr>
        <w:tblStyle w:val="Tablaconcuadrcula"/>
        <w:tblW w:w="0" w:type="auto"/>
        <w:tblLook w:val="04A0" w:firstRow="1" w:lastRow="0" w:firstColumn="1" w:lastColumn="0" w:noHBand="0" w:noVBand="1"/>
      </w:tblPr>
      <w:tblGrid>
        <w:gridCol w:w="2992"/>
        <w:gridCol w:w="2993"/>
        <w:gridCol w:w="2993"/>
      </w:tblGrid>
      <w:tr w:rsidR="00CF435B" w:rsidRPr="00596A3A" w14:paraId="1F858130" w14:textId="77777777" w:rsidTr="00D103F7">
        <w:trPr>
          <w:tblHeader/>
        </w:trPr>
        <w:tc>
          <w:tcPr>
            <w:tcW w:w="2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93A5E71" w14:textId="77777777" w:rsidR="00B54919" w:rsidRPr="00596A3A" w:rsidRDefault="00B54919" w:rsidP="00C80695">
            <w:pPr>
              <w:spacing w:before="0" w:after="0"/>
              <w:jc w:val="center"/>
              <w:rPr>
                <w:rFonts w:ascii="Arial" w:hAnsi="Arial" w:cs="Arial"/>
                <w:b/>
                <w:bCs/>
                <w:sz w:val="18"/>
                <w:szCs w:val="18"/>
              </w:rPr>
            </w:pPr>
            <w:r w:rsidRPr="00596A3A">
              <w:rPr>
                <w:rFonts w:ascii="Arial" w:hAnsi="Arial" w:cs="Arial"/>
                <w:b/>
                <w:bCs/>
                <w:sz w:val="18"/>
                <w:szCs w:val="18"/>
              </w:rPr>
              <w:t>NOMBRE CIENTÍFICO</w:t>
            </w:r>
          </w:p>
        </w:tc>
        <w:tc>
          <w:tcPr>
            <w:tcW w:w="29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F45D2A4" w14:textId="77777777" w:rsidR="00B54919" w:rsidRPr="00596A3A" w:rsidRDefault="00B54919" w:rsidP="00C80695">
            <w:pPr>
              <w:spacing w:before="0" w:after="0"/>
              <w:jc w:val="center"/>
              <w:rPr>
                <w:rFonts w:ascii="Arial" w:hAnsi="Arial" w:cs="Arial"/>
                <w:b/>
                <w:bCs/>
                <w:sz w:val="18"/>
                <w:szCs w:val="18"/>
              </w:rPr>
            </w:pPr>
            <w:r w:rsidRPr="00596A3A">
              <w:rPr>
                <w:rFonts w:ascii="Arial" w:hAnsi="Arial" w:cs="Arial"/>
                <w:b/>
                <w:bCs/>
                <w:sz w:val="18"/>
                <w:szCs w:val="18"/>
              </w:rPr>
              <w:t>NOMBRE COMÚN</w:t>
            </w:r>
          </w:p>
        </w:tc>
        <w:tc>
          <w:tcPr>
            <w:tcW w:w="29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AEC341" w14:textId="77777777" w:rsidR="00B54919" w:rsidRPr="00596A3A" w:rsidRDefault="00B54919" w:rsidP="00C80695">
            <w:pPr>
              <w:spacing w:before="0" w:after="0"/>
              <w:jc w:val="center"/>
              <w:rPr>
                <w:rFonts w:ascii="Arial" w:hAnsi="Arial" w:cs="Arial"/>
                <w:b/>
                <w:bCs/>
                <w:sz w:val="18"/>
                <w:szCs w:val="18"/>
              </w:rPr>
            </w:pPr>
            <w:r w:rsidRPr="00596A3A">
              <w:rPr>
                <w:rFonts w:ascii="Arial" w:eastAsia="Times New Roman" w:hAnsi="Arial" w:cs="Arial"/>
                <w:b/>
                <w:bCs/>
                <w:sz w:val="18"/>
                <w:szCs w:val="18"/>
                <w:lang w:eastAsia="es-MX"/>
              </w:rPr>
              <w:t xml:space="preserve">CATEGORIA DE RIESGO </w:t>
            </w:r>
            <w:r w:rsidRPr="00596A3A">
              <w:rPr>
                <w:rFonts w:ascii="Arial" w:eastAsia="Times New Roman" w:hAnsi="Arial" w:cs="Arial"/>
                <w:b/>
                <w:bCs/>
                <w:sz w:val="18"/>
                <w:szCs w:val="18"/>
                <w:lang w:eastAsia="es-MX"/>
              </w:rPr>
              <w:br/>
              <w:t>(NOM-059)</w:t>
            </w:r>
          </w:p>
        </w:tc>
      </w:tr>
      <w:tr w:rsidR="00CF435B" w:rsidRPr="00596A3A" w14:paraId="6D4679A6"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5FB9C97B"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Accipiter bicolor</w:t>
            </w:r>
          </w:p>
        </w:tc>
        <w:tc>
          <w:tcPr>
            <w:tcW w:w="2993" w:type="dxa"/>
            <w:tcBorders>
              <w:top w:val="single" w:sz="4" w:space="0" w:color="auto"/>
              <w:left w:val="single" w:sz="4" w:space="0" w:color="auto"/>
              <w:bottom w:val="single" w:sz="4" w:space="0" w:color="auto"/>
              <w:right w:val="single" w:sz="4" w:space="0" w:color="auto"/>
            </w:tcBorders>
            <w:hideMark/>
          </w:tcPr>
          <w:p w14:paraId="7573529D"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gavilán bicolor</w:t>
            </w:r>
          </w:p>
        </w:tc>
        <w:tc>
          <w:tcPr>
            <w:tcW w:w="2993" w:type="dxa"/>
            <w:tcBorders>
              <w:top w:val="single" w:sz="4" w:space="0" w:color="auto"/>
              <w:left w:val="single" w:sz="4" w:space="0" w:color="auto"/>
              <w:bottom w:val="single" w:sz="4" w:space="0" w:color="auto"/>
              <w:right w:val="single" w:sz="4" w:space="0" w:color="auto"/>
            </w:tcBorders>
            <w:hideMark/>
          </w:tcPr>
          <w:p w14:paraId="6435568E"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133384D6"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43B5BD01"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Accipiter cooperi</w:t>
            </w:r>
          </w:p>
        </w:tc>
        <w:tc>
          <w:tcPr>
            <w:tcW w:w="2993" w:type="dxa"/>
            <w:tcBorders>
              <w:top w:val="single" w:sz="4" w:space="0" w:color="auto"/>
              <w:left w:val="single" w:sz="4" w:space="0" w:color="auto"/>
              <w:bottom w:val="single" w:sz="4" w:space="0" w:color="auto"/>
              <w:right w:val="single" w:sz="4" w:space="0" w:color="auto"/>
            </w:tcBorders>
            <w:hideMark/>
          </w:tcPr>
          <w:p w14:paraId="2E20B830"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gavilán de Cooper</w:t>
            </w:r>
          </w:p>
        </w:tc>
        <w:tc>
          <w:tcPr>
            <w:tcW w:w="2993" w:type="dxa"/>
            <w:tcBorders>
              <w:top w:val="single" w:sz="4" w:space="0" w:color="auto"/>
              <w:left w:val="single" w:sz="4" w:space="0" w:color="auto"/>
              <w:bottom w:val="single" w:sz="4" w:space="0" w:color="auto"/>
              <w:right w:val="single" w:sz="4" w:space="0" w:color="auto"/>
            </w:tcBorders>
            <w:hideMark/>
          </w:tcPr>
          <w:p w14:paraId="3846E7B3"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Probablemente extinta en el medio silvestre</w:t>
            </w:r>
          </w:p>
        </w:tc>
      </w:tr>
      <w:tr w:rsidR="00CF435B" w:rsidRPr="00596A3A" w14:paraId="36B7ED37"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3A7BD22B"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Accipiter striatus</w:t>
            </w:r>
          </w:p>
        </w:tc>
        <w:tc>
          <w:tcPr>
            <w:tcW w:w="2993" w:type="dxa"/>
            <w:tcBorders>
              <w:top w:val="single" w:sz="4" w:space="0" w:color="auto"/>
              <w:left w:val="single" w:sz="4" w:space="0" w:color="auto"/>
              <w:bottom w:val="single" w:sz="4" w:space="0" w:color="auto"/>
              <w:right w:val="single" w:sz="4" w:space="0" w:color="auto"/>
            </w:tcBorders>
            <w:hideMark/>
          </w:tcPr>
          <w:p w14:paraId="3B3A9FF3"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Gavilán pecho rufo</w:t>
            </w:r>
          </w:p>
        </w:tc>
        <w:tc>
          <w:tcPr>
            <w:tcW w:w="2993" w:type="dxa"/>
            <w:tcBorders>
              <w:top w:val="single" w:sz="4" w:space="0" w:color="auto"/>
              <w:left w:val="single" w:sz="4" w:space="0" w:color="auto"/>
              <w:bottom w:val="single" w:sz="4" w:space="0" w:color="auto"/>
              <w:right w:val="single" w:sz="4" w:space="0" w:color="auto"/>
            </w:tcBorders>
            <w:hideMark/>
          </w:tcPr>
          <w:p w14:paraId="53170F6F"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0BA29666"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4914334B"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Busarellus nigricollis</w:t>
            </w:r>
          </w:p>
        </w:tc>
        <w:tc>
          <w:tcPr>
            <w:tcW w:w="2993" w:type="dxa"/>
            <w:tcBorders>
              <w:top w:val="single" w:sz="4" w:space="0" w:color="auto"/>
              <w:left w:val="single" w:sz="4" w:space="0" w:color="auto"/>
              <w:bottom w:val="single" w:sz="4" w:space="0" w:color="auto"/>
              <w:right w:val="single" w:sz="4" w:space="0" w:color="auto"/>
            </w:tcBorders>
            <w:hideMark/>
          </w:tcPr>
          <w:p w14:paraId="270095B2"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aguililla canela</w:t>
            </w:r>
          </w:p>
        </w:tc>
        <w:tc>
          <w:tcPr>
            <w:tcW w:w="2993" w:type="dxa"/>
            <w:tcBorders>
              <w:top w:val="single" w:sz="4" w:space="0" w:color="auto"/>
              <w:left w:val="single" w:sz="4" w:space="0" w:color="auto"/>
              <w:bottom w:val="single" w:sz="4" w:space="0" w:color="auto"/>
              <w:right w:val="single" w:sz="4" w:space="0" w:color="auto"/>
            </w:tcBorders>
            <w:hideMark/>
          </w:tcPr>
          <w:p w14:paraId="5C7B9226"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4BB126F7"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77706B51"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Buteo albicaudatus</w:t>
            </w:r>
          </w:p>
        </w:tc>
        <w:tc>
          <w:tcPr>
            <w:tcW w:w="2993" w:type="dxa"/>
            <w:tcBorders>
              <w:top w:val="single" w:sz="4" w:space="0" w:color="auto"/>
              <w:left w:val="single" w:sz="4" w:space="0" w:color="auto"/>
              <w:bottom w:val="single" w:sz="4" w:space="0" w:color="auto"/>
              <w:right w:val="single" w:sz="4" w:space="0" w:color="auto"/>
            </w:tcBorders>
            <w:hideMark/>
          </w:tcPr>
          <w:p w14:paraId="2ED1FF55"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aguililla cola blanca</w:t>
            </w:r>
          </w:p>
        </w:tc>
        <w:tc>
          <w:tcPr>
            <w:tcW w:w="2993" w:type="dxa"/>
            <w:tcBorders>
              <w:top w:val="single" w:sz="4" w:space="0" w:color="auto"/>
              <w:left w:val="single" w:sz="4" w:space="0" w:color="auto"/>
              <w:bottom w:val="single" w:sz="4" w:space="0" w:color="auto"/>
              <w:right w:val="single" w:sz="4" w:space="0" w:color="auto"/>
            </w:tcBorders>
            <w:hideMark/>
          </w:tcPr>
          <w:p w14:paraId="493D31ED"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2AF25628"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6630B1B6"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Buteo albonotatus</w:t>
            </w:r>
          </w:p>
        </w:tc>
        <w:tc>
          <w:tcPr>
            <w:tcW w:w="2993" w:type="dxa"/>
            <w:tcBorders>
              <w:top w:val="single" w:sz="4" w:space="0" w:color="auto"/>
              <w:left w:val="single" w:sz="4" w:space="0" w:color="auto"/>
              <w:bottom w:val="single" w:sz="4" w:space="0" w:color="auto"/>
              <w:right w:val="single" w:sz="4" w:space="0" w:color="auto"/>
            </w:tcBorders>
            <w:hideMark/>
          </w:tcPr>
          <w:p w14:paraId="751E871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aguililla aura</w:t>
            </w:r>
          </w:p>
        </w:tc>
        <w:tc>
          <w:tcPr>
            <w:tcW w:w="2993" w:type="dxa"/>
            <w:tcBorders>
              <w:top w:val="single" w:sz="4" w:space="0" w:color="auto"/>
              <w:left w:val="single" w:sz="4" w:space="0" w:color="auto"/>
              <w:bottom w:val="single" w:sz="4" w:space="0" w:color="auto"/>
              <w:right w:val="single" w:sz="4" w:space="0" w:color="auto"/>
            </w:tcBorders>
            <w:hideMark/>
          </w:tcPr>
          <w:p w14:paraId="2F31F78B"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7D868971"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2DDFFB06"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Buteo jamaicensis socorroensis</w:t>
            </w:r>
          </w:p>
        </w:tc>
        <w:tc>
          <w:tcPr>
            <w:tcW w:w="2993" w:type="dxa"/>
            <w:tcBorders>
              <w:top w:val="single" w:sz="4" w:space="0" w:color="auto"/>
              <w:left w:val="single" w:sz="4" w:space="0" w:color="auto"/>
              <w:bottom w:val="single" w:sz="4" w:space="0" w:color="auto"/>
              <w:right w:val="single" w:sz="4" w:space="0" w:color="auto"/>
            </w:tcBorders>
            <w:hideMark/>
          </w:tcPr>
          <w:p w14:paraId="04ADDB6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aguililla cola roja de socorro</w:t>
            </w:r>
          </w:p>
        </w:tc>
        <w:tc>
          <w:tcPr>
            <w:tcW w:w="2993" w:type="dxa"/>
            <w:tcBorders>
              <w:top w:val="single" w:sz="4" w:space="0" w:color="auto"/>
              <w:left w:val="single" w:sz="4" w:space="0" w:color="auto"/>
              <w:bottom w:val="single" w:sz="4" w:space="0" w:color="auto"/>
              <w:right w:val="single" w:sz="4" w:space="0" w:color="auto"/>
            </w:tcBorders>
            <w:hideMark/>
          </w:tcPr>
          <w:p w14:paraId="1CC64660"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En peligro de extinción</w:t>
            </w:r>
          </w:p>
        </w:tc>
      </w:tr>
      <w:tr w:rsidR="00CF435B" w:rsidRPr="00596A3A" w14:paraId="255FC745"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2D53B993"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Buteogallus anthracinus</w:t>
            </w:r>
          </w:p>
        </w:tc>
        <w:tc>
          <w:tcPr>
            <w:tcW w:w="2993" w:type="dxa"/>
            <w:tcBorders>
              <w:top w:val="single" w:sz="4" w:space="0" w:color="auto"/>
              <w:left w:val="single" w:sz="4" w:space="0" w:color="auto"/>
              <w:bottom w:val="single" w:sz="4" w:space="0" w:color="auto"/>
              <w:right w:val="single" w:sz="4" w:space="0" w:color="auto"/>
            </w:tcBorders>
            <w:hideMark/>
          </w:tcPr>
          <w:p w14:paraId="00030A1B"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aguililla-negra menor</w:t>
            </w:r>
          </w:p>
        </w:tc>
        <w:tc>
          <w:tcPr>
            <w:tcW w:w="2993" w:type="dxa"/>
            <w:tcBorders>
              <w:top w:val="single" w:sz="4" w:space="0" w:color="auto"/>
              <w:left w:val="single" w:sz="4" w:space="0" w:color="auto"/>
              <w:bottom w:val="single" w:sz="4" w:space="0" w:color="auto"/>
              <w:right w:val="single" w:sz="4" w:space="0" w:color="auto"/>
            </w:tcBorders>
            <w:hideMark/>
          </w:tcPr>
          <w:p w14:paraId="0FA76F26"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1E2B7737"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666C67CE"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Buteogallus urubitinga</w:t>
            </w:r>
          </w:p>
        </w:tc>
        <w:tc>
          <w:tcPr>
            <w:tcW w:w="2993" w:type="dxa"/>
            <w:tcBorders>
              <w:top w:val="single" w:sz="4" w:space="0" w:color="auto"/>
              <w:left w:val="single" w:sz="4" w:space="0" w:color="auto"/>
              <w:bottom w:val="single" w:sz="4" w:space="0" w:color="auto"/>
              <w:right w:val="single" w:sz="4" w:space="0" w:color="auto"/>
            </w:tcBorders>
            <w:hideMark/>
          </w:tcPr>
          <w:p w14:paraId="67D72FA9"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aguililla-negra mayor</w:t>
            </w:r>
          </w:p>
        </w:tc>
        <w:tc>
          <w:tcPr>
            <w:tcW w:w="2993" w:type="dxa"/>
            <w:tcBorders>
              <w:top w:val="single" w:sz="4" w:space="0" w:color="auto"/>
              <w:left w:val="single" w:sz="4" w:space="0" w:color="auto"/>
              <w:bottom w:val="single" w:sz="4" w:space="0" w:color="auto"/>
              <w:right w:val="single" w:sz="4" w:space="0" w:color="auto"/>
            </w:tcBorders>
            <w:hideMark/>
          </w:tcPr>
          <w:p w14:paraId="454C60D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6EAB2CDA"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0489366D"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Chondrohierax  uncinatus</w:t>
            </w:r>
          </w:p>
        </w:tc>
        <w:tc>
          <w:tcPr>
            <w:tcW w:w="2993" w:type="dxa"/>
            <w:tcBorders>
              <w:top w:val="single" w:sz="4" w:space="0" w:color="auto"/>
              <w:left w:val="single" w:sz="4" w:space="0" w:color="auto"/>
              <w:bottom w:val="single" w:sz="4" w:space="0" w:color="auto"/>
              <w:right w:val="single" w:sz="4" w:space="0" w:color="auto"/>
            </w:tcBorders>
            <w:hideMark/>
          </w:tcPr>
          <w:p w14:paraId="1EF9A4F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gavilán pico gancho</w:t>
            </w:r>
          </w:p>
        </w:tc>
        <w:tc>
          <w:tcPr>
            <w:tcW w:w="2993" w:type="dxa"/>
            <w:tcBorders>
              <w:top w:val="single" w:sz="4" w:space="0" w:color="auto"/>
              <w:left w:val="single" w:sz="4" w:space="0" w:color="auto"/>
              <w:bottom w:val="single" w:sz="4" w:space="0" w:color="auto"/>
              <w:right w:val="single" w:sz="4" w:space="0" w:color="auto"/>
            </w:tcBorders>
            <w:hideMark/>
          </w:tcPr>
          <w:p w14:paraId="6A3AD931"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048DC4C8"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37E4914B"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Elanoides forficatus</w:t>
            </w:r>
          </w:p>
        </w:tc>
        <w:tc>
          <w:tcPr>
            <w:tcW w:w="2993" w:type="dxa"/>
            <w:tcBorders>
              <w:top w:val="single" w:sz="4" w:space="0" w:color="auto"/>
              <w:left w:val="single" w:sz="4" w:space="0" w:color="auto"/>
              <w:bottom w:val="single" w:sz="4" w:space="0" w:color="auto"/>
              <w:right w:val="single" w:sz="4" w:space="0" w:color="auto"/>
            </w:tcBorders>
            <w:hideMark/>
          </w:tcPr>
          <w:p w14:paraId="56A6CBE0"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milano tijereta</w:t>
            </w:r>
          </w:p>
        </w:tc>
        <w:tc>
          <w:tcPr>
            <w:tcW w:w="2993" w:type="dxa"/>
            <w:tcBorders>
              <w:top w:val="single" w:sz="4" w:space="0" w:color="auto"/>
              <w:left w:val="single" w:sz="4" w:space="0" w:color="auto"/>
              <w:bottom w:val="single" w:sz="4" w:space="0" w:color="auto"/>
              <w:right w:val="single" w:sz="4" w:space="0" w:color="auto"/>
            </w:tcBorders>
            <w:hideMark/>
          </w:tcPr>
          <w:p w14:paraId="57E84437"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094A1E76"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4DC2D51E"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Geranospiza caerulescens</w:t>
            </w:r>
          </w:p>
        </w:tc>
        <w:tc>
          <w:tcPr>
            <w:tcW w:w="2993" w:type="dxa"/>
            <w:tcBorders>
              <w:top w:val="single" w:sz="4" w:space="0" w:color="auto"/>
              <w:left w:val="single" w:sz="4" w:space="0" w:color="auto"/>
              <w:bottom w:val="single" w:sz="4" w:space="0" w:color="auto"/>
              <w:right w:val="single" w:sz="4" w:space="0" w:color="auto"/>
            </w:tcBorders>
            <w:hideMark/>
          </w:tcPr>
          <w:p w14:paraId="4676BD09"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gavilán zancón</w:t>
            </w:r>
          </w:p>
        </w:tc>
        <w:tc>
          <w:tcPr>
            <w:tcW w:w="2993" w:type="dxa"/>
            <w:tcBorders>
              <w:top w:val="single" w:sz="4" w:space="0" w:color="auto"/>
              <w:left w:val="single" w:sz="4" w:space="0" w:color="auto"/>
              <w:bottom w:val="single" w:sz="4" w:space="0" w:color="auto"/>
              <w:right w:val="single" w:sz="4" w:space="0" w:color="auto"/>
            </w:tcBorders>
            <w:hideMark/>
          </w:tcPr>
          <w:p w14:paraId="543ED3A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4719A25F"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7B7F4D36"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Harpagus bidentatus</w:t>
            </w:r>
          </w:p>
        </w:tc>
        <w:tc>
          <w:tcPr>
            <w:tcW w:w="2993" w:type="dxa"/>
            <w:tcBorders>
              <w:top w:val="single" w:sz="4" w:space="0" w:color="auto"/>
              <w:left w:val="single" w:sz="4" w:space="0" w:color="auto"/>
              <w:bottom w:val="single" w:sz="4" w:space="0" w:color="auto"/>
              <w:right w:val="single" w:sz="4" w:space="0" w:color="auto"/>
            </w:tcBorders>
            <w:hideMark/>
          </w:tcPr>
          <w:p w14:paraId="5DC2013C"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gavilán bidentado</w:t>
            </w:r>
          </w:p>
        </w:tc>
        <w:tc>
          <w:tcPr>
            <w:tcW w:w="2993" w:type="dxa"/>
            <w:tcBorders>
              <w:top w:val="single" w:sz="4" w:space="0" w:color="auto"/>
              <w:left w:val="single" w:sz="4" w:space="0" w:color="auto"/>
              <w:bottom w:val="single" w:sz="4" w:space="0" w:color="auto"/>
              <w:right w:val="single" w:sz="4" w:space="0" w:color="auto"/>
            </w:tcBorders>
            <w:hideMark/>
          </w:tcPr>
          <w:p w14:paraId="76B634EF"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5E156F88"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3D76DF6B"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Ictinia plumbea</w:t>
            </w:r>
          </w:p>
        </w:tc>
        <w:tc>
          <w:tcPr>
            <w:tcW w:w="2993" w:type="dxa"/>
            <w:tcBorders>
              <w:top w:val="single" w:sz="4" w:space="0" w:color="auto"/>
              <w:left w:val="single" w:sz="4" w:space="0" w:color="auto"/>
              <w:bottom w:val="single" w:sz="4" w:space="0" w:color="auto"/>
              <w:right w:val="single" w:sz="4" w:space="0" w:color="auto"/>
            </w:tcBorders>
            <w:hideMark/>
          </w:tcPr>
          <w:p w14:paraId="1465DB99"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milano plomizo</w:t>
            </w:r>
          </w:p>
        </w:tc>
        <w:tc>
          <w:tcPr>
            <w:tcW w:w="2993" w:type="dxa"/>
            <w:tcBorders>
              <w:top w:val="single" w:sz="4" w:space="0" w:color="auto"/>
              <w:left w:val="single" w:sz="4" w:space="0" w:color="auto"/>
              <w:bottom w:val="single" w:sz="4" w:space="0" w:color="auto"/>
              <w:right w:val="single" w:sz="4" w:space="0" w:color="auto"/>
            </w:tcBorders>
            <w:hideMark/>
          </w:tcPr>
          <w:p w14:paraId="22A63A40"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6C07022A"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77649CC7"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Leptodon cayanensis</w:t>
            </w:r>
          </w:p>
        </w:tc>
        <w:tc>
          <w:tcPr>
            <w:tcW w:w="2993" w:type="dxa"/>
            <w:tcBorders>
              <w:top w:val="single" w:sz="4" w:space="0" w:color="auto"/>
              <w:left w:val="single" w:sz="4" w:space="0" w:color="auto"/>
              <w:bottom w:val="single" w:sz="4" w:space="0" w:color="auto"/>
              <w:right w:val="single" w:sz="4" w:space="0" w:color="auto"/>
            </w:tcBorders>
            <w:hideMark/>
          </w:tcPr>
          <w:p w14:paraId="69DF7F78"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gavilán cabeza gris</w:t>
            </w:r>
          </w:p>
        </w:tc>
        <w:tc>
          <w:tcPr>
            <w:tcW w:w="2993" w:type="dxa"/>
            <w:tcBorders>
              <w:top w:val="single" w:sz="4" w:space="0" w:color="auto"/>
              <w:left w:val="single" w:sz="4" w:space="0" w:color="auto"/>
              <w:bottom w:val="single" w:sz="4" w:space="0" w:color="auto"/>
              <w:right w:val="single" w:sz="4" w:space="0" w:color="auto"/>
            </w:tcBorders>
            <w:hideMark/>
          </w:tcPr>
          <w:p w14:paraId="3E29FE21"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33BCBE8C"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63EAFEB7"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Rostrhramus sociabilis</w:t>
            </w:r>
          </w:p>
        </w:tc>
        <w:tc>
          <w:tcPr>
            <w:tcW w:w="2993" w:type="dxa"/>
            <w:tcBorders>
              <w:top w:val="single" w:sz="4" w:space="0" w:color="auto"/>
              <w:left w:val="single" w:sz="4" w:space="0" w:color="auto"/>
              <w:bottom w:val="single" w:sz="4" w:space="0" w:color="auto"/>
              <w:right w:val="single" w:sz="4" w:space="0" w:color="auto"/>
            </w:tcBorders>
            <w:hideMark/>
          </w:tcPr>
          <w:p w14:paraId="493A9D41"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gavilán caracolero</w:t>
            </w:r>
          </w:p>
        </w:tc>
        <w:tc>
          <w:tcPr>
            <w:tcW w:w="2993" w:type="dxa"/>
            <w:tcBorders>
              <w:top w:val="single" w:sz="4" w:space="0" w:color="auto"/>
              <w:left w:val="single" w:sz="4" w:space="0" w:color="auto"/>
              <w:bottom w:val="single" w:sz="4" w:space="0" w:color="auto"/>
              <w:right w:val="single" w:sz="4" w:space="0" w:color="auto"/>
            </w:tcBorders>
            <w:hideMark/>
          </w:tcPr>
          <w:p w14:paraId="68AF9A3B"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4B7BDF08"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6AE6D706"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Spizaetus tyrannus</w:t>
            </w:r>
          </w:p>
        </w:tc>
        <w:tc>
          <w:tcPr>
            <w:tcW w:w="2993" w:type="dxa"/>
            <w:tcBorders>
              <w:top w:val="single" w:sz="4" w:space="0" w:color="auto"/>
              <w:left w:val="single" w:sz="4" w:space="0" w:color="auto"/>
              <w:bottom w:val="single" w:sz="4" w:space="0" w:color="auto"/>
              <w:right w:val="single" w:sz="4" w:space="0" w:color="auto"/>
            </w:tcBorders>
            <w:hideMark/>
          </w:tcPr>
          <w:p w14:paraId="34D3FD0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águila tirana</w:t>
            </w:r>
          </w:p>
        </w:tc>
        <w:tc>
          <w:tcPr>
            <w:tcW w:w="2993" w:type="dxa"/>
            <w:tcBorders>
              <w:top w:val="single" w:sz="4" w:space="0" w:color="auto"/>
              <w:left w:val="single" w:sz="4" w:space="0" w:color="auto"/>
              <w:bottom w:val="single" w:sz="4" w:space="0" w:color="auto"/>
              <w:right w:val="single" w:sz="4" w:space="0" w:color="auto"/>
            </w:tcBorders>
            <w:hideMark/>
          </w:tcPr>
          <w:p w14:paraId="439F25D9"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En peligro de extinción</w:t>
            </w:r>
          </w:p>
        </w:tc>
      </w:tr>
      <w:tr w:rsidR="00CF435B" w:rsidRPr="00596A3A" w14:paraId="4B4384C3"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6A2810A4"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Spizastur melanoleucus</w:t>
            </w:r>
          </w:p>
        </w:tc>
        <w:tc>
          <w:tcPr>
            <w:tcW w:w="2993" w:type="dxa"/>
            <w:tcBorders>
              <w:top w:val="single" w:sz="4" w:space="0" w:color="auto"/>
              <w:left w:val="single" w:sz="4" w:space="0" w:color="auto"/>
              <w:bottom w:val="single" w:sz="4" w:space="0" w:color="auto"/>
              <w:right w:val="single" w:sz="4" w:space="0" w:color="auto"/>
            </w:tcBorders>
            <w:hideMark/>
          </w:tcPr>
          <w:p w14:paraId="1E136282"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águila blanquinegra</w:t>
            </w:r>
          </w:p>
        </w:tc>
        <w:tc>
          <w:tcPr>
            <w:tcW w:w="2993" w:type="dxa"/>
            <w:tcBorders>
              <w:top w:val="single" w:sz="4" w:space="0" w:color="auto"/>
              <w:left w:val="single" w:sz="4" w:space="0" w:color="auto"/>
              <w:bottom w:val="single" w:sz="4" w:space="0" w:color="auto"/>
              <w:right w:val="single" w:sz="4" w:space="0" w:color="auto"/>
            </w:tcBorders>
            <w:hideMark/>
          </w:tcPr>
          <w:p w14:paraId="68B6E386"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En peligro de extinción</w:t>
            </w:r>
          </w:p>
        </w:tc>
      </w:tr>
      <w:tr w:rsidR="00CF435B" w:rsidRPr="00596A3A" w14:paraId="67518426"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78491B0E"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Cairina moschata</w:t>
            </w:r>
          </w:p>
        </w:tc>
        <w:tc>
          <w:tcPr>
            <w:tcW w:w="2993" w:type="dxa"/>
            <w:tcBorders>
              <w:top w:val="single" w:sz="4" w:space="0" w:color="auto"/>
              <w:left w:val="single" w:sz="4" w:space="0" w:color="auto"/>
              <w:bottom w:val="single" w:sz="4" w:space="0" w:color="auto"/>
              <w:right w:val="single" w:sz="4" w:space="0" w:color="auto"/>
            </w:tcBorders>
            <w:hideMark/>
          </w:tcPr>
          <w:p w14:paraId="279FEFB5"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pato real</w:t>
            </w:r>
          </w:p>
        </w:tc>
        <w:tc>
          <w:tcPr>
            <w:tcW w:w="2993" w:type="dxa"/>
            <w:tcBorders>
              <w:top w:val="single" w:sz="4" w:space="0" w:color="auto"/>
              <w:left w:val="single" w:sz="4" w:space="0" w:color="auto"/>
              <w:bottom w:val="single" w:sz="4" w:space="0" w:color="auto"/>
              <w:right w:val="single" w:sz="4" w:space="0" w:color="auto"/>
            </w:tcBorders>
            <w:hideMark/>
          </w:tcPr>
          <w:p w14:paraId="3DBBC3C0"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En peligro de extinción</w:t>
            </w:r>
          </w:p>
        </w:tc>
      </w:tr>
      <w:tr w:rsidR="00CF435B" w:rsidRPr="00596A3A" w14:paraId="36A526D7"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3D47991F"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Nomonyx dominicus</w:t>
            </w:r>
          </w:p>
        </w:tc>
        <w:tc>
          <w:tcPr>
            <w:tcW w:w="2993" w:type="dxa"/>
            <w:tcBorders>
              <w:top w:val="single" w:sz="4" w:space="0" w:color="auto"/>
              <w:left w:val="single" w:sz="4" w:space="0" w:color="auto"/>
              <w:bottom w:val="single" w:sz="4" w:space="0" w:color="auto"/>
              <w:right w:val="single" w:sz="4" w:space="0" w:color="auto"/>
            </w:tcBorders>
            <w:hideMark/>
          </w:tcPr>
          <w:p w14:paraId="7ECA02A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pato enmascarado</w:t>
            </w:r>
          </w:p>
        </w:tc>
        <w:tc>
          <w:tcPr>
            <w:tcW w:w="2993" w:type="dxa"/>
            <w:tcBorders>
              <w:top w:val="single" w:sz="4" w:space="0" w:color="auto"/>
              <w:left w:val="single" w:sz="4" w:space="0" w:color="auto"/>
              <w:bottom w:val="single" w:sz="4" w:space="0" w:color="auto"/>
              <w:right w:val="single" w:sz="4" w:space="0" w:color="auto"/>
            </w:tcBorders>
            <w:hideMark/>
          </w:tcPr>
          <w:p w14:paraId="26D43940"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6826F209"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78CFD0BB"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Ardea herodias santilucae</w:t>
            </w:r>
          </w:p>
        </w:tc>
        <w:tc>
          <w:tcPr>
            <w:tcW w:w="2993" w:type="dxa"/>
            <w:tcBorders>
              <w:top w:val="single" w:sz="4" w:space="0" w:color="auto"/>
              <w:left w:val="single" w:sz="4" w:space="0" w:color="auto"/>
              <w:bottom w:val="single" w:sz="4" w:space="0" w:color="auto"/>
              <w:right w:val="single" w:sz="4" w:space="0" w:color="auto"/>
            </w:tcBorders>
            <w:hideMark/>
          </w:tcPr>
          <w:p w14:paraId="578792D7"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garza azul</w:t>
            </w:r>
          </w:p>
        </w:tc>
        <w:tc>
          <w:tcPr>
            <w:tcW w:w="2993" w:type="dxa"/>
            <w:tcBorders>
              <w:top w:val="single" w:sz="4" w:space="0" w:color="auto"/>
              <w:left w:val="single" w:sz="4" w:space="0" w:color="auto"/>
              <w:bottom w:val="single" w:sz="4" w:space="0" w:color="auto"/>
              <w:right w:val="single" w:sz="4" w:space="0" w:color="auto"/>
            </w:tcBorders>
            <w:hideMark/>
          </w:tcPr>
          <w:p w14:paraId="07191428"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67115DC6"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39202341"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Nyctanassa violacea gravirostris</w:t>
            </w:r>
          </w:p>
        </w:tc>
        <w:tc>
          <w:tcPr>
            <w:tcW w:w="2993" w:type="dxa"/>
            <w:tcBorders>
              <w:top w:val="single" w:sz="4" w:space="0" w:color="auto"/>
              <w:left w:val="single" w:sz="4" w:space="0" w:color="auto"/>
              <w:bottom w:val="single" w:sz="4" w:space="0" w:color="auto"/>
              <w:right w:val="single" w:sz="4" w:space="0" w:color="auto"/>
            </w:tcBorders>
            <w:hideMark/>
          </w:tcPr>
          <w:p w14:paraId="20F5423E"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pedrete corona clara de socorro</w:t>
            </w:r>
          </w:p>
        </w:tc>
        <w:tc>
          <w:tcPr>
            <w:tcW w:w="2993" w:type="dxa"/>
            <w:tcBorders>
              <w:top w:val="single" w:sz="4" w:space="0" w:color="auto"/>
              <w:left w:val="single" w:sz="4" w:space="0" w:color="auto"/>
              <w:bottom w:val="single" w:sz="4" w:space="0" w:color="auto"/>
              <w:right w:val="single" w:sz="4" w:space="0" w:color="auto"/>
            </w:tcBorders>
            <w:hideMark/>
          </w:tcPr>
          <w:p w14:paraId="7BFAFEE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0793987A"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204752D1"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Cardinalis cardinalis mariae</w:t>
            </w:r>
          </w:p>
        </w:tc>
        <w:tc>
          <w:tcPr>
            <w:tcW w:w="2993" w:type="dxa"/>
            <w:tcBorders>
              <w:top w:val="single" w:sz="4" w:space="0" w:color="auto"/>
              <w:left w:val="single" w:sz="4" w:space="0" w:color="auto"/>
              <w:bottom w:val="single" w:sz="4" w:space="0" w:color="auto"/>
              <w:right w:val="single" w:sz="4" w:space="0" w:color="auto"/>
            </w:tcBorders>
            <w:hideMark/>
          </w:tcPr>
          <w:p w14:paraId="6B40E641" w14:textId="593CC4A8" w:rsidR="00B54919" w:rsidRPr="00596A3A" w:rsidRDefault="00867B94" w:rsidP="00C80695">
            <w:pPr>
              <w:spacing w:before="0" w:after="0"/>
              <w:rPr>
                <w:rFonts w:ascii="Arial" w:hAnsi="Arial" w:cs="Arial"/>
                <w:sz w:val="18"/>
                <w:szCs w:val="18"/>
              </w:rPr>
            </w:pPr>
            <w:r w:rsidRPr="00596A3A">
              <w:rPr>
                <w:rFonts w:ascii="Arial" w:hAnsi="Arial" w:cs="Arial"/>
                <w:sz w:val="18"/>
                <w:szCs w:val="18"/>
              </w:rPr>
              <w:t>c</w:t>
            </w:r>
            <w:r w:rsidR="00B54919" w:rsidRPr="00596A3A">
              <w:rPr>
                <w:rFonts w:ascii="Arial" w:hAnsi="Arial" w:cs="Arial"/>
                <w:sz w:val="18"/>
                <w:szCs w:val="18"/>
              </w:rPr>
              <w:t>ardenal rojo de Tres Marías</w:t>
            </w:r>
          </w:p>
        </w:tc>
        <w:tc>
          <w:tcPr>
            <w:tcW w:w="2993" w:type="dxa"/>
            <w:tcBorders>
              <w:top w:val="single" w:sz="4" w:space="0" w:color="auto"/>
              <w:left w:val="single" w:sz="4" w:space="0" w:color="auto"/>
              <w:bottom w:val="single" w:sz="4" w:space="0" w:color="auto"/>
              <w:right w:val="single" w:sz="4" w:space="0" w:color="auto"/>
            </w:tcBorders>
            <w:hideMark/>
          </w:tcPr>
          <w:p w14:paraId="33CE2CA6"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4C87BFC8"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444D2E54"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Sarcoramphus papa</w:t>
            </w:r>
          </w:p>
        </w:tc>
        <w:tc>
          <w:tcPr>
            <w:tcW w:w="2993" w:type="dxa"/>
            <w:tcBorders>
              <w:top w:val="single" w:sz="4" w:space="0" w:color="auto"/>
              <w:left w:val="single" w:sz="4" w:space="0" w:color="auto"/>
              <w:bottom w:val="single" w:sz="4" w:space="0" w:color="auto"/>
              <w:right w:val="single" w:sz="4" w:space="0" w:color="auto"/>
            </w:tcBorders>
            <w:hideMark/>
          </w:tcPr>
          <w:p w14:paraId="5FF71438"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zopilote rey</w:t>
            </w:r>
          </w:p>
        </w:tc>
        <w:tc>
          <w:tcPr>
            <w:tcW w:w="2993" w:type="dxa"/>
            <w:tcBorders>
              <w:top w:val="single" w:sz="4" w:space="0" w:color="auto"/>
              <w:left w:val="single" w:sz="4" w:space="0" w:color="auto"/>
              <w:bottom w:val="single" w:sz="4" w:space="0" w:color="auto"/>
              <w:right w:val="single" w:sz="4" w:space="0" w:color="auto"/>
            </w:tcBorders>
            <w:hideMark/>
          </w:tcPr>
          <w:p w14:paraId="24CFA207"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En peligro de extinción</w:t>
            </w:r>
          </w:p>
        </w:tc>
      </w:tr>
      <w:tr w:rsidR="00CF435B" w:rsidRPr="00596A3A" w14:paraId="71C911C0"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0ED54250"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Charadrius melodus</w:t>
            </w:r>
          </w:p>
        </w:tc>
        <w:tc>
          <w:tcPr>
            <w:tcW w:w="2993" w:type="dxa"/>
            <w:tcBorders>
              <w:top w:val="single" w:sz="4" w:space="0" w:color="auto"/>
              <w:left w:val="single" w:sz="4" w:space="0" w:color="auto"/>
              <w:bottom w:val="single" w:sz="4" w:space="0" w:color="auto"/>
              <w:right w:val="single" w:sz="4" w:space="0" w:color="auto"/>
            </w:tcBorders>
            <w:hideMark/>
          </w:tcPr>
          <w:p w14:paraId="265DA4B2"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chorlo chiflador</w:t>
            </w:r>
          </w:p>
        </w:tc>
        <w:tc>
          <w:tcPr>
            <w:tcW w:w="2993" w:type="dxa"/>
            <w:tcBorders>
              <w:top w:val="single" w:sz="4" w:space="0" w:color="auto"/>
              <w:left w:val="single" w:sz="4" w:space="0" w:color="auto"/>
              <w:bottom w:val="single" w:sz="4" w:space="0" w:color="auto"/>
              <w:right w:val="single" w:sz="4" w:space="0" w:color="auto"/>
            </w:tcBorders>
            <w:hideMark/>
          </w:tcPr>
          <w:p w14:paraId="71840BE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En peligro de extinción</w:t>
            </w:r>
          </w:p>
        </w:tc>
      </w:tr>
      <w:tr w:rsidR="00CF435B" w:rsidRPr="00596A3A" w14:paraId="087AFDC6"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49BAF08E"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Jabiru mycteria</w:t>
            </w:r>
          </w:p>
        </w:tc>
        <w:tc>
          <w:tcPr>
            <w:tcW w:w="2993" w:type="dxa"/>
            <w:tcBorders>
              <w:top w:val="single" w:sz="4" w:space="0" w:color="auto"/>
              <w:left w:val="single" w:sz="4" w:space="0" w:color="auto"/>
              <w:bottom w:val="single" w:sz="4" w:space="0" w:color="auto"/>
              <w:right w:val="single" w:sz="4" w:space="0" w:color="auto"/>
            </w:tcBorders>
            <w:hideMark/>
          </w:tcPr>
          <w:p w14:paraId="23AB5087"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cigüeña jabirú</w:t>
            </w:r>
          </w:p>
        </w:tc>
        <w:tc>
          <w:tcPr>
            <w:tcW w:w="2993" w:type="dxa"/>
            <w:tcBorders>
              <w:top w:val="single" w:sz="4" w:space="0" w:color="auto"/>
              <w:left w:val="single" w:sz="4" w:space="0" w:color="auto"/>
              <w:bottom w:val="single" w:sz="4" w:space="0" w:color="auto"/>
              <w:right w:val="single" w:sz="4" w:space="0" w:color="auto"/>
            </w:tcBorders>
            <w:hideMark/>
          </w:tcPr>
          <w:p w14:paraId="7E3D15D1"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En peligro de extinción</w:t>
            </w:r>
          </w:p>
        </w:tc>
      </w:tr>
      <w:tr w:rsidR="00CF435B" w:rsidRPr="00596A3A" w14:paraId="41AADA51"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7166385E"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Mycteria americana</w:t>
            </w:r>
          </w:p>
        </w:tc>
        <w:tc>
          <w:tcPr>
            <w:tcW w:w="2993" w:type="dxa"/>
            <w:tcBorders>
              <w:top w:val="single" w:sz="4" w:space="0" w:color="auto"/>
              <w:left w:val="single" w:sz="4" w:space="0" w:color="auto"/>
              <w:bottom w:val="single" w:sz="4" w:space="0" w:color="auto"/>
              <w:right w:val="single" w:sz="4" w:space="0" w:color="auto"/>
            </w:tcBorders>
            <w:hideMark/>
          </w:tcPr>
          <w:p w14:paraId="798D6B20"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cigüeña americana</w:t>
            </w:r>
          </w:p>
        </w:tc>
        <w:tc>
          <w:tcPr>
            <w:tcW w:w="2993" w:type="dxa"/>
            <w:tcBorders>
              <w:top w:val="single" w:sz="4" w:space="0" w:color="auto"/>
              <w:left w:val="single" w:sz="4" w:space="0" w:color="auto"/>
              <w:bottom w:val="single" w:sz="4" w:space="0" w:color="auto"/>
              <w:right w:val="single" w:sz="4" w:space="0" w:color="auto"/>
            </w:tcBorders>
            <w:hideMark/>
          </w:tcPr>
          <w:p w14:paraId="4153A9EE"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5B327FC3"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52861A82"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Columbina passerina socorroensis</w:t>
            </w:r>
          </w:p>
        </w:tc>
        <w:tc>
          <w:tcPr>
            <w:tcW w:w="2993" w:type="dxa"/>
            <w:tcBorders>
              <w:top w:val="single" w:sz="4" w:space="0" w:color="auto"/>
              <w:left w:val="single" w:sz="4" w:space="0" w:color="auto"/>
              <w:bottom w:val="single" w:sz="4" w:space="0" w:color="auto"/>
              <w:right w:val="single" w:sz="4" w:space="0" w:color="auto"/>
            </w:tcBorders>
            <w:hideMark/>
          </w:tcPr>
          <w:p w14:paraId="7DB3D932"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tórtola coquita de Socorro</w:t>
            </w:r>
          </w:p>
        </w:tc>
        <w:tc>
          <w:tcPr>
            <w:tcW w:w="2993" w:type="dxa"/>
            <w:tcBorders>
              <w:top w:val="single" w:sz="4" w:space="0" w:color="auto"/>
              <w:left w:val="single" w:sz="4" w:space="0" w:color="auto"/>
              <w:bottom w:val="single" w:sz="4" w:space="0" w:color="auto"/>
              <w:right w:val="single" w:sz="4" w:space="0" w:color="auto"/>
            </w:tcBorders>
            <w:hideMark/>
          </w:tcPr>
          <w:p w14:paraId="77A0498C"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58DE3E7C"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3B5C3814"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Leptotila verreauxi capitalis</w:t>
            </w:r>
          </w:p>
        </w:tc>
        <w:tc>
          <w:tcPr>
            <w:tcW w:w="2993" w:type="dxa"/>
            <w:tcBorders>
              <w:top w:val="single" w:sz="4" w:space="0" w:color="auto"/>
              <w:left w:val="single" w:sz="4" w:space="0" w:color="auto"/>
              <w:bottom w:val="single" w:sz="4" w:space="0" w:color="auto"/>
              <w:right w:val="single" w:sz="4" w:space="0" w:color="auto"/>
            </w:tcBorders>
            <w:hideMark/>
          </w:tcPr>
          <w:p w14:paraId="5BE021BE"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paloma arroyera de Tres Marías</w:t>
            </w:r>
          </w:p>
        </w:tc>
        <w:tc>
          <w:tcPr>
            <w:tcW w:w="2993" w:type="dxa"/>
            <w:tcBorders>
              <w:top w:val="single" w:sz="4" w:space="0" w:color="auto"/>
              <w:left w:val="single" w:sz="4" w:space="0" w:color="auto"/>
              <w:bottom w:val="single" w:sz="4" w:space="0" w:color="auto"/>
              <w:right w:val="single" w:sz="4" w:space="0" w:color="auto"/>
            </w:tcBorders>
            <w:hideMark/>
          </w:tcPr>
          <w:p w14:paraId="407B64FE"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4406E438"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61100F8F"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Patagioenas  leucocephala</w:t>
            </w:r>
          </w:p>
        </w:tc>
        <w:tc>
          <w:tcPr>
            <w:tcW w:w="2993" w:type="dxa"/>
            <w:tcBorders>
              <w:top w:val="single" w:sz="4" w:space="0" w:color="auto"/>
              <w:left w:val="single" w:sz="4" w:space="0" w:color="auto"/>
              <w:bottom w:val="single" w:sz="4" w:space="0" w:color="auto"/>
              <w:right w:val="single" w:sz="4" w:space="0" w:color="auto"/>
            </w:tcBorders>
            <w:hideMark/>
          </w:tcPr>
          <w:p w14:paraId="4031CC19"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paloma corona blanca</w:t>
            </w:r>
          </w:p>
        </w:tc>
        <w:tc>
          <w:tcPr>
            <w:tcW w:w="2993" w:type="dxa"/>
            <w:tcBorders>
              <w:top w:val="single" w:sz="4" w:space="0" w:color="auto"/>
              <w:left w:val="single" w:sz="4" w:space="0" w:color="auto"/>
              <w:bottom w:val="single" w:sz="4" w:space="0" w:color="auto"/>
              <w:right w:val="single" w:sz="4" w:space="0" w:color="auto"/>
            </w:tcBorders>
            <w:hideMark/>
          </w:tcPr>
          <w:p w14:paraId="516FAB2E"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6B1DC9A6"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576E1062"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Patagioenas speciosa</w:t>
            </w:r>
          </w:p>
        </w:tc>
        <w:tc>
          <w:tcPr>
            <w:tcW w:w="2993" w:type="dxa"/>
            <w:tcBorders>
              <w:top w:val="single" w:sz="4" w:space="0" w:color="auto"/>
              <w:left w:val="single" w:sz="4" w:space="0" w:color="auto"/>
              <w:bottom w:val="single" w:sz="4" w:space="0" w:color="auto"/>
              <w:right w:val="single" w:sz="4" w:space="0" w:color="auto"/>
            </w:tcBorders>
            <w:hideMark/>
          </w:tcPr>
          <w:p w14:paraId="347769D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paloma escamosa</w:t>
            </w:r>
          </w:p>
        </w:tc>
        <w:tc>
          <w:tcPr>
            <w:tcW w:w="2993" w:type="dxa"/>
            <w:tcBorders>
              <w:top w:val="single" w:sz="4" w:space="0" w:color="auto"/>
              <w:left w:val="single" w:sz="4" w:space="0" w:color="auto"/>
              <w:bottom w:val="single" w:sz="4" w:space="0" w:color="auto"/>
              <w:right w:val="single" w:sz="4" w:space="0" w:color="auto"/>
            </w:tcBorders>
            <w:hideMark/>
          </w:tcPr>
          <w:p w14:paraId="64249966"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00E53FDF"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70CDDF36"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Crax rubra</w:t>
            </w:r>
          </w:p>
        </w:tc>
        <w:tc>
          <w:tcPr>
            <w:tcW w:w="2993" w:type="dxa"/>
            <w:tcBorders>
              <w:top w:val="single" w:sz="4" w:space="0" w:color="auto"/>
              <w:left w:val="single" w:sz="4" w:space="0" w:color="auto"/>
              <w:bottom w:val="single" w:sz="4" w:space="0" w:color="auto"/>
              <w:right w:val="single" w:sz="4" w:space="0" w:color="auto"/>
            </w:tcBorders>
            <w:hideMark/>
          </w:tcPr>
          <w:p w14:paraId="24F908D7" w14:textId="3B151015" w:rsidR="00B54919" w:rsidRPr="00596A3A" w:rsidRDefault="00CA49A0" w:rsidP="00C80695">
            <w:pPr>
              <w:spacing w:before="0" w:after="0"/>
              <w:rPr>
                <w:rFonts w:ascii="Arial" w:hAnsi="Arial" w:cs="Arial"/>
                <w:sz w:val="18"/>
                <w:szCs w:val="18"/>
              </w:rPr>
            </w:pPr>
            <w:r w:rsidRPr="00596A3A">
              <w:rPr>
                <w:rFonts w:ascii="Arial" w:hAnsi="Arial" w:cs="Arial"/>
                <w:sz w:val="18"/>
                <w:szCs w:val="18"/>
              </w:rPr>
              <w:t>H</w:t>
            </w:r>
            <w:r w:rsidR="00B54919" w:rsidRPr="00596A3A">
              <w:rPr>
                <w:rFonts w:ascii="Arial" w:hAnsi="Arial" w:cs="Arial"/>
                <w:sz w:val="18"/>
                <w:szCs w:val="18"/>
              </w:rPr>
              <w:t>ocofaisán</w:t>
            </w:r>
          </w:p>
        </w:tc>
        <w:tc>
          <w:tcPr>
            <w:tcW w:w="2993" w:type="dxa"/>
            <w:tcBorders>
              <w:top w:val="single" w:sz="4" w:space="0" w:color="auto"/>
              <w:left w:val="single" w:sz="4" w:space="0" w:color="auto"/>
              <w:bottom w:val="single" w:sz="4" w:space="0" w:color="auto"/>
              <w:right w:val="single" w:sz="4" w:space="0" w:color="auto"/>
            </w:tcBorders>
            <w:hideMark/>
          </w:tcPr>
          <w:p w14:paraId="00D4DB1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75C1FA92"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75D00AED"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Penelope purpurascens</w:t>
            </w:r>
          </w:p>
        </w:tc>
        <w:tc>
          <w:tcPr>
            <w:tcW w:w="2993" w:type="dxa"/>
            <w:tcBorders>
              <w:top w:val="single" w:sz="4" w:space="0" w:color="auto"/>
              <w:left w:val="single" w:sz="4" w:space="0" w:color="auto"/>
              <w:bottom w:val="single" w:sz="4" w:space="0" w:color="auto"/>
              <w:right w:val="single" w:sz="4" w:space="0" w:color="auto"/>
            </w:tcBorders>
            <w:hideMark/>
          </w:tcPr>
          <w:p w14:paraId="49402549"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pava cojolita</w:t>
            </w:r>
          </w:p>
        </w:tc>
        <w:tc>
          <w:tcPr>
            <w:tcW w:w="2993" w:type="dxa"/>
            <w:tcBorders>
              <w:top w:val="single" w:sz="4" w:space="0" w:color="auto"/>
              <w:left w:val="single" w:sz="4" w:space="0" w:color="auto"/>
              <w:bottom w:val="single" w:sz="4" w:space="0" w:color="auto"/>
              <w:right w:val="single" w:sz="4" w:space="0" w:color="auto"/>
            </w:tcBorders>
            <w:hideMark/>
          </w:tcPr>
          <w:p w14:paraId="3CE3445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2E0F3FD7"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2DB6B6FD"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Dendrocincla anabatina</w:t>
            </w:r>
          </w:p>
        </w:tc>
        <w:tc>
          <w:tcPr>
            <w:tcW w:w="2993" w:type="dxa"/>
            <w:tcBorders>
              <w:top w:val="single" w:sz="4" w:space="0" w:color="auto"/>
              <w:left w:val="single" w:sz="4" w:space="0" w:color="auto"/>
              <w:bottom w:val="single" w:sz="4" w:space="0" w:color="auto"/>
              <w:right w:val="single" w:sz="4" w:space="0" w:color="auto"/>
            </w:tcBorders>
            <w:hideMark/>
          </w:tcPr>
          <w:p w14:paraId="5596DCCE"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trepatroncos sepia</w:t>
            </w:r>
          </w:p>
        </w:tc>
        <w:tc>
          <w:tcPr>
            <w:tcW w:w="2993" w:type="dxa"/>
            <w:tcBorders>
              <w:top w:val="single" w:sz="4" w:space="0" w:color="auto"/>
              <w:left w:val="single" w:sz="4" w:space="0" w:color="auto"/>
              <w:bottom w:val="single" w:sz="4" w:space="0" w:color="auto"/>
              <w:right w:val="single" w:sz="4" w:space="0" w:color="auto"/>
            </w:tcBorders>
            <w:hideMark/>
          </w:tcPr>
          <w:p w14:paraId="17A19CF6"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2C6189CE"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1A10F6F8"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Passerculus sandwichensis beldingi</w:t>
            </w:r>
          </w:p>
        </w:tc>
        <w:tc>
          <w:tcPr>
            <w:tcW w:w="2993" w:type="dxa"/>
            <w:tcBorders>
              <w:top w:val="single" w:sz="4" w:space="0" w:color="auto"/>
              <w:left w:val="single" w:sz="4" w:space="0" w:color="auto"/>
              <w:bottom w:val="single" w:sz="4" w:space="0" w:color="auto"/>
              <w:right w:val="single" w:sz="4" w:space="0" w:color="auto"/>
            </w:tcBorders>
            <w:hideMark/>
          </w:tcPr>
          <w:p w14:paraId="17DF5619"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gorrión sabanero</w:t>
            </w:r>
          </w:p>
        </w:tc>
        <w:tc>
          <w:tcPr>
            <w:tcW w:w="2993" w:type="dxa"/>
            <w:tcBorders>
              <w:top w:val="single" w:sz="4" w:space="0" w:color="auto"/>
              <w:left w:val="single" w:sz="4" w:space="0" w:color="auto"/>
              <w:bottom w:val="single" w:sz="4" w:space="0" w:color="auto"/>
              <w:right w:val="single" w:sz="4" w:space="0" w:color="auto"/>
            </w:tcBorders>
            <w:hideMark/>
          </w:tcPr>
          <w:p w14:paraId="6DF6B3ED"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61DE8062"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34F05D4F"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Falco femoralis</w:t>
            </w:r>
          </w:p>
        </w:tc>
        <w:tc>
          <w:tcPr>
            <w:tcW w:w="2993" w:type="dxa"/>
            <w:tcBorders>
              <w:top w:val="single" w:sz="4" w:space="0" w:color="auto"/>
              <w:left w:val="single" w:sz="4" w:space="0" w:color="auto"/>
              <w:bottom w:val="single" w:sz="4" w:space="0" w:color="auto"/>
              <w:right w:val="single" w:sz="4" w:space="0" w:color="auto"/>
            </w:tcBorders>
            <w:hideMark/>
          </w:tcPr>
          <w:p w14:paraId="04385F6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halcón fajado</w:t>
            </w:r>
          </w:p>
        </w:tc>
        <w:tc>
          <w:tcPr>
            <w:tcW w:w="2993" w:type="dxa"/>
            <w:tcBorders>
              <w:top w:val="single" w:sz="4" w:space="0" w:color="auto"/>
              <w:left w:val="single" w:sz="4" w:space="0" w:color="auto"/>
              <w:bottom w:val="single" w:sz="4" w:space="0" w:color="auto"/>
              <w:right w:val="single" w:sz="4" w:space="0" w:color="auto"/>
            </w:tcBorders>
            <w:hideMark/>
          </w:tcPr>
          <w:p w14:paraId="01B041F2"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07F00D41"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2FF01489"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Falco peregrinus</w:t>
            </w:r>
          </w:p>
        </w:tc>
        <w:tc>
          <w:tcPr>
            <w:tcW w:w="2993" w:type="dxa"/>
            <w:tcBorders>
              <w:top w:val="single" w:sz="4" w:space="0" w:color="auto"/>
              <w:left w:val="single" w:sz="4" w:space="0" w:color="auto"/>
              <w:bottom w:val="single" w:sz="4" w:space="0" w:color="auto"/>
              <w:right w:val="single" w:sz="4" w:space="0" w:color="auto"/>
            </w:tcBorders>
            <w:hideMark/>
          </w:tcPr>
          <w:p w14:paraId="28508996"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halcón peregrino</w:t>
            </w:r>
          </w:p>
        </w:tc>
        <w:tc>
          <w:tcPr>
            <w:tcW w:w="2993" w:type="dxa"/>
            <w:tcBorders>
              <w:top w:val="single" w:sz="4" w:space="0" w:color="auto"/>
              <w:left w:val="single" w:sz="4" w:space="0" w:color="auto"/>
              <w:bottom w:val="single" w:sz="4" w:space="0" w:color="auto"/>
              <w:right w:val="single" w:sz="4" w:space="0" w:color="auto"/>
            </w:tcBorders>
            <w:hideMark/>
          </w:tcPr>
          <w:p w14:paraId="34BB13B6"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2BFD3AB7"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1F392BD1"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Micrastur semitorquatus</w:t>
            </w:r>
          </w:p>
        </w:tc>
        <w:tc>
          <w:tcPr>
            <w:tcW w:w="2993" w:type="dxa"/>
            <w:tcBorders>
              <w:top w:val="single" w:sz="4" w:space="0" w:color="auto"/>
              <w:left w:val="single" w:sz="4" w:space="0" w:color="auto"/>
              <w:bottom w:val="single" w:sz="4" w:space="0" w:color="auto"/>
              <w:right w:val="single" w:sz="4" w:space="0" w:color="auto"/>
            </w:tcBorders>
            <w:hideMark/>
          </w:tcPr>
          <w:p w14:paraId="6F52A30D"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halcón-selvático de collar</w:t>
            </w:r>
          </w:p>
        </w:tc>
        <w:tc>
          <w:tcPr>
            <w:tcW w:w="2993" w:type="dxa"/>
            <w:tcBorders>
              <w:top w:val="single" w:sz="4" w:space="0" w:color="auto"/>
              <w:left w:val="single" w:sz="4" w:space="0" w:color="auto"/>
              <w:bottom w:val="single" w:sz="4" w:space="0" w:color="auto"/>
              <w:right w:val="single" w:sz="4" w:space="0" w:color="auto"/>
            </w:tcBorders>
            <w:hideMark/>
          </w:tcPr>
          <w:p w14:paraId="5046176B"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06864387"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2CC245F7"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Xenops minutus</w:t>
            </w:r>
          </w:p>
        </w:tc>
        <w:tc>
          <w:tcPr>
            <w:tcW w:w="2993" w:type="dxa"/>
            <w:tcBorders>
              <w:top w:val="single" w:sz="4" w:space="0" w:color="auto"/>
              <w:left w:val="single" w:sz="4" w:space="0" w:color="auto"/>
              <w:bottom w:val="single" w:sz="4" w:space="0" w:color="auto"/>
              <w:right w:val="single" w:sz="4" w:space="0" w:color="auto"/>
            </w:tcBorders>
            <w:hideMark/>
          </w:tcPr>
          <w:p w14:paraId="3402D326"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picolezna liso</w:t>
            </w:r>
          </w:p>
        </w:tc>
        <w:tc>
          <w:tcPr>
            <w:tcW w:w="2993" w:type="dxa"/>
            <w:tcBorders>
              <w:top w:val="single" w:sz="4" w:space="0" w:color="auto"/>
              <w:left w:val="single" w:sz="4" w:space="0" w:color="auto"/>
              <w:bottom w:val="single" w:sz="4" w:space="0" w:color="auto"/>
              <w:right w:val="single" w:sz="4" w:space="0" w:color="auto"/>
            </w:tcBorders>
            <w:hideMark/>
          </w:tcPr>
          <w:p w14:paraId="6B6B180B"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776E8C2C"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67D94A50"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Meleagris ocellata</w:t>
            </w:r>
          </w:p>
        </w:tc>
        <w:tc>
          <w:tcPr>
            <w:tcW w:w="2993" w:type="dxa"/>
            <w:tcBorders>
              <w:top w:val="single" w:sz="4" w:space="0" w:color="auto"/>
              <w:left w:val="single" w:sz="4" w:space="0" w:color="auto"/>
              <w:bottom w:val="single" w:sz="4" w:space="0" w:color="auto"/>
              <w:right w:val="single" w:sz="4" w:space="0" w:color="auto"/>
            </w:tcBorders>
            <w:hideMark/>
          </w:tcPr>
          <w:p w14:paraId="1604C8B7"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guajolote ocealdo</w:t>
            </w:r>
          </w:p>
        </w:tc>
        <w:tc>
          <w:tcPr>
            <w:tcW w:w="2993" w:type="dxa"/>
            <w:tcBorders>
              <w:top w:val="single" w:sz="4" w:space="0" w:color="auto"/>
              <w:left w:val="single" w:sz="4" w:space="0" w:color="auto"/>
              <w:bottom w:val="single" w:sz="4" w:space="0" w:color="auto"/>
              <w:right w:val="single" w:sz="4" w:space="0" w:color="auto"/>
            </w:tcBorders>
            <w:hideMark/>
          </w:tcPr>
          <w:p w14:paraId="5094CC4D"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2CE89149"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67046AE5"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Campephilus guatemalensis</w:t>
            </w:r>
          </w:p>
        </w:tc>
        <w:tc>
          <w:tcPr>
            <w:tcW w:w="2993" w:type="dxa"/>
            <w:tcBorders>
              <w:top w:val="single" w:sz="4" w:space="0" w:color="auto"/>
              <w:left w:val="single" w:sz="4" w:space="0" w:color="auto"/>
              <w:bottom w:val="single" w:sz="4" w:space="0" w:color="auto"/>
              <w:right w:val="single" w:sz="4" w:space="0" w:color="auto"/>
            </w:tcBorders>
            <w:hideMark/>
          </w:tcPr>
          <w:p w14:paraId="2F85B739"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carpintero pico plata</w:t>
            </w:r>
          </w:p>
        </w:tc>
        <w:tc>
          <w:tcPr>
            <w:tcW w:w="2993" w:type="dxa"/>
            <w:tcBorders>
              <w:top w:val="single" w:sz="4" w:space="0" w:color="auto"/>
              <w:left w:val="single" w:sz="4" w:space="0" w:color="auto"/>
              <w:bottom w:val="single" w:sz="4" w:space="0" w:color="auto"/>
              <w:right w:val="single" w:sz="4" w:space="0" w:color="auto"/>
            </w:tcBorders>
            <w:hideMark/>
          </w:tcPr>
          <w:p w14:paraId="37D2CBFE"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14A862E8"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711A7854"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Celeus castaneus</w:t>
            </w:r>
          </w:p>
        </w:tc>
        <w:tc>
          <w:tcPr>
            <w:tcW w:w="2993" w:type="dxa"/>
            <w:tcBorders>
              <w:top w:val="single" w:sz="4" w:space="0" w:color="auto"/>
              <w:left w:val="single" w:sz="4" w:space="0" w:color="auto"/>
              <w:bottom w:val="single" w:sz="4" w:space="0" w:color="auto"/>
              <w:right w:val="single" w:sz="4" w:space="0" w:color="auto"/>
            </w:tcBorders>
            <w:hideMark/>
          </w:tcPr>
          <w:p w14:paraId="1F87346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carpintero castaño</w:t>
            </w:r>
          </w:p>
        </w:tc>
        <w:tc>
          <w:tcPr>
            <w:tcW w:w="2993" w:type="dxa"/>
            <w:tcBorders>
              <w:top w:val="single" w:sz="4" w:space="0" w:color="auto"/>
              <w:left w:val="single" w:sz="4" w:space="0" w:color="auto"/>
              <w:bottom w:val="single" w:sz="4" w:space="0" w:color="auto"/>
              <w:right w:val="single" w:sz="4" w:space="0" w:color="auto"/>
            </w:tcBorders>
            <w:hideMark/>
          </w:tcPr>
          <w:p w14:paraId="20F290C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4E2366DC"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1AE71E7F"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Tachybaptus dominicus</w:t>
            </w:r>
          </w:p>
        </w:tc>
        <w:tc>
          <w:tcPr>
            <w:tcW w:w="2993" w:type="dxa"/>
            <w:tcBorders>
              <w:top w:val="single" w:sz="4" w:space="0" w:color="auto"/>
              <w:left w:val="single" w:sz="4" w:space="0" w:color="auto"/>
              <w:bottom w:val="single" w:sz="4" w:space="0" w:color="auto"/>
              <w:right w:val="single" w:sz="4" w:space="0" w:color="auto"/>
            </w:tcBorders>
            <w:hideMark/>
          </w:tcPr>
          <w:p w14:paraId="2F89BB2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zambullidor menor</w:t>
            </w:r>
          </w:p>
        </w:tc>
        <w:tc>
          <w:tcPr>
            <w:tcW w:w="2993" w:type="dxa"/>
            <w:tcBorders>
              <w:top w:val="single" w:sz="4" w:space="0" w:color="auto"/>
              <w:left w:val="single" w:sz="4" w:space="0" w:color="auto"/>
              <w:bottom w:val="single" w:sz="4" w:space="0" w:color="auto"/>
              <w:right w:val="single" w:sz="4" w:space="0" w:color="auto"/>
            </w:tcBorders>
            <w:hideMark/>
          </w:tcPr>
          <w:p w14:paraId="51DE099B"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28C85540"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3F2DE0CF"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lastRenderedPageBreak/>
              <w:t>Amazona xantholora</w:t>
            </w:r>
          </w:p>
        </w:tc>
        <w:tc>
          <w:tcPr>
            <w:tcW w:w="2993" w:type="dxa"/>
            <w:tcBorders>
              <w:top w:val="single" w:sz="4" w:space="0" w:color="auto"/>
              <w:left w:val="single" w:sz="4" w:space="0" w:color="auto"/>
              <w:bottom w:val="single" w:sz="4" w:space="0" w:color="auto"/>
              <w:right w:val="single" w:sz="4" w:space="0" w:color="auto"/>
            </w:tcBorders>
            <w:hideMark/>
          </w:tcPr>
          <w:p w14:paraId="5E164BB3"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loro yucateco</w:t>
            </w:r>
          </w:p>
        </w:tc>
        <w:tc>
          <w:tcPr>
            <w:tcW w:w="2993" w:type="dxa"/>
            <w:tcBorders>
              <w:top w:val="single" w:sz="4" w:space="0" w:color="auto"/>
              <w:left w:val="single" w:sz="4" w:space="0" w:color="auto"/>
              <w:bottom w:val="single" w:sz="4" w:space="0" w:color="auto"/>
              <w:right w:val="single" w:sz="4" w:space="0" w:color="auto"/>
            </w:tcBorders>
            <w:hideMark/>
          </w:tcPr>
          <w:p w14:paraId="1862FE7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681C2A53"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287B3911"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Aramides axillaris</w:t>
            </w:r>
          </w:p>
        </w:tc>
        <w:tc>
          <w:tcPr>
            <w:tcW w:w="2993" w:type="dxa"/>
            <w:tcBorders>
              <w:top w:val="single" w:sz="4" w:space="0" w:color="auto"/>
              <w:left w:val="single" w:sz="4" w:space="0" w:color="auto"/>
              <w:bottom w:val="single" w:sz="4" w:space="0" w:color="auto"/>
              <w:right w:val="single" w:sz="4" w:space="0" w:color="auto"/>
            </w:tcBorders>
            <w:hideMark/>
          </w:tcPr>
          <w:p w14:paraId="1A48F93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rascón cuello rufo</w:t>
            </w:r>
          </w:p>
        </w:tc>
        <w:tc>
          <w:tcPr>
            <w:tcW w:w="2993" w:type="dxa"/>
            <w:tcBorders>
              <w:top w:val="single" w:sz="4" w:space="0" w:color="auto"/>
              <w:left w:val="single" w:sz="4" w:space="0" w:color="auto"/>
              <w:bottom w:val="single" w:sz="4" w:space="0" w:color="auto"/>
              <w:right w:val="single" w:sz="4" w:space="0" w:color="auto"/>
            </w:tcBorders>
            <w:hideMark/>
          </w:tcPr>
          <w:p w14:paraId="7C8DD473"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066F65FB"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1B90973C"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Porzana flaviventer</w:t>
            </w:r>
          </w:p>
        </w:tc>
        <w:tc>
          <w:tcPr>
            <w:tcW w:w="2993" w:type="dxa"/>
            <w:tcBorders>
              <w:top w:val="single" w:sz="4" w:space="0" w:color="auto"/>
              <w:left w:val="single" w:sz="4" w:space="0" w:color="auto"/>
              <w:bottom w:val="single" w:sz="4" w:space="0" w:color="auto"/>
              <w:right w:val="single" w:sz="4" w:space="0" w:color="auto"/>
            </w:tcBorders>
            <w:hideMark/>
          </w:tcPr>
          <w:p w14:paraId="15068D8D"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polluela pecho amarillo</w:t>
            </w:r>
          </w:p>
        </w:tc>
        <w:tc>
          <w:tcPr>
            <w:tcW w:w="2993" w:type="dxa"/>
            <w:tcBorders>
              <w:top w:val="single" w:sz="4" w:space="0" w:color="auto"/>
              <w:left w:val="single" w:sz="4" w:space="0" w:color="auto"/>
              <w:bottom w:val="single" w:sz="4" w:space="0" w:color="auto"/>
              <w:right w:val="single" w:sz="4" w:space="0" w:color="auto"/>
            </w:tcBorders>
            <w:hideMark/>
          </w:tcPr>
          <w:p w14:paraId="377108E7"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602E5DB5"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7AA7FC69"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Rallus longirostris</w:t>
            </w:r>
          </w:p>
        </w:tc>
        <w:tc>
          <w:tcPr>
            <w:tcW w:w="2993" w:type="dxa"/>
            <w:tcBorders>
              <w:top w:val="single" w:sz="4" w:space="0" w:color="auto"/>
              <w:left w:val="single" w:sz="4" w:space="0" w:color="auto"/>
              <w:bottom w:val="single" w:sz="4" w:space="0" w:color="auto"/>
              <w:right w:val="single" w:sz="4" w:space="0" w:color="auto"/>
            </w:tcBorders>
            <w:hideMark/>
          </w:tcPr>
          <w:p w14:paraId="198B4B1F"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rascón picudo</w:t>
            </w:r>
          </w:p>
        </w:tc>
        <w:tc>
          <w:tcPr>
            <w:tcW w:w="2993" w:type="dxa"/>
            <w:tcBorders>
              <w:top w:val="single" w:sz="4" w:space="0" w:color="auto"/>
              <w:left w:val="single" w:sz="4" w:space="0" w:color="auto"/>
              <w:bottom w:val="single" w:sz="4" w:space="0" w:color="auto"/>
              <w:right w:val="single" w:sz="4" w:space="0" w:color="auto"/>
            </w:tcBorders>
            <w:hideMark/>
          </w:tcPr>
          <w:p w14:paraId="0FCDAB39"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Amenazada</w:t>
            </w:r>
          </w:p>
        </w:tc>
      </w:tr>
      <w:tr w:rsidR="00CF435B" w:rsidRPr="00596A3A" w14:paraId="21722EA7"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6DCDC4D7"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Pteroglossus torquatus</w:t>
            </w:r>
          </w:p>
        </w:tc>
        <w:tc>
          <w:tcPr>
            <w:tcW w:w="2993" w:type="dxa"/>
            <w:tcBorders>
              <w:top w:val="single" w:sz="4" w:space="0" w:color="auto"/>
              <w:left w:val="single" w:sz="4" w:space="0" w:color="auto"/>
              <w:bottom w:val="single" w:sz="4" w:space="0" w:color="auto"/>
              <w:right w:val="single" w:sz="4" w:space="0" w:color="auto"/>
            </w:tcBorders>
            <w:hideMark/>
          </w:tcPr>
          <w:p w14:paraId="0A054F0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arasari de collar</w:t>
            </w:r>
          </w:p>
        </w:tc>
        <w:tc>
          <w:tcPr>
            <w:tcW w:w="2993" w:type="dxa"/>
            <w:tcBorders>
              <w:top w:val="single" w:sz="4" w:space="0" w:color="auto"/>
              <w:left w:val="single" w:sz="4" w:space="0" w:color="auto"/>
              <w:bottom w:val="single" w:sz="4" w:space="0" w:color="auto"/>
              <w:right w:val="single" w:sz="4" w:space="0" w:color="auto"/>
            </w:tcBorders>
            <w:hideMark/>
          </w:tcPr>
          <w:p w14:paraId="08B4F6F1"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4AB44FA4"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347491DD"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Doricha eliza</w:t>
            </w:r>
          </w:p>
        </w:tc>
        <w:tc>
          <w:tcPr>
            <w:tcW w:w="2993" w:type="dxa"/>
            <w:tcBorders>
              <w:top w:val="single" w:sz="4" w:space="0" w:color="auto"/>
              <w:left w:val="single" w:sz="4" w:space="0" w:color="auto"/>
              <w:bottom w:val="single" w:sz="4" w:space="0" w:color="auto"/>
              <w:right w:val="single" w:sz="4" w:space="0" w:color="auto"/>
            </w:tcBorders>
            <w:hideMark/>
          </w:tcPr>
          <w:p w14:paraId="770C92E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colibrí cola hendida</w:t>
            </w:r>
          </w:p>
        </w:tc>
        <w:tc>
          <w:tcPr>
            <w:tcW w:w="2993" w:type="dxa"/>
            <w:tcBorders>
              <w:top w:val="single" w:sz="4" w:space="0" w:color="auto"/>
              <w:left w:val="single" w:sz="4" w:space="0" w:color="auto"/>
              <w:bottom w:val="single" w:sz="4" w:space="0" w:color="auto"/>
              <w:right w:val="single" w:sz="4" w:space="0" w:color="auto"/>
            </w:tcBorders>
            <w:hideMark/>
          </w:tcPr>
          <w:p w14:paraId="386D0DB9"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En peligro de extinción</w:t>
            </w:r>
          </w:p>
        </w:tc>
      </w:tr>
      <w:tr w:rsidR="00CF435B" w:rsidRPr="00596A3A" w14:paraId="0DC7B136"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026033D4"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Phaethornis longuemareus</w:t>
            </w:r>
          </w:p>
        </w:tc>
        <w:tc>
          <w:tcPr>
            <w:tcW w:w="2993" w:type="dxa"/>
            <w:tcBorders>
              <w:top w:val="single" w:sz="4" w:space="0" w:color="auto"/>
              <w:left w:val="single" w:sz="4" w:space="0" w:color="auto"/>
              <w:bottom w:val="single" w:sz="4" w:space="0" w:color="auto"/>
              <w:right w:val="single" w:sz="4" w:space="0" w:color="auto"/>
            </w:tcBorders>
            <w:hideMark/>
          </w:tcPr>
          <w:p w14:paraId="3FB0F90C"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ermitaño enano</w:t>
            </w:r>
          </w:p>
        </w:tc>
        <w:tc>
          <w:tcPr>
            <w:tcW w:w="2993" w:type="dxa"/>
            <w:tcBorders>
              <w:top w:val="single" w:sz="4" w:space="0" w:color="auto"/>
              <w:left w:val="single" w:sz="4" w:space="0" w:color="auto"/>
              <w:bottom w:val="single" w:sz="4" w:space="0" w:color="auto"/>
              <w:right w:val="single" w:sz="4" w:space="0" w:color="auto"/>
            </w:tcBorders>
            <w:hideMark/>
          </w:tcPr>
          <w:p w14:paraId="034F2193"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308310FC"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40E62FEC"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Campylorhynchus yucatanicus</w:t>
            </w:r>
          </w:p>
        </w:tc>
        <w:tc>
          <w:tcPr>
            <w:tcW w:w="2993" w:type="dxa"/>
            <w:tcBorders>
              <w:top w:val="single" w:sz="4" w:space="0" w:color="auto"/>
              <w:left w:val="single" w:sz="4" w:space="0" w:color="auto"/>
              <w:bottom w:val="single" w:sz="4" w:space="0" w:color="auto"/>
              <w:right w:val="single" w:sz="4" w:space="0" w:color="auto"/>
            </w:tcBorders>
            <w:hideMark/>
          </w:tcPr>
          <w:p w14:paraId="59C9504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matraca yucateca</w:t>
            </w:r>
          </w:p>
        </w:tc>
        <w:tc>
          <w:tcPr>
            <w:tcW w:w="2993" w:type="dxa"/>
            <w:tcBorders>
              <w:top w:val="single" w:sz="4" w:space="0" w:color="auto"/>
              <w:left w:val="single" w:sz="4" w:space="0" w:color="auto"/>
              <w:bottom w:val="single" w:sz="4" w:space="0" w:color="auto"/>
              <w:right w:val="single" w:sz="4" w:space="0" w:color="auto"/>
            </w:tcBorders>
            <w:hideMark/>
          </w:tcPr>
          <w:p w14:paraId="1B19313F"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En peligro de extinción</w:t>
            </w:r>
          </w:p>
        </w:tc>
      </w:tr>
      <w:tr w:rsidR="00CF435B" w:rsidRPr="00596A3A" w14:paraId="699ACC56"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2F2F57E2"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Troglodytes aedon beani</w:t>
            </w:r>
          </w:p>
        </w:tc>
        <w:tc>
          <w:tcPr>
            <w:tcW w:w="2993" w:type="dxa"/>
            <w:tcBorders>
              <w:top w:val="single" w:sz="4" w:space="0" w:color="auto"/>
              <w:left w:val="single" w:sz="4" w:space="0" w:color="auto"/>
              <w:bottom w:val="single" w:sz="4" w:space="0" w:color="auto"/>
              <w:right w:val="single" w:sz="4" w:space="0" w:color="auto"/>
            </w:tcBorders>
            <w:hideMark/>
          </w:tcPr>
          <w:p w14:paraId="464B45C1"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chivirín saltapared de cozumel</w:t>
            </w:r>
          </w:p>
        </w:tc>
        <w:tc>
          <w:tcPr>
            <w:tcW w:w="2993" w:type="dxa"/>
            <w:tcBorders>
              <w:top w:val="single" w:sz="4" w:space="0" w:color="auto"/>
              <w:left w:val="single" w:sz="4" w:space="0" w:color="auto"/>
              <w:bottom w:val="single" w:sz="4" w:space="0" w:color="auto"/>
              <w:right w:val="single" w:sz="4" w:space="0" w:color="auto"/>
            </w:tcBorders>
            <w:hideMark/>
          </w:tcPr>
          <w:p w14:paraId="50BFCFFC"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4185B678"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729DFE9E"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Trogon collaris</w:t>
            </w:r>
          </w:p>
        </w:tc>
        <w:tc>
          <w:tcPr>
            <w:tcW w:w="2993" w:type="dxa"/>
            <w:tcBorders>
              <w:top w:val="single" w:sz="4" w:space="0" w:color="auto"/>
              <w:left w:val="single" w:sz="4" w:space="0" w:color="auto"/>
              <w:bottom w:val="single" w:sz="4" w:space="0" w:color="auto"/>
              <w:right w:val="single" w:sz="4" w:space="0" w:color="auto"/>
            </w:tcBorders>
            <w:hideMark/>
          </w:tcPr>
          <w:p w14:paraId="323DEB82"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trogón de collar</w:t>
            </w:r>
          </w:p>
        </w:tc>
        <w:tc>
          <w:tcPr>
            <w:tcW w:w="2993" w:type="dxa"/>
            <w:tcBorders>
              <w:top w:val="single" w:sz="4" w:space="0" w:color="auto"/>
              <w:left w:val="single" w:sz="4" w:space="0" w:color="auto"/>
              <w:bottom w:val="single" w:sz="4" w:space="0" w:color="auto"/>
              <w:right w:val="single" w:sz="4" w:space="0" w:color="auto"/>
            </w:tcBorders>
            <w:hideMark/>
          </w:tcPr>
          <w:p w14:paraId="0C80BAA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0C742497"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41B5E19A"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Cyclarhis gujanensis insularis</w:t>
            </w:r>
          </w:p>
        </w:tc>
        <w:tc>
          <w:tcPr>
            <w:tcW w:w="2993" w:type="dxa"/>
            <w:tcBorders>
              <w:top w:val="single" w:sz="4" w:space="0" w:color="auto"/>
              <w:left w:val="single" w:sz="4" w:space="0" w:color="auto"/>
              <w:bottom w:val="single" w:sz="4" w:space="0" w:color="auto"/>
              <w:right w:val="single" w:sz="4" w:space="0" w:color="auto"/>
            </w:tcBorders>
            <w:hideMark/>
          </w:tcPr>
          <w:p w14:paraId="799C99C6"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vireón ceja rufa de Cozumel</w:t>
            </w:r>
          </w:p>
        </w:tc>
        <w:tc>
          <w:tcPr>
            <w:tcW w:w="2993" w:type="dxa"/>
            <w:tcBorders>
              <w:top w:val="single" w:sz="4" w:space="0" w:color="auto"/>
              <w:left w:val="single" w:sz="4" w:space="0" w:color="auto"/>
              <w:bottom w:val="single" w:sz="4" w:space="0" w:color="auto"/>
              <w:right w:val="single" w:sz="4" w:space="0" w:color="auto"/>
            </w:tcBorders>
            <w:hideMark/>
          </w:tcPr>
          <w:p w14:paraId="07C4300D"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r w:rsidR="00CF435B" w:rsidRPr="00596A3A" w14:paraId="208A7A2F" w14:textId="77777777" w:rsidTr="00D103F7">
        <w:tc>
          <w:tcPr>
            <w:tcW w:w="2992" w:type="dxa"/>
            <w:tcBorders>
              <w:top w:val="single" w:sz="4" w:space="0" w:color="auto"/>
              <w:left w:val="single" w:sz="4" w:space="0" w:color="auto"/>
              <w:bottom w:val="single" w:sz="4" w:space="0" w:color="auto"/>
              <w:right w:val="single" w:sz="4" w:space="0" w:color="auto"/>
            </w:tcBorders>
            <w:hideMark/>
          </w:tcPr>
          <w:p w14:paraId="5EAC5B5E"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rPr>
              <w:t>Hylophilus ochraceiceps</w:t>
            </w:r>
          </w:p>
        </w:tc>
        <w:tc>
          <w:tcPr>
            <w:tcW w:w="2993" w:type="dxa"/>
            <w:tcBorders>
              <w:top w:val="single" w:sz="4" w:space="0" w:color="auto"/>
              <w:left w:val="single" w:sz="4" w:space="0" w:color="auto"/>
              <w:bottom w:val="single" w:sz="4" w:space="0" w:color="auto"/>
              <w:right w:val="single" w:sz="4" w:space="0" w:color="auto"/>
            </w:tcBorders>
            <w:hideMark/>
          </w:tcPr>
          <w:p w14:paraId="153A0CED"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verdillo ocre</w:t>
            </w:r>
          </w:p>
        </w:tc>
        <w:tc>
          <w:tcPr>
            <w:tcW w:w="2993" w:type="dxa"/>
            <w:tcBorders>
              <w:top w:val="single" w:sz="4" w:space="0" w:color="auto"/>
              <w:left w:val="single" w:sz="4" w:space="0" w:color="auto"/>
              <w:bottom w:val="single" w:sz="4" w:space="0" w:color="auto"/>
              <w:right w:val="single" w:sz="4" w:space="0" w:color="auto"/>
            </w:tcBorders>
            <w:hideMark/>
          </w:tcPr>
          <w:p w14:paraId="6F0EA986"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rPr>
              <w:t>Sujeta a protección especial</w:t>
            </w:r>
          </w:p>
        </w:tc>
      </w:tr>
    </w:tbl>
    <w:p w14:paraId="7B7E2454" w14:textId="34F4323D" w:rsidR="00B54919" w:rsidRPr="00596A3A" w:rsidRDefault="00B54919" w:rsidP="00C80695">
      <w:pPr>
        <w:spacing w:before="0" w:after="0" w:line="240" w:lineRule="auto"/>
        <w:rPr>
          <w:rFonts w:ascii="Arial" w:hAnsi="Arial" w:cs="Arial"/>
          <w:sz w:val="18"/>
          <w:szCs w:val="18"/>
        </w:rPr>
      </w:pPr>
      <w:r w:rsidRPr="00596A3A">
        <w:rPr>
          <w:rFonts w:ascii="Arial" w:hAnsi="Arial" w:cs="Arial"/>
          <w:sz w:val="18"/>
          <w:szCs w:val="18"/>
        </w:rPr>
        <w:t xml:space="preserve">Fuente: Elaborada con información de la </w:t>
      </w:r>
      <w:r w:rsidR="00E34F86" w:rsidRPr="00596A3A">
        <w:rPr>
          <w:rFonts w:ascii="Arial" w:hAnsi="Arial" w:cs="Arial"/>
          <w:sz w:val="18"/>
          <w:szCs w:val="18"/>
        </w:rPr>
        <w:t>CONANP</w:t>
      </w:r>
      <w:r w:rsidRPr="00596A3A">
        <w:rPr>
          <w:rFonts w:ascii="Arial" w:hAnsi="Arial" w:cs="Arial"/>
          <w:sz w:val="18"/>
          <w:szCs w:val="18"/>
        </w:rPr>
        <w:t xml:space="preserve"> y la norma citada. </w:t>
      </w:r>
    </w:p>
    <w:p w14:paraId="3144A0C1"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p>
    <w:p w14:paraId="30D7D7B8" w14:textId="77777777" w:rsidR="00B54919" w:rsidRPr="00596A3A" w:rsidRDefault="00B54919" w:rsidP="00C80695">
      <w:pPr>
        <w:spacing w:before="0" w:after="0" w:line="240" w:lineRule="auto"/>
        <w:rPr>
          <w:rFonts w:ascii="Arial" w:hAnsi="Arial" w:cs="Arial"/>
          <w:b/>
        </w:rPr>
      </w:pPr>
      <w:r w:rsidRPr="00596A3A">
        <w:rPr>
          <w:rFonts w:ascii="Arial" w:hAnsi="Arial" w:cs="Arial"/>
          <w:b/>
        </w:rPr>
        <w:t>Mamíferos</w:t>
      </w:r>
    </w:p>
    <w:p w14:paraId="6BD82F28"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637B6BE2" w14:textId="2E39E6C6"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eastAsia="Times New Roman" w:hAnsi="Arial" w:cs="Arial"/>
          <w:lang w:val="es-ES" w:eastAsia="es-ES"/>
        </w:rPr>
        <w:t>Dentro del Área Natural Protegida se han contabilizado 2</w:t>
      </w:r>
      <w:r w:rsidR="004D19E4" w:rsidRPr="00596A3A">
        <w:rPr>
          <w:rFonts w:ascii="Arial" w:eastAsia="Times New Roman" w:hAnsi="Arial" w:cs="Arial"/>
          <w:lang w:val="es-ES" w:eastAsia="es-ES"/>
        </w:rPr>
        <w:t>8</w:t>
      </w:r>
      <w:r w:rsidRPr="00596A3A">
        <w:rPr>
          <w:rFonts w:ascii="Arial" w:eastAsia="Times New Roman" w:hAnsi="Arial" w:cs="Arial"/>
          <w:lang w:val="es-ES" w:eastAsia="es-ES"/>
        </w:rPr>
        <w:t xml:space="preserve"> especies de mamíferos terrestres. En este grupo se pueden encontrar algunas especies bajo alguna categoría de riesgo de acuerdo a la Norma Oficial Mexicana NOM-059-SEMARNAT-2010, Protección ambiental-Especies nativas de México de flora y fauna silvestres-Categorías de riesgo y especificaciones para su inclusión, exclusión o cambio-Lista de especies e</w:t>
      </w:r>
      <w:r w:rsidR="00232BA7" w:rsidRPr="00596A3A">
        <w:rPr>
          <w:rFonts w:ascii="Arial" w:eastAsia="Times New Roman" w:hAnsi="Arial" w:cs="Arial"/>
          <w:lang w:val="es-ES" w:eastAsia="es-ES"/>
        </w:rPr>
        <w:t xml:space="preserve">n riesgo, como se muestra en la tabla </w:t>
      </w:r>
      <w:r w:rsidRPr="00596A3A">
        <w:rPr>
          <w:rFonts w:ascii="Arial" w:eastAsia="Times New Roman" w:hAnsi="Arial" w:cs="Arial"/>
          <w:lang w:val="es-ES" w:eastAsia="es-ES"/>
        </w:rPr>
        <w:t>siguiente:</w:t>
      </w:r>
    </w:p>
    <w:p w14:paraId="5F960F42" w14:textId="77777777" w:rsidR="007816CC" w:rsidRPr="00596A3A" w:rsidRDefault="007816CC" w:rsidP="00C80695">
      <w:pPr>
        <w:autoSpaceDE w:val="0"/>
        <w:autoSpaceDN w:val="0"/>
        <w:adjustRightInd w:val="0"/>
        <w:spacing w:before="0" w:after="0" w:line="240" w:lineRule="auto"/>
        <w:rPr>
          <w:rFonts w:ascii="Arial" w:eastAsia="Times New Roman" w:hAnsi="Arial" w:cs="Arial"/>
          <w:lang w:val="es-ES" w:eastAsia="es-ES"/>
        </w:rPr>
      </w:pPr>
    </w:p>
    <w:p w14:paraId="10E6A63B"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b/>
          <w:lang w:val="es-ES" w:eastAsia="es-ES"/>
        </w:rPr>
      </w:pPr>
      <w:r w:rsidRPr="00596A3A">
        <w:rPr>
          <w:rFonts w:ascii="Arial" w:hAnsi="Arial" w:cs="Arial"/>
          <w:sz w:val="18"/>
          <w:szCs w:val="18"/>
        </w:rPr>
        <w:t>Tabla 4. Mamíferos con alguna categoría de riesgo de acuerdo a la Norma Oficial Mexicana NOM-059-SEMARNAT-2010.</w:t>
      </w:r>
    </w:p>
    <w:tbl>
      <w:tblPr>
        <w:tblStyle w:val="Tablaconcuadrcula1"/>
        <w:tblW w:w="0" w:type="auto"/>
        <w:jc w:val="center"/>
        <w:tblLook w:val="04A0" w:firstRow="1" w:lastRow="0" w:firstColumn="1" w:lastColumn="0" w:noHBand="0" w:noVBand="1"/>
      </w:tblPr>
      <w:tblGrid>
        <w:gridCol w:w="3733"/>
        <w:gridCol w:w="2718"/>
        <w:gridCol w:w="2603"/>
      </w:tblGrid>
      <w:tr w:rsidR="00CF435B" w:rsidRPr="00596A3A" w14:paraId="6A1EFF98" w14:textId="77777777" w:rsidTr="00D103F7">
        <w:trPr>
          <w:trHeight w:val="300"/>
          <w:tblHeader/>
          <w:jc w:val="center"/>
        </w:trPr>
        <w:tc>
          <w:tcPr>
            <w:tcW w:w="373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7B83D2D6" w14:textId="77777777" w:rsidR="00B54919" w:rsidRPr="00596A3A" w:rsidRDefault="00B54919" w:rsidP="00C80695">
            <w:pPr>
              <w:spacing w:before="0" w:after="0"/>
              <w:jc w:val="center"/>
              <w:rPr>
                <w:rFonts w:ascii="Arial" w:hAnsi="Arial" w:cs="Arial"/>
                <w:i/>
                <w:iCs/>
                <w:sz w:val="18"/>
                <w:szCs w:val="18"/>
                <w:lang w:val="es-ES"/>
              </w:rPr>
            </w:pPr>
            <w:r w:rsidRPr="00596A3A">
              <w:rPr>
                <w:rFonts w:ascii="Arial" w:hAnsi="Arial" w:cs="Arial"/>
                <w:b/>
                <w:bCs/>
                <w:sz w:val="18"/>
                <w:szCs w:val="18"/>
              </w:rPr>
              <w:t>NOMBRE CIENTÍFICO</w:t>
            </w:r>
          </w:p>
        </w:tc>
        <w:tc>
          <w:tcPr>
            <w:tcW w:w="2718"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0B3C5ECC" w14:textId="77777777" w:rsidR="00B54919" w:rsidRPr="00596A3A" w:rsidRDefault="00B54919" w:rsidP="00C80695">
            <w:pPr>
              <w:spacing w:before="0" w:after="0"/>
              <w:jc w:val="center"/>
              <w:rPr>
                <w:rFonts w:ascii="Arial" w:hAnsi="Arial" w:cs="Arial"/>
                <w:sz w:val="18"/>
                <w:szCs w:val="18"/>
                <w:lang w:val="es-ES"/>
              </w:rPr>
            </w:pPr>
            <w:r w:rsidRPr="00596A3A">
              <w:rPr>
                <w:rFonts w:ascii="Arial" w:hAnsi="Arial" w:cs="Arial"/>
                <w:b/>
                <w:bCs/>
                <w:sz w:val="18"/>
                <w:szCs w:val="18"/>
              </w:rPr>
              <w:t>NOMBRE COMÚN</w:t>
            </w:r>
          </w:p>
        </w:tc>
        <w:tc>
          <w:tcPr>
            <w:tcW w:w="2603"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260D5FC0" w14:textId="77777777" w:rsidR="00B54919" w:rsidRPr="00596A3A" w:rsidRDefault="00B54919" w:rsidP="00C80695">
            <w:pPr>
              <w:spacing w:before="0" w:after="0"/>
              <w:jc w:val="center"/>
              <w:rPr>
                <w:rFonts w:ascii="Arial" w:hAnsi="Arial" w:cs="Arial"/>
                <w:sz w:val="18"/>
                <w:szCs w:val="18"/>
                <w:lang w:val="es-ES"/>
              </w:rPr>
            </w:pPr>
            <w:r w:rsidRPr="00596A3A">
              <w:rPr>
                <w:rFonts w:ascii="Arial" w:eastAsia="Times New Roman" w:hAnsi="Arial" w:cs="Arial"/>
                <w:b/>
                <w:bCs/>
                <w:sz w:val="18"/>
                <w:szCs w:val="18"/>
                <w:lang w:eastAsia="es-MX"/>
              </w:rPr>
              <w:t xml:space="preserve">CATEGORIA DE RIESGO </w:t>
            </w:r>
            <w:r w:rsidRPr="00596A3A">
              <w:rPr>
                <w:rFonts w:ascii="Arial" w:eastAsia="Times New Roman" w:hAnsi="Arial" w:cs="Arial"/>
                <w:b/>
                <w:bCs/>
                <w:sz w:val="18"/>
                <w:szCs w:val="18"/>
                <w:lang w:eastAsia="es-MX"/>
              </w:rPr>
              <w:br/>
              <w:t>(NOM-059)</w:t>
            </w:r>
          </w:p>
        </w:tc>
      </w:tr>
      <w:tr w:rsidR="00CF435B" w:rsidRPr="00596A3A" w14:paraId="79A16BA7" w14:textId="77777777" w:rsidTr="00D103F7">
        <w:trPr>
          <w:trHeight w:val="300"/>
          <w:jc w:val="center"/>
        </w:trPr>
        <w:tc>
          <w:tcPr>
            <w:tcW w:w="3733" w:type="dxa"/>
            <w:tcBorders>
              <w:top w:val="single" w:sz="4" w:space="0" w:color="auto"/>
              <w:left w:val="single" w:sz="4" w:space="0" w:color="auto"/>
              <w:bottom w:val="single" w:sz="4" w:space="0" w:color="auto"/>
              <w:right w:val="single" w:sz="4" w:space="0" w:color="auto"/>
            </w:tcBorders>
            <w:noWrap/>
            <w:hideMark/>
          </w:tcPr>
          <w:p w14:paraId="424068EC"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lang w:val="es-ES"/>
              </w:rPr>
              <w:t>Ateles geoffroyi</w:t>
            </w:r>
          </w:p>
        </w:tc>
        <w:tc>
          <w:tcPr>
            <w:tcW w:w="2718" w:type="dxa"/>
            <w:tcBorders>
              <w:top w:val="single" w:sz="4" w:space="0" w:color="auto"/>
              <w:left w:val="single" w:sz="4" w:space="0" w:color="auto"/>
              <w:bottom w:val="single" w:sz="4" w:space="0" w:color="auto"/>
              <w:right w:val="single" w:sz="4" w:space="0" w:color="auto"/>
            </w:tcBorders>
            <w:noWrap/>
            <w:hideMark/>
          </w:tcPr>
          <w:p w14:paraId="3C06057E"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mono araña</w:t>
            </w:r>
          </w:p>
        </w:tc>
        <w:tc>
          <w:tcPr>
            <w:tcW w:w="2603" w:type="dxa"/>
            <w:tcBorders>
              <w:top w:val="single" w:sz="4" w:space="0" w:color="auto"/>
              <w:left w:val="single" w:sz="4" w:space="0" w:color="auto"/>
              <w:bottom w:val="single" w:sz="4" w:space="0" w:color="auto"/>
              <w:right w:val="single" w:sz="4" w:space="0" w:color="auto"/>
            </w:tcBorders>
            <w:noWrap/>
            <w:hideMark/>
          </w:tcPr>
          <w:p w14:paraId="4E0D91DB"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En peligro de extinción</w:t>
            </w:r>
          </w:p>
        </w:tc>
      </w:tr>
      <w:tr w:rsidR="00CF435B" w:rsidRPr="00596A3A" w14:paraId="3D1D23B2" w14:textId="77777777" w:rsidTr="00D103F7">
        <w:trPr>
          <w:trHeight w:val="300"/>
          <w:jc w:val="center"/>
        </w:trPr>
        <w:tc>
          <w:tcPr>
            <w:tcW w:w="3733" w:type="dxa"/>
            <w:tcBorders>
              <w:top w:val="single" w:sz="4" w:space="0" w:color="auto"/>
              <w:left w:val="single" w:sz="4" w:space="0" w:color="auto"/>
              <w:bottom w:val="single" w:sz="4" w:space="0" w:color="auto"/>
              <w:right w:val="single" w:sz="4" w:space="0" w:color="auto"/>
            </w:tcBorders>
            <w:noWrap/>
            <w:hideMark/>
          </w:tcPr>
          <w:p w14:paraId="40ABD17D"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lang w:val="es-ES"/>
              </w:rPr>
              <w:t>Alouatta pigra</w:t>
            </w:r>
          </w:p>
        </w:tc>
        <w:tc>
          <w:tcPr>
            <w:tcW w:w="2718" w:type="dxa"/>
            <w:tcBorders>
              <w:top w:val="single" w:sz="4" w:space="0" w:color="auto"/>
              <w:left w:val="single" w:sz="4" w:space="0" w:color="auto"/>
              <w:bottom w:val="single" w:sz="4" w:space="0" w:color="auto"/>
              <w:right w:val="single" w:sz="4" w:space="0" w:color="auto"/>
            </w:tcBorders>
            <w:noWrap/>
            <w:hideMark/>
          </w:tcPr>
          <w:p w14:paraId="1A9090F0"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mono aullador</w:t>
            </w:r>
          </w:p>
        </w:tc>
        <w:tc>
          <w:tcPr>
            <w:tcW w:w="2603" w:type="dxa"/>
            <w:tcBorders>
              <w:top w:val="single" w:sz="4" w:space="0" w:color="auto"/>
              <w:left w:val="single" w:sz="4" w:space="0" w:color="auto"/>
              <w:bottom w:val="single" w:sz="4" w:space="0" w:color="auto"/>
              <w:right w:val="single" w:sz="4" w:space="0" w:color="auto"/>
            </w:tcBorders>
            <w:noWrap/>
            <w:hideMark/>
          </w:tcPr>
          <w:p w14:paraId="37150993"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En peligro de extinción</w:t>
            </w:r>
          </w:p>
        </w:tc>
      </w:tr>
      <w:tr w:rsidR="00CF435B" w:rsidRPr="00596A3A" w14:paraId="14E6DEC6" w14:textId="77777777" w:rsidTr="00D103F7">
        <w:trPr>
          <w:trHeight w:val="300"/>
          <w:jc w:val="center"/>
        </w:trPr>
        <w:tc>
          <w:tcPr>
            <w:tcW w:w="3733" w:type="dxa"/>
            <w:tcBorders>
              <w:top w:val="single" w:sz="4" w:space="0" w:color="auto"/>
              <w:left w:val="single" w:sz="4" w:space="0" w:color="auto"/>
              <w:bottom w:val="single" w:sz="4" w:space="0" w:color="auto"/>
              <w:right w:val="single" w:sz="4" w:space="0" w:color="auto"/>
            </w:tcBorders>
            <w:noWrap/>
            <w:hideMark/>
          </w:tcPr>
          <w:p w14:paraId="21EF2E98"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lang w:val="es-ES"/>
              </w:rPr>
              <w:t>Caluromys derbianus</w:t>
            </w:r>
          </w:p>
        </w:tc>
        <w:tc>
          <w:tcPr>
            <w:tcW w:w="2718" w:type="dxa"/>
            <w:tcBorders>
              <w:top w:val="single" w:sz="4" w:space="0" w:color="auto"/>
              <w:left w:val="single" w:sz="4" w:space="0" w:color="auto"/>
              <w:bottom w:val="single" w:sz="4" w:space="0" w:color="auto"/>
              <w:right w:val="single" w:sz="4" w:space="0" w:color="auto"/>
            </w:tcBorders>
            <w:noWrap/>
            <w:hideMark/>
          </w:tcPr>
          <w:p w14:paraId="6FDB4945"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 xml:space="preserve">tlacuache arborícola </w:t>
            </w:r>
          </w:p>
        </w:tc>
        <w:tc>
          <w:tcPr>
            <w:tcW w:w="2603" w:type="dxa"/>
            <w:tcBorders>
              <w:top w:val="single" w:sz="4" w:space="0" w:color="auto"/>
              <w:left w:val="single" w:sz="4" w:space="0" w:color="auto"/>
              <w:bottom w:val="single" w:sz="4" w:space="0" w:color="auto"/>
              <w:right w:val="single" w:sz="4" w:space="0" w:color="auto"/>
            </w:tcBorders>
            <w:noWrap/>
            <w:hideMark/>
          </w:tcPr>
          <w:p w14:paraId="4A96C3EB"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Amenazada</w:t>
            </w:r>
          </w:p>
        </w:tc>
      </w:tr>
      <w:tr w:rsidR="00CF435B" w:rsidRPr="00596A3A" w14:paraId="06DE7C2A" w14:textId="77777777" w:rsidTr="00D103F7">
        <w:trPr>
          <w:trHeight w:val="300"/>
          <w:jc w:val="center"/>
        </w:trPr>
        <w:tc>
          <w:tcPr>
            <w:tcW w:w="3733" w:type="dxa"/>
            <w:tcBorders>
              <w:top w:val="single" w:sz="4" w:space="0" w:color="auto"/>
              <w:left w:val="single" w:sz="4" w:space="0" w:color="auto"/>
              <w:bottom w:val="single" w:sz="4" w:space="0" w:color="auto"/>
              <w:right w:val="single" w:sz="4" w:space="0" w:color="auto"/>
            </w:tcBorders>
            <w:noWrap/>
            <w:hideMark/>
          </w:tcPr>
          <w:p w14:paraId="77FD0195"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lang w:val="es-ES"/>
              </w:rPr>
              <w:t>Leopardus pardalis</w:t>
            </w:r>
          </w:p>
        </w:tc>
        <w:tc>
          <w:tcPr>
            <w:tcW w:w="2718" w:type="dxa"/>
            <w:tcBorders>
              <w:top w:val="single" w:sz="4" w:space="0" w:color="auto"/>
              <w:left w:val="single" w:sz="4" w:space="0" w:color="auto"/>
              <w:bottom w:val="single" w:sz="4" w:space="0" w:color="auto"/>
              <w:right w:val="single" w:sz="4" w:space="0" w:color="auto"/>
            </w:tcBorders>
            <w:noWrap/>
            <w:hideMark/>
          </w:tcPr>
          <w:p w14:paraId="40329F0D"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tigrillo</w:t>
            </w:r>
          </w:p>
        </w:tc>
        <w:tc>
          <w:tcPr>
            <w:tcW w:w="2603" w:type="dxa"/>
            <w:tcBorders>
              <w:top w:val="single" w:sz="4" w:space="0" w:color="auto"/>
              <w:left w:val="single" w:sz="4" w:space="0" w:color="auto"/>
              <w:bottom w:val="single" w:sz="4" w:space="0" w:color="auto"/>
              <w:right w:val="single" w:sz="4" w:space="0" w:color="auto"/>
            </w:tcBorders>
            <w:noWrap/>
            <w:hideMark/>
          </w:tcPr>
          <w:p w14:paraId="710C7B2E"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En peligro de extinción</w:t>
            </w:r>
          </w:p>
        </w:tc>
      </w:tr>
      <w:tr w:rsidR="00CF435B" w:rsidRPr="00596A3A" w14:paraId="76A386D6" w14:textId="77777777" w:rsidTr="00D103F7">
        <w:trPr>
          <w:trHeight w:val="300"/>
          <w:jc w:val="center"/>
        </w:trPr>
        <w:tc>
          <w:tcPr>
            <w:tcW w:w="3733" w:type="dxa"/>
            <w:tcBorders>
              <w:top w:val="single" w:sz="4" w:space="0" w:color="auto"/>
              <w:left w:val="single" w:sz="4" w:space="0" w:color="auto"/>
              <w:bottom w:val="single" w:sz="4" w:space="0" w:color="auto"/>
              <w:right w:val="single" w:sz="4" w:space="0" w:color="auto"/>
            </w:tcBorders>
            <w:noWrap/>
            <w:hideMark/>
          </w:tcPr>
          <w:p w14:paraId="204E12AE"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lang w:val="es-ES"/>
              </w:rPr>
              <w:t>Leopardus wiedii</w:t>
            </w:r>
          </w:p>
        </w:tc>
        <w:tc>
          <w:tcPr>
            <w:tcW w:w="2718" w:type="dxa"/>
            <w:tcBorders>
              <w:top w:val="single" w:sz="4" w:space="0" w:color="auto"/>
              <w:left w:val="single" w:sz="4" w:space="0" w:color="auto"/>
              <w:bottom w:val="single" w:sz="4" w:space="0" w:color="auto"/>
              <w:right w:val="single" w:sz="4" w:space="0" w:color="auto"/>
            </w:tcBorders>
            <w:noWrap/>
            <w:hideMark/>
          </w:tcPr>
          <w:p w14:paraId="6E2F5242"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ocelote</w:t>
            </w:r>
          </w:p>
        </w:tc>
        <w:tc>
          <w:tcPr>
            <w:tcW w:w="2603" w:type="dxa"/>
            <w:tcBorders>
              <w:top w:val="single" w:sz="4" w:space="0" w:color="auto"/>
              <w:left w:val="single" w:sz="4" w:space="0" w:color="auto"/>
              <w:bottom w:val="single" w:sz="4" w:space="0" w:color="auto"/>
              <w:right w:val="single" w:sz="4" w:space="0" w:color="auto"/>
            </w:tcBorders>
            <w:noWrap/>
            <w:hideMark/>
          </w:tcPr>
          <w:p w14:paraId="28739EE5"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En peligro de extinción</w:t>
            </w:r>
          </w:p>
        </w:tc>
      </w:tr>
      <w:tr w:rsidR="00CF435B" w:rsidRPr="00596A3A" w14:paraId="2AC863EB" w14:textId="77777777" w:rsidTr="00D103F7">
        <w:trPr>
          <w:trHeight w:val="300"/>
          <w:jc w:val="center"/>
        </w:trPr>
        <w:tc>
          <w:tcPr>
            <w:tcW w:w="3733" w:type="dxa"/>
            <w:tcBorders>
              <w:top w:val="single" w:sz="4" w:space="0" w:color="auto"/>
              <w:left w:val="single" w:sz="4" w:space="0" w:color="auto"/>
              <w:bottom w:val="single" w:sz="4" w:space="0" w:color="auto"/>
              <w:right w:val="single" w:sz="4" w:space="0" w:color="auto"/>
            </w:tcBorders>
            <w:noWrap/>
            <w:hideMark/>
          </w:tcPr>
          <w:p w14:paraId="7A78C32A"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lang w:val="es-ES"/>
              </w:rPr>
              <w:t>Panthera onca</w:t>
            </w:r>
          </w:p>
        </w:tc>
        <w:tc>
          <w:tcPr>
            <w:tcW w:w="2718" w:type="dxa"/>
            <w:tcBorders>
              <w:top w:val="single" w:sz="4" w:space="0" w:color="auto"/>
              <w:left w:val="single" w:sz="4" w:space="0" w:color="auto"/>
              <w:bottom w:val="single" w:sz="4" w:space="0" w:color="auto"/>
              <w:right w:val="single" w:sz="4" w:space="0" w:color="auto"/>
            </w:tcBorders>
            <w:noWrap/>
            <w:hideMark/>
          </w:tcPr>
          <w:p w14:paraId="05E41307"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jaguar</w:t>
            </w:r>
          </w:p>
        </w:tc>
        <w:tc>
          <w:tcPr>
            <w:tcW w:w="2603" w:type="dxa"/>
            <w:tcBorders>
              <w:top w:val="single" w:sz="4" w:space="0" w:color="auto"/>
              <w:left w:val="single" w:sz="4" w:space="0" w:color="auto"/>
              <w:bottom w:val="single" w:sz="4" w:space="0" w:color="auto"/>
              <w:right w:val="single" w:sz="4" w:space="0" w:color="auto"/>
            </w:tcBorders>
            <w:noWrap/>
            <w:hideMark/>
          </w:tcPr>
          <w:p w14:paraId="19BAB542"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En peligro de extinción</w:t>
            </w:r>
          </w:p>
        </w:tc>
      </w:tr>
      <w:tr w:rsidR="00CF435B" w:rsidRPr="00596A3A" w14:paraId="481BE8DC" w14:textId="77777777" w:rsidTr="00D103F7">
        <w:trPr>
          <w:trHeight w:val="300"/>
          <w:jc w:val="center"/>
        </w:trPr>
        <w:tc>
          <w:tcPr>
            <w:tcW w:w="3733" w:type="dxa"/>
            <w:tcBorders>
              <w:top w:val="single" w:sz="4" w:space="0" w:color="auto"/>
              <w:left w:val="single" w:sz="4" w:space="0" w:color="auto"/>
              <w:bottom w:val="single" w:sz="4" w:space="0" w:color="auto"/>
              <w:right w:val="single" w:sz="4" w:space="0" w:color="auto"/>
            </w:tcBorders>
            <w:noWrap/>
            <w:hideMark/>
          </w:tcPr>
          <w:p w14:paraId="64ADF806"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lang w:val="es-ES"/>
              </w:rPr>
              <w:t>Puma yagouaroundi</w:t>
            </w:r>
          </w:p>
        </w:tc>
        <w:tc>
          <w:tcPr>
            <w:tcW w:w="2718" w:type="dxa"/>
            <w:tcBorders>
              <w:top w:val="single" w:sz="4" w:space="0" w:color="auto"/>
              <w:left w:val="single" w:sz="4" w:space="0" w:color="auto"/>
              <w:bottom w:val="single" w:sz="4" w:space="0" w:color="auto"/>
              <w:right w:val="single" w:sz="4" w:space="0" w:color="auto"/>
            </w:tcBorders>
            <w:noWrap/>
            <w:hideMark/>
          </w:tcPr>
          <w:p w14:paraId="0110ED3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jaguarundi</w:t>
            </w:r>
          </w:p>
        </w:tc>
        <w:tc>
          <w:tcPr>
            <w:tcW w:w="2603" w:type="dxa"/>
            <w:tcBorders>
              <w:top w:val="single" w:sz="4" w:space="0" w:color="auto"/>
              <w:left w:val="single" w:sz="4" w:space="0" w:color="auto"/>
              <w:bottom w:val="single" w:sz="4" w:space="0" w:color="auto"/>
              <w:right w:val="single" w:sz="4" w:space="0" w:color="auto"/>
            </w:tcBorders>
            <w:noWrap/>
            <w:hideMark/>
          </w:tcPr>
          <w:p w14:paraId="016984E5"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Amenazada</w:t>
            </w:r>
          </w:p>
        </w:tc>
      </w:tr>
      <w:tr w:rsidR="00CF435B" w:rsidRPr="00596A3A" w14:paraId="6F7CCBF3" w14:textId="77777777" w:rsidTr="00D103F7">
        <w:trPr>
          <w:trHeight w:val="300"/>
          <w:jc w:val="center"/>
        </w:trPr>
        <w:tc>
          <w:tcPr>
            <w:tcW w:w="3733" w:type="dxa"/>
            <w:tcBorders>
              <w:top w:val="single" w:sz="4" w:space="0" w:color="auto"/>
              <w:left w:val="single" w:sz="4" w:space="0" w:color="auto"/>
              <w:bottom w:val="single" w:sz="4" w:space="0" w:color="auto"/>
              <w:right w:val="single" w:sz="4" w:space="0" w:color="auto"/>
            </w:tcBorders>
            <w:noWrap/>
            <w:hideMark/>
          </w:tcPr>
          <w:p w14:paraId="71C11094"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lang w:val="es-ES"/>
              </w:rPr>
              <w:t>Galictis vittata</w:t>
            </w:r>
          </w:p>
        </w:tc>
        <w:tc>
          <w:tcPr>
            <w:tcW w:w="2718" w:type="dxa"/>
            <w:tcBorders>
              <w:top w:val="single" w:sz="4" w:space="0" w:color="auto"/>
              <w:left w:val="single" w:sz="4" w:space="0" w:color="auto"/>
              <w:bottom w:val="single" w:sz="4" w:space="0" w:color="auto"/>
              <w:right w:val="single" w:sz="4" w:space="0" w:color="auto"/>
            </w:tcBorders>
            <w:noWrap/>
            <w:hideMark/>
          </w:tcPr>
          <w:p w14:paraId="16A5E86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grisón</w:t>
            </w:r>
          </w:p>
        </w:tc>
        <w:tc>
          <w:tcPr>
            <w:tcW w:w="2603" w:type="dxa"/>
            <w:tcBorders>
              <w:top w:val="single" w:sz="4" w:space="0" w:color="auto"/>
              <w:left w:val="single" w:sz="4" w:space="0" w:color="auto"/>
              <w:bottom w:val="single" w:sz="4" w:space="0" w:color="auto"/>
              <w:right w:val="single" w:sz="4" w:space="0" w:color="auto"/>
            </w:tcBorders>
            <w:noWrap/>
            <w:hideMark/>
          </w:tcPr>
          <w:p w14:paraId="75D10A15"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Amenazada</w:t>
            </w:r>
          </w:p>
        </w:tc>
      </w:tr>
      <w:tr w:rsidR="00CF435B" w:rsidRPr="00596A3A" w14:paraId="118ED5C8" w14:textId="77777777" w:rsidTr="00D103F7">
        <w:trPr>
          <w:trHeight w:val="300"/>
          <w:jc w:val="center"/>
        </w:trPr>
        <w:tc>
          <w:tcPr>
            <w:tcW w:w="3733" w:type="dxa"/>
            <w:tcBorders>
              <w:top w:val="single" w:sz="4" w:space="0" w:color="auto"/>
              <w:left w:val="single" w:sz="4" w:space="0" w:color="auto"/>
              <w:bottom w:val="single" w:sz="4" w:space="0" w:color="auto"/>
              <w:right w:val="single" w:sz="4" w:space="0" w:color="auto"/>
            </w:tcBorders>
            <w:noWrap/>
            <w:hideMark/>
          </w:tcPr>
          <w:p w14:paraId="21A920F1"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lang w:val="es-ES"/>
              </w:rPr>
              <w:t>Eira barbara</w:t>
            </w:r>
          </w:p>
        </w:tc>
        <w:tc>
          <w:tcPr>
            <w:tcW w:w="2718" w:type="dxa"/>
            <w:tcBorders>
              <w:top w:val="single" w:sz="4" w:space="0" w:color="auto"/>
              <w:left w:val="single" w:sz="4" w:space="0" w:color="auto"/>
              <w:bottom w:val="single" w:sz="4" w:space="0" w:color="auto"/>
              <w:right w:val="single" w:sz="4" w:space="0" w:color="auto"/>
            </w:tcBorders>
            <w:noWrap/>
            <w:hideMark/>
          </w:tcPr>
          <w:p w14:paraId="7061742C"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tayra</w:t>
            </w:r>
          </w:p>
        </w:tc>
        <w:tc>
          <w:tcPr>
            <w:tcW w:w="2603" w:type="dxa"/>
            <w:tcBorders>
              <w:top w:val="single" w:sz="4" w:space="0" w:color="auto"/>
              <w:left w:val="single" w:sz="4" w:space="0" w:color="auto"/>
              <w:bottom w:val="single" w:sz="4" w:space="0" w:color="auto"/>
              <w:right w:val="single" w:sz="4" w:space="0" w:color="auto"/>
            </w:tcBorders>
            <w:noWrap/>
            <w:hideMark/>
          </w:tcPr>
          <w:p w14:paraId="65B2A5C8"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En peligro de extinción</w:t>
            </w:r>
          </w:p>
        </w:tc>
      </w:tr>
      <w:tr w:rsidR="00CF435B" w:rsidRPr="00596A3A" w14:paraId="4F37486A" w14:textId="77777777" w:rsidTr="00D103F7">
        <w:trPr>
          <w:trHeight w:val="300"/>
          <w:jc w:val="center"/>
        </w:trPr>
        <w:tc>
          <w:tcPr>
            <w:tcW w:w="3733" w:type="dxa"/>
            <w:tcBorders>
              <w:top w:val="single" w:sz="4" w:space="0" w:color="auto"/>
              <w:left w:val="single" w:sz="4" w:space="0" w:color="auto"/>
              <w:bottom w:val="single" w:sz="4" w:space="0" w:color="auto"/>
              <w:right w:val="single" w:sz="4" w:space="0" w:color="auto"/>
            </w:tcBorders>
            <w:noWrap/>
            <w:hideMark/>
          </w:tcPr>
          <w:p w14:paraId="2FAC1141"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lang w:val="es-ES"/>
              </w:rPr>
              <w:t>Lontra longicaudis</w:t>
            </w:r>
          </w:p>
        </w:tc>
        <w:tc>
          <w:tcPr>
            <w:tcW w:w="2718" w:type="dxa"/>
            <w:tcBorders>
              <w:top w:val="single" w:sz="4" w:space="0" w:color="auto"/>
              <w:left w:val="single" w:sz="4" w:space="0" w:color="auto"/>
              <w:bottom w:val="single" w:sz="4" w:space="0" w:color="auto"/>
              <w:right w:val="single" w:sz="4" w:space="0" w:color="auto"/>
            </w:tcBorders>
            <w:noWrap/>
            <w:hideMark/>
          </w:tcPr>
          <w:p w14:paraId="771EBBE8"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nutria neotropical</w:t>
            </w:r>
          </w:p>
        </w:tc>
        <w:tc>
          <w:tcPr>
            <w:tcW w:w="2603" w:type="dxa"/>
            <w:tcBorders>
              <w:top w:val="single" w:sz="4" w:space="0" w:color="auto"/>
              <w:left w:val="single" w:sz="4" w:space="0" w:color="auto"/>
              <w:bottom w:val="single" w:sz="4" w:space="0" w:color="auto"/>
              <w:right w:val="single" w:sz="4" w:space="0" w:color="auto"/>
            </w:tcBorders>
            <w:noWrap/>
            <w:hideMark/>
          </w:tcPr>
          <w:p w14:paraId="711BB68E"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Amenazada</w:t>
            </w:r>
          </w:p>
        </w:tc>
      </w:tr>
      <w:tr w:rsidR="00CF435B" w:rsidRPr="00596A3A" w14:paraId="01C5363F" w14:textId="77777777" w:rsidTr="00D103F7">
        <w:trPr>
          <w:trHeight w:val="300"/>
          <w:jc w:val="center"/>
        </w:trPr>
        <w:tc>
          <w:tcPr>
            <w:tcW w:w="3733" w:type="dxa"/>
            <w:tcBorders>
              <w:top w:val="single" w:sz="4" w:space="0" w:color="auto"/>
              <w:left w:val="single" w:sz="4" w:space="0" w:color="auto"/>
              <w:bottom w:val="single" w:sz="4" w:space="0" w:color="auto"/>
              <w:right w:val="single" w:sz="4" w:space="0" w:color="auto"/>
            </w:tcBorders>
            <w:noWrap/>
            <w:hideMark/>
          </w:tcPr>
          <w:p w14:paraId="16E1FAD4"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lang w:val="es-ES"/>
              </w:rPr>
              <w:t>Tamandua mexicana</w:t>
            </w:r>
          </w:p>
        </w:tc>
        <w:tc>
          <w:tcPr>
            <w:tcW w:w="2718" w:type="dxa"/>
            <w:tcBorders>
              <w:top w:val="single" w:sz="4" w:space="0" w:color="auto"/>
              <w:left w:val="single" w:sz="4" w:space="0" w:color="auto"/>
              <w:bottom w:val="single" w:sz="4" w:space="0" w:color="auto"/>
              <w:right w:val="single" w:sz="4" w:space="0" w:color="auto"/>
            </w:tcBorders>
            <w:noWrap/>
            <w:hideMark/>
          </w:tcPr>
          <w:p w14:paraId="7660553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oso hormiguero</w:t>
            </w:r>
          </w:p>
        </w:tc>
        <w:tc>
          <w:tcPr>
            <w:tcW w:w="2603" w:type="dxa"/>
            <w:tcBorders>
              <w:top w:val="single" w:sz="4" w:space="0" w:color="auto"/>
              <w:left w:val="single" w:sz="4" w:space="0" w:color="auto"/>
              <w:bottom w:val="single" w:sz="4" w:space="0" w:color="auto"/>
              <w:right w:val="single" w:sz="4" w:space="0" w:color="auto"/>
            </w:tcBorders>
            <w:noWrap/>
            <w:hideMark/>
          </w:tcPr>
          <w:p w14:paraId="68B1A2F3"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En peligro de extinción</w:t>
            </w:r>
          </w:p>
        </w:tc>
      </w:tr>
      <w:tr w:rsidR="00CF435B" w:rsidRPr="00596A3A" w14:paraId="5DE1264F" w14:textId="77777777" w:rsidTr="00D103F7">
        <w:trPr>
          <w:trHeight w:val="300"/>
          <w:jc w:val="center"/>
        </w:trPr>
        <w:tc>
          <w:tcPr>
            <w:tcW w:w="3733" w:type="dxa"/>
            <w:tcBorders>
              <w:top w:val="single" w:sz="4" w:space="0" w:color="auto"/>
              <w:left w:val="single" w:sz="4" w:space="0" w:color="auto"/>
              <w:bottom w:val="single" w:sz="4" w:space="0" w:color="auto"/>
              <w:right w:val="single" w:sz="4" w:space="0" w:color="auto"/>
            </w:tcBorders>
            <w:noWrap/>
            <w:hideMark/>
          </w:tcPr>
          <w:p w14:paraId="05BECCEE" w14:textId="77777777" w:rsidR="00B54919" w:rsidRPr="00596A3A" w:rsidRDefault="00B54919" w:rsidP="00C80695">
            <w:pPr>
              <w:spacing w:before="0" w:after="0"/>
              <w:rPr>
                <w:rFonts w:ascii="Arial" w:hAnsi="Arial" w:cs="Arial"/>
                <w:i/>
                <w:iCs/>
                <w:sz w:val="18"/>
                <w:szCs w:val="18"/>
                <w:lang w:val="es-ES"/>
              </w:rPr>
            </w:pPr>
            <w:r w:rsidRPr="00596A3A">
              <w:rPr>
                <w:rFonts w:ascii="Arial" w:hAnsi="Arial" w:cs="Arial"/>
                <w:i/>
                <w:iCs/>
                <w:sz w:val="18"/>
                <w:szCs w:val="18"/>
                <w:lang w:val="es-ES"/>
              </w:rPr>
              <w:t>Bassariscus sumichrasti</w:t>
            </w:r>
          </w:p>
        </w:tc>
        <w:tc>
          <w:tcPr>
            <w:tcW w:w="2718" w:type="dxa"/>
            <w:tcBorders>
              <w:top w:val="single" w:sz="4" w:space="0" w:color="auto"/>
              <w:left w:val="single" w:sz="4" w:space="0" w:color="auto"/>
              <w:bottom w:val="single" w:sz="4" w:space="0" w:color="auto"/>
              <w:right w:val="single" w:sz="4" w:space="0" w:color="auto"/>
            </w:tcBorders>
            <w:noWrap/>
            <w:hideMark/>
          </w:tcPr>
          <w:p w14:paraId="03C8893A" w14:textId="77777777" w:rsidR="00B54919" w:rsidRPr="00596A3A" w:rsidRDefault="00B54919" w:rsidP="00C80695">
            <w:pPr>
              <w:spacing w:before="0" w:after="0"/>
              <w:rPr>
                <w:rFonts w:ascii="Arial" w:hAnsi="Arial" w:cs="Arial"/>
                <w:sz w:val="18"/>
                <w:szCs w:val="18"/>
                <w:lang w:val="es-ES"/>
              </w:rPr>
            </w:pPr>
            <w:r w:rsidRPr="00596A3A">
              <w:rPr>
                <w:rFonts w:ascii="Arial" w:hAnsi="Arial" w:cs="Arial"/>
                <w:sz w:val="18"/>
                <w:szCs w:val="18"/>
                <w:lang w:val="es-ES"/>
              </w:rPr>
              <w:t>cacomixtle tropical</w:t>
            </w:r>
          </w:p>
        </w:tc>
        <w:tc>
          <w:tcPr>
            <w:tcW w:w="2603" w:type="dxa"/>
            <w:tcBorders>
              <w:top w:val="single" w:sz="4" w:space="0" w:color="auto"/>
              <w:left w:val="single" w:sz="4" w:space="0" w:color="auto"/>
              <w:bottom w:val="single" w:sz="4" w:space="0" w:color="auto"/>
              <w:right w:val="single" w:sz="4" w:space="0" w:color="auto"/>
            </w:tcBorders>
            <w:noWrap/>
            <w:hideMark/>
          </w:tcPr>
          <w:p w14:paraId="3F453A7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Sujeta a protección especial</w:t>
            </w:r>
          </w:p>
        </w:tc>
      </w:tr>
      <w:tr w:rsidR="00CF435B" w:rsidRPr="00596A3A" w14:paraId="405D8533" w14:textId="77777777" w:rsidTr="00D103F7">
        <w:trPr>
          <w:trHeight w:val="300"/>
          <w:jc w:val="center"/>
        </w:trPr>
        <w:tc>
          <w:tcPr>
            <w:tcW w:w="3733" w:type="dxa"/>
            <w:tcBorders>
              <w:top w:val="single" w:sz="4" w:space="0" w:color="auto"/>
              <w:left w:val="single" w:sz="4" w:space="0" w:color="auto"/>
              <w:bottom w:val="single" w:sz="4" w:space="0" w:color="auto"/>
              <w:right w:val="single" w:sz="4" w:space="0" w:color="auto"/>
            </w:tcBorders>
            <w:noWrap/>
            <w:hideMark/>
          </w:tcPr>
          <w:p w14:paraId="21879C70"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lang w:val="es-ES"/>
              </w:rPr>
              <w:t>Potos flavus</w:t>
            </w:r>
          </w:p>
        </w:tc>
        <w:tc>
          <w:tcPr>
            <w:tcW w:w="2718" w:type="dxa"/>
            <w:tcBorders>
              <w:top w:val="single" w:sz="4" w:space="0" w:color="auto"/>
              <w:left w:val="single" w:sz="4" w:space="0" w:color="auto"/>
              <w:bottom w:val="single" w:sz="4" w:space="0" w:color="auto"/>
              <w:right w:val="single" w:sz="4" w:space="0" w:color="auto"/>
            </w:tcBorders>
            <w:noWrap/>
            <w:hideMark/>
          </w:tcPr>
          <w:p w14:paraId="6A89323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mico de noche</w:t>
            </w:r>
          </w:p>
        </w:tc>
        <w:tc>
          <w:tcPr>
            <w:tcW w:w="2603" w:type="dxa"/>
            <w:tcBorders>
              <w:top w:val="single" w:sz="4" w:space="0" w:color="auto"/>
              <w:left w:val="single" w:sz="4" w:space="0" w:color="auto"/>
              <w:bottom w:val="single" w:sz="4" w:space="0" w:color="auto"/>
              <w:right w:val="single" w:sz="4" w:space="0" w:color="auto"/>
            </w:tcBorders>
            <w:noWrap/>
            <w:hideMark/>
          </w:tcPr>
          <w:p w14:paraId="2C57D39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Sujeta a protección especial</w:t>
            </w:r>
          </w:p>
        </w:tc>
      </w:tr>
      <w:tr w:rsidR="00CF435B" w:rsidRPr="00596A3A" w14:paraId="23D538E3" w14:textId="77777777" w:rsidTr="00D103F7">
        <w:trPr>
          <w:trHeight w:val="300"/>
          <w:jc w:val="center"/>
        </w:trPr>
        <w:tc>
          <w:tcPr>
            <w:tcW w:w="3733" w:type="dxa"/>
            <w:tcBorders>
              <w:top w:val="single" w:sz="4" w:space="0" w:color="auto"/>
              <w:left w:val="single" w:sz="4" w:space="0" w:color="auto"/>
              <w:bottom w:val="single" w:sz="4" w:space="0" w:color="auto"/>
              <w:right w:val="single" w:sz="4" w:space="0" w:color="auto"/>
            </w:tcBorders>
            <w:noWrap/>
            <w:hideMark/>
          </w:tcPr>
          <w:p w14:paraId="03C9F28D"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lang w:val="es-ES"/>
              </w:rPr>
              <w:t>Cryptotis nigrescens</w:t>
            </w:r>
          </w:p>
        </w:tc>
        <w:tc>
          <w:tcPr>
            <w:tcW w:w="2718" w:type="dxa"/>
            <w:tcBorders>
              <w:top w:val="single" w:sz="4" w:space="0" w:color="auto"/>
              <w:left w:val="single" w:sz="4" w:space="0" w:color="auto"/>
              <w:bottom w:val="single" w:sz="4" w:space="0" w:color="auto"/>
              <w:right w:val="single" w:sz="4" w:space="0" w:color="auto"/>
            </w:tcBorders>
            <w:noWrap/>
            <w:hideMark/>
          </w:tcPr>
          <w:p w14:paraId="756ABFBF"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musaraña orejillas parda</w:t>
            </w:r>
          </w:p>
        </w:tc>
        <w:tc>
          <w:tcPr>
            <w:tcW w:w="2603" w:type="dxa"/>
            <w:tcBorders>
              <w:top w:val="single" w:sz="4" w:space="0" w:color="auto"/>
              <w:left w:val="single" w:sz="4" w:space="0" w:color="auto"/>
              <w:bottom w:val="single" w:sz="4" w:space="0" w:color="auto"/>
              <w:right w:val="single" w:sz="4" w:space="0" w:color="auto"/>
            </w:tcBorders>
            <w:noWrap/>
            <w:hideMark/>
          </w:tcPr>
          <w:p w14:paraId="1B4AE8E4"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Sujeta a protección especial</w:t>
            </w:r>
          </w:p>
        </w:tc>
      </w:tr>
      <w:tr w:rsidR="00CF435B" w:rsidRPr="00596A3A" w14:paraId="505299E3" w14:textId="77777777" w:rsidTr="00D103F7">
        <w:trPr>
          <w:trHeight w:val="300"/>
          <w:jc w:val="center"/>
        </w:trPr>
        <w:tc>
          <w:tcPr>
            <w:tcW w:w="3733" w:type="dxa"/>
            <w:tcBorders>
              <w:top w:val="single" w:sz="4" w:space="0" w:color="auto"/>
              <w:left w:val="single" w:sz="4" w:space="0" w:color="auto"/>
              <w:bottom w:val="single" w:sz="4" w:space="0" w:color="auto"/>
              <w:right w:val="single" w:sz="4" w:space="0" w:color="auto"/>
            </w:tcBorders>
            <w:noWrap/>
            <w:hideMark/>
          </w:tcPr>
          <w:p w14:paraId="45F42FEF"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lang w:val="es-ES"/>
              </w:rPr>
              <w:t>Tapirus bairdii</w:t>
            </w:r>
          </w:p>
        </w:tc>
        <w:tc>
          <w:tcPr>
            <w:tcW w:w="2718" w:type="dxa"/>
            <w:tcBorders>
              <w:top w:val="single" w:sz="4" w:space="0" w:color="auto"/>
              <w:left w:val="single" w:sz="4" w:space="0" w:color="auto"/>
              <w:bottom w:val="single" w:sz="4" w:space="0" w:color="auto"/>
              <w:right w:val="single" w:sz="4" w:space="0" w:color="auto"/>
            </w:tcBorders>
            <w:noWrap/>
            <w:hideMark/>
          </w:tcPr>
          <w:p w14:paraId="43DFCB00"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tapir centroamericano</w:t>
            </w:r>
          </w:p>
        </w:tc>
        <w:tc>
          <w:tcPr>
            <w:tcW w:w="2603" w:type="dxa"/>
            <w:tcBorders>
              <w:top w:val="single" w:sz="4" w:space="0" w:color="auto"/>
              <w:left w:val="single" w:sz="4" w:space="0" w:color="auto"/>
              <w:bottom w:val="single" w:sz="4" w:space="0" w:color="auto"/>
              <w:right w:val="single" w:sz="4" w:space="0" w:color="auto"/>
            </w:tcBorders>
            <w:noWrap/>
            <w:hideMark/>
          </w:tcPr>
          <w:p w14:paraId="7B7B9D68"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En peligro de extinción</w:t>
            </w:r>
          </w:p>
        </w:tc>
      </w:tr>
      <w:tr w:rsidR="00CF435B" w:rsidRPr="00596A3A" w14:paraId="2FD2998B" w14:textId="77777777" w:rsidTr="00D103F7">
        <w:trPr>
          <w:trHeight w:val="300"/>
          <w:jc w:val="center"/>
        </w:trPr>
        <w:tc>
          <w:tcPr>
            <w:tcW w:w="3733" w:type="dxa"/>
            <w:tcBorders>
              <w:top w:val="single" w:sz="4" w:space="0" w:color="auto"/>
              <w:left w:val="single" w:sz="4" w:space="0" w:color="auto"/>
              <w:bottom w:val="single" w:sz="4" w:space="0" w:color="auto"/>
              <w:right w:val="single" w:sz="4" w:space="0" w:color="auto"/>
            </w:tcBorders>
            <w:noWrap/>
            <w:hideMark/>
          </w:tcPr>
          <w:p w14:paraId="0BE68417" w14:textId="77777777" w:rsidR="00B54919" w:rsidRPr="00596A3A" w:rsidRDefault="00B54919" w:rsidP="00C80695">
            <w:pPr>
              <w:spacing w:before="0" w:after="0"/>
              <w:rPr>
                <w:rFonts w:ascii="Arial" w:hAnsi="Arial" w:cs="Arial"/>
                <w:i/>
                <w:iCs/>
                <w:sz w:val="18"/>
                <w:szCs w:val="18"/>
              </w:rPr>
            </w:pPr>
            <w:r w:rsidRPr="00596A3A">
              <w:rPr>
                <w:rFonts w:ascii="Arial" w:hAnsi="Arial" w:cs="Arial"/>
                <w:i/>
                <w:iCs/>
                <w:sz w:val="18"/>
                <w:szCs w:val="18"/>
                <w:lang w:val="es-ES"/>
              </w:rPr>
              <w:t>Pecari tajacu</w:t>
            </w:r>
          </w:p>
        </w:tc>
        <w:tc>
          <w:tcPr>
            <w:tcW w:w="2718" w:type="dxa"/>
            <w:tcBorders>
              <w:top w:val="single" w:sz="4" w:space="0" w:color="auto"/>
              <w:left w:val="single" w:sz="4" w:space="0" w:color="auto"/>
              <w:bottom w:val="single" w:sz="4" w:space="0" w:color="auto"/>
              <w:right w:val="single" w:sz="4" w:space="0" w:color="auto"/>
            </w:tcBorders>
            <w:noWrap/>
            <w:hideMark/>
          </w:tcPr>
          <w:p w14:paraId="25662C0A"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pecarí de labios blancos</w:t>
            </w:r>
          </w:p>
        </w:tc>
        <w:tc>
          <w:tcPr>
            <w:tcW w:w="2603" w:type="dxa"/>
            <w:tcBorders>
              <w:top w:val="single" w:sz="4" w:space="0" w:color="auto"/>
              <w:left w:val="single" w:sz="4" w:space="0" w:color="auto"/>
              <w:bottom w:val="single" w:sz="4" w:space="0" w:color="auto"/>
              <w:right w:val="single" w:sz="4" w:space="0" w:color="auto"/>
            </w:tcBorders>
            <w:noWrap/>
            <w:hideMark/>
          </w:tcPr>
          <w:p w14:paraId="5BB452A0" w14:textId="77777777" w:rsidR="00B54919" w:rsidRPr="00596A3A" w:rsidRDefault="00B54919" w:rsidP="00C80695">
            <w:pPr>
              <w:spacing w:before="0" w:after="0"/>
              <w:rPr>
                <w:rFonts w:ascii="Arial" w:hAnsi="Arial" w:cs="Arial"/>
                <w:sz w:val="18"/>
                <w:szCs w:val="18"/>
              </w:rPr>
            </w:pPr>
            <w:r w:rsidRPr="00596A3A">
              <w:rPr>
                <w:rFonts w:ascii="Arial" w:hAnsi="Arial" w:cs="Arial"/>
                <w:sz w:val="18"/>
                <w:szCs w:val="18"/>
                <w:lang w:val="es-ES"/>
              </w:rPr>
              <w:t>En peligro de extinción</w:t>
            </w:r>
          </w:p>
        </w:tc>
      </w:tr>
    </w:tbl>
    <w:p w14:paraId="3D594608" w14:textId="72795D10" w:rsidR="00B54919" w:rsidRPr="00596A3A" w:rsidRDefault="00B54919" w:rsidP="00C80695">
      <w:pPr>
        <w:spacing w:before="0" w:after="0" w:line="240" w:lineRule="auto"/>
        <w:rPr>
          <w:rFonts w:ascii="Arial" w:hAnsi="Arial" w:cs="Arial"/>
          <w:sz w:val="18"/>
          <w:szCs w:val="18"/>
        </w:rPr>
      </w:pPr>
      <w:r w:rsidRPr="00596A3A">
        <w:rPr>
          <w:rFonts w:ascii="Arial" w:hAnsi="Arial" w:cs="Arial"/>
          <w:sz w:val="18"/>
          <w:szCs w:val="18"/>
        </w:rPr>
        <w:t xml:space="preserve">Fuente: Elaborada con información de la </w:t>
      </w:r>
      <w:r w:rsidR="00E34F86" w:rsidRPr="00596A3A">
        <w:rPr>
          <w:rFonts w:ascii="Arial" w:hAnsi="Arial" w:cs="Arial"/>
          <w:sz w:val="18"/>
          <w:szCs w:val="18"/>
        </w:rPr>
        <w:t>CONANP</w:t>
      </w:r>
      <w:r w:rsidRPr="00596A3A">
        <w:rPr>
          <w:rFonts w:ascii="Arial" w:hAnsi="Arial" w:cs="Arial"/>
          <w:sz w:val="18"/>
          <w:szCs w:val="18"/>
        </w:rPr>
        <w:t xml:space="preserve"> y la norma citada. </w:t>
      </w:r>
    </w:p>
    <w:p w14:paraId="24E08743" w14:textId="77777777" w:rsidR="00B54919" w:rsidRPr="00596A3A" w:rsidRDefault="00B54919" w:rsidP="00C80695">
      <w:pPr>
        <w:spacing w:before="0" w:after="0" w:line="240" w:lineRule="auto"/>
        <w:rPr>
          <w:rFonts w:ascii="Arial" w:hAnsi="Arial" w:cs="Arial"/>
          <w:b/>
        </w:rPr>
      </w:pPr>
    </w:p>
    <w:p w14:paraId="54B1CD76" w14:textId="77777777" w:rsidR="00B54919" w:rsidRPr="00596A3A" w:rsidRDefault="00B54919" w:rsidP="00C80695">
      <w:pPr>
        <w:spacing w:before="0" w:after="0" w:line="240" w:lineRule="auto"/>
        <w:rPr>
          <w:rFonts w:ascii="Arial" w:hAnsi="Arial" w:cs="Arial"/>
          <w:b/>
        </w:rPr>
      </w:pPr>
      <w:r w:rsidRPr="00596A3A">
        <w:rPr>
          <w:rFonts w:ascii="Arial" w:hAnsi="Arial" w:cs="Arial"/>
          <w:b/>
        </w:rPr>
        <w:t>FAUNA MARINA</w:t>
      </w:r>
    </w:p>
    <w:p w14:paraId="7E98376C" w14:textId="77777777" w:rsidR="004D19E4" w:rsidRPr="00596A3A" w:rsidRDefault="004D19E4" w:rsidP="00C80695">
      <w:pPr>
        <w:spacing w:before="0" w:after="0" w:line="240" w:lineRule="auto"/>
        <w:rPr>
          <w:rFonts w:ascii="Arial" w:hAnsi="Arial" w:cs="Arial"/>
          <w:b/>
          <w:bCs/>
        </w:rPr>
      </w:pPr>
    </w:p>
    <w:p w14:paraId="44240394" w14:textId="77777777" w:rsidR="00B54919" w:rsidRPr="00596A3A" w:rsidRDefault="00B54919" w:rsidP="00C80695">
      <w:pPr>
        <w:spacing w:before="0" w:after="0" w:line="240" w:lineRule="auto"/>
        <w:rPr>
          <w:rFonts w:ascii="Arial" w:hAnsi="Arial" w:cs="Arial"/>
          <w:b/>
          <w:bCs/>
        </w:rPr>
      </w:pPr>
      <w:r w:rsidRPr="00596A3A">
        <w:rPr>
          <w:rFonts w:ascii="Arial" w:hAnsi="Arial" w:cs="Arial"/>
          <w:b/>
          <w:bCs/>
        </w:rPr>
        <w:t>Mamíferos marinos</w:t>
      </w:r>
    </w:p>
    <w:p w14:paraId="309336CD" w14:textId="77777777" w:rsidR="004D19E4" w:rsidRPr="00596A3A" w:rsidRDefault="004D19E4" w:rsidP="00C80695">
      <w:pPr>
        <w:pStyle w:val="Piedepgina"/>
        <w:tabs>
          <w:tab w:val="left" w:pos="708"/>
        </w:tabs>
        <w:spacing w:before="0"/>
        <w:rPr>
          <w:rFonts w:ascii="Arial" w:hAnsi="Arial" w:cs="Arial"/>
        </w:rPr>
      </w:pPr>
    </w:p>
    <w:p w14:paraId="34AA2B32" w14:textId="0E2A764A" w:rsidR="00B54919" w:rsidRPr="00596A3A" w:rsidRDefault="00B54919" w:rsidP="00C80695">
      <w:pPr>
        <w:pStyle w:val="Piedepgina"/>
        <w:tabs>
          <w:tab w:val="left" w:pos="708"/>
        </w:tabs>
        <w:spacing w:before="0"/>
        <w:rPr>
          <w:rFonts w:ascii="Arial" w:hAnsi="Arial" w:cs="Arial"/>
        </w:rPr>
      </w:pPr>
      <w:r w:rsidRPr="00596A3A">
        <w:rPr>
          <w:rFonts w:ascii="Arial" w:hAnsi="Arial" w:cs="Arial"/>
        </w:rPr>
        <w:t>Dentro de</w:t>
      </w:r>
      <w:r w:rsidR="00F07B1D" w:rsidRPr="00596A3A">
        <w:rPr>
          <w:rFonts w:ascii="Arial" w:hAnsi="Arial" w:cs="Arial"/>
        </w:rPr>
        <w:t>l Caribe Mexicano</w:t>
      </w:r>
      <w:r w:rsidRPr="00596A3A">
        <w:rPr>
          <w:rFonts w:ascii="Arial" w:hAnsi="Arial" w:cs="Arial"/>
        </w:rPr>
        <w:t xml:space="preserve"> se tienen identificadas 1</w:t>
      </w:r>
      <w:r w:rsidR="00F07B1D" w:rsidRPr="00596A3A">
        <w:rPr>
          <w:rFonts w:ascii="Arial" w:hAnsi="Arial" w:cs="Arial"/>
        </w:rPr>
        <w:t>7</w:t>
      </w:r>
      <w:r w:rsidRPr="00596A3A">
        <w:rPr>
          <w:rFonts w:ascii="Arial" w:hAnsi="Arial" w:cs="Arial"/>
        </w:rPr>
        <w:t xml:space="preserve"> especies de mamíferos marinos (Niño-Torres et. al, 2015), entre los que destacan</w:t>
      </w:r>
      <w:r w:rsidR="00CB3E01">
        <w:rPr>
          <w:rFonts w:ascii="Arial" w:hAnsi="Arial" w:cs="Arial"/>
        </w:rPr>
        <w:t xml:space="preserve"> las siguientes</w:t>
      </w:r>
      <w:r w:rsidRPr="00596A3A">
        <w:rPr>
          <w:rFonts w:ascii="Arial" w:hAnsi="Arial" w:cs="Arial"/>
        </w:rPr>
        <w:t xml:space="preserve"> especies de delfines: tonina, bufeo,</w:t>
      </w:r>
      <w:r w:rsidR="00CB3E01">
        <w:rPr>
          <w:rFonts w:ascii="Arial" w:hAnsi="Arial" w:cs="Arial"/>
        </w:rPr>
        <w:t xml:space="preserve"> tursión o</w:t>
      </w:r>
      <w:r w:rsidRPr="00596A3A">
        <w:rPr>
          <w:rFonts w:ascii="Arial" w:hAnsi="Arial" w:cs="Arial"/>
        </w:rPr>
        <w:t xml:space="preserve"> delfín nariz de botella (</w:t>
      </w:r>
      <w:r w:rsidRPr="00596A3A">
        <w:rPr>
          <w:rFonts w:ascii="Arial" w:hAnsi="Arial" w:cs="Arial"/>
          <w:i/>
          <w:iCs/>
        </w:rPr>
        <w:t>Tursiops truncatus</w:t>
      </w:r>
      <w:r w:rsidRPr="00596A3A">
        <w:rPr>
          <w:rFonts w:ascii="Arial" w:hAnsi="Arial" w:cs="Arial"/>
        </w:rPr>
        <w:t>), delfín manchado pantropical</w:t>
      </w:r>
      <w:r w:rsidR="00CB3E01">
        <w:rPr>
          <w:rFonts w:ascii="Arial" w:hAnsi="Arial" w:cs="Arial"/>
        </w:rPr>
        <w:t xml:space="preserve"> o</w:t>
      </w:r>
      <w:r w:rsidRPr="00596A3A">
        <w:rPr>
          <w:rFonts w:ascii="Arial" w:hAnsi="Arial" w:cs="Arial"/>
        </w:rPr>
        <w:t xml:space="preserve"> delfín moteado (</w:t>
      </w:r>
      <w:r w:rsidRPr="00596A3A">
        <w:rPr>
          <w:rFonts w:ascii="Arial" w:hAnsi="Arial" w:cs="Arial"/>
          <w:i/>
        </w:rPr>
        <w:t>Stenella attenuata</w:t>
      </w:r>
      <w:r w:rsidRPr="00596A3A">
        <w:rPr>
          <w:rFonts w:ascii="Arial" w:hAnsi="Arial" w:cs="Arial"/>
        </w:rPr>
        <w:t>), delfín manchado del atlántico (</w:t>
      </w:r>
      <w:r w:rsidRPr="00596A3A">
        <w:rPr>
          <w:rFonts w:ascii="Arial" w:hAnsi="Arial" w:cs="Arial"/>
          <w:i/>
          <w:iCs/>
        </w:rPr>
        <w:t>Stenella frontalis</w:t>
      </w:r>
      <w:r w:rsidRPr="00596A3A">
        <w:rPr>
          <w:rFonts w:ascii="Arial" w:hAnsi="Arial" w:cs="Arial"/>
        </w:rPr>
        <w:t>), delfín de dientes rugosos (</w:t>
      </w:r>
      <w:r w:rsidRPr="00596A3A">
        <w:rPr>
          <w:rFonts w:ascii="Arial" w:hAnsi="Arial" w:cs="Arial"/>
          <w:i/>
          <w:iCs/>
        </w:rPr>
        <w:t>Steno bredanensis</w:t>
      </w:r>
      <w:r w:rsidRPr="00596A3A">
        <w:rPr>
          <w:rFonts w:ascii="Arial" w:hAnsi="Arial" w:cs="Arial"/>
        </w:rPr>
        <w:t>), delfín tornillo (</w:t>
      </w:r>
      <w:r w:rsidRPr="00596A3A">
        <w:rPr>
          <w:rFonts w:ascii="Arial" w:hAnsi="Arial" w:cs="Arial"/>
          <w:i/>
          <w:iCs/>
        </w:rPr>
        <w:t>Stenella longirostris</w:t>
      </w:r>
      <w:r w:rsidRPr="00596A3A">
        <w:rPr>
          <w:rFonts w:ascii="Arial" w:hAnsi="Arial" w:cs="Arial"/>
          <w:iCs/>
        </w:rPr>
        <w:t>), delfín tornillo del atlántico</w:t>
      </w:r>
      <w:r w:rsidR="00CB3E01">
        <w:rPr>
          <w:rFonts w:ascii="Arial" w:hAnsi="Arial" w:cs="Arial"/>
          <w:iCs/>
        </w:rPr>
        <w:t xml:space="preserve"> o</w:t>
      </w:r>
      <w:r w:rsidRPr="00596A3A">
        <w:rPr>
          <w:rFonts w:ascii="Arial" w:hAnsi="Arial" w:cs="Arial"/>
          <w:iCs/>
        </w:rPr>
        <w:t xml:space="preserve"> delfín de clymen (</w:t>
      </w:r>
      <w:r w:rsidRPr="00596A3A">
        <w:rPr>
          <w:rFonts w:ascii="Arial" w:hAnsi="Arial" w:cs="Arial"/>
          <w:i/>
          <w:iCs/>
        </w:rPr>
        <w:t>Stenella clymene</w:t>
      </w:r>
      <w:r w:rsidRPr="00596A3A">
        <w:rPr>
          <w:rFonts w:ascii="Arial" w:hAnsi="Arial" w:cs="Arial"/>
        </w:rPr>
        <w:t>)</w:t>
      </w:r>
      <w:r w:rsidRPr="00596A3A">
        <w:rPr>
          <w:rFonts w:ascii="Arial" w:hAnsi="Arial" w:cs="Arial"/>
          <w:iCs/>
        </w:rPr>
        <w:t xml:space="preserve">, </w:t>
      </w:r>
      <w:r w:rsidRPr="00596A3A">
        <w:rPr>
          <w:rFonts w:ascii="Arial" w:hAnsi="Arial" w:cs="Arial"/>
        </w:rPr>
        <w:t>todos ellos en categoría de protección especial de conformidad con la Norma Oficial Mexicana NOM-059-SEMARNAT-2010 Protección Ambiental-Especies Nativas de México de Flora y Fauna Silvestres-Categorías de Riesgo y Especificaciones para su Inclusión, Exclusión o Cambio-Lista de Especies en Riesgo.</w:t>
      </w:r>
    </w:p>
    <w:p w14:paraId="2B075858" w14:textId="77777777" w:rsidR="001D12FA" w:rsidRPr="00596A3A" w:rsidRDefault="001D12FA" w:rsidP="00C80695">
      <w:pPr>
        <w:pStyle w:val="Piedepgina"/>
        <w:tabs>
          <w:tab w:val="left" w:pos="708"/>
        </w:tabs>
        <w:spacing w:before="0"/>
        <w:rPr>
          <w:rFonts w:ascii="Arial" w:hAnsi="Arial" w:cs="Arial"/>
        </w:rPr>
      </w:pPr>
    </w:p>
    <w:p w14:paraId="7F47DC40" w14:textId="77777777" w:rsidR="00B54919" w:rsidRPr="00596A3A" w:rsidRDefault="00B54919" w:rsidP="00C80695">
      <w:pPr>
        <w:pStyle w:val="Piedepgina"/>
        <w:tabs>
          <w:tab w:val="left" w:pos="708"/>
        </w:tabs>
        <w:spacing w:before="0"/>
        <w:rPr>
          <w:rFonts w:ascii="Arial" w:hAnsi="Arial" w:cs="Arial"/>
        </w:rPr>
      </w:pPr>
      <w:r w:rsidRPr="00596A3A">
        <w:rPr>
          <w:rFonts w:ascii="Arial" w:hAnsi="Arial" w:cs="Arial"/>
        </w:rPr>
        <w:t>Asimismo, en la Reserva se ha registrado la presencia del manatí del Caribe (</w:t>
      </w:r>
      <w:r w:rsidRPr="00596A3A">
        <w:rPr>
          <w:rFonts w:ascii="Arial" w:hAnsi="Arial" w:cs="Arial"/>
          <w:i/>
        </w:rPr>
        <w:t>Trichechus manatus</w:t>
      </w:r>
      <w:r w:rsidRPr="00596A3A">
        <w:rPr>
          <w:rFonts w:ascii="Arial" w:hAnsi="Arial" w:cs="Arial"/>
        </w:rPr>
        <w:t>), especie en peligro de extinción de acuerdo a la Norma Oficial antes referida.</w:t>
      </w:r>
    </w:p>
    <w:p w14:paraId="1AAA2706" w14:textId="77777777" w:rsidR="004D19E4" w:rsidRPr="00596A3A" w:rsidRDefault="004D19E4" w:rsidP="00C80695">
      <w:pPr>
        <w:spacing w:before="0" w:after="0" w:line="240" w:lineRule="auto"/>
        <w:rPr>
          <w:rFonts w:ascii="Arial" w:hAnsi="Arial" w:cs="Arial"/>
          <w:b/>
          <w:lang w:eastAsia="es-MX"/>
        </w:rPr>
      </w:pPr>
    </w:p>
    <w:p w14:paraId="02D98135" w14:textId="77777777" w:rsidR="00B54919" w:rsidRPr="00596A3A" w:rsidRDefault="00B54919" w:rsidP="00C80695">
      <w:pPr>
        <w:spacing w:before="0" w:after="0" w:line="240" w:lineRule="auto"/>
        <w:rPr>
          <w:rFonts w:ascii="Arial" w:hAnsi="Arial" w:cs="Arial"/>
          <w:b/>
          <w:lang w:eastAsia="es-MX"/>
        </w:rPr>
      </w:pPr>
      <w:r w:rsidRPr="00596A3A">
        <w:rPr>
          <w:rFonts w:ascii="Arial" w:hAnsi="Arial" w:cs="Arial"/>
          <w:b/>
          <w:lang w:eastAsia="es-MX"/>
        </w:rPr>
        <w:t>Aves marinas</w:t>
      </w:r>
    </w:p>
    <w:p w14:paraId="4A37D405" w14:textId="77777777" w:rsidR="004D19E4" w:rsidRPr="00596A3A" w:rsidRDefault="004D19E4" w:rsidP="00C80695">
      <w:pPr>
        <w:spacing w:before="0" w:after="0" w:line="240" w:lineRule="auto"/>
        <w:rPr>
          <w:rFonts w:ascii="Arial" w:hAnsi="Arial" w:cs="Arial"/>
          <w:lang w:eastAsia="es-MX"/>
        </w:rPr>
      </w:pPr>
    </w:p>
    <w:p w14:paraId="6D3E8EC4" w14:textId="0B7269D1" w:rsidR="00B54919" w:rsidRPr="00596A3A" w:rsidRDefault="00B54919" w:rsidP="00C80695">
      <w:pPr>
        <w:spacing w:before="0" w:after="0" w:line="240" w:lineRule="auto"/>
        <w:rPr>
          <w:rFonts w:ascii="Arial" w:hAnsi="Arial" w:cs="Arial"/>
        </w:rPr>
      </w:pPr>
      <w:r w:rsidRPr="00596A3A">
        <w:rPr>
          <w:rFonts w:ascii="Arial" w:hAnsi="Arial" w:cs="Arial"/>
          <w:lang w:eastAsia="es-MX"/>
        </w:rPr>
        <w:t xml:space="preserve">La Reserva de la Biosfera provee de sitios de alimentación para numerosas especies de aves marinas, las cuales se alimentan de una gran variedad de peces.  Entre las especies presentes se encuentra el </w:t>
      </w:r>
      <w:r w:rsidRPr="00596A3A">
        <w:rPr>
          <w:rFonts w:ascii="Arial" w:hAnsi="Arial" w:cs="Arial"/>
        </w:rPr>
        <w:t>pelícano café (</w:t>
      </w:r>
      <w:r w:rsidRPr="00596A3A">
        <w:rPr>
          <w:rFonts w:ascii="Arial" w:hAnsi="Arial" w:cs="Arial"/>
          <w:i/>
        </w:rPr>
        <w:t>Pelecanus occidentalis</w:t>
      </w:r>
      <w:r w:rsidRPr="00596A3A">
        <w:rPr>
          <w:rFonts w:ascii="Arial" w:hAnsi="Arial" w:cs="Arial"/>
        </w:rPr>
        <w:t>), águila pescadora (</w:t>
      </w:r>
      <w:r w:rsidRPr="00596A3A">
        <w:rPr>
          <w:rFonts w:ascii="Arial" w:hAnsi="Arial" w:cs="Arial"/>
          <w:i/>
        </w:rPr>
        <w:t xml:space="preserve">Pandion haliaetus), </w:t>
      </w:r>
      <w:r w:rsidRPr="00596A3A">
        <w:rPr>
          <w:rFonts w:ascii="Arial" w:hAnsi="Arial" w:cs="Arial"/>
        </w:rPr>
        <w:t>espátula rosada (</w:t>
      </w:r>
      <w:r w:rsidRPr="00596A3A">
        <w:rPr>
          <w:rFonts w:ascii="Arial" w:hAnsi="Arial" w:cs="Arial"/>
          <w:i/>
        </w:rPr>
        <w:t>Platalea</w:t>
      </w:r>
      <w:r w:rsidRPr="00596A3A">
        <w:rPr>
          <w:rFonts w:ascii="Arial" w:hAnsi="Arial" w:cs="Arial"/>
        </w:rPr>
        <w:t xml:space="preserve"> </w:t>
      </w:r>
      <w:r w:rsidRPr="00596A3A">
        <w:rPr>
          <w:rFonts w:ascii="Arial" w:hAnsi="Arial" w:cs="Arial"/>
          <w:i/>
        </w:rPr>
        <w:t>ajaja</w:t>
      </w:r>
      <w:r w:rsidRPr="00596A3A">
        <w:rPr>
          <w:rFonts w:ascii="Arial" w:hAnsi="Arial" w:cs="Arial"/>
        </w:rPr>
        <w:t>), la garceta verde (</w:t>
      </w:r>
      <w:r w:rsidRPr="00596A3A">
        <w:rPr>
          <w:rFonts w:ascii="Arial" w:hAnsi="Arial" w:cs="Arial"/>
          <w:i/>
        </w:rPr>
        <w:t>Butorides virescens</w:t>
      </w:r>
      <w:r w:rsidRPr="00596A3A">
        <w:rPr>
          <w:rFonts w:ascii="Arial" w:hAnsi="Arial" w:cs="Arial"/>
        </w:rPr>
        <w:t>), charrán sombrío (</w:t>
      </w:r>
      <w:r w:rsidRPr="00596A3A">
        <w:rPr>
          <w:rFonts w:ascii="Arial" w:hAnsi="Arial" w:cs="Arial"/>
          <w:i/>
        </w:rPr>
        <w:t>Onychoprion fuscatus</w:t>
      </w:r>
      <w:r w:rsidRPr="00596A3A">
        <w:rPr>
          <w:rFonts w:ascii="Arial" w:hAnsi="Arial" w:cs="Arial"/>
        </w:rPr>
        <w:t xml:space="preserve">), entre otras. Asimismo, se encuentran diferentes especies de aves en alguna categoría de riesgo de acuerdo a la </w:t>
      </w:r>
      <w:r w:rsidRPr="00596A3A">
        <w:rPr>
          <w:rFonts w:ascii="Arial" w:hAnsi="Arial" w:cs="Arial"/>
          <w:lang w:eastAsia="es-MX"/>
        </w:rPr>
        <w:t xml:space="preserve">Norma Oficial Mexicana NOM-059-SEMARNAT-2010, Protección ambiental-Especies nativas de México de flora y fauna silvestres-Categorías de riesgo y especificaciones para su inclusión, exclusión o cambio-Lista de especies en riesgo como </w:t>
      </w:r>
      <w:r w:rsidR="00C65A4A" w:rsidRPr="00596A3A">
        <w:rPr>
          <w:rFonts w:ascii="Arial" w:hAnsi="Arial" w:cs="Arial"/>
          <w:lang w:eastAsia="es-MX"/>
        </w:rPr>
        <w:t xml:space="preserve">la </w:t>
      </w:r>
      <w:r w:rsidRPr="00596A3A">
        <w:rPr>
          <w:rFonts w:ascii="Arial" w:hAnsi="Arial" w:cs="Arial"/>
        </w:rPr>
        <w:t>garza colorada, garza morada, garza rojiza, garceta rojiza, garza melenuda (</w:t>
      </w:r>
      <w:r w:rsidRPr="00596A3A">
        <w:rPr>
          <w:rFonts w:ascii="Arial" w:hAnsi="Arial" w:cs="Arial"/>
          <w:i/>
        </w:rPr>
        <w:t>Egretta rufescens</w:t>
      </w:r>
      <w:r w:rsidRPr="00596A3A">
        <w:rPr>
          <w:rFonts w:ascii="Arial" w:hAnsi="Arial" w:cs="Arial"/>
        </w:rPr>
        <w:t>), golondrina marina menor, charrán mínimo, gaviotín (</w:t>
      </w:r>
      <w:r w:rsidRPr="00596A3A">
        <w:rPr>
          <w:rFonts w:ascii="Arial" w:hAnsi="Arial" w:cs="Arial"/>
          <w:i/>
        </w:rPr>
        <w:t>Sterna</w:t>
      </w:r>
      <w:r w:rsidRPr="00596A3A">
        <w:rPr>
          <w:rFonts w:ascii="Arial" w:hAnsi="Arial" w:cs="Arial"/>
        </w:rPr>
        <w:t xml:space="preserve"> </w:t>
      </w:r>
      <w:r w:rsidRPr="00596A3A">
        <w:rPr>
          <w:rFonts w:ascii="Arial" w:hAnsi="Arial" w:cs="Arial"/>
          <w:i/>
        </w:rPr>
        <w:t>antillarum</w:t>
      </w:r>
      <w:r w:rsidRPr="00596A3A">
        <w:rPr>
          <w:rFonts w:ascii="Arial" w:hAnsi="Arial" w:cs="Arial"/>
        </w:rPr>
        <w:t xml:space="preserve">), todas ellas en Protección Especial. </w:t>
      </w:r>
    </w:p>
    <w:p w14:paraId="5ACD9E41" w14:textId="77777777" w:rsidR="004D19E4" w:rsidRPr="00596A3A" w:rsidRDefault="004D19E4" w:rsidP="00C80695">
      <w:pPr>
        <w:spacing w:before="0" w:after="0" w:line="240" w:lineRule="auto"/>
        <w:rPr>
          <w:rFonts w:ascii="Arial" w:hAnsi="Arial" w:cs="Arial"/>
        </w:rPr>
      </w:pPr>
    </w:p>
    <w:p w14:paraId="13F7DE1C" w14:textId="77777777" w:rsidR="00B54919" w:rsidRPr="00596A3A" w:rsidRDefault="00B54919" w:rsidP="00C80695">
      <w:pPr>
        <w:spacing w:before="0" w:after="0" w:line="240" w:lineRule="auto"/>
        <w:rPr>
          <w:rFonts w:ascii="Arial" w:hAnsi="Arial" w:cs="Arial"/>
          <w:b/>
          <w:i/>
        </w:rPr>
      </w:pPr>
      <w:r w:rsidRPr="00596A3A">
        <w:rPr>
          <w:rFonts w:ascii="Arial" w:hAnsi="Arial" w:cs="Arial"/>
          <w:b/>
          <w:i/>
        </w:rPr>
        <w:t>Tortugas marinas</w:t>
      </w:r>
    </w:p>
    <w:p w14:paraId="1D3D06AC" w14:textId="77777777" w:rsidR="004D19E4" w:rsidRPr="00596A3A" w:rsidRDefault="004D19E4" w:rsidP="00C80695">
      <w:pPr>
        <w:spacing w:before="0" w:after="0" w:line="240" w:lineRule="auto"/>
        <w:rPr>
          <w:rFonts w:ascii="Arial" w:hAnsi="Arial" w:cs="Arial"/>
        </w:rPr>
      </w:pPr>
    </w:p>
    <w:p w14:paraId="2710879A" w14:textId="7FA246E6" w:rsidR="00B54919" w:rsidRPr="00596A3A" w:rsidRDefault="00CB18BC" w:rsidP="00C80695">
      <w:pPr>
        <w:spacing w:before="0" w:after="0" w:line="240" w:lineRule="auto"/>
        <w:rPr>
          <w:rFonts w:ascii="Arial" w:hAnsi="Arial" w:cs="Arial"/>
        </w:rPr>
      </w:pPr>
      <w:r w:rsidRPr="00596A3A">
        <w:rPr>
          <w:rFonts w:ascii="Arial" w:hAnsi="Arial" w:cs="Arial"/>
        </w:rPr>
        <w:t>L</w:t>
      </w:r>
      <w:r w:rsidR="00C21BE0" w:rsidRPr="00596A3A">
        <w:rPr>
          <w:rFonts w:ascii="Arial" w:hAnsi="Arial" w:cs="Arial"/>
        </w:rPr>
        <w:t xml:space="preserve">as </w:t>
      </w:r>
      <w:r w:rsidR="00251D77" w:rsidRPr="00596A3A">
        <w:rPr>
          <w:rFonts w:ascii="Arial" w:hAnsi="Arial" w:cs="Arial"/>
        </w:rPr>
        <w:t>e</w:t>
      </w:r>
      <w:r w:rsidR="00C21BE0" w:rsidRPr="00596A3A">
        <w:rPr>
          <w:rFonts w:ascii="Arial" w:hAnsi="Arial" w:cs="Arial"/>
        </w:rPr>
        <w:t xml:space="preserve">corregiones Plataforma y Talud del Caribe Mesoamericano destacan por constituir una </w:t>
      </w:r>
      <w:r w:rsidR="00251D77" w:rsidRPr="00596A3A">
        <w:rPr>
          <w:rFonts w:ascii="Arial" w:hAnsi="Arial" w:cs="Arial"/>
        </w:rPr>
        <w:t>área</w:t>
      </w:r>
      <w:r w:rsidR="00C21BE0" w:rsidRPr="00596A3A">
        <w:rPr>
          <w:rFonts w:ascii="Arial" w:hAnsi="Arial" w:cs="Arial"/>
        </w:rPr>
        <w:t xml:space="preserve"> de tránsito para la migración de tortugas marinas como </w:t>
      </w:r>
      <w:r w:rsidR="00B54919" w:rsidRPr="00596A3A">
        <w:rPr>
          <w:rFonts w:ascii="Arial" w:hAnsi="Arial" w:cs="Arial"/>
        </w:rPr>
        <w:t xml:space="preserve">la </w:t>
      </w:r>
      <w:r w:rsidR="00C21BE0" w:rsidRPr="00596A3A">
        <w:rPr>
          <w:rFonts w:ascii="Arial" w:hAnsi="Arial" w:cs="Arial"/>
        </w:rPr>
        <w:t>tortuga marina verde del Atlántico o tortuga blanca (</w:t>
      </w:r>
      <w:r w:rsidR="00C21BE0" w:rsidRPr="00596A3A">
        <w:rPr>
          <w:rFonts w:ascii="Arial" w:hAnsi="Arial" w:cs="Arial"/>
          <w:i/>
        </w:rPr>
        <w:t>Chelonia mydas</w:t>
      </w:r>
      <w:r w:rsidR="00C21BE0" w:rsidRPr="00596A3A">
        <w:rPr>
          <w:rFonts w:ascii="Arial" w:hAnsi="Arial" w:cs="Arial"/>
        </w:rPr>
        <w:t xml:space="preserve">), </w:t>
      </w:r>
      <w:r w:rsidR="00B54919" w:rsidRPr="00596A3A">
        <w:rPr>
          <w:rFonts w:ascii="Arial" w:hAnsi="Arial" w:cs="Arial"/>
        </w:rPr>
        <w:t>tortuga marina de carey (</w:t>
      </w:r>
      <w:r w:rsidR="00B54919" w:rsidRPr="00596A3A">
        <w:rPr>
          <w:rFonts w:ascii="Arial" w:hAnsi="Arial" w:cs="Arial"/>
          <w:i/>
        </w:rPr>
        <w:t>Eretmochelys imbricata</w:t>
      </w:r>
      <w:r w:rsidR="00B54919" w:rsidRPr="00596A3A">
        <w:rPr>
          <w:rFonts w:ascii="Arial" w:hAnsi="Arial" w:cs="Arial"/>
        </w:rPr>
        <w:t>), la tortuga marina caguama (</w:t>
      </w:r>
      <w:r w:rsidR="00B54919" w:rsidRPr="00596A3A">
        <w:rPr>
          <w:rFonts w:ascii="Arial" w:hAnsi="Arial" w:cs="Arial"/>
          <w:i/>
        </w:rPr>
        <w:t>Caretta caretta</w:t>
      </w:r>
      <w:r w:rsidR="00B54919" w:rsidRPr="00596A3A">
        <w:rPr>
          <w:rFonts w:ascii="Arial" w:hAnsi="Arial" w:cs="Arial"/>
        </w:rPr>
        <w:t>) y tortuga marina laúd (</w:t>
      </w:r>
      <w:r w:rsidR="00B54919" w:rsidRPr="00596A3A">
        <w:rPr>
          <w:rFonts w:ascii="Arial" w:hAnsi="Arial" w:cs="Arial"/>
          <w:i/>
        </w:rPr>
        <w:t>Dermochelys coriacea</w:t>
      </w:r>
      <w:r w:rsidR="0008032D" w:rsidRPr="00596A3A">
        <w:rPr>
          <w:rFonts w:ascii="Arial" w:hAnsi="Arial" w:cs="Arial"/>
        </w:rPr>
        <w:t xml:space="preserve">), </w:t>
      </w:r>
      <w:r w:rsidR="00CB3E01">
        <w:rPr>
          <w:rFonts w:ascii="Arial" w:hAnsi="Arial" w:cs="Arial"/>
        </w:rPr>
        <w:t>además de proporcionar importantes zonas de alimentación para la tortuga carey, blanca y lora (</w:t>
      </w:r>
      <w:r w:rsidR="00CB3E01">
        <w:rPr>
          <w:rFonts w:ascii="Arial" w:hAnsi="Arial" w:cs="Arial"/>
          <w:i/>
        </w:rPr>
        <w:t>Lepidochelys kempii</w:t>
      </w:r>
      <w:r w:rsidR="00CB3E01">
        <w:rPr>
          <w:rFonts w:ascii="Arial" w:hAnsi="Arial" w:cs="Arial"/>
        </w:rPr>
        <w:t xml:space="preserve">) </w:t>
      </w:r>
      <w:r w:rsidR="00CB3E01">
        <w:rPr>
          <w:rFonts w:ascii="Arial" w:eastAsia="Times New Roman" w:hAnsi="Arial" w:cs="Arial"/>
          <w:lang w:val="es-ES" w:eastAsia="es-ES"/>
        </w:rPr>
        <w:t>(Cuevas et al. 2008, González-Garza 2009, González Garza et al. 2009, Cuevas et al. 2012, Mendez et al. 2013, Shaver et al. 2013, Vázquez Cuevas 2015, Shaver et al. 2016)</w:t>
      </w:r>
      <w:r w:rsidR="00CB3E01">
        <w:rPr>
          <w:rFonts w:ascii="Arial" w:hAnsi="Arial" w:cs="Arial"/>
        </w:rPr>
        <w:t>,</w:t>
      </w:r>
      <w:r w:rsidR="00CB3E01" w:rsidRPr="00596A3A">
        <w:rPr>
          <w:rFonts w:ascii="Arial" w:hAnsi="Arial" w:cs="Arial"/>
        </w:rPr>
        <w:t xml:space="preserve"> estas </w:t>
      </w:r>
      <w:r w:rsidR="00CB3E01">
        <w:rPr>
          <w:rFonts w:ascii="Arial" w:hAnsi="Arial" w:cs="Arial"/>
        </w:rPr>
        <w:t>cinco</w:t>
      </w:r>
      <w:r w:rsidR="00CB3E01" w:rsidRPr="00596A3A">
        <w:rPr>
          <w:rFonts w:ascii="Arial" w:hAnsi="Arial" w:cs="Arial"/>
        </w:rPr>
        <w:t xml:space="preserve"> </w:t>
      </w:r>
      <w:r w:rsidR="00B54919" w:rsidRPr="00596A3A">
        <w:rPr>
          <w:rFonts w:ascii="Arial" w:hAnsi="Arial" w:cs="Arial"/>
        </w:rPr>
        <w:t xml:space="preserve">especies están catalogadas en peligro de extinción enlistadas en la  Norma Oficial Mexicana NOM-059-SEMARNAT-2010 Protección ambiental-Especies nativas de México de flora y fauna silvestres-Categorías de riesgo y especificaciones para su inclusión, exclusión o cambio-Lista de especies en riesgo. </w:t>
      </w:r>
    </w:p>
    <w:p w14:paraId="124BA744" w14:textId="77777777" w:rsidR="00C21BE0" w:rsidRPr="00596A3A" w:rsidRDefault="00C21BE0" w:rsidP="00C80695">
      <w:pPr>
        <w:spacing w:before="0" w:after="0" w:line="240" w:lineRule="auto"/>
        <w:rPr>
          <w:rFonts w:ascii="Arial" w:hAnsi="Arial" w:cs="Arial"/>
        </w:rPr>
      </w:pPr>
    </w:p>
    <w:p w14:paraId="5AF31EF2" w14:textId="23B0C224" w:rsidR="00C21BE0" w:rsidRPr="00596A3A" w:rsidRDefault="00C21BE0" w:rsidP="00C80695">
      <w:pPr>
        <w:spacing w:before="0" w:after="0" w:line="240" w:lineRule="auto"/>
        <w:rPr>
          <w:rFonts w:ascii="Arial" w:hAnsi="Arial" w:cs="Arial"/>
        </w:rPr>
      </w:pPr>
      <w:r w:rsidRPr="00596A3A">
        <w:rPr>
          <w:rFonts w:ascii="Arial" w:hAnsi="Arial" w:cs="Arial"/>
        </w:rPr>
        <w:t>Las temporadas de anidación de las tortugas varían conforme a la especie, siendo la más común la de los meses de abril a septiembre, identificándose algunas áreas específicas, tales com</w:t>
      </w:r>
      <w:r w:rsidR="0024344B" w:rsidRPr="00596A3A">
        <w:rPr>
          <w:rFonts w:ascii="Arial" w:hAnsi="Arial" w:cs="Arial"/>
        </w:rPr>
        <w:t>o Xcacel-X</w:t>
      </w:r>
      <w:r w:rsidRPr="00596A3A">
        <w:rPr>
          <w:rFonts w:ascii="Arial" w:hAnsi="Arial" w:cs="Arial"/>
        </w:rPr>
        <w:t>cacelito o la franja costera colindante con los límites del Parque Nacional Tulum.</w:t>
      </w:r>
    </w:p>
    <w:p w14:paraId="4935ACE8" w14:textId="77777777" w:rsidR="004D19E4" w:rsidRPr="00596A3A" w:rsidRDefault="004D19E4" w:rsidP="00C80695">
      <w:pPr>
        <w:spacing w:before="0" w:after="0" w:line="240" w:lineRule="auto"/>
        <w:rPr>
          <w:rFonts w:ascii="Arial" w:hAnsi="Arial" w:cs="Arial"/>
        </w:rPr>
      </w:pPr>
    </w:p>
    <w:p w14:paraId="402EF7F6" w14:textId="77777777" w:rsidR="00B54919" w:rsidRPr="00596A3A" w:rsidRDefault="00B54919" w:rsidP="00C80695">
      <w:pPr>
        <w:spacing w:before="0" w:after="0" w:line="240" w:lineRule="auto"/>
        <w:rPr>
          <w:rFonts w:ascii="Arial" w:hAnsi="Arial" w:cs="Arial"/>
          <w:b/>
        </w:rPr>
      </w:pPr>
      <w:r w:rsidRPr="00596A3A">
        <w:rPr>
          <w:rFonts w:ascii="Arial" w:hAnsi="Arial" w:cs="Arial"/>
          <w:b/>
        </w:rPr>
        <w:t xml:space="preserve">Peces </w:t>
      </w:r>
    </w:p>
    <w:p w14:paraId="2B371181" w14:textId="77777777" w:rsidR="004D19E4" w:rsidRPr="00596A3A" w:rsidRDefault="004D19E4" w:rsidP="00C80695">
      <w:pPr>
        <w:spacing w:before="0" w:after="0" w:line="240" w:lineRule="auto"/>
        <w:rPr>
          <w:rFonts w:ascii="Arial" w:hAnsi="Arial" w:cs="Arial"/>
        </w:rPr>
      </w:pPr>
    </w:p>
    <w:p w14:paraId="64EB6A1D" w14:textId="77777777" w:rsidR="00B54919" w:rsidRPr="00596A3A" w:rsidRDefault="00B54919" w:rsidP="00C80695">
      <w:pPr>
        <w:spacing w:before="0" w:after="0" w:line="240" w:lineRule="auto"/>
        <w:rPr>
          <w:rFonts w:ascii="Arial" w:hAnsi="Arial" w:cs="Arial"/>
        </w:rPr>
      </w:pPr>
      <w:r w:rsidRPr="00596A3A">
        <w:rPr>
          <w:rFonts w:ascii="Arial" w:hAnsi="Arial" w:cs="Arial"/>
        </w:rPr>
        <w:t xml:space="preserve">La abundancia y diversidad de los peces en el arrecife coralino, está determinada por la composición del substrato, así como por la forma y crecimiento de los corales, esto último crea diferentes tipos de refugio y alimento. Para el Caribe Mexicano algunos autores señalan que se </w:t>
      </w:r>
      <w:r w:rsidRPr="00596A3A">
        <w:rPr>
          <w:rFonts w:ascii="Arial" w:hAnsi="Arial" w:cs="Arial"/>
        </w:rPr>
        <w:lastRenderedPageBreak/>
        <w:t xml:space="preserve">han registrado aproximadamente unas 577 especies de peces, que comúnmente se encuentran en la barrera arrecifal (Schmitter-Soto </w:t>
      </w:r>
      <w:r w:rsidRPr="00596A3A">
        <w:rPr>
          <w:rFonts w:ascii="Arial" w:hAnsi="Arial" w:cs="Arial"/>
          <w:i/>
        </w:rPr>
        <w:t>et al</w:t>
      </w:r>
      <w:r w:rsidRPr="00596A3A">
        <w:rPr>
          <w:rFonts w:ascii="Arial" w:hAnsi="Arial" w:cs="Arial"/>
        </w:rPr>
        <w:t xml:space="preserve">. 2000). </w:t>
      </w:r>
    </w:p>
    <w:p w14:paraId="7AA757CE" w14:textId="77777777" w:rsidR="004D19E4" w:rsidRPr="00596A3A" w:rsidRDefault="004D19E4" w:rsidP="00C80695">
      <w:pPr>
        <w:spacing w:before="0" w:after="0" w:line="240" w:lineRule="auto"/>
        <w:rPr>
          <w:rFonts w:ascii="Arial" w:hAnsi="Arial" w:cs="Arial"/>
        </w:rPr>
      </w:pPr>
    </w:p>
    <w:p w14:paraId="3652BAE5" w14:textId="77777777" w:rsidR="00B54919" w:rsidRPr="00596A3A" w:rsidRDefault="00B54919" w:rsidP="00C80695">
      <w:pPr>
        <w:spacing w:before="0" w:after="0" w:line="240" w:lineRule="auto"/>
        <w:rPr>
          <w:rFonts w:ascii="Arial" w:hAnsi="Arial" w:cs="Arial"/>
        </w:rPr>
      </w:pPr>
      <w:r w:rsidRPr="00596A3A">
        <w:rPr>
          <w:rFonts w:ascii="Arial" w:hAnsi="Arial" w:cs="Arial"/>
        </w:rPr>
        <w:t>De las especies de peces del área natural protegida, destacan especies como bolín yucateco</w:t>
      </w:r>
      <w:r w:rsidRPr="00596A3A">
        <w:rPr>
          <w:rFonts w:ascii="Arial" w:hAnsi="Arial" w:cs="Arial"/>
          <w:i/>
        </w:rPr>
        <w:t xml:space="preserve"> </w:t>
      </w:r>
      <w:r w:rsidRPr="00596A3A">
        <w:rPr>
          <w:rFonts w:ascii="Arial" w:hAnsi="Arial" w:cs="Arial"/>
        </w:rPr>
        <w:t>(</w:t>
      </w:r>
      <w:r w:rsidRPr="00596A3A">
        <w:rPr>
          <w:rFonts w:ascii="Arial" w:hAnsi="Arial" w:cs="Arial"/>
          <w:i/>
        </w:rPr>
        <w:t>Floridichthys polyommus</w:t>
      </w:r>
      <w:r w:rsidRPr="00596A3A">
        <w:rPr>
          <w:rFonts w:ascii="Arial" w:hAnsi="Arial" w:cs="Arial"/>
        </w:rPr>
        <w:t>), cabezote</w:t>
      </w:r>
      <w:r w:rsidRPr="00596A3A">
        <w:rPr>
          <w:rFonts w:ascii="Arial" w:hAnsi="Arial" w:cs="Arial"/>
          <w:i/>
        </w:rPr>
        <w:t xml:space="preserve"> </w:t>
      </w:r>
      <w:r w:rsidRPr="00596A3A">
        <w:rPr>
          <w:rFonts w:ascii="Arial" w:hAnsi="Arial" w:cs="Arial"/>
        </w:rPr>
        <w:t>(</w:t>
      </w:r>
      <w:r w:rsidRPr="00596A3A">
        <w:rPr>
          <w:rFonts w:ascii="Arial" w:hAnsi="Arial" w:cs="Arial"/>
          <w:i/>
        </w:rPr>
        <w:t>Atherinomorus stipes</w:t>
      </w:r>
      <w:r w:rsidRPr="00596A3A">
        <w:rPr>
          <w:rFonts w:ascii="Arial" w:hAnsi="Arial" w:cs="Arial"/>
        </w:rPr>
        <w:t>), torito</w:t>
      </w:r>
      <w:r w:rsidRPr="00596A3A">
        <w:rPr>
          <w:rFonts w:ascii="Arial" w:hAnsi="Arial" w:cs="Arial"/>
          <w:i/>
        </w:rPr>
        <w:t xml:space="preserve"> </w:t>
      </w:r>
      <w:r w:rsidRPr="00596A3A">
        <w:rPr>
          <w:rFonts w:ascii="Arial" w:hAnsi="Arial" w:cs="Arial"/>
        </w:rPr>
        <w:t>(</w:t>
      </w:r>
      <w:r w:rsidRPr="00596A3A">
        <w:rPr>
          <w:rFonts w:ascii="Arial" w:hAnsi="Arial" w:cs="Arial"/>
          <w:i/>
        </w:rPr>
        <w:t>Acanthostracion quadricornis</w:t>
      </w:r>
      <w:r w:rsidRPr="00596A3A">
        <w:rPr>
          <w:rFonts w:ascii="Arial" w:hAnsi="Arial" w:cs="Arial"/>
        </w:rPr>
        <w:t>), molpichas</w:t>
      </w:r>
      <w:r w:rsidRPr="00596A3A">
        <w:rPr>
          <w:rFonts w:ascii="Arial" w:hAnsi="Arial" w:cs="Arial"/>
          <w:i/>
        </w:rPr>
        <w:t xml:space="preserve"> </w:t>
      </w:r>
      <w:r w:rsidRPr="00596A3A">
        <w:rPr>
          <w:rFonts w:ascii="Arial" w:hAnsi="Arial" w:cs="Arial"/>
        </w:rPr>
        <w:t>(</w:t>
      </w:r>
      <w:r w:rsidRPr="00596A3A">
        <w:rPr>
          <w:rFonts w:ascii="Arial" w:hAnsi="Arial" w:cs="Arial"/>
          <w:i/>
        </w:rPr>
        <w:t>Eucinostomus argenteus</w:t>
      </w:r>
      <w:r w:rsidRPr="00596A3A">
        <w:rPr>
          <w:rFonts w:ascii="Arial" w:hAnsi="Arial" w:cs="Arial"/>
        </w:rPr>
        <w:t>) y pequeché</w:t>
      </w:r>
      <w:r w:rsidRPr="00596A3A">
        <w:rPr>
          <w:rFonts w:ascii="Arial" w:hAnsi="Arial" w:cs="Arial"/>
          <w:i/>
        </w:rPr>
        <w:t xml:space="preserve"> </w:t>
      </w:r>
      <w:r w:rsidRPr="00596A3A">
        <w:rPr>
          <w:rFonts w:ascii="Arial" w:hAnsi="Arial" w:cs="Arial"/>
        </w:rPr>
        <w:t>(</w:t>
      </w:r>
      <w:r w:rsidRPr="00596A3A">
        <w:rPr>
          <w:rFonts w:ascii="Arial" w:hAnsi="Arial" w:cs="Arial"/>
          <w:i/>
        </w:rPr>
        <w:t>Harengula jaguana</w:t>
      </w:r>
      <w:r w:rsidRPr="00596A3A">
        <w:rPr>
          <w:rFonts w:ascii="Arial" w:hAnsi="Arial" w:cs="Arial"/>
        </w:rPr>
        <w:t>), bancos de sardinas de los géneros (</w:t>
      </w:r>
      <w:r w:rsidRPr="00596A3A">
        <w:rPr>
          <w:rFonts w:ascii="Arial" w:hAnsi="Arial" w:cs="Arial"/>
          <w:i/>
        </w:rPr>
        <w:t>Clupeidae</w:t>
      </w:r>
      <w:r w:rsidRPr="00596A3A">
        <w:rPr>
          <w:rFonts w:ascii="Arial" w:hAnsi="Arial" w:cs="Arial"/>
        </w:rPr>
        <w:t xml:space="preserve"> y </w:t>
      </w:r>
      <w:r w:rsidRPr="00596A3A">
        <w:rPr>
          <w:rFonts w:ascii="Arial" w:hAnsi="Arial" w:cs="Arial"/>
          <w:i/>
        </w:rPr>
        <w:t>Engraulidae</w:t>
      </w:r>
      <w:r w:rsidRPr="00596A3A">
        <w:rPr>
          <w:rFonts w:ascii="Arial" w:hAnsi="Arial" w:cs="Arial"/>
        </w:rPr>
        <w:t>) que sirven de alimento para miles de aves marinas cuyas colonias de anidación se ubican en la costa norte de la Península de Yucatán.</w:t>
      </w:r>
    </w:p>
    <w:p w14:paraId="00E060CB" w14:textId="77777777" w:rsidR="004D19E4" w:rsidRPr="00596A3A" w:rsidRDefault="004D19E4" w:rsidP="00C80695">
      <w:pPr>
        <w:spacing w:before="0" w:after="0" w:line="240" w:lineRule="auto"/>
        <w:rPr>
          <w:rFonts w:ascii="Arial" w:hAnsi="Arial" w:cs="Arial"/>
        </w:rPr>
      </w:pPr>
    </w:p>
    <w:p w14:paraId="1ED8AD4C" w14:textId="08947990" w:rsidR="00B54919" w:rsidRPr="00596A3A" w:rsidRDefault="00B54919" w:rsidP="00C80695">
      <w:pPr>
        <w:spacing w:before="0" w:after="0" w:line="240" w:lineRule="auto"/>
        <w:rPr>
          <w:rFonts w:ascii="Arial" w:eastAsia="MS Mincho" w:hAnsi="Arial" w:cs="Arial"/>
        </w:rPr>
      </w:pPr>
      <w:r w:rsidRPr="00596A3A">
        <w:rPr>
          <w:rFonts w:ascii="Arial" w:hAnsi="Arial" w:cs="Arial"/>
        </w:rPr>
        <w:t>Asimismo, existen algunas especies registradas que tienen un alto valor pesquero como la barracuda (</w:t>
      </w:r>
      <w:r w:rsidRPr="00596A3A">
        <w:rPr>
          <w:rFonts w:ascii="Arial" w:hAnsi="Arial" w:cs="Arial"/>
          <w:i/>
        </w:rPr>
        <w:t>Sphyraena barracuda</w:t>
      </w:r>
      <w:r w:rsidRPr="00596A3A">
        <w:rPr>
          <w:rFonts w:ascii="Arial" w:hAnsi="Arial" w:cs="Arial"/>
        </w:rPr>
        <w:t>), kanxik (</w:t>
      </w:r>
      <w:r w:rsidRPr="00596A3A">
        <w:rPr>
          <w:rFonts w:ascii="Arial" w:hAnsi="Arial" w:cs="Arial"/>
          <w:i/>
        </w:rPr>
        <w:t>Lutjanus apodus</w:t>
      </w:r>
      <w:r w:rsidRPr="00596A3A">
        <w:rPr>
          <w:rFonts w:ascii="Arial" w:hAnsi="Arial" w:cs="Arial"/>
        </w:rPr>
        <w:t>), pargo mulato (</w:t>
      </w:r>
      <w:r w:rsidRPr="00596A3A">
        <w:rPr>
          <w:rFonts w:ascii="Arial" w:hAnsi="Arial" w:cs="Arial"/>
          <w:i/>
        </w:rPr>
        <w:t>Lutjanus griseus</w:t>
      </w:r>
      <w:r w:rsidRPr="00596A3A">
        <w:rPr>
          <w:rFonts w:ascii="Arial" w:hAnsi="Arial" w:cs="Arial"/>
        </w:rPr>
        <w:t xml:space="preserve">), </w:t>
      </w:r>
      <w:r w:rsidR="002B6927">
        <w:rPr>
          <w:rFonts w:ascii="Arial" w:hAnsi="Arial" w:cs="Arial"/>
        </w:rPr>
        <w:t>rubia</w:t>
      </w:r>
      <w:r w:rsidR="002B6927" w:rsidRPr="00596A3A">
        <w:rPr>
          <w:rFonts w:ascii="Arial" w:hAnsi="Arial" w:cs="Arial"/>
        </w:rPr>
        <w:t xml:space="preserve"> </w:t>
      </w:r>
      <w:r w:rsidRPr="00596A3A">
        <w:rPr>
          <w:rFonts w:ascii="Arial" w:hAnsi="Arial" w:cs="Arial"/>
        </w:rPr>
        <w:t>(</w:t>
      </w:r>
      <w:r w:rsidRPr="00596A3A">
        <w:rPr>
          <w:rFonts w:ascii="Arial" w:hAnsi="Arial" w:cs="Arial"/>
          <w:i/>
        </w:rPr>
        <w:t>Ocyurus chrysurus</w:t>
      </w:r>
      <w:r w:rsidRPr="00596A3A">
        <w:rPr>
          <w:rFonts w:ascii="Arial" w:hAnsi="Arial" w:cs="Arial"/>
        </w:rPr>
        <w:t>), chabelita (</w:t>
      </w:r>
      <w:r w:rsidRPr="00596A3A">
        <w:rPr>
          <w:rFonts w:ascii="Arial" w:hAnsi="Arial" w:cs="Arial"/>
          <w:i/>
        </w:rPr>
        <w:t>Anisotremus virginicus</w:t>
      </w:r>
      <w:r w:rsidRPr="00596A3A">
        <w:rPr>
          <w:rFonts w:ascii="Arial" w:hAnsi="Arial" w:cs="Arial"/>
        </w:rPr>
        <w:t>), chac-chic dorado, burro, burrito (</w:t>
      </w:r>
      <w:r w:rsidRPr="00596A3A">
        <w:rPr>
          <w:rFonts w:ascii="Arial" w:hAnsi="Arial" w:cs="Arial"/>
          <w:i/>
        </w:rPr>
        <w:t>Haemulon sciurus</w:t>
      </w:r>
      <w:r w:rsidRPr="00596A3A">
        <w:rPr>
          <w:rFonts w:ascii="Arial" w:hAnsi="Arial" w:cs="Arial"/>
        </w:rPr>
        <w:t xml:space="preserve">), </w:t>
      </w:r>
      <w:r w:rsidRPr="00596A3A">
        <w:rPr>
          <w:rFonts w:ascii="Arial" w:eastAsia="MS Mincho" w:hAnsi="Arial" w:cs="Arial"/>
        </w:rPr>
        <w:t>molpichas (</w:t>
      </w:r>
      <w:r w:rsidRPr="00596A3A">
        <w:rPr>
          <w:rFonts w:ascii="Arial" w:eastAsia="MS Mincho" w:hAnsi="Arial" w:cs="Arial"/>
          <w:i/>
          <w:iCs/>
        </w:rPr>
        <w:t>Eucinostomus argenteus</w:t>
      </w:r>
      <w:r w:rsidRPr="00596A3A">
        <w:rPr>
          <w:rFonts w:ascii="Arial" w:eastAsia="MS Mincho" w:hAnsi="Arial" w:cs="Arial"/>
          <w:iCs/>
        </w:rPr>
        <w:t>)</w:t>
      </w:r>
      <w:r w:rsidRPr="00596A3A">
        <w:rPr>
          <w:rFonts w:ascii="Arial" w:eastAsia="MS Mincho" w:hAnsi="Arial" w:cs="Arial"/>
        </w:rPr>
        <w:t xml:space="preserve"> y mojarras </w:t>
      </w:r>
      <w:r w:rsidR="00CB3E01">
        <w:rPr>
          <w:rFonts w:ascii="Arial" w:eastAsia="MS Mincho" w:hAnsi="Arial" w:cs="Arial"/>
        </w:rPr>
        <w:t>(</w:t>
      </w:r>
      <w:r w:rsidRPr="00596A3A">
        <w:rPr>
          <w:rFonts w:ascii="Arial" w:eastAsia="MS Mincho" w:hAnsi="Arial" w:cs="Arial"/>
          <w:i/>
          <w:iCs/>
        </w:rPr>
        <w:t xml:space="preserve">Gerres </w:t>
      </w:r>
      <w:r w:rsidRPr="00596A3A">
        <w:rPr>
          <w:rFonts w:ascii="Arial" w:eastAsia="MS Mincho" w:hAnsi="Arial" w:cs="Arial"/>
        </w:rPr>
        <w:t>spp.)</w:t>
      </w:r>
      <w:r w:rsidR="00BB3C9B" w:rsidRPr="00596A3A">
        <w:rPr>
          <w:rFonts w:ascii="Arial" w:eastAsia="MS Mincho" w:hAnsi="Arial" w:cs="Arial"/>
        </w:rPr>
        <w:t>,</w:t>
      </w:r>
      <w:r w:rsidRPr="00596A3A">
        <w:rPr>
          <w:rFonts w:ascii="Arial" w:eastAsia="MS Mincho" w:hAnsi="Arial" w:cs="Arial"/>
        </w:rPr>
        <w:t xml:space="preserve"> lisa, pargo, ronco o roncador (</w:t>
      </w:r>
      <w:r w:rsidRPr="00596A3A">
        <w:rPr>
          <w:rFonts w:ascii="Arial" w:eastAsia="MS Mincho" w:hAnsi="Arial" w:cs="Arial"/>
          <w:i/>
          <w:iCs/>
        </w:rPr>
        <w:t>Haemulon plumieri</w:t>
      </w:r>
      <w:r w:rsidRPr="00596A3A">
        <w:rPr>
          <w:rFonts w:ascii="Arial" w:eastAsia="MS Mincho" w:hAnsi="Arial" w:cs="Arial"/>
        </w:rPr>
        <w:t xml:space="preserve">, </w:t>
      </w:r>
      <w:r w:rsidRPr="00596A3A">
        <w:rPr>
          <w:rFonts w:ascii="Arial" w:eastAsia="MS Mincho" w:hAnsi="Arial" w:cs="Arial"/>
          <w:i/>
          <w:iCs/>
        </w:rPr>
        <w:t>Haemulon macrostomum</w:t>
      </w:r>
      <w:r w:rsidRPr="00596A3A">
        <w:rPr>
          <w:rFonts w:ascii="Arial" w:eastAsia="MS Mincho" w:hAnsi="Arial" w:cs="Arial"/>
        </w:rPr>
        <w:t xml:space="preserve">, </w:t>
      </w:r>
      <w:r w:rsidRPr="00596A3A">
        <w:rPr>
          <w:rFonts w:ascii="Arial" w:eastAsia="MS Mincho" w:hAnsi="Arial" w:cs="Arial"/>
          <w:i/>
          <w:iCs/>
        </w:rPr>
        <w:t>H. spp</w:t>
      </w:r>
      <w:r w:rsidRPr="00596A3A">
        <w:rPr>
          <w:rFonts w:ascii="Arial" w:eastAsia="MS Mincho" w:hAnsi="Arial" w:cs="Arial"/>
        </w:rPr>
        <w:t xml:space="preserve">.), </w:t>
      </w:r>
      <w:r w:rsidRPr="00596A3A">
        <w:rPr>
          <w:rFonts w:ascii="Arial" w:hAnsi="Arial" w:cs="Arial"/>
        </w:rPr>
        <w:t>bagre común</w:t>
      </w:r>
      <w:r w:rsidR="00BB3C9B" w:rsidRPr="00596A3A">
        <w:rPr>
          <w:rFonts w:ascii="Arial" w:hAnsi="Arial" w:cs="Arial"/>
        </w:rPr>
        <w:t xml:space="preserve"> o</w:t>
      </w:r>
      <w:r w:rsidRPr="00596A3A">
        <w:rPr>
          <w:rFonts w:ascii="Arial" w:hAnsi="Arial" w:cs="Arial"/>
        </w:rPr>
        <w:t xml:space="preserve"> bagre abanderado, catfish</w:t>
      </w:r>
      <w:r w:rsidRPr="00596A3A">
        <w:rPr>
          <w:rFonts w:ascii="Arial" w:eastAsia="MS Mincho" w:hAnsi="Arial" w:cs="Arial"/>
        </w:rPr>
        <w:t xml:space="preserve"> (</w:t>
      </w:r>
      <w:r w:rsidRPr="00596A3A">
        <w:rPr>
          <w:rFonts w:ascii="Arial" w:eastAsia="MS Mincho" w:hAnsi="Arial" w:cs="Arial"/>
          <w:i/>
          <w:iCs/>
        </w:rPr>
        <w:t>Arius melanopus</w:t>
      </w:r>
      <w:r w:rsidR="00CB3E01">
        <w:rPr>
          <w:rFonts w:ascii="Arial" w:eastAsia="MS Mincho" w:hAnsi="Arial" w:cs="Arial"/>
        </w:rPr>
        <w:t>,</w:t>
      </w:r>
      <w:r w:rsidRPr="00596A3A">
        <w:rPr>
          <w:rFonts w:ascii="Arial" w:eastAsia="MS Mincho" w:hAnsi="Arial" w:cs="Arial"/>
        </w:rPr>
        <w:t xml:space="preserve"> </w:t>
      </w:r>
      <w:r w:rsidRPr="00596A3A">
        <w:rPr>
          <w:rFonts w:ascii="Arial" w:eastAsia="MS Mincho" w:hAnsi="Arial" w:cs="Arial"/>
          <w:i/>
          <w:iCs/>
        </w:rPr>
        <w:t>Ariopsis felis</w:t>
      </w:r>
      <w:r w:rsidR="00CB3E01">
        <w:rPr>
          <w:rFonts w:ascii="Arial" w:eastAsia="MS Mincho" w:hAnsi="Arial" w:cs="Arial"/>
          <w:i/>
          <w:iCs/>
        </w:rPr>
        <w:t>)</w:t>
      </w:r>
      <w:r w:rsidRPr="00596A3A">
        <w:rPr>
          <w:rFonts w:ascii="Arial" w:eastAsia="MS Mincho" w:hAnsi="Arial" w:cs="Arial"/>
        </w:rPr>
        <w:t xml:space="preserve">,, </w:t>
      </w:r>
      <w:r w:rsidR="00CB3E01">
        <w:rPr>
          <w:rFonts w:ascii="Arial" w:eastAsia="MS Mincho" w:hAnsi="Arial" w:cs="Arial"/>
        </w:rPr>
        <w:t>(</w:t>
      </w:r>
      <w:r w:rsidRPr="00596A3A">
        <w:rPr>
          <w:rFonts w:ascii="Arial" w:eastAsia="MS Mincho" w:hAnsi="Arial" w:cs="Arial"/>
          <w:i/>
          <w:iCs/>
        </w:rPr>
        <w:t>bagre marinus</w:t>
      </w:r>
      <w:r w:rsidRPr="00596A3A">
        <w:rPr>
          <w:rFonts w:ascii="Arial" w:eastAsia="MS Mincho" w:hAnsi="Arial" w:cs="Arial"/>
        </w:rPr>
        <w:t>) y macabí (</w:t>
      </w:r>
      <w:r w:rsidRPr="00596A3A">
        <w:rPr>
          <w:rFonts w:ascii="Arial" w:eastAsia="MS Mincho" w:hAnsi="Arial" w:cs="Arial"/>
          <w:i/>
          <w:iCs/>
        </w:rPr>
        <w:t>Albula vulpes</w:t>
      </w:r>
      <w:r w:rsidRPr="00596A3A">
        <w:rPr>
          <w:rFonts w:ascii="Arial" w:eastAsia="MS Mincho" w:hAnsi="Arial" w:cs="Arial"/>
        </w:rPr>
        <w:t>).</w:t>
      </w:r>
    </w:p>
    <w:p w14:paraId="3AEDEEE3" w14:textId="77777777" w:rsidR="004D19E4" w:rsidRPr="00596A3A" w:rsidRDefault="004D19E4" w:rsidP="00C80695">
      <w:pPr>
        <w:spacing w:before="0" w:after="0" w:line="240" w:lineRule="auto"/>
        <w:rPr>
          <w:rFonts w:ascii="Arial" w:hAnsi="Arial" w:cs="Arial"/>
        </w:rPr>
      </w:pPr>
    </w:p>
    <w:p w14:paraId="797D08BC" w14:textId="53F9FC88" w:rsidR="00B54919" w:rsidRPr="00596A3A" w:rsidRDefault="00B54919" w:rsidP="00C80695">
      <w:pPr>
        <w:spacing w:before="0" w:after="0" w:line="240" w:lineRule="auto"/>
        <w:rPr>
          <w:rFonts w:ascii="Arial" w:hAnsi="Arial" w:cs="Arial"/>
        </w:rPr>
      </w:pPr>
      <w:r w:rsidRPr="00596A3A">
        <w:rPr>
          <w:rFonts w:ascii="Arial" w:hAnsi="Arial" w:cs="Arial"/>
        </w:rPr>
        <w:t xml:space="preserve">Los condrictios están representados por tiburones y rayas, entre los que se encuentra el </w:t>
      </w:r>
      <w:r w:rsidR="00CB3E01">
        <w:rPr>
          <w:rFonts w:ascii="Arial" w:hAnsi="Arial" w:cs="Arial"/>
        </w:rPr>
        <w:t>T</w:t>
      </w:r>
      <w:r w:rsidRPr="00596A3A">
        <w:rPr>
          <w:rFonts w:ascii="Arial" w:hAnsi="Arial" w:cs="Arial"/>
        </w:rPr>
        <w:t xml:space="preserve">iburón </w:t>
      </w:r>
      <w:r w:rsidR="00CB3E01">
        <w:rPr>
          <w:rFonts w:ascii="Arial" w:hAnsi="Arial" w:cs="Arial"/>
        </w:rPr>
        <w:t>B</w:t>
      </w:r>
      <w:r w:rsidRPr="00596A3A">
        <w:rPr>
          <w:rFonts w:ascii="Arial" w:hAnsi="Arial" w:cs="Arial"/>
        </w:rPr>
        <w:t>allena (</w:t>
      </w:r>
      <w:r w:rsidRPr="00596A3A">
        <w:rPr>
          <w:rFonts w:ascii="Arial" w:hAnsi="Arial" w:cs="Arial"/>
          <w:i/>
        </w:rPr>
        <w:t>Rhincodon typus</w:t>
      </w:r>
      <w:r w:rsidRPr="00596A3A">
        <w:rPr>
          <w:rFonts w:ascii="Arial" w:hAnsi="Arial" w:cs="Arial"/>
        </w:rPr>
        <w:t>) especie en categoría de amenazada de acuerdo a la Norma Oficial Mexicana NOM-059-SEMARNAT-2010 Protección ambiental-Especies nativas de México de flora y fauna silvestres-Categorías de riesgo y especificaciones para su inclusión, exclusión o cambio-Lista de especies en riesgo, así como tiburón blanco (</w:t>
      </w:r>
      <w:r w:rsidRPr="00596A3A">
        <w:rPr>
          <w:rFonts w:ascii="Arial" w:hAnsi="Arial" w:cs="Arial"/>
          <w:i/>
        </w:rPr>
        <w:t>Carcharodon carcharias</w:t>
      </w:r>
      <w:r w:rsidRPr="00596A3A">
        <w:rPr>
          <w:rFonts w:ascii="Arial" w:hAnsi="Arial" w:cs="Arial"/>
        </w:rPr>
        <w:t>), pez sierra (</w:t>
      </w:r>
      <w:r w:rsidRPr="00596A3A">
        <w:rPr>
          <w:rFonts w:ascii="Arial" w:hAnsi="Arial" w:cs="Arial"/>
          <w:i/>
        </w:rPr>
        <w:t>Pristis sp.</w:t>
      </w:r>
      <w:r w:rsidRPr="00596A3A">
        <w:rPr>
          <w:rFonts w:ascii="Arial" w:hAnsi="Arial" w:cs="Arial"/>
        </w:rPr>
        <w:t>) y diversas especies de rayas como la manta (</w:t>
      </w:r>
      <w:r w:rsidRPr="00596A3A">
        <w:rPr>
          <w:rFonts w:ascii="Arial" w:hAnsi="Arial" w:cs="Arial"/>
          <w:i/>
        </w:rPr>
        <w:t>Manta birrostris</w:t>
      </w:r>
      <w:r w:rsidRPr="00596A3A">
        <w:rPr>
          <w:rFonts w:ascii="Arial" w:hAnsi="Arial" w:cs="Arial"/>
        </w:rPr>
        <w:t>) y raya águila (</w:t>
      </w:r>
      <w:r w:rsidRPr="00596A3A">
        <w:rPr>
          <w:rFonts w:ascii="Arial" w:hAnsi="Arial" w:cs="Arial"/>
          <w:i/>
        </w:rPr>
        <w:t>Aetobatus narinari</w:t>
      </w:r>
      <w:r w:rsidRPr="00596A3A">
        <w:rPr>
          <w:rFonts w:ascii="Arial" w:hAnsi="Arial" w:cs="Arial"/>
        </w:rPr>
        <w:t>).</w:t>
      </w:r>
    </w:p>
    <w:p w14:paraId="54F25B92" w14:textId="77777777" w:rsidR="004D19E4" w:rsidRPr="00596A3A" w:rsidRDefault="004D19E4" w:rsidP="00C80695">
      <w:pPr>
        <w:spacing w:before="0" w:after="0" w:line="240" w:lineRule="auto"/>
        <w:rPr>
          <w:rFonts w:ascii="Arial" w:hAnsi="Arial" w:cs="Arial"/>
        </w:rPr>
      </w:pPr>
    </w:p>
    <w:p w14:paraId="4CC5031E" w14:textId="77777777" w:rsidR="00B54919" w:rsidRPr="00596A3A" w:rsidRDefault="00B54919" w:rsidP="00C80695">
      <w:pPr>
        <w:spacing w:before="0" w:after="0" w:line="240" w:lineRule="auto"/>
        <w:ind w:right="6"/>
        <w:rPr>
          <w:rFonts w:ascii="Arial" w:hAnsi="Arial" w:cs="Arial"/>
          <w:b/>
        </w:rPr>
      </w:pPr>
      <w:r w:rsidRPr="00596A3A">
        <w:rPr>
          <w:rFonts w:ascii="Arial" w:hAnsi="Arial" w:cs="Arial"/>
          <w:b/>
          <w:i/>
        </w:rPr>
        <w:t>Invertebrados</w:t>
      </w:r>
    </w:p>
    <w:p w14:paraId="70AFE4ED" w14:textId="77777777" w:rsidR="004D19E4" w:rsidRPr="00596A3A" w:rsidRDefault="004D19E4" w:rsidP="00C80695">
      <w:pPr>
        <w:spacing w:before="0" w:after="0" w:line="240" w:lineRule="auto"/>
        <w:ind w:right="6"/>
        <w:rPr>
          <w:rFonts w:ascii="Arial" w:hAnsi="Arial" w:cs="Arial"/>
        </w:rPr>
      </w:pPr>
    </w:p>
    <w:p w14:paraId="78670E9C" w14:textId="0BA6CE0A" w:rsidR="00B54919" w:rsidRPr="00596A3A" w:rsidRDefault="00B54919" w:rsidP="00C80695">
      <w:pPr>
        <w:spacing w:before="0" w:after="0" w:line="240" w:lineRule="auto"/>
        <w:ind w:right="6"/>
        <w:rPr>
          <w:rFonts w:ascii="Arial" w:hAnsi="Arial" w:cs="Arial"/>
        </w:rPr>
      </w:pPr>
      <w:r w:rsidRPr="00596A3A">
        <w:rPr>
          <w:rFonts w:ascii="Arial" w:hAnsi="Arial" w:cs="Arial"/>
        </w:rPr>
        <w:t>La distribución de la comunidad bentónica se ve influenciada por el tipo de sustrato presente. En aquellos sitios donde el sustrato está formado principalmente por roca calcárea, la comunidad bentónica se caracteriza por la presencia de esponjas masivas e incrustantes.</w:t>
      </w:r>
      <w:r w:rsidR="00F467DC" w:rsidRPr="00596A3A">
        <w:rPr>
          <w:rFonts w:ascii="Arial" w:hAnsi="Arial" w:cs="Arial"/>
        </w:rPr>
        <w:t xml:space="preserve"> </w:t>
      </w:r>
      <w:r w:rsidRPr="00596A3A">
        <w:rPr>
          <w:rFonts w:ascii="Arial" w:hAnsi="Arial" w:cs="Arial"/>
        </w:rPr>
        <w:t xml:space="preserve">En las zonas donde el sustrato es predominantemente arenoso o consiste en grandes extensiones de pastos marinos, la fauna epibentónica está representada principalmente por varios grupos de equinodermos y algunos moluscos gasterópodos y bivalvos. En cuanto a los moluscos se han registrado especies pertenecientes a los géneros </w:t>
      </w:r>
      <w:r w:rsidRPr="00596A3A">
        <w:rPr>
          <w:rFonts w:ascii="Arial" w:hAnsi="Arial" w:cs="Arial"/>
          <w:i/>
        </w:rPr>
        <w:t xml:space="preserve">Diodora </w:t>
      </w:r>
      <w:r w:rsidRPr="00596A3A">
        <w:rPr>
          <w:rFonts w:ascii="Arial" w:hAnsi="Arial" w:cs="Arial"/>
        </w:rPr>
        <w:t>y</w:t>
      </w:r>
      <w:r w:rsidRPr="00596A3A">
        <w:rPr>
          <w:rFonts w:ascii="Arial" w:hAnsi="Arial" w:cs="Arial"/>
          <w:i/>
        </w:rPr>
        <w:t xml:space="preserve"> Echinolittorina</w:t>
      </w:r>
      <w:r w:rsidRPr="00596A3A">
        <w:rPr>
          <w:rFonts w:ascii="Arial" w:hAnsi="Arial" w:cs="Arial"/>
        </w:rPr>
        <w:t xml:space="preserve"> (Villena, 1983; RAMSAR, 2003 y Salazar-Vallejo et al 2008). La distribución geográfica de las especies de moluscos identificados en el área refleja la influencia de la corriente noroecuatorial que corre dentro del Caribe a través del Canal de Yucatán y que a su paso por las costas continentales e insulares, transporta larvas y en ocasiones adultos hasta la Florida, Carolina del Norte y las Bermudas (RAMSAR, 2003).</w:t>
      </w:r>
    </w:p>
    <w:p w14:paraId="1D0F7E24" w14:textId="77777777" w:rsidR="004D19E4" w:rsidRPr="00596A3A" w:rsidRDefault="004D19E4" w:rsidP="00C80695">
      <w:pPr>
        <w:spacing w:before="0" w:after="0" w:line="240" w:lineRule="auto"/>
        <w:ind w:right="6"/>
        <w:rPr>
          <w:rFonts w:ascii="Arial" w:hAnsi="Arial" w:cs="Arial"/>
        </w:rPr>
      </w:pPr>
    </w:p>
    <w:p w14:paraId="24A85CF3" w14:textId="1DA48F9E" w:rsidR="00B54919" w:rsidRPr="00596A3A" w:rsidRDefault="00B54919" w:rsidP="00C80695">
      <w:pPr>
        <w:spacing w:before="0" w:after="0" w:line="240" w:lineRule="auto"/>
        <w:rPr>
          <w:rFonts w:ascii="Arial" w:hAnsi="Arial" w:cs="Arial"/>
          <w:lang w:eastAsia="es-MX"/>
        </w:rPr>
      </w:pPr>
      <w:r w:rsidRPr="00596A3A">
        <w:rPr>
          <w:rFonts w:ascii="Arial" w:hAnsi="Arial" w:cs="Arial"/>
          <w:lang w:eastAsia="es-MX"/>
        </w:rPr>
        <w:t>Moluscos, equinodermos y crustáceos son los invertebrados más comunes asociados a los arrecifes coralinos de la Reserva. Entre las especies presentes se encuentra el caracol rosado (</w:t>
      </w:r>
      <w:r w:rsidRPr="00596A3A">
        <w:rPr>
          <w:rFonts w:ascii="Arial" w:hAnsi="Arial" w:cs="Arial"/>
          <w:i/>
        </w:rPr>
        <w:t>Lobatus</w:t>
      </w:r>
      <w:r w:rsidRPr="00596A3A">
        <w:rPr>
          <w:rFonts w:ascii="Arial" w:hAnsi="Arial" w:cs="Arial"/>
          <w:i/>
          <w:lang w:eastAsia="es-MX"/>
        </w:rPr>
        <w:t xml:space="preserve"> gigas)</w:t>
      </w:r>
      <w:r w:rsidRPr="00596A3A">
        <w:rPr>
          <w:rFonts w:ascii="Arial" w:hAnsi="Arial" w:cs="Arial"/>
          <w:lang w:eastAsia="es-MX"/>
        </w:rPr>
        <w:t>, langosta espinosa (</w:t>
      </w:r>
      <w:r w:rsidRPr="00596A3A">
        <w:rPr>
          <w:rFonts w:ascii="Arial" w:hAnsi="Arial" w:cs="Arial"/>
          <w:i/>
          <w:lang w:eastAsia="es-MX"/>
        </w:rPr>
        <w:t>Panulirus argus</w:t>
      </w:r>
      <w:r w:rsidRPr="00596A3A">
        <w:rPr>
          <w:rFonts w:ascii="Arial" w:hAnsi="Arial" w:cs="Arial"/>
          <w:lang w:eastAsia="es-MX"/>
        </w:rPr>
        <w:t>), la cual prefiere hábitats que le proporcionen protección como repisas y agujeros de los arrecifes y también es utilizada como recurso pesquero. Cabe destacar la presencia del erizo de mar (</w:t>
      </w:r>
      <w:r w:rsidRPr="00596A3A">
        <w:rPr>
          <w:rFonts w:ascii="Arial" w:hAnsi="Arial" w:cs="Arial"/>
          <w:i/>
          <w:lang w:eastAsia="es-MX"/>
        </w:rPr>
        <w:t>Diadema antillarum)</w:t>
      </w:r>
      <w:r w:rsidRPr="00596A3A">
        <w:rPr>
          <w:rFonts w:ascii="Arial" w:hAnsi="Arial" w:cs="Arial"/>
          <w:lang w:eastAsia="es-MX"/>
        </w:rPr>
        <w:t>, un herbívoro importante en el mantenimiento de los arrecifes saludables, que impide que las macro algas crezcan en exceso.</w:t>
      </w:r>
    </w:p>
    <w:p w14:paraId="6688B04D" w14:textId="77777777" w:rsidR="004D19E4" w:rsidRPr="00596A3A" w:rsidRDefault="004D19E4" w:rsidP="00C80695">
      <w:pPr>
        <w:spacing w:before="0" w:after="0" w:line="240" w:lineRule="auto"/>
        <w:rPr>
          <w:rFonts w:ascii="Arial" w:hAnsi="Arial" w:cs="Arial"/>
          <w:lang w:eastAsia="es-MX"/>
        </w:rPr>
      </w:pPr>
    </w:p>
    <w:p w14:paraId="6A02ADDE" w14:textId="77777777" w:rsidR="00B54919" w:rsidRPr="00596A3A" w:rsidRDefault="00B54919" w:rsidP="00C80695">
      <w:pPr>
        <w:spacing w:before="0" w:after="0" w:line="240" w:lineRule="auto"/>
        <w:ind w:right="6"/>
        <w:rPr>
          <w:rFonts w:ascii="Arial" w:hAnsi="Arial" w:cs="Arial"/>
          <w:b/>
          <w:i/>
        </w:rPr>
      </w:pPr>
      <w:r w:rsidRPr="00596A3A">
        <w:rPr>
          <w:rFonts w:ascii="Arial" w:hAnsi="Arial" w:cs="Arial"/>
          <w:b/>
          <w:i/>
        </w:rPr>
        <w:t xml:space="preserve">Esponjas </w:t>
      </w:r>
    </w:p>
    <w:p w14:paraId="785B9685" w14:textId="77777777" w:rsidR="0042543A" w:rsidRPr="00596A3A" w:rsidRDefault="0042543A" w:rsidP="00C80695">
      <w:pPr>
        <w:spacing w:before="0" w:after="0" w:line="240" w:lineRule="auto"/>
        <w:rPr>
          <w:rFonts w:ascii="Arial" w:hAnsi="Arial" w:cs="Arial"/>
          <w:lang w:eastAsia="es-MX"/>
        </w:rPr>
      </w:pPr>
    </w:p>
    <w:p w14:paraId="03D50474" w14:textId="1CEB886F" w:rsidR="00B54919" w:rsidRPr="00596A3A" w:rsidRDefault="004D19E4" w:rsidP="00C80695">
      <w:pPr>
        <w:spacing w:before="0" w:after="0" w:line="240" w:lineRule="auto"/>
        <w:rPr>
          <w:rFonts w:ascii="Arial" w:hAnsi="Arial" w:cs="Arial"/>
          <w:lang w:eastAsia="es-MX"/>
        </w:rPr>
      </w:pPr>
      <w:r w:rsidRPr="00596A3A">
        <w:rPr>
          <w:rFonts w:ascii="Arial" w:hAnsi="Arial" w:cs="Arial"/>
          <w:lang w:eastAsia="es-MX"/>
        </w:rPr>
        <w:lastRenderedPageBreak/>
        <w:t>S</w:t>
      </w:r>
      <w:r w:rsidR="00B54919" w:rsidRPr="00596A3A">
        <w:rPr>
          <w:rFonts w:ascii="Arial" w:hAnsi="Arial" w:cs="Arial"/>
          <w:lang w:eastAsia="es-MX"/>
        </w:rPr>
        <w:t xml:space="preserve">e han registrado 48 especies de esponjas. Gran parte del sustrato de los arrecifes coralinos lo pueden llegar a ocupar las esponjas, grupo importante en la ecología y mantenimiento del ecosistema por su gran diversidad y abundancia. Sirven como refugio para una variedad de organismos, y por su capacidad de funcionar como filtradores de los sedimentos son importantes para la transparencia y calidad del agua, pero por otro lado existen especies incrustantes de esponjas que tienen gran éxito competitivo por el espacio, y son perjudiciales para el crecimiento de los arrecifes, como es el caso del género </w:t>
      </w:r>
      <w:r w:rsidR="00B54919" w:rsidRPr="00596A3A">
        <w:rPr>
          <w:rFonts w:ascii="Arial" w:hAnsi="Arial" w:cs="Arial"/>
          <w:i/>
          <w:lang w:eastAsia="es-MX"/>
        </w:rPr>
        <w:t>Cliona</w:t>
      </w:r>
      <w:r w:rsidR="00B54919" w:rsidRPr="00596A3A">
        <w:rPr>
          <w:rFonts w:ascii="Arial" w:hAnsi="Arial" w:cs="Arial"/>
          <w:lang w:eastAsia="es-MX"/>
        </w:rPr>
        <w:t xml:space="preserve"> la cual inhibe el desarrollo del pólipo del coral (Porter y Targett</w:t>
      </w:r>
      <w:r w:rsidR="00E00869" w:rsidRPr="00596A3A">
        <w:rPr>
          <w:rFonts w:ascii="Arial" w:hAnsi="Arial" w:cs="Arial"/>
          <w:lang w:eastAsia="es-MX"/>
        </w:rPr>
        <w:t>,</w:t>
      </w:r>
      <w:r w:rsidR="00B54919" w:rsidRPr="00596A3A">
        <w:rPr>
          <w:rFonts w:ascii="Arial" w:hAnsi="Arial" w:cs="Arial"/>
          <w:lang w:eastAsia="es-MX"/>
        </w:rPr>
        <w:t xml:space="preserve"> 1988) y se incrusta en el coral segregando pequeñas cantidades de ácido que degradan el exoesqueleto de carbonato, derrumbando así la estructura calcárea (Pomponi</w:t>
      </w:r>
      <w:r w:rsidR="00E00869" w:rsidRPr="00596A3A">
        <w:rPr>
          <w:rFonts w:ascii="Arial" w:hAnsi="Arial" w:cs="Arial"/>
          <w:lang w:eastAsia="es-MX"/>
        </w:rPr>
        <w:t>,</w:t>
      </w:r>
      <w:r w:rsidR="00B54919" w:rsidRPr="00596A3A">
        <w:rPr>
          <w:rFonts w:ascii="Arial" w:hAnsi="Arial" w:cs="Arial"/>
          <w:lang w:eastAsia="es-MX"/>
        </w:rPr>
        <w:t xml:space="preserve"> 1980). </w:t>
      </w:r>
    </w:p>
    <w:p w14:paraId="5F2BA72F" w14:textId="77777777" w:rsidR="004D19E4" w:rsidRPr="00596A3A" w:rsidRDefault="004D19E4" w:rsidP="00C80695">
      <w:pPr>
        <w:spacing w:before="0" w:after="0" w:line="240" w:lineRule="auto"/>
        <w:rPr>
          <w:rFonts w:ascii="Arial" w:hAnsi="Arial" w:cs="Arial"/>
          <w:lang w:eastAsia="es-MX"/>
        </w:rPr>
      </w:pPr>
    </w:p>
    <w:p w14:paraId="1E1891B6" w14:textId="77777777" w:rsidR="00B54919" w:rsidRPr="00596A3A" w:rsidRDefault="00B54919" w:rsidP="00C80695">
      <w:pPr>
        <w:spacing w:before="0" w:after="0" w:line="240" w:lineRule="auto"/>
        <w:rPr>
          <w:rFonts w:ascii="Arial" w:hAnsi="Arial" w:cs="Arial"/>
          <w:b/>
        </w:rPr>
      </w:pPr>
      <w:r w:rsidRPr="00596A3A">
        <w:rPr>
          <w:rFonts w:ascii="Arial" w:hAnsi="Arial" w:cs="Arial"/>
          <w:b/>
        </w:rPr>
        <w:t xml:space="preserve">Corales </w:t>
      </w:r>
    </w:p>
    <w:p w14:paraId="28B9A485" w14:textId="77777777" w:rsidR="004D19E4" w:rsidRPr="00596A3A" w:rsidRDefault="004D19E4" w:rsidP="00C80695">
      <w:pPr>
        <w:spacing w:before="0" w:after="0" w:line="240" w:lineRule="auto"/>
        <w:rPr>
          <w:rFonts w:ascii="Arial" w:hAnsi="Arial" w:cs="Arial"/>
        </w:rPr>
      </w:pPr>
    </w:p>
    <w:p w14:paraId="2F9AB61B" w14:textId="026A9813" w:rsidR="00B54919" w:rsidRPr="00596A3A" w:rsidRDefault="00B54919" w:rsidP="00C80695">
      <w:pPr>
        <w:spacing w:before="0" w:after="0" w:line="240" w:lineRule="auto"/>
        <w:rPr>
          <w:rFonts w:ascii="Arial" w:hAnsi="Arial" w:cs="Arial"/>
        </w:rPr>
      </w:pPr>
      <w:r w:rsidRPr="00596A3A">
        <w:rPr>
          <w:rFonts w:ascii="Arial" w:hAnsi="Arial" w:cs="Arial"/>
        </w:rPr>
        <w:t xml:space="preserve">Los arrecifes de la Reserva de la Biosfera Caribe Mexicano representan un recurso importante en términos económicos y biológicos, </w:t>
      </w:r>
      <w:r w:rsidR="004D0738" w:rsidRPr="00596A3A">
        <w:rPr>
          <w:rFonts w:ascii="Arial" w:hAnsi="Arial" w:cs="Arial"/>
        </w:rPr>
        <w:t>con presencia</w:t>
      </w:r>
      <w:r w:rsidRPr="00596A3A">
        <w:rPr>
          <w:rFonts w:ascii="Arial" w:hAnsi="Arial" w:cs="Arial"/>
        </w:rPr>
        <w:t xml:space="preserve"> tanto en el norte, centro y sur del área natural protegida, </w:t>
      </w:r>
      <w:r w:rsidR="004D0738" w:rsidRPr="00596A3A">
        <w:rPr>
          <w:rFonts w:ascii="Arial" w:hAnsi="Arial" w:cs="Arial"/>
        </w:rPr>
        <w:t>los</w:t>
      </w:r>
      <w:r w:rsidRPr="00596A3A">
        <w:rPr>
          <w:rFonts w:ascii="Arial" w:hAnsi="Arial" w:cs="Arial"/>
        </w:rPr>
        <w:t xml:space="preserve"> cuales forman parte del Sistema Arrecifal Mesoamericano</w:t>
      </w:r>
      <w:r w:rsidR="004D0738" w:rsidRPr="00596A3A">
        <w:rPr>
          <w:rFonts w:ascii="Arial" w:hAnsi="Arial" w:cs="Arial"/>
        </w:rPr>
        <w:t>. Dicho Sistema</w:t>
      </w:r>
      <w:r w:rsidRPr="00596A3A">
        <w:rPr>
          <w:rFonts w:ascii="Arial" w:hAnsi="Arial" w:cs="Arial"/>
        </w:rPr>
        <w:t xml:space="preserve"> contiene el sistema arrecifal más largo del Océano Atlántico y constituye un esfuerzo conjunto de los gobiernos de México, Belice, Guatemala y Honduras por salvaguardar la biodiversidad que se encuentra en esta ecoregión</w:t>
      </w:r>
      <w:r w:rsidR="004D0738" w:rsidRPr="00596A3A">
        <w:rPr>
          <w:rFonts w:ascii="Arial" w:hAnsi="Arial" w:cs="Arial"/>
        </w:rPr>
        <w:t xml:space="preserve"> </w:t>
      </w:r>
      <w:r w:rsidRPr="00596A3A">
        <w:rPr>
          <w:rFonts w:ascii="Arial" w:hAnsi="Arial" w:cs="Arial"/>
        </w:rPr>
        <w:t xml:space="preserve">(Kramer y Kramer, 2002; SAM, 2004). </w:t>
      </w:r>
    </w:p>
    <w:p w14:paraId="36000D89" w14:textId="77777777" w:rsidR="004D19E4" w:rsidRPr="00596A3A" w:rsidRDefault="004D19E4" w:rsidP="00C80695">
      <w:pPr>
        <w:spacing w:before="0" w:after="0" w:line="240" w:lineRule="auto"/>
        <w:rPr>
          <w:rFonts w:ascii="Arial" w:hAnsi="Arial" w:cs="Arial"/>
        </w:rPr>
      </w:pPr>
    </w:p>
    <w:p w14:paraId="5EBCA092" w14:textId="3FE84999" w:rsidR="004D19E4" w:rsidRPr="00596A3A" w:rsidRDefault="00B54919" w:rsidP="00C80695">
      <w:pPr>
        <w:spacing w:before="0" w:after="0" w:line="240" w:lineRule="auto"/>
        <w:rPr>
          <w:rFonts w:ascii="Arial" w:hAnsi="Arial" w:cs="Arial"/>
        </w:rPr>
      </w:pPr>
      <w:r w:rsidRPr="00596A3A">
        <w:rPr>
          <w:rFonts w:ascii="Arial" w:hAnsi="Arial" w:cs="Arial"/>
        </w:rPr>
        <w:t xml:space="preserve">Los arrecifes coralinos representan una de los principales ecosistemas a los cuales se asocia la fauna marina de la Reserva. Los corales están formados por pequeños animales denominados pólipos, que se encuentran agrupados formando colonias fijas a un sustrato. La mayoría presenta un esqueleto de carbonato de calcio con una infinidad de formas y tamaños (Humann, 1993). </w:t>
      </w:r>
    </w:p>
    <w:p w14:paraId="67967EF2" w14:textId="77777777" w:rsidR="004D0738" w:rsidRPr="00596A3A" w:rsidRDefault="004D0738" w:rsidP="00C80695">
      <w:pPr>
        <w:spacing w:before="0" w:after="0" w:line="240" w:lineRule="auto"/>
        <w:rPr>
          <w:rFonts w:ascii="Arial" w:hAnsi="Arial" w:cs="Arial"/>
        </w:rPr>
      </w:pPr>
    </w:p>
    <w:p w14:paraId="07676F39" w14:textId="0C60981A" w:rsidR="00E96B51" w:rsidRPr="00596A3A" w:rsidRDefault="00B54919" w:rsidP="00C80695">
      <w:pPr>
        <w:pStyle w:val="Textodecuerpo"/>
        <w:spacing w:before="0" w:after="0" w:line="240" w:lineRule="auto"/>
        <w:rPr>
          <w:rFonts w:ascii="Arial" w:hAnsi="Arial" w:cs="Arial"/>
        </w:rPr>
      </w:pPr>
      <w:r w:rsidRPr="00596A3A">
        <w:rPr>
          <w:rFonts w:ascii="Arial" w:hAnsi="Arial" w:cs="Arial"/>
          <w:snapToGrid w:val="0"/>
        </w:rPr>
        <w:t xml:space="preserve">La riqueza natural de los arrecifes de la Reserva está compuesta </w:t>
      </w:r>
      <w:r w:rsidR="004D0738" w:rsidRPr="00596A3A">
        <w:rPr>
          <w:rFonts w:ascii="Arial" w:hAnsi="Arial" w:cs="Arial"/>
          <w:snapToGrid w:val="0"/>
        </w:rPr>
        <w:t xml:space="preserve">principalmente </w:t>
      </w:r>
      <w:r w:rsidRPr="00596A3A">
        <w:rPr>
          <w:rFonts w:ascii="Arial" w:hAnsi="Arial" w:cs="Arial"/>
          <w:snapToGrid w:val="0"/>
        </w:rPr>
        <w:t>por especies de corales duros o escleract</w:t>
      </w:r>
      <w:r w:rsidR="00C510C2" w:rsidRPr="00596A3A">
        <w:rPr>
          <w:rFonts w:ascii="Arial" w:hAnsi="Arial" w:cs="Arial"/>
          <w:snapToGrid w:val="0"/>
        </w:rPr>
        <w:t>inios</w:t>
      </w:r>
      <w:r w:rsidRPr="00596A3A">
        <w:rPr>
          <w:rFonts w:ascii="Arial" w:hAnsi="Arial" w:cs="Arial"/>
          <w:snapToGrid w:val="0"/>
        </w:rPr>
        <w:t xml:space="preserve">, </w:t>
      </w:r>
      <w:r w:rsidRPr="00596A3A">
        <w:rPr>
          <w:rFonts w:ascii="Arial" w:hAnsi="Arial" w:cs="Arial"/>
        </w:rPr>
        <w:t>que son los principales formadores de arrecifes</w:t>
      </w:r>
      <w:r w:rsidR="004D0738" w:rsidRPr="00596A3A">
        <w:rPr>
          <w:rFonts w:ascii="Arial" w:hAnsi="Arial" w:cs="Arial"/>
        </w:rPr>
        <w:t xml:space="preserve"> </w:t>
      </w:r>
      <w:r w:rsidR="004D0738" w:rsidRPr="00596A3A">
        <w:rPr>
          <w:rFonts w:ascii="Arial" w:hAnsi="Arial" w:cs="Arial"/>
          <w:snapToGrid w:val="0"/>
        </w:rPr>
        <w:t>debido a que sus exoesqueletos forman un armazón rígido de carbonato de calcio sobre el sustrato. Estas estructuras constituyen diferentes hábitats utilizados como refugio por otros organismos arrecifales. La distribución y la diversidad de las comunidades coralinas no está determinada solamente por factores físicos como la luz, profundidad, sedimentación, temperatura y energía del oleaje, sino también por interacciones bióticas (Huston, 1985)</w:t>
      </w:r>
      <w:r w:rsidR="000445E7" w:rsidRPr="00596A3A">
        <w:rPr>
          <w:rFonts w:ascii="Arial" w:hAnsi="Arial" w:cs="Arial"/>
          <w:snapToGrid w:val="0"/>
        </w:rPr>
        <w:t>.</w:t>
      </w:r>
      <w:r w:rsidR="000445E7" w:rsidRPr="00596A3A">
        <w:rPr>
          <w:rFonts w:ascii="Arial" w:hAnsi="Arial" w:cs="Arial"/>
        </w:rPr>
        <w:t xml:space="preserve"> Los </w:t>
      </w:r>
      <w:r w:rsidR="00265ECF" w:rsidRPr="00596A3A">
        <w:rPr>
          <w:rFonts w:ascii="Arial" w:hAnsi="Arial" w:cs="Arial"/>
        </w:rPr>
        <w:t>géneros</w:t>
      </w:r>
      <w:r w:rsidR="000445E7" w:rsidRPr="00596A3A">
        <w:rPr>
          <w:rFonts w:ascii="Arial" w:hAnsi="Arial" w:cs="Arial"/>
        </w:rPr>
        <w:t xml:space="preserve"> dominantes</w:t>
      </w:r>
      <w:r w:rsidRPr="00596A3A">
        <w:rPr>
          <w:rFonts w:ascii="Arial" w:hAnsi="Arial" w:cs="Arial"/>
          <w:snapToGrid w:val="0"/>
        </w:rPr>
        <w:t xml:space="preserve"> son </w:t>
      </w:r>
      <w:r w:rsidR="000445E7" w:rsidRPr="00596A3A">
        <w:rPr>
          <w:rFonts w:ascii="Arial" w:hAnsi="Arial" w:cs="Arial"/>
          <w:i/>
          <w:snapToGrid w:val="0"/>
        </w:rPr>
        <w:t>Or</w:t>
      </w:r>
      <w:r w:rsidR="003A09AD" w:rsidRPr="00596A3A">
        <w:rPr>
          <w:rFonts w:ascii="Arial" w:hAnsi="Arial" w:cs="Arial"/>
          <w:i/>
          <w:snapToGrid w:val="0"/>
        </w:rPr>
        <w:t>bicella</w:t>
      </w:r>
      <w:r w:rsidR="003A09AD" w:rsidRPr="00596A3A">
        <w:rPr>
          <w:rFonts w:ascii="Arial" w:hAnsi="Arial" w:cs="Arial"/>
          <w:snapToGrid w:val="0"/>
        </w:rPr>
        <w:t xml:space="preserve">, </w:t>
      </w:r>
      <w:r w:rsidR="003A09AD" w:rsidRPr="00596A3A">
        <w:rPr>
          <w:rFonts w:ascii="Arial" w:hAnsi="Arial" w:cs="Arial"/>
          <w:i/>
          <w:snapToGrid w:val="0"/>
        </w:rPr>
        <w:t xml:space="preserve">Colpophyllia, </w:t>
      </w:r>
      <w:r w:rsidRPr="00596A3A">
        <w:rPr>
          <w:rFonts w:ascii="Arial" w:hAnsi="Arial" w:cs="Arial"/>
          <w:i/>
          <w:snapToGrid w:val="0"/>
        </w:rPr>
        <w:t xml:space="preserve">Porites, Acropora, Diploria, </w:t>
      </w:r>
      <w:r w:rsidR="000445E7" w:rsidRPr="00596A3A">
        <w:rPr>
          <w:rFonts w:ascii="Arial" w:hAnsi="Arial" w:cs="Arial"/>
          <w:i/>
          <w:snapToGrid w:val="0"/>
        </w:rPr>
        <w:t xml:space="preserve">Montastrae y Agaricia </w:t>
      </w:r>
      <w:r w:rsidRPr="00596A3A">
        <w:rPr>
          <w:rFonts w:ascii="Arial" w:hAnsi="Arial" w:cs="Arial"/>
          <w:snapToGrid w:val="0"/>
        </w:rPr>
        <w:t xml:space="preserve">entre otros. Algunas de las especies de corales se encuentran </w:t>
      </w:r>
      <w:r w:rsidR="004D0738" w:rsidRPr="00596A3A">
        <w:rPr>
          <w:rFonts w:ascii="Arial" w:hAnsi="Arial" w:cs="Arial"/>
          <w:snapToGrid w:val="0"/>
        </w:rPr>
        <w:t>enlistados</w:t>
      </w:r>
      <w:r w:rsidRPr="00596A3A">
        <w:rPr>
          <w:rFonts w:ascii="Arial" w:hAnsi="Arial" w:cs="Arial"/>
          <w:snapToGrid w:val="0"/>
        </w:rPr>
        <w:t xml:space="preserve"> la </w:t>
      </w:r>
      <w:r w:rsidRPr="00596A3A">
        <w:rPr>
          <w:rFonts w:ascii="Arial" w:hAnsi="Arial" w:cs="Arial"/>
        </w:rPr>
        <w:t>Norma Oficial Mexicana NOM-059-SEMARNAT-2010 Protección ambiental –Especies nativas de México de flora y fauna silvestres–Categoría de riesgo y especificaciones para su inclusión, exclusión o cambio – Lista de especies en riesgo, tales como cuerno de alce (</w:t>
      </w:r>
      <w:r w:rsidRPr="00596A3A">
        <w:rPr>
          <w:rFonts w:ascii="Arial" w:hAnsi="Arial" w:cs="Arial"/>
          <w:i/>
        </w:rPr>
        <w:t>Acropora palmata)</w:t>
      </w:r>
      <w:r w:rsidRPr="00596A3A">
        <w:rPr>
          <w:rFonts w:ascii="Arial" w:hAnsi="Arial" w:cs="Arial"/>
        </w:rPr>
        <w:t xml:space="preserve"> y cuerno de ciervo</w:t>
      </w:r>
      <w:r w:rsidRPr="00596A3A">
        <w:rPr>
          <w:rFonts w:ascii="Arial" w:hAnsi="Arial" w:cs="Arial"/>
          <w:i/>
        </w:rPr>
        <w:t xml:space="preserve"> </w:t>
      </w:r>
      <w:r w:rsidRPr="00596A3A">
        <w:rPr>
          <w:rFonts w:ascii="Arial" w:hAnsi="Arial" w:cs="Arial"/>
        </w:rPr>
        <w:t>(</w:t>
      </w:r>
      <w:r w:rsidRPr="00596A3A">
        <w:rPr>
          <w:rFonts w:ascii="Arial" w:hAnsi="Arial" w:cs="Arial"/>
          <w:i/>
        </w:rPr>
        <w:t>Acropora cervicornis</w:t>
      </w:r>
      <w:r w:rsidRPr="00596A3A">
        <w:rPr>
          <w:rFonts w:ascii="Arial" w:hAnsi="Arial" w:cs="Arial"/>
        </w:rPr>
        <w:t xml:space="preserve">), especies sujetas a protección especial. </w:t>
      </w:r>
      <w:r w:rsidR="00E96B51" w:rsidRPr="00596A3A">
        <w:rPr>
          <w:rFonts w:ascii="Arial" w:hAnsi="Arial" w:cs="Arial"/>
        </w:rPr>
        <w:t>Entre las especies que se encuentran dentro del área objeto de estudio</w:t>
      </w:r>
      <w:r w:rsidR="00E96B51" w:rsidRPr="00596A3A" w:rsidDel="00B3004C">
        <w:rPr>
          <w:rFonts w:ascii="Arial" w:hAnsi="Arial" w:cs="Arial"/>
        </w:rPr>
        <w:t xml:space="preserve"> </w:t>
      </w:r>
      <w:r w:rsidR="00E96B51" w:rsidRPr="00596A3A">
        <w:rPr>
          <w:rFonts w:ascii="Arial" w:hAnsi="Arial" w:cs="Arial"/>
        </w:rPr>
        <w:t>se encuentran el coral incrustante</w:t>
      </w:r>
      <w:r w:rsidR="00E96B51" w:rsidRPr="00596A3A">
        <w:rPr>
          <w:rFonts w:ascii="Arial" w:hAnsi="Arial" w:cs="Arial"/>
          <w:lang w:val="es-ES" w:eastAsia="es-ES"/>
        </w:rPr>
        <w:t xml:space="preserve"> (</w:t>
      </w:r>
      <w:r w:rsidR="00E96B51" w:rsidRPr="00596A3A">
        <w:rPr>
          <w:rFonts w:ascii="Arial" w:hAnsi="Arial" w:cs="Arial"/>
          <w:i/>
          <w:snapToGrid w:val="0"/>
        </w:rPr>
        <w:t>Palythoa</w:t>
      </w:r>
      <w:r w:rsidR="00E96B51" w:rsidRPr="00596A3A">
        <w:rPr>
          <w:rFonts w:ascii="Arial" w:hAnsi="Arial" w:cs="Arial"/>
          <w:i/>
          <w:lang w:val="es-ES" w:eastAsia="es-ES"/>
        </w:rPr>
        <w:t xml:space="preserve"> </w:t>
      </w:r>
      <w:r w:rsidR="00E96B51" w:rsidRPr="00596A3A">
        <w:rPr>
          <w:rFonts w:ascii="Arial" w:hAnsi="Arial" w:cs="Arial"/>
          <w:i/>
          <w:snapToGrid w:val="0"/>
        </w:rPr>
        <w:t>caribaeorum</w:t>
      </w:r>
      <w:r w:rsidR="00E96B51" w:rsidRPr="00596A3A">
        <w:rPr>
          <w:rFonts w:ascii="Arial" w:hAnsi="Arial" w:cs="Arial"/>
          <w:lang w:val="es-ES" w:eastAsia="es-ES"/>
        </w:rPr>
        <w:t xml:space="preserve">), </w:t>
      </w:r>
      <w:r w:rsidR="00E96B51" w:rsidRPr="00596A3A">
        <w:rPr>
          <w:rFonts w:ascii="Arial" w:hAnsi="Arial" w:cs="Arial"/>
        </w:rPr>
        <w:t>coral de fuego</w:t>
      </w:r>
      <w:r w:rsidR="00E96B51" w:rsidRPr="00596A3A">
        <w:rPr>
          <w:rFonts w:ascii="Arial" w:hAnsi="Arial" w:cs="Arial"/>
          <w:lang w:val="es-ES" w:eastAsia="es-ES"/>
        </w:rPr>
        <w:t xml:space="preserve"> (</w:t>
      </w:r>
      <w:r w:rsidR="00E96B51" w:rsidRPr="00596A3A">
        <w:rPr>
          <w:rFonts w:ascii="Arial" w:hAnsi="Arial" w:cs="Arial"/>
          <w:i/>
        </w:rPr>
        <w:t>Millepora</w:t>
      </w:r>
      <w:r w:rsidR="00E96B51" w:rsidRPr="00596A3A">
        <w:rPr>
          <w:rFonts w:ascii="Arial" w:hAnsi="Arial" w:cs="Arial"/>
          <w:i/>
          <w:snapToGrid w:val="0"/>
        </w:rPr>
        <w:t xml:space="preserve"> alcicornis), </w:t>
      </w:r>
      <w:r w:rsidR="001938CA" w:rsidRPr="00596A3A">
        <w:rPr>
          <w:rFonts w:ascii="Arial" w:hAnsi="Arial" w:cs="Arial"/>
          <w:snapToGrid w:val="0"/>
        </w:rPr>
        <w:t>coral en montículos (</w:t>
      </w:r>
      <w:r w:rsidR="00E96B51" w:rsidRPr="00596A3A">
        <w:rPr>
          <w:rFonts w:ascii="Arial" w:hAnsi="Arial" w:cs="Arial"/>
          <w:i/>
          <w:snapToGrid w:val="0"/>
        </w:rPr>
        <w:t>Porites astreoides</w:t>
      </w:r>
      <w:r w:rsidR="001938CA" w:rsidRPr="00596A3A">
        <w:rPr>
          <w:rFonts w:ascii="Arial" w:hAnsi="Arial" w:cs="Arial"/>
          <w:i/>
          <w:snapToGrid w:val="0"/>
        </w:rPr>
        <w:t>)</w:t>
      </w:r>
      <w:r w:rsidR="00E96B51" w:rsidRPr="00596A3A">
        <w:rPr>
          <w:rFonts w:ascii="Arial" w:hAnsi="Arial" w:cs="Arial"/>
          <w:i/>
          <w:snapToGrid w:val="0"/>
        </w:rPr>
        <w:t xml:space="preserve">, Diploria strigosa y </w:t>
      </w:r>
      <w:r w:rsidR="001938CA" w:rsidRPr="00596A3A">
        <w:rPr>
          <w:rFonts w:ascii="Arial" w:hAnsi="Arial" w:cs="Arial"/>
          <w:snapToGrid w:val="0"/>
        </w:rPr>
        <w:t>coral duro (</w:t>
      </w:r>
      <w:r w:rsidR="00E96B51" w:rsidRPr="00596A3A">
        <w:rPr>
          <w:rFonts w:ascii="Arial" w:hAnsi="Arial" w:cs="Arial"/>
          <w:i/>
          <w:snapToGrid w:val="0"/>
        </w:rPr>
        <w:t>Solenastrea bournoni</w:t>
      </w:r>
      <w:r w:rsidR="001938CA" w:rsidRPr="00596A3A">
        <w:rPr>
          <w:rFonts w:ascii="Arial" w:hAnsi="Arial" w:cs="Arial"/>
          <w:snapToGrid w:val="0"/>
        </w:rPr>
        <w:t>)</w:t>
      </w:r>
      <w:r w:rsidR="00E96B51" w:rsidRPr="00596A3A">
        <w:rPr>
          <w:rFonts w:ascii="Arial" w:hAnsi="Arial" w:cs="Arial"/>
          <w:i/>
          <w:snapToGrid w:val="0"/>
        </w:rPr>
        <w:t>.</w:t>
      </w:r>
    </w:p>
    <w:p w14:paraId="5FDFE95B" w14:textId="22E6B2D6" w:rsidR="00B54919" w:rsidRPr="00596A3A" w:rsidRDefault="00B54919" w:rsidP="00C80695">
      <w:pPr>
        <w:pStyle w:val="Textodecuerpo"/>
        <w:spacing w:before="0" w:after="0" w:line="240" w:lineRule="auto"/>
        <w:rPr>
          <w:rFonts w:ascii="Arial" w:hAnsi="Arial" w:cs="Arial"/>
        </w:rPr>
      </w:pPr>
    </w:p>
    <w:p w14:paraId="0568F375" w14:textId="77777777" w:rsidR="004D19E4" w:rsidRPr="00596A3A" w:rsidRDefault="004D19E4" w:rsidP="00C80695">
      <w:pPr>
        <w:pStyle w:val="Textodecuerpo"/>
        <w:spacing w:before="0" w:after="0" w:line="240" w:lineRule="auto"/>
        <w:rPr>
          <w:rFonts w:ascii="Arial" w:hAnsi="Arial" w:cs="Arial"/>
        </w:rPr>
      </w:pPr>
    </w:p>
    <w:p w14:paraId="2C082D23" w14:textId="3ADECD8B" w:rsidR="00B54919" w:rsidRPr="00596A3A" w:rsidRDefault="00B54919" w:rsidP="00C80695">
      <w:pPr>
        <w:spacing w:before="0" w:after="0" w:line="240" w:lineRule="auto"/>
        <w:rPr>
          <w:rFonts w:ascii="Arial" w:hAnsi="Arial" w:cs="Arial"/>
        </w:rPr>
      </w:pPr>
      <w:r w:rsidRPr="00596A3A">
        <w:rPr>
          <w:rFonts w:ascii="Arial" w:hAnsi="Arial" w:cs="Arial"/>
        </w:rPr>
        <w:t xml:space="preserve">Los gorgonáceos o corales blandos, presentan una gran diversidad y densidad en el Caribe, excediendo en mucho a la que registran los corales duros (Chiappone, </w:t>
      </w:r>
      <w:r w:rsidRPr="00596A3A">
        <w:rPr>
          <w:rFonts w:ascii="Arial" w:hAnsi="Arial" w:cs="Arial"/>
          <w:i/>
        </w:rPr>
        <w:t>et al</w:t>
      </w:r>
      <w:r w:rsidRPr="00596A3A">
        <w:rPr>
          <w:rFonts w:ascii="Arial" w:hAnsi="Arial" w:cs="Arial"/>
        </w:rPr>
        <w:t xml:space="preserve">. 2003); siendo uno de los componentes más característicos del Caribe Mexicano, proporcionando refugio y alimento a un gran número de peces e invertebrados que habitan el ecosistema arrecifal. En el Caribe Mexicano, del cual forma parte la Reserva de la </w:t>
      </w:r>
      <w:r w:rsidR="00265ECF" w:rsidRPr="00596A3A">
        <w:rPr>
          <w:rFonts w:ascii="Arial" w:hAnsi="Arial" w:cs="Arial"/>
        </w:rPr>
        <w:t>Biósfera</w:t>
      </w:r>
      <w:r w:rsidRPr="00596A3A">
        <w:rPr>
          <w:rFonts w:ascii="Arial" w:hAnsi="Arial" w:cs="Arial"/>
        </w:rPr>
        <w:t xml:space="preserve"> del mismo nombre, se han registrado poco más de </w:t>
      </w:r>
      <w:r w:rsidR="002316A6" w:rsidRPr="00596A3A">
        <w:rPr>
          <w:rFonts w:ascii="Arial" w:hAnsi="Arial" w:cs="Arial"/>
        </w:rPr>
        <w:t>3</w:t>
      </w:r>
      <w:r w:rsidRPr="00596A3A">
        <w:rPr>
          <w:rFonts w:ascii="Arial" w:hAnsi="Arial" w:cs="Arial"/>
        </w:rPr>
        <w:t xml:space="preserve">0 especies de gorgonáceos, entre las cuales destacan las especies </w:t>
      </w:r>
      <w:r w:rsidR="0049734F" w:rsidRPr="00596A3A">
        <w:rPr>
          <w:rFonts w:ascii="Arial" w:hAnsi="Arial" w:cs="Arial"/>
        </w:rPr>
        <w:t>candelabro de nudo</w:t>
      </w:r>
      <w:r w:rsidR="0049734F" w:rsidRPr="00596A3A">
        <w:rPr>
          <w:rFonts w:ascii="Arial" w:hAnsi="Arial" w:cs="Arial"/>
          <w:i/>
        </w:rPr>
        <w:t xml:space="preserve"> </w:t>
      </w:r>
      <w:r w:rsidR="0049734F" w:rsidRPr="00596A3A">
        <w:rPr>
          <w:rFonts w:ascii="Arial" w:hAnsi="Arial" w:cs="Arial"/>
        </w:rPr>
        <w:t>(</w:t>
      </w:r>
      <w:r w:rsidRPr="00596A3A">
        <w:rPr>
          <w:rFonts w:ascii="Arial" w:hAnsi="Arial" w:cs="Arial"/>
          <w:i/>
        </w:rPr>
        <w:t>Eunicea mammosa</w:t>
      </w:r>
      <w:r w:rsidR="0049734F" w:rsidRPr="00596A3A">
        <w:rPr>
          <w:rFonts w:ascii="Arial" w:hAnsi="Arial" w:cs="Arial"/>
        </w:rPr>
        <w:t>)</w:t>
      </w:r>
      <w:r w:rsidRPr="00596A3A">
        <w:rPr>
          <w:rFonts w:ascii="Arial" w:hAnsi="Arial" w:cs="Arial"/>
          <w:i/>
        </w:rPr>
        <w:t xml:space="preserve">, </w:t>
      </w:r>
      <w:r w:rsidR="0049734F" w:rsidRPr="00596A3A">
        <w:rPr>
          <w:rFonts w:ascii="Arial" w:hAnsi="Arial" w:cs="Arial"/>
        </w:rPr>
        <w:t>abanico de venus</w:t>
      </w:r>
      <w:r w:rsidR="0049734F" w:rsidRPr="00596A3A">
        <w:rPr>
          <w:rFonts w:ascii="Arial" w:hAnsi="Arial" w:cs="Arial"/>
          <w:i/>
        </w:rPr>
        <w:t xml:space="preserve"> </w:t>
      </w:r>
      <w:r w:rsidR="0049734F" w:rsidRPr="00596A3A">
        <w:rPr>
          <w:rFonts w:ascii="Arial" w:hAnsi="Arial" w:cs="Arial"/>
        </w:rPr>
        <w:t>(</w:t>
      </w:r>
      <w:r w:rsidRPr="00596A3A">
        <w:rPr>
          <w:rFonts w:ascii="Arial" w:hAnsi="Arial" w:cs="Arial"/>
          <w:i/>
        </w:rPr>
        <w:t>Gorgonia flabellum</w:t>
      </w:r>
      <w:r w:rsidR="0049734F" w:rsidRPr="00596A3A">
        <w:rPr>
          <w:rFonts w:ascii="Arial" w:hAnsi="Arial" w:cs="Arial"/>
        </w:rPr>
        <w:t>)</w:t>
      </w:r>
      <w:r w:rsidRPr="00596A3A">
        <w:rPr>
          <w:rFonts w:ascii="Arial" w:hAnsi="Arial" w:cs="Arial"/>
          <w:i/>
        </w:rPr>
        <w:t xml:space="preserve">, </w:t>
      </w:r>
      <w:r w:rsidR="00662E15" w:rsidRPr="00596A3A">
        <w:rPr>
          <w:rFonts w:ascii="Arial" w:hAnsi="Arial" w:cs="Arial"/>
        </w:rPr>
        <w:t xml:space="preserve">coral </w:t>
      </w:r>
      <w:r w:rsidR="00662E15" w:rsidRPr="00596A3A">
        <w:rPr>
          <w:rFonts w:ascii="Arial" w:hAnsi="Arial" w:cs="Arial"/>
        </w:rPr>
        <w:lastRenderedPageBreak/>
        <w:t>candelabro inclinado (</w:t>
      </w:r>
      <w:r w:rsidRPr="00596A3A">
        <w:rPr>
          <w:rFonts w:ascii="Arial" w:hAnsi="Arial" w:cs="Arial"/>
          <w:i/>
        </w:rPr>
        <w:t>Plexaura flexuosa</w:t>
      </w:r>
      <w:r w:rsidR="00662E15" w:rsidRPr="00596A3A">
        <w:rPr>
          <w:rFonts w:ascii="Arial" w:hAnsi="Arial" w:cs="Arial"/>
        </w:rPr>
        <w:t>)</w:t>
      </w:r>
      <w:r w:rsidRPr="00596A3A">
        <w:rPr>
          <w:rFonts w:ascii="Arial" w:hAnsi="Arial" w:cs="Arial"/>
          <w:i/>
        </w:rPr>
        <w:t>,</w:t>
      </w:r>
      <w:r w:rsidR="00662E15" w:rsidRPr="00596A3A">
        <w:rPr>
          <w:rFonts w:ascii="Arial" w:hAnsi="Arial" w:cs="Arial"/>
          <w:i/>
        </w:rPr>
        <w:t xml:space="preserve"> </w:t>
      </w:r>
      <w:r w:rsidR="00662E15" w:rsidRPr="00596A3A">
        <w:rPr>
          <w:rFonts w:ascii="Arial" w:hAnsi="Arial" w:cs="Arial"/>
        </w:rPr>
        <w:t>abanico de mar</w:t>
      </w:r>
      <w:r w:rsidRPr="00596A3A">
        <w:rPr>
          <w:rFonts w:ascii="Arial" w:hAnsi="Arial" w:cs="Arial"/>
          <w:i/>
        </w:rPr>
        <w:t xml:space="preserve"> </w:t>
      </w:r>
      <w:r w:rsidR="00662E15" w:rsidRPr="00596A3A">
        <w:rPr>
          <w:rFonts w:ascii="Arial" w:hAnsi="Arial" w:cs="Arial"/>
        </w:rPr>
        <w:t>(</w:t>
      </w:r>
      <w:r w:rsidRPr="00596A3A">
        <w:rPr>
          <w:rFonts w:ascii="Arial" w:hAnsi="Arial" w:cs="Arial"/>
          <w:i/>
        </w:rPr>
        <w:t>Plexaura homomalla</w:t>
      </w:r>
      <w:r w:rsidRPr="00596A3A">
        <w:rPr>
          <w:rFonts w:ascii="Arial" w:hAnsi="Arial" w:cs="Arial"/>
        </w:rPr>
        <w:t xml:space="preserve"> y </w:t>
      </w:r>
      <w:r w:rsidRPr="00596A3A">
        <w:rPr>
          <w:rFonts w:ascii="Arial" w:hAnsi="Arial" w:cs="Arial"/>
          <w:i/>
        </w:rPr>
        <w:t>Plexaurella dichotoma</w:t>
      </w:r>
      <w:r w:rsidR="00662E15" w:rsidRPr="00596A3A">
        <w:rPr>
          <w:rFonts w:ascii="Arial" w:hAnsi="Arial" w:cs="Arial"/>
        </w:rPr>
        <w:t>)</w:t>
      </w:r>
      <w:r w:rsidRPr="00596A3A">
        <w:rPr>
          <w:rFonts w:ascii="Arial" w:hAnsi="Arial" w:cs="Arial"/>
        </w:rPr>
        <w:t xml:space="preserve">, estas dos últimas sujetas a protección especial de acuerdo a la Norma Oficial Mexicana NOM-059-SEMARNAT-2010, Protección ambiental –Especies nativas de México de flora y fauna silvestres–Categoría de riesgo y especificaciones para su inclusión, exclusión o cambio – Lista de especies en riesgo. </w:t>
      </w:r>
    </w:p>
    <w:p w14:paraId="265090FE" w14:textId="77777777" w:rsidR="004D19E4" w:rsidRPr="00596A3A" w:rsidRDefault="004D19E4" w:rsidP="00C80695">
      <w:pPr>
        <w:spacing w:before="0" w:after="0" w:line="240" w:lineRule="auto"/>
        <w:rPr>
          <w:rFonts w:ascii="Arial" w:hAnsi="Arial" w:cs="Arial"/>
        </w:rPr>
      </w:pPr>
    </w:p>
    <w:p w14:paraId="4BAEB4CF" w14:textId="77777777" w:rsidR="00E96B51" w:rsidRPr="00596A3A" w:rsidRDefault="00E96B51" w:rsidP="00C80695">
      <w:pPr>
        <w:spacing w:before="0" w:after="0" w:line="240" w:lineRule="auto"/>
        <w:rPr>
          <w:rFonts w:ascii="Arial" w:hAnsi="Arial" w:cs="Arial"/>
        </w:rPr>
      </w:pPr>
      <w:r w:rsidRPr="00596A3A">
        <w:rPr>
          <w:rFonts w:ascii="Arial" w:hAnsi="Arial" w:cs="Arial"/>
        </w:rPr>
        <w:t>Los arrecifes de la Reserva se dividen en tres tipos dependiendo de su distancia a la línea de costa y relieve:</w:t>
      </w:r>
    </w:p>
    <w:p w14:paraId="085B3E79" w14:textId="77777777" w:rsidR="00E96B51" w:rsidRPr="00596A3A" w:rsidRDefault="00E96B51" w:rsidP="00C80695">
      <w:pPr>
        <w:spacing w:before="0" w:after="0" w:line="240" w:lineRule="auto"/>
        <w:rPr>
          <w:rFonts w:ascii="Arial" w:hAnsi="Arial" w:cs="Arial"/>
        </w:rPr>
      </w:pPr>
    </w:p>
    <w:p w14:paraId="2F785032" w14:textId="77777777" w:rsidR="00E96B51" w:rsidRPr="00596A3A" w:rsidRDefault="00E96B51" w:rsidP="00C80695">
      <w:pPr>
        <w:spacing w:before="0" w:after="0" w:line="240" w:lineRule="auto"/>
        <w:rPr>
          <w:rFonts w:ascii="Arial" w:hAnsi="Arial" w:cs="Arial"/>
        </w:rPr>
      </w:pPr>
      <w:r w:rsidRPr="00596A3A">
        <w:rPr>
          <w:rFonts w:ascii="Arial" w:hAnsi="Arial" w:cs="Arial"/>
        </w:rPr>
        <w:t>Costeros: son los que se localizan a menos de 50 m de la línea de costa o de algún islote, tales como los arrecifes de Mahahual, en la porción centro-sur del área natural protegida.</w:t>
      </w:r>
    </w:p>
    <w:p w14:paraId="35A95665" w14:textId="77777777" w:rsidR="00E96B51" w:rsidRPr="00596A3A" w:rsidRDefault="00E96B51" w:rsidP="00C80695">
      <w:pPr>
        <w:spacing w:before="0" w:after="0" w:line="240" w:lineRule="auto"/>
        <w:rPr>
          <w:rFonts w:ascii="Arial" w:hAnsi="Arial" w:cs="Arial"/>
        </w:rPr>
      </w:pPr>
    </w:p>
    <w:p w14:paraId="3C643E6D" w14:textId="77777777" w:rsidR="00E96B51" w:rsidRPr="00596A3A" w:rsidRDefault="00E96B51" w:rsidP="00C80695">
      <w:pPr>
        <w:spacing w:before="0" w:after="0" w:line="240" w:lineRule="auto"/>
        <w:rPr>
          <w:rFonts w:ascii="Arial" w:hAnsi="Arial" w:cs="Arial"/>
        </w:rPr>
      </w:pPr>
      <w:r w:rsidRPr="00596A3A">
        <w:rPr>
          <w:rFonts w:ascii="Arial" w:hAnsi="Arial" w:cs="Arial"/>
        </w:rPr>
        <w:t xml:space="preserve">Llanura de gorgonáceos: son aquellos que presentan un bajo relieve (no mayor a 1 m de altura) el grupo béntico dominante son los corales gorgonáceos formando densos “jardines”. </w:t>
      </w:r>
    </w:p>
    <w:p w14:paraId="6CBBBE5A" w14:textId="77777777" w:rsidR="00E96B51" w:rsidRPr="00596A3A" w:rsidRDefault="00E96B51" w:rsidP="00C80695">
      <w:pPr>
        <w:spacing w:before="0" w:after="0" w:line="240" w:lineRule="auto"/>
        <w:rPr>
          <w:rFonts w:ascii="Arial" w:hAnsi="Arial" w:cs="Arial"/>
        </w:rPr>
      </w:pPr>
    </w:p>
    <w:p w14:paraId="79826BF7" w14:textId="77777777" w:rsidR="00E96B51" w:rsidRPr="00596A3A" w:rsidRDefault="00E96B51" w:rsidP="00C80695">
      <w:pPr>
        <w:spacing w:before="0" w:after="0" w:line="240" w:lineRule="auto"/>
        <w:rPr>
          <w:rFonts w:ascii="Arial" w:hAnsi="Arial" w:cs="Arial"/>
        </w:rPr>
      </w:pPr>
      <w:r w:rsidRPr="00596A3A">
        <w:rPr>
          <w:rFonts w:ascii="Arial" w:hAnsi="Arial" w:cs="Arial"/>
        </w:rPr>
        <w:t xml:space="preserve">Macizos: estos arrecifes presentan una elevación de más de un metro, se caracterizan por tener una forma oval o alargada, teniendo una mayor anchura y altura en el centro de la estructura espigándose en los extremos. En la mayoría de los casos, en las orillas de estos macizos arrecifales, se localizan cabezos aislados de coral que forman parte del complejo arrecifal.  </w:t>
      </w:r>
    </w:p>
    <w:p w14:paraId="6F636EDC" w14:textId="77777777" w:rsidR="00E96B51" w:rsidRPr="00596A3A" w:rsidRDefault="00E96B51" w:rsidP="00C80695">
      <w:pPr>
        <w:spacing w:before="0" w:after="0" w:line="240" w:lineRule="auto"/>
        <w:rPr>
          <w:rFonts w:ascii="Arial" w:hAnsi="Arial" w:cs="Arial"/>
        </w:rPr>
      </w:pPr>
    </w:p>
    <w:p w14:paraId="50B872D4" w14:textId="66FE5067" w:rsidR="00B54919" w:rsidRPr="00596A3A" w:rsidRDefault="00B54919" w:rsidP="00C80695">
      <w:pPr>
        <w:spacing w:before="0" w:after="0" w:line="240" w:lineRule="auto"/>
        <w:rPr>
          <w:rFonts w:ascii="Arial" w:hAnsi="Arial" w:cs="Arial"/>
        </w:rPr>
      </w:pPr>
      <w:r w:rsidRPr="00596A3A">
        <w:rPr>
          <w:rFonts w:ascii="Arial" w:hAnsi="Arial" w:cs="Arial"/>
        </w:rPr>
        <w:t xml:space="preserve">A pesar de las generalidades de los arrecifes coralinos de la Reserva, </w:t>
      </w:r>
      <w:r w:rsidR="00346618" w:rsidRPr="00596A3A">
        <w:rPr>
          <w:rFonts w:ascii="Arial" w:hAnsi="Arial" w:cs="Arial"/>
        </w:rPr>
        <w:t xml:space="preserve">dentro de la porción centro se observa un notable desarrollo y diversidad de organismos. Particularmente, las secciones del sistema arrecifal ubicadas </w:t>
      </w:r>
      <w:r w:rsidR="00E96B51" w:rsidRPr="00596A3A">
        <w:rPr>
          <w:rFonts w:ascii="Arial" w:hAnsi="Arial" w:cs="Arial"/>
        </w:rPr>
        <w:t xml:space="preserve">en el corredor Playa del Carmen – Tulum. Particularmente </w:t>
      </w:r>
      <w:r w:rsidR="00346618" w:rsidRPr="00596A3A">
        <w:rPr>
          <w:rFonts w:ascii="Arial" w:hAnsi="Arial" w:cs="Arial"/>
        </w:rPr>
        <w:t xml:space="preserve">frente a Punta Maroma, con crecimientos coralinos continuos en las zonas someras </w:t>
      </w:r>
      <w:r w:rsidR="00670D2F" w:rsidRPr="00596A3A">
        <w:rPr>
          <w:rFonts w:ascii="Arial" w:hAnsi="Arial" w:cs="Arial"/>
        </w:rPr>
        <w:t>el desarrollo arrecifal se limita a bajos arrecifales aislados entre la laja calcárea o en los bordes donde esta se interrumpe y forma un desnivel o “escalón”, como los arrecifes de Punta Cancún (Amigos de Sian Ka’an, 1995), así como</w:t>
      </w:r>
      <w:r w:rsidR="00346618" w:rsidRPr="00596A3A">
        <w:rPr>
          <w:rFonts w:ascii="Arial" w:hAnsi="Arial" w:cs="Arial"/>
        </w:rPr>
        <w:t xml:space="preserve"> estructuras arrecifales del tipo macizos y canales en la pendiente oriental. En esta sección intermedia queda incluida Playa del Carmen cuyo desarrollo arrecifal se limita a los bajos arrecifales aislados entre la laja calcárea o en los bordes, donde esta se interrumpe y forma un desnivel o “escalón”, parecido a los arrecifes de Punta Cancún. </w:t>
      </w:r>
      <w:r w:rsidRPr="00596A3A">
        <w:rPr>
          <w:rFonts w:ascii="Arial" w:hAnsi="Arial" w:cs="Arial"/>
        </w:rPr>
        <w:t>:</w:t>
      </w:r>
    </w:p>
    <w:p w14:paraId="4F1A040F" w14:textId="77777777" w:rsidR="00B54919" w:rsidRPr="00596A3A" w:rsidRDefault="00B54919" w:rsidP="00C80695">
      <w:pPr>
        <w:spacing w:before="0" w:after="0" w:line="240" w:lineRule="auto"/>
        <w:rPr>
          <w:rFonts w:ascii="Arial" w:hAnsi="Arial" w:cs="Arial"/>
          <w:b/>
        </w:rPr>
      </w:pPr>
    </w:p>
    <w:p w14:paraId="3D4041D0" w14:textId="30BDA34D" w:rsidR="00B54919" w:rsidRPr="00596A3A" w:rsidRDefault="00346618" w:rsidP="00C80695">
      <w:pPr>
        <w:spacing w:before="0" w:after="0" w:line="240" w:lineRule="auto"/>
        <w:rPr>
          <w:rFonts w:ascii="Arial" w:hAnsi="Arial" w:cs="Arial"/>
        </w:rPr>
      </w:pPr>
      <w:r w:rsidRPr="00596A3A">
        <w:rPr>
          <w:rFonts w:ascii="Arial" w:hAnsi="Arial" w:cs="Arial"/>
        </w:rPr>
        <w:t xml:space="preserve">Por su parte, </w:t>
      </w:r>
      <w:r w:rsidR="00B54919" w:rsidRPr="00596A3A">
        <w:rPr>
          <w:rFonts w:ascii="Arial" w:hAnsi="Arial" w:cs="Arial"/>
        </w:rPr>
        <w:t>Akumal</w:t>
      </w:r>
      <w:r w:rsidRPr="00596A3A">
        <w:rPr>
          <w:rFonts w:ascii="Arial" w:hAnsi="Arial" w:cs="Arial"/>
        </w:rPr>
        <w:t xml:space="preserve"> </w:t>
      </w:r>
      <w:r w:rsidR="00670D2F" w:rsidRPr="00596A3A">
        <w:rPr>
          <w:rFonts w:ascii="Arial" w:hAnsi="Arial" w:cs="Arial"/>
        </w:rPr>
        <w:t>presenta un</w:t>
      </w:r>
      <w:r w:rsidR="00B54919" w:rsidRPr="00596A3A">
        <w:rPr>
          <w:rFonts w:ascii="Arial" w:hAnsi="Arial" w:cs="Arial"/>
        </w:rPr>
        <w:t xml:space="preserve"> frente arrecifal consiste</w:t>
      </w:r>
      <w:r w:rsidR="00670D2F" w:rsidRPr="00596A3A">
        <w:rPr>
          <w:rFonts w:ascii="Arial" w:hAnsi="Arial" w:cs="Arial"/>
        </w:rPr>
        <w:t>nte en</w:t>
      </w:r>
      <w:r w:rsidR="00B54919" w:rsidRPr="00596A3A">
        <w:rPr>
          <w:rFonts w:ascii="Arial" w:hAnsi="Arial" w:cs="Arial"/>
        </w:rPr>
        <w:t xml:space="preserve"> cordilleras y canales vagamente unidos en tres terrazas estrechas (Muñoz-Chagín &amp; de la Cruz-Agüero 1993; Roy R., 2004). A profundidades de ~13 m, una planicie de arena de aproximadamente 10 m de ancho separa las cordilleras de bajo relieve (30</w:t>
      </w:r>
      <w:r w:rsidR="00CB3E01">
        <w:rPr>
          <w:rFonts w:ascii="Arial" w:hAnsi="Arial" w:cs="Arial"/>
        </w:rPr>
        <w:t xml:space="preserve"> </w:t>
      </w:r>
      <w:r w:rsidR="00B54919" w:rsidRPr="00596A3A">
        <w:rPr>
          <w:rFonts w:ascii="Arial" w:hAnsi="Arial" w:cs="Arial"/>
        </w:rPr>
        <w:t>m en un fondo duro que se inclina y baja hasta unos 65</w:t>
      </w:r>
      <w:r w:rsidR="00CB3E01">
        <w:rPr>
          <w:rFonts w:ascii="Arial" w:hAnsi="Arial" w:cs="Arial"/>
        </w:rPr>
        <w:t xml:space="preserve"> </w:t>
      </w:r>
      <w:r w:rsidR="00B54919" w:rsidRPr="00596A3A">
        <w:rPr>
          <w:rFonts w:ascii="Arial" w:hAnsi="Arial" w:cs="Arial"/>
        </w:rPr>
        <w:t>m en el Canal de Yucatán (Roy R., 2004).</w:t>
      </w:r>
      <w:r w:rsidR="00670D2F" w:rsidRPr="00596A3A">
        <w:rPr>
          <w:rFonts w:ascii="Arial" w:hAnsi="Arial" w:cs="Arial"/>
        </w:rPr>
        <w:t xml:space="preserve"> </w:t>
      </w:r>
      <w:r w:rsidR="00B54919" w:rsidRPr="00596A3A">
        <w:rPr>
          <w:rFonts w:ascii="Arial" w:hAnsi="Arial" w:cs="Arial"/>
        </w:rPr>
        <w:t xml:space="preserve">La especie con mayor dominancia es </w:t>
      </w:r>
      <w:r w:rsidR="00B54919" w:rsidRPr="00596A3A">
        <w:rPr>
          <w:rFonts w:ascii="Arial" w:hAnsi="Arial" w:cs="Arial"/>
          <w:i/>
        </w:rPr>
        <w:t>Porites astreoides</w:t>
      </w:r>
      <w:r w:rsidR="00B54919" w:rsidRPr="00596A3A">
        <w:rPr>
          <w:rFonts w:ascii="Arial" w:hAnsi="Arial" w:cs="Arial"/>
        </w:rPr>
        <w:t xml:space="preserve">, seguido por </w:t>
      </w:r>
      <w:r w:rsidR="00B54919" w:rsidRPr="00596A3A">
        <w:rPr>
          <w:rFonts w:ascii="Arial" w:hAnsi="Arial" w:cs="Arial"/>
          <w:i/>
        </w:rPr>
        <w:t>Agaricia agaricites</w:t>
      </w:r>
      <w:r w:rsidR="00B54919" w:rsidRPr="00596A3A">
        <w:rPr>
          <w:rFonts w:ascii="Arial" w:hAnsi="Arial" w:cs="Arial"/>
        </w:rPr>
        <w:t xml:space="preserve"> y </w:t>
      </w:r>
      <w:r w:rsidR="00D74CB8" w:rsidRPr="00596A3A">
        <w:rPr>
          <w:rFonts w:ascii="Arial" w:hAnsi="Arial" w:cs="Arial"/>
          <w:i/>
          <w:iCs/>
          <w:szCs w:val="20"/>
        </w:rPr>
        <w:t>Orbicella</w:t>
      </w:r>
      <w:r w:rsidR="00D74CB8" w:rsidRPr="00596A3A" w:rsidDel="00D74CB8">
        <w:rPr>
          <w:rFonts w:ascii="Arial" w:hAnsi="Arial" w:cs="Arial"/>
          <w:i/>
          <w:sz w:val="24"/>
        </w:rPr>
        <w:t xml:space="preserve"> </w:t>
      </w:r>
      <w:r w:rsidR="00B54919" w:rsidRPr="00596A3A">
        <w:rPr>
          <w:rFonts w:ascii="Arial" w:hAnsi="Arial" w:cs="Arial"/>
          <w:i/>
        </w:rPr>
        <w:t>faveolata</w:t>
      </w:r>
      <w:r w:rsidR="00B54919" w:rsidRPr="00596A3A">
        <w:rPr>
          <w:rFonts w:ascii="Arial" w:hAnsi="Arial" w:cs="Arial"/>
        </w:rPr>
        <w:t xml:space="preserve">. En cuanto al porcentaje de colonias vivas, las especies con mayor dominancia son </w:t>
      </w:r>
      <w:r w:rsidR="00B54919" w:rsidRPr="00596A3A">
        <w:rPr>
          <w:rFonts w:ascii="Arial" w:hAnsi="Arial" w:cs="Arial"/>
          <w:i/>
        </w:rPr>
        <w:t>Porites astreoides</w:t>
      </w:r>
      <w:r w:rsidR="00B54919" w:rsidRPr="00596A3A">
        <w:rPr>
          <w:rFonts w:ascii="Arial" w:hAnsi="Arial" w:cs="Arial"/>
        </w:rPr>
        <w:t xml:space="preserve"> (35%) y </w:t>
      </w:r>
      <w:r w:rsidR="00B54919" w:rsidRPr="00596A3A">
        <w:rPr>
          <w:rFonts w:ascii="Arial" w:hAnsi="Arial" w:cs="Arial"/>
          <w:i/>
        </w:rPr>
        <w:t>Siderastrea siderea</w:t>
      </w:r>
      <w:r w:rsidR="00B54919" w:rsidRPr="00596A3A">
        <w:rPr>
          <w:rFonts w:ascii="Arial" w:hAnsi="Arial" w:cs="Arial"/>
        </w:rPr>
        <w:t xml:space="preserve"> (22%). Entre las especies con menor porcentaje de colonias vivas figuran </w:t>
      </w:r>
      <w:r w:rsidR="00B54919" w:rsidRPr="00596A3A">
        <w:rPr>
          <w:rFonts w:ascii="Arial" w:hAnsi="Arial" w:cs="Arial"/>
          <w:i/>
        </w:rPr>
        <w:t xml:space="preserve">Acropora </w:t>
      </w:r>
      <w:r w:rsidR="00664B77" w:rsidRPr="00596A3A">
        <w:rPr>
          <w:rFonts w:ascii="Arial" w:hAnsi="Arial" w:cs="Arial"/>
          <w:i/>
        </w:rPr>
        <w:t>c</w:t>
      </w:r>
      <w:r w:rsidR="00B54919" w:rsidRPr="00596A3A">
        <w:rPr>
          <w:rFonts w:ascii="Arial" w:hAnsi="Arial" w:cs="Arial"/>
          <w:i/>
        </w:rPr>
        <w:t>ervicornis</w:t>
      </w:r>
      <w:r w:rsidR="00B54919" w:rsidRPr="00596A3A">
        <w:rPr>
          <w:rFonts w:ascii="Arial" w:hAnsi="Arial" w:cs="Arial"/>
        </w:rPr>
        <w:t xml:space="preserve"> (4%), </w:t>
      </w:r>
      <w:r w:rsidR="00B54919" w:rsidRPr="00596A3A">
        <w:rPr>
          <w:rFonts w:ascii="Arial" w:hAnsi="Arial" w:cs="Arial"/>
          <w:i/>
        </w:rPr>
        <w:t>Millepora complanata (</w:t>
      </w:r>
      <w:r w:rsidR="00B54919" w:rsidRPr="00596A3A">
        <w:rPr>
          <w:rFonts w:ascii="Arial" w:hAnsi="Arial" w:cs="Arial"/>
        </w:rPr>
        <w:t xml:space="preserve">6%) y </w:t>
      </w:r>
      <w:r w:rsidR="00B54919" w:rsidRPr="00596A3A">
        <w:rPr>
          <w:rFonts w:ascii="Arial" w:hAnsi="Arial" w:cs="Arial"/>
          <w:i/>
        </w:rPr>
        <w:t>Diploria strigosa</w:t>
      </w:r>
      <w:r w:rsidR="00B54919" w:rsidRPr="00596A3A">
        <w:rPr>
          <w:rFonts w:ascii="Arial" w:hAnsi="Arial" w:cs="Arial"/>
        </w:rPr>
        <w:t xml:space="preserve"> (5%). Sin embargo, también destaca la presencia de otras especies de coral como cuerno de alce (</w:t>
      </w:r>
      <w:r w:rsidR="00B54919" w:rsidRPr="00596A3A">
        <w:rPr>
          <w:rFonts w:ascii="Arial" w:hAnsi="Arial" w:cs="Arial"/>
          <w:i/>
          <w:iCs/>
        </w:rPr>
        <w:t>Acropora palmata</w:t>
      </w:r>
      <w:r w:rsidR="00B54919" w:rsidRPr="00596A3A">
        <w:rPr>
          <w:rFonts w:ascii="Arial" w:hAnsi="Arial" w:cs="Arial"/>
        </w:rPr>
        <w:t>), cuerno de ciervo (</w:t>
      </w:r>
      <w:r w:rsidR="00B54919" w:rsidRPr="00596A3A">
        <w:rPr>
          <w:rFonts w:ascii="Arial" w:hAnsi="Arial" w:cs="Arial"/>
          <w:i/>
          <w:iCs/>
        </w:rPr>
        <w:t>Acropora cervicornis</w:t>
      </w:r>
      <w:r w:rsidR="00B54919" w:rsidRPr="00596A3A">
        <w:rPr>
          <w:rFonts w:ascii="Arial" w:hAnsi="Arial" w:cs="Arial"/>
        </w:rPr>
        <w:t>), corales blandos o abanicos de mar (</w:t>
      </w:r>
      <w:r w:rsidR="00B54919" w:rsidRPr="00596A3A">
        <w:rPr>
          <w:rFonts w:ascii="Arial" w:hAnsi="Arial" w:cs="Arial"/>
          <w:i/>
          <w:iCs/>
        </w:rPr>
        <w:t>Plexaura homomalla y Plexaura dichotoma</w:t>
      </w:r>
      <w:r w:rsidR="00B54919" w:rsidRPr="00596A3A">
        <w:rPr>
          <w:rFonts w:ascii="Arial" w:hAnsi="Arial" w:cs="Arial"/>
        </w:rPr>
        <w:t>).</w:t>
      </w:r>
    </w:p>
    <w:p w14:paraId="091F8C9F" w14:textId="77777777" w:rsidR="004D19E4" w:rsidRPr="00596A3A" w:rsidRDefault="004D19E4" w:rsidP="00C80695">
      <w:pPr>
        <w:spacing w:before="0" w:after="0" w:line="240" w:lineRule="auto"/>
        <w:rPr>
          <w:rFonts w:ascii="Arial" w:hAnsi="Arial" w:cs="Arial"/>
        </w:rPr>
      </w:pPr>
    </w:p>
    <w:p w14:paraId="0AA9AB30" w14:textId="455F66BE" w:rsidR="00B54919" w:rsidRPr="00596A3A" w:rsidRDefault="00670D2F" w:rsidP="00C80695">
      <w:pPr>
        <w:spacing w:before="0" w:after="0" w:line="240" w:lineRule="auto"/>
        <w:rPr>
          <w:rFonts w:ascii="Arial" w:hAnsi="Arial" w:cs="Arial"/>
        </w:rPr>
      </w:pPr>
      <w:r w:rsidRPr="00596A3A">
        <w:rPr>
          <w:rFonts w:ascii="Arial" w:hAnsi="Arial" w:cs="Arial"/>
        </w:rPr>
        <w:t>En el a</w:t>
      </w:r>
      <w:r w:rsidR="004D19E4" w:rsidRPr="00596A3A">
        <w:rPr>
          <w:rFonts w:ascii="Arial" w:hAnsi="Arial" w:cs="Arial"/>
        </w:rPr>
        <w:t>rrecife</w:t>
      </w:r>
      <w:r w:rsidR="00E96B51" w:rsidRPr="00596A3A">
        <w:rPr>
          <w:rFonts w:ascii="Arial" w:hAnsi="Arial" w:cs="Arial"/>
        </w:rPr>
        <w:t xml:space="preserve"> del área</w:t>
      </w:r>
      <w:r w:rsidR="004D19E4" w:rsidRPr="00596A3A">
        <w:rPr>
          <w:rFonts w:ascii="Arial" w:hAnsi="Arial" w:cs="Arial"/>
        </w:rPr>
        <w:t xml:space="preserve"> Mahahual – Xahuayxol</w:t>
      </w:r>
      <w:r w:rsidRPr="00596A3A">
        <w:rPr>
          <w:rFonts w:ascii="Arial" w:hAnsi="Arial" w:cs="Arial"/>
        </w:rPr>
        <w:t>, d</w:t>
      </w:r>
      <w:r w:rsidR="00B54919" w:rsidRPr="00596A3A">
        <w:rPr>
          <w:rFonts w:ascii="Arial" w:hAnsi="Arial" w:cs="Arial"/>
        </w:rPr>
        <w:t xml:space="preserve">e conformidad con González-Salas </w:t>
      </w:r>
      <w:r w:rsidR="00B54919" w:rsidRPr="00596A3A">
        <w:rPr>
          <w:rFonts w:ascii="Arial" w:hAnsi="Arial" w:cs="Arial"/>
          <w:i/>
        </w:rPr>
        <w:t>et al</w:t>
      </w:r>
      <w:r w:rsidR="00B54919" w:rsidRPr="00596A3A">
        <w:rPr>
          <w:rFonts w:ascii="Arial" w:hAnsi="Arial" w:cs="Arial"/>
        </w:rPr>
        <w:t xml:space="preserve">. (2003a, 2003b y 2003c), los arrecifes de Mahahual y Xahuayxol son de arrecifes de franja que se encuentran bajo la “sombra” de Banco Chinchorro, lo cual permite que presenten terrazas bien desarrolladas en el arrecife anterior, con presencia de cavernas y arrecifes anteriores que se extienden casi hasta la playa. En estos arrecifes, las especies </w:t>
      </w:r>
      <w:r w:rsidR="00B54919" w:rsidRPr="00596A3A">
        <w:rPr>
          <w:rFonts w:ascii="Arial" w:hAnsi="Arial" w:cs="Arial"/>
          <w:i/>
        </w:rPr>
        <w:t xml:space="preserve">Orbicella annularis </w:t>
      </w:r>
      <w:r w:rsidR="00B54919" w:rsidRPr="00596A3A">
        <w:rPr>
          <w:rFonts w:ascii="Arial" w:hAnsi="Arial" w:cs="Arial"/>
        </w:rPr>
        <w:t xml:space="preserve">y </w:t>
      </w:r>
      <w:r w:rsidR="00B54919" w:rsidRPr="00596A3A">
        <w:rPr>
          <w:rFonts w:ascii="Arial" w:hAnsi="Arial" w:cs="Arial"/>
          <w:i/>
        </w:rPr>
        <w:t xml:space="preserve">Orbicella </w:t>
      </w:r>
      <w:r w:rsidR="00B54919" w:rsidRPr="00596A3A">
        <w:rPr>
          <w:rFonts w:ascii="Arial" w:hAnsi="Arial" w:cs="Arial"/>
          <w:i/>
        </w:rPr>
        <w:lastRenderedPageBreak/>
        <w:t>faveolata</w:t>
      </w:r>
      <w:r w:rsidR="00B54919" w:rsidRPr="00596A3A">
        <w:rPr>
          <w:rFonts w:ascii="Arial" w:hAnsi="Arial" w:cs="Arial"/>
        </w:rPr>
        <w:t xml:space="preserve"> tienen gran importancia en la construcción de la estructura arrecifal (Rodríguez-Zaragoza y Arias-González, 2015).  Ahora bien, las especies </w:t>
      </w:r>
      <w:r w:rsidR="00D74CB8" w:rsidRPr="00596A3A">
        <w:rPr>
          <w:rFonts w:ascii="Arial" w:hAnsi="Arial" w:cs="Arial"/>
          <w:i/>
          <w:iCs/>
          <w:szCs w:val="20"/>
        </w:rPr>
        <w:t>Orbicella</w:t>
      </w:r>
      <w:r w:rsidR="00D74CB8" w:rsidRPr="00596A3A" w:rsidDel="00D74CB8">
        <w:rPr>
          <w:rFonts w:ascii="Arial" w:hAnsi="Arial" w:cs="Arial"/>
          <w:i/>
          <w:sz w:val="24"/>
        </w:rPr>
        <w:t xml:space="preserve"> </w:t>
      </w:r>
      <w:r w:rsidR="00B54919" w:rsidRPr="00596A3A">
        <w:rPr>
          <w:rFonts w:ascii="Arial" w:hAnsi="Arial" w:cs="Arial"/>
          <w:i/>
        </w:rPr>
        <w:t>cavernosa</w:t>
      </w:r>
      <w:r w:rsidR="00B54919" w:rsidRPr="00596A3A">
        <w:rPr>
          <w:rFonts w:ascii="Arial" w:hAnsi="Arial" w:cs="Arial"/>
        </w:rPr>
        <w:t xml:space="preserve">, </w:t>
      </w:r>
      <w:r w:rsidR="00B54919" w:rsidRPr="00596A3A">
        <w:rPr>
          <w:rFonts w:ascii="Arial" w:hAnsi="Arial" w:cs="Arial"/>
          <w:i/>
        </w:rPr>
        <w:t>Agaricia agaricites, Porites astreoides, Agaricia agaricites, Siderastrea radians</w:t>
      </w:r>
      <w:r w:rsidR="00B54919" w:rsidRPr="00596A3A">
        <w:rPr>
          <w:rFonts w:ascii="Arial" w:hAnsi="Arial" w:cs="Arial"/>
        </w:rPr>
        <w:t xml:space="preserve"> son las principales especies presentes, mientras que se encuentra gran presencia de algas Turf, conjuntamente con ejemplares del género </w:t>
      </w:r>
      <w:r w:rsidR="00B54919" w:rsidRPr="00596A3A">
        <w:rPr>
          <w:rFonts w:ascii="Arial" w:hAnsi="Arial" w:cs="Arial"/>
          <w:i/>
        </w:rPr>
        <w:t xml:space="preserve">Dictyota </w:t>
      </w:r>
      <w:r w:rsidR="00B54919" w:rsidRPr="00596A3A">
        <w:rPr>
          <w:rFonts w:ascii="Arial" w:hAnsi="Arial" w:cs="Arial"/>
        </w:rPr>
        <w:t xml:space="preserve">(Merediz, 2012).   </w:t>
      </w:r>
    </w:p>
    <w:p w14:paraId="5BE9B19D" w14:textId="77777777" w:rsidR="004D19E4" w:rsidRPr="00596A3A" w:rsidRDefault="004D19E4" w:rsidP="00C80695">
      <w:pPr>
        <w:spacing w:before="0" w:after="0" w:line="240" w:lineRule="auto"/>
        <w:rPr>
          <w:rFonts w:ascii="Arial" w:hAnsi="Arial" w:cs="Arial"/>
        </w:rPr>
      </w:pPr>
    </w:p>
    <w:p w14:paraId="6A4F17DA" w14:textId="77F5735E"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El Banco Chinchorro Profundo tiene un talud con pendiente pronunciada que desciende a profundidades de 200 a 4,915 m. Si bien el conocimiento de la biodiversidad de estas áreas es escaso, cuenta con una elevada riqueza específica de corales de profundidad, moluscos, poliquetos, equinodermos, peces y crustáceos decápodos (</w:t>
      </w:r>
      <w:r w:rsidRPr="00596A3A">
        <w:rPr>
          <w:rFonts w:ascii="Arial" w:hAnsi="Arial" w:cs="Arial"/>
          <w:i/>
          <w:iCs/>
        </w:rPr>
        <w:t xml:space="preserve">Brachycarpus </w:t>
      </w:r>
      <w:r w:rsidRPr="00596A3A">
        <w:rPr>
          <w:rFonts w:ascii="Arial" w:hAnsi="Arial" w:cs="Arial"/>
        </w:rPr>
        <w:t>biunguiculatus</w:t>
      </w:r>
      <w:r w:rsidRPr="00596A3A">
        <w:rPr>
          <w:rFonts w:ascii="Arial" w:hAnsi="Arial" w:cs="Arial"/>
          <w:i/>
          <w:iCs/>
        </w:rPr>
        <w:t>, Periclimenes iridescens, Alpheus amblyonyx, Automate evermanni, Synalpeus brooksi, S. paraneptunus, S. rathbunae, Janicea antiguensis, Trachycharis restrictus, Processa profunda, P. vicina</w:t>
      </w:r>
      <w:r w:rsidRPr="00596A3A">
        <w:rPr>
          <w:rFonts w:ascii="Arial" w:hAnsi="Arial" w:cs="Arial"/>
        </w:rPr>
        <w:t>). Entre las especies endémicas de este sitio se encuentran los corales de profundidad con fauna diversa asociada, aunque en general aún se desconocen se piensa que el endemismo sea alto. Y entre las especies clave para este sitio se consideran a los elasmobranquios de 5 branquias (especies primitivas), de ocurrencia limitada y poco conocidos.</w:t>
      </w:r>
    </w:p>
    <w:p w14:paraId="7752E74D" w14:textId="77777777" w:rsidR="00B54919" w:rsidRPr="00596A3A" w:rsidRDefault="00B54919" w:rsidP="00C80695">
      <w:pPr>
        <w:autoSpaceDE w:val="0"/>
        <w:autoSpaceDN w:val="0"/>
        <w:adjustRightInd w:val="0"/>
        <w:spacing w:before="0" w:after="0" w:line="240" w:lineRule="auto"/>
        <w:rPr>
          <w:rFonts w:ascii="Arial" w:hAnsi="Arial" w:cs="Arial"/>
        </w:rPr>
      </w:pPr>
    </w:p>
    <w:p w14:paraId="74DDAAA6" w14:textId="77777777" w:rsidR="0036647D" w:rsidRPr="00596A3A" w:rsidRDefault="0036647D" w:rsidP="00C80695">
      <w:pPr>
        <w:spacing w:before="0" w:after="0" w:line="240" w:lineRule="auto"/>
        <w:rPr>
          <w:rFonts w:ascii="Arial" w:hAnsi="Arial" w:cs="Arial"/>
          <w:b/>
        </w:rPr>
      </w:pPr>
    </w:p>
    <w:p w14:paraId="3D2AE751" w14:textId="6CF42E99" w:rsidR="00B54919" w:rsidRPr="00596A3A" w:rsidRDefault="008A4AF6" w:rsidP="00C80695">
      <w:pPr>
        <w:spacing w:before="0" w:after="0" w:line="240" w:lineRule="auto"/>
        <w:rPr>
          <w:rFonts w:ascii="Arial" w:hAnsi="Arial" w:cs="Arial"/>
          <w:b/>
        </w:rPr>
      </w:pPr>
      <w:r w:rsidRPr="00596A3A">
        <w:rPr>
          <w:rFonts w:ascii="Arial" w:hAnsi="Arial" w:cs="Arial"/>
          <w:b/>
        </w:rPr>
        <w:t>AMBIENTES</w:t>
      </w:r>
      <w:r w:rsidR="007055C5" w:rsidRPr="00596A3A">
        <w:rPr>
          <w:rFonts w:ascii="Arial" w:hAnsi="Arial" w:cs="Arial"/>
          <w:b/>
        </w:rPr>
        <w:t xml:space="preserve"> Y PROCESOS RELEVANTES</w:t>
      </w:r>
    </w:p>
    <w:p w14:paraId="21DF352B" w14:textId="77777777" w:rsidR="004D19E4" w:rsidRPr="00596A3A" w:rsidRDefault="004D19E4" w:rsidP="00C80695">
      <w:pPr>
        <w:spacing w:before="0" w:after="0" w:line="240" w:lineRule="auto"/>
        <w:rPr>
          <w:rFonts w:ascii="Arial" w:hAnsi="Arial" w:cs="Arial"/>
        </w:rPr>
      </w:pPr>
    </w:p>
    <w:p w14:paraId="40C3FEDA" w14:textId="77777777" w:rsidR="0033130D" w:rsidRPr="00596A3A" w:rsidRDefault="0033130D" w:rsidP="0033130D">
      <w:pPr>
        <w:spacing w:before="0" w:after="0" w:line="240" w:lineRule="auto"/>
        <w:rPr>
          <w:rFonts w:ascii="Arial" w:hAnsi="Arial" w:cs="Arial"/>
          <w:b/>
        </w:rPr>
      </w:pPr>
      <w:r w:rsidRPr="00596A3A">
        <w:rPr>
          <w:rFonts w:ascii="Arial" w:hAnsi="Arial" w:cs="Arial"/>
          <w:b/>
        </w:rPr>
        <w:t xml:space="preserve">Sistema Arrecifal Mesoamericano </w:t>
      </w:r>
    </w:p>
    <w:p w14:paraId="1CEC1A3F" w14:textId="77777777" w:rsidR="0033130D" w:rsidRPr="00596A3A" w:rsidRDefault="0033130D" w:rsidP="0033130D">
      <w:pPr>
        <w:autoSpaceDE w:val="0"/>
        <w:autoSpaceDN w:val="0"/>
        <w:adjustRightInd w:val="0"/>
        <w:spacing w:before="0" w:after="0" w:line="240" w:lineRule="auto"/>
        <w:rPr>
          <w:rFonts w:ascii="Arial" w:hAnsi="Arial" w:cs="Arial"/>
        </w:rPr>
      </w:pPr>
    </w:p>
    <w:p w14:paraId="2E4C76CD" w14:textId="527AA2A0" w:rsidR="0049415F" w:rsidRPr="00596A3A" w:rsidRDefault="0033130D" w:rsidP="0033130D">
      <w:pPr>
        <w:autoSpaceDE w:val="0"/>
        <w:autoSpaceDN w:val="0"/>
        <w:adjustRightInd w:val="0"/>
        <w:spacing w:before="0" w:after="0" w:line="240" w:lineRule="auto"/>
        <w:rPr>
          <w:rFonts w:ascii="Arial" w:hAnsi="Arial" w:cs="Arial"/>
        </w:rPr>
      </w:pPr>
      <w:r w:rsidRPr="00596A3A">
        <w:rPr>
          <w:rFonts w:ascii="Arial" w:hAnsi="Arial" w:cs="Arial"/>
        </w:rPr>
        <w:t>Ecosistema de aproximadamente 1,000 km de longitud que se extiende a lo largo de cuatro países (México, Belice, Guatemala y Honduras). Posee arrecifes de borde, de barrera, atolones, cayos, islas, humedales costeros, lagunas arrecifales y costeras, praderas de pastos marinos y bosques de manglar (SEMARNAT</w:t>
      </w:r>
      <w:r w:rsidR="0049415F" w:rsidRPr="00596A3A">
        <w:rPr>
          <w:rFonts w:ascii="Arial" w:hAnsi="Arial" w:cs="Arial"/>
        </w:rPr>
        <w:t>,</w:t>
      </w:r>
      <w:r w:rsidRPr="00596A3A">
        <w:rPr>
          <w:rFonts w:ascii="Arial" w:hAnsi="Arial" w:cs="Arial"/>
        </w:rPr>
        <w:t xml:space="preserve"> 2012). El arrecife es un lugar de crianza, refugio, alimentación y reproducción de muchas especies de invertebrados y vertebrados, entre los que se encuentran especies comerciales y de autoconsumo</w:t>
      </w:r>
      <w:r w:rsidR="008A4AF6" w:rsidRPr="00596A3A">
        <w:rPr>
          <w:rFonts w:ascii="Arial" w:hAnsi="Arial" w:cs="Arial"/>
        </w:rPr>
        <w:t>.</w:t>
      </w:r>
      <w:r w:rsidR="0049415F" w:rsidRPr="00596A3A">
        <w:rPr>
          <w:rFonts w:ascii="Arial" w:hAnsi="Arial" w:cs="Arial"/>
        </w:rPr>
        <w:t xml:space="preserve"> </w:t>
      </w:r>
      <w:r w:rsidR="0049415F" w:rsidRPr="00596A3A">
        <w:rPr>
          <w:rFonts w:ascii="Arial" w:eastAsia="Times New Roman" w:hAnsi="Arial" w:cs="Arial"/>
          <w:lang w:val="es-ES" w:eastAsia="es-ES"/>
        </w:rPr>
        <w:t xml:space="preserve">La enorme diversidad de peces de los arrecifes se atribuye a la cantidad de los diferentes hábitats que existen en estos ecosistemas ya que la complejidad de los arrecifes les proporciona una infinidad de microhábitats o nichos que pueden ocupar </w:t>
      </w:r>
      <w:r w:rsidR="0049415F" w:rsidRPr="00596A3A">
        <w:rPr>
          <w:rFonts w:ascii="Arial" w:hAnsi="Arial" w:cs="Arial"/>
        </w:rPr>
        <w:t>(CONABIO, 2016)</w:t>
      </w:r>
      <w:r w:rsidR="0049415F" w:rsidRPr="00596A3A">
        <w:rPr>
          <w:rFonts w:ascii="Arial" w:eastAsia="Times New Roman" w:hAnsi="Arial" w:cs="Arial"/>
          <w:lang w:val="es-ES" w:eastAsia="es-ES"/>
        </w:rPr>
        <w:t>.</w:t>
      </w:r>
    </w:p>
    <w:p w14:paraId="286C11C8" w14:textId="77777777" w:rsidR="0036647D" w:rsidRPr="00596A3A" w:rsidRDefault="0036647D" w:rsidP="0033130D">
      <w:pPr>
        <w:autoSpaceDE w:val="0"/>
        <w:autoSpaceDN w:val="0"/>
        <w:adjustRightInd w:val="0"/>
        <w:spacing w:before="0" w:after="0" w:line="240" w:lineRule="auto"/>
        <w:rPr>
          <w:rFonts w:ascii="Arial" w:hAnsi="Arial" w:cs="Arial"/>
        </w:rPr>
      </w:pPr>
    </w:p>
    <w:p w14:paraId="15085199" w14:textId="5ADE7D38" w:rsidR="0036647D" w:rsidRPr="00596A3A" w:rsidRDefault="0036647D" w:rsidP="00B44062">
      <w:pPr>
        <w:spacing w:before="0" w:after="0" w:line="240" w:lineRule="auto"/>
        <w:rPr>
          <w:rFonts w:ascii="Arial" w:hAnsi="Arial" w:cs="Arial"/>
          <w:b/>
        </w:rPr>
      </w:pPr>
      <w:r w:rsidRPr="00596A3A">
        <w:rPr>
          <w:rFonts w:ascii="Arial" w:hAnsi="Arial" w:cs="Arial"/>
          <w:b/>
        </w:rPr>
        <w:t>Sistema de surgencias</w:t>
      </w:r>
    </w:p>
    <w:p w14:paraId="35576580" w14:textId="77777777" w:rsidR="0036647D" w:rsidRPr="00596A3A" w:rsidRDefault="0036647D" w:rsidP="0033130D">
      <w:pPr>
        <w:autoSpaceDE w:val="0"/>
        <w:autoSpaceDN w:val="0"/>
        <w:adjustRightInd w:val="0"/>
        <w:spacing w:before="0" w:after="0" w:line="240" w:lineRule="auto"/>
        <w:rPr>
          <w:rFonts w:ascii="Arial" w:hAnsi="Arial" w:cs="Arial"/>
        </w:rPr>
      </w:pPr>
    </w:p>
    <w:p w14:paraId="594039B6" w14:textId="5C136F3A" w:rsidR="00F31F4C" w:rsidRPr="00596A3A" w:rsidRDefault="00F31F4C" w:rsidP="00B44062">
      <w:pPr>
        <w:autoSpaceDE w:val="0"/>
        <w:autoSpaceDN w:val="0"/>
        <w:adjustRightInd w:val="0"/>
        <w:spacing w:before="0" w:after="0" w:line="240" w:lineRule="auto"/>
        <w:rPr>
          <w:rFonts w:ascii="Arial" w:hAnsi="Arial" w:cs="Arial"/>
        </w:rPr>
      </w:pPr>
      <w:r w:rsidRPr="00596A3A">
        <w:rPr>
          <w:rFonts w:ascii="Arial" w:hAnsi="Arial" w:cs="Arial"/>
        </w:rPr>
        <w:t>La surgencia que se presenta a lo largo de la Plataforma del Golfo de México Sur puede resultar en aportes verticales de nutrientes, que a su vez aumentan la producción primaria y propician la abundancia de una amplia variedad de especies marinas.</w:t>
      </w:r>
    </w:p>
    <w:p w14:paraId="05CA077C" w14:textId="77777777" w:rsidR="00B44062" w:rsidRPr="00596A3A" w:rsidRDefault="00B44062" w:rsidP="0033130D">
      <w:pPr>
        <w:autoSpaceDE w:val="0"/>
        <w:autoSpaceDN w:val="0"/>
        <w:adjustRightInd w:val="0"/>
        <w:spacing w:before="0" w:after="0" w:line="240" w:lineRule="auto"/>
        <w:rPr>
          <w:rFonts w:ascii="Arial" w:hAnsi="Arial" w:cs="Arial"/>
        </w:rPr>
      </w:pPr>
    </w:p>
    <w:p w14:paraId="4FECFBC3" w14:textId="49DA3A90" w:rsidR="00F31F4C" w:rsidRPr="00596A3A" w:rsidRDefault="000C7587" w:rsidP="0033130D">
      <w:pPr>
        <w:autoSpaceDE w:val="0"/>
        <w:autoSpaceDN w:val="0"/>
        <w:adjustRightInd w:val="0"/>
        <w:spacing w:before="0" w:after="0" w:line="240" w:lineRule="auto"/>
        <w:rPr>
          <w:rFonts w:ascii="Arial" w:hAnsi="Arial" w:cs="Arial"/>
        </w:rPr>
      </w:pPr>
      <w:r w:rsidRPr="00596A3A">
        <w:rPr>
          <w:rFonts w:ascii="Arial" w:hAnsi="Arial" w:cs="Arial"/>
        </w:rPr>
        <w:t>Una de ellas es el tiburón ballena cuyo</w:t>
      </w:r>
      <w:r w:rsidR="00F31F4C" w:rsidRPr="00596A3A">
        <w:rPr>
          <w:rFonts w:ascii="Arial" w:hAnsi="Arial" w:cs="Arial"/>
        </w:rPr>
        <w:t xml:space="preserve"> desplazamiento y agregaci</w:t>
      </w:r>
      <w:r w:rsidRPr="00596A3A">
        <w:rPr>
          <w:rFonts w:ascii="Arial" w:hAnsi="Arial" w:cs="Arial"/>
        </w:rPr>
        <w:t>ón</w:t>
      </w:r>
      <w:r w:rsidR="00F31F4C" w:rsidRPr="00596A3A">
        <w:rPr>
          <w:rFonts w:ascii="Arial" w:hAnsi="Arial" w:cs="Arial"/>
        </w:rPr>
        <w:t xml:space="preserve"> se asocia a corrientes de alta productividad primaria y </w:t>
      </w:r>
      <w:r w:rsidRPr="00596A3A">
        <w:rPr>
          <w:rFonts w:ascii="Arial" w:hAnsi="Arial" w:cs="Arial"/>
        </w:rPr>
        <w:t>a dichas zonas</w:t>
      </w:r>
      <w:r w:rsidR="00F31F4C" w:rsidRPr="00596A3A">
        <w:rPr>
          <w:rFonts w:ascii="Arial" w:hAnsi="Arial" w:cs="Arial"/>
        </w:rPr>
        <w:t xml:space="preserve"> de surgencia de nutrientes que</w:t>
      </w:r>
      <w:r w:rsidRPr="00596A3A">
        <w:rPr>
          <w:rFonts w:ascii="Arial" w:hAnsi="Arial" w:cs="Arial"/>
        </w:rPr>
        <w:t xml:space="preserve"> </w:t>
      </w:r>
      <w:r w:rsidR="00F31F4C" w:rsidRPr="00596A3A">
        <w:rPr>
          <w:rFonts w:ascii="Arial" w:hAnsi="Arial" w:cs="Arial"/>
        </w:rPr>
        <w:t>la convierten en un área de gran importancia biológica, por ser el sitio de mayor distribución para esta especie que se encuentra amenazada a nivel mundial</w:t>
      </w:r>
      <w:r w:rsidR="00B44062" w:rsidRPr="00596A3A">
        <w:rPr>
          <w:rFonts w:ascii="Arial" w:hAnsi="Arial" w:cs="Arial"/>
        </w:rPr>
        <w:t>.</w:t>
      </w:r>
    </w:p>
    <w:p w14:paraId="1DEFA385" w14:textId="77777777" w:rsidR="0033130D" w:rsidRPr="00596A3A" w:rsidRDefault="0033130D" w:rsidP="0033130D">
      <w:pPr>
        <w:autoSpaceDE w:val="0"/>
        <w:autoSpaceDN w:val="0"/>
        <w:adjustRightInd w:val="0"/>
        <w:spacing w:before="0" w:after="0" w:line="240" w:lineRule="auto"/>
        <w:rPr>
          <w:rFonts w:ascii="Arial" w:hAnsi="Arial" w:cs="Arial"/>
        </w:rPr>
      </w:pPr>
    </w:p>
    <w:p w14:paraId="4D7A8FC1" w14:textId="77777777" w:rsidR="0036647D" w:rsidRPr="00596A3A" w:rsidRDefault="0036647D" w:rsidP="0036647D">
      <w:pPr>
        <w:autoSpaceDE w:val="0"/>
        <w:autoSpaceDN w:val="0"/>
        <w:adjustRightInd w:val="0"/>
        <w:spacing w:before="0" w:after="0" w:line="240" w:lineRule="auto"/>
        <w:rPr>
          <w:rFonts w:ascii="Arial" w:hAnsi="Arial" w:cs="Arial"/>
          <w:b/>
        </w:rPr>
      </w:pPr>
      <w:r w:rsidRPr="00596A3A">
        <w:rPr>
          <w:rFonts w:ascii="Arial" w:hAnsi="Arial" w:cs="Arial"/>
          <w:b/>
        </w:rPr>
        <w:t xml:space="preserve">Talud de la Cordillera de Cozumel y Arrowsmith </w:t>
      </w:r>
    </w:p>
    <w:p w14:paraId="71E9CA09" w14:textId="77777777" w:rsidR="0036647D" w:rsidRPr="00596A3A" w:rsidRDefault="0036647D" w:rsidP="0036647D">
      <w:pPr>
        <w:autoSpaceDE w:val="0"/>
        <w:autoSpaceDN w:val="0"/>
        <w:adjustRightInd w:val="0"/>
        <w:spacing w:before="0" w:after="0" w:line="240" w:lineRule="auto"/>
        <w:rPr>
          <w:rFonts w:ascii="Arial" w:hAnsi="Arial" w:cs="Arial"/>
        </w:rPr>
      </w:pPr>
    </w:p>
    <w:p w14:paraId="30F89CD4" w14:textId="77777777" w:rsidR="0036647D" w:rsidRPr="00596A3A" w:rsidRDefault="0036647D" w:rsidP="0036647D">
      <w:pPr>
        <w:autoSpaceDE w:val="0"/>
        <w:autoSpaceDN w:val="0"/>
        <w:adjustRightInd w:val="0"/>
        <w:spacing w:before="0" w:after="0" w:line="240" w:lineRule="auto"/>
        <w:rPr>
          <w:rFonts w:ascii="Arial" w:hAnsi="Arial" w:cs="Arial"/>
        </w:rPr>
      </w:pPr>
      <w:r w:rsidRPr="00596A3A">
        <w:rPr>
          <w:rFonts w:ascii="Arial" w:hAnsi="Arial" w:cs="Arial"/>
        </w:rPr>
        <w:t>Son importantes áreas de alimentación y refugio de diversas especies de profundidad, zonas de alta productividad y sitios importantes para la agregación de tiburones, además posee ecosistemas de arrecifes profundos. Su profundidad va de los 200 a las 4,682 metros (CONANP, 2016).</w:t>
      </w:r>
    </w:p>
    <w:p w14:paraId="4CA53786" w14:textId="77777777" w:rsidR="0036647D" w:rsidRPr="00596A3A" w:rsidRDefault="0036647D" w:rsidP="0036647D">
      <w:pPr>
        <w:autoSpaceDE w:val="0"/>
        <w:autoSpaceDN w:val="0"/>
        <w:adjustRightInd w:val="0"/>
        <w:spacing w:before="0" w:after="0" w:line="240" w:lineRule="auto"/>
        <w:rPr>
          <w:rFonts w:ascii="Arial" w:hAnsi="Arial" w:cs="Arial"/>
        </w:rPr>
      </w:pPr>
    </w:p>
    <w:p w14:paraId="794FE698" w14:textId="77777777" w:rsidR="0036647D" w:rsidRPr="00596A3A" w:rsidRDefault="0036647D" w:rsidP="0036647D">
      <w:pPr>
        <w:autoSpaceDE w:val="0"/>
        <w:autoSpaceDN w:val="0"/>
        <w:adjustRightInd w:val="0"/>
        <w:spacing w:before="0" w:after="0" w:line="240" w:lineRule="auto"/>
        <w:rPr>
          <w:rFonts w:ascii="Arial" w:hAnsi="Arial" w:cs="Arial"/>
          <w:b/>
        </w:rPr>
      </w:pPr>
      <w:r w:rsidRPr="00596A3A">
        <w:rPr>
          <w:rFonts w:ascii="Arial" w:hAnsi="Arial" w:cs="Arial"/>
          <w:b/>
        </w:rPr>
        <w:t xml:space="preserve">Banco Chinchorro Profundo </w:t>
      </w:r>
    </w:p>
    <w:p w14:paraId="094E4A09" w14:textId="77777777" w:rsidR="0036647D" w:rsidRPr="00596A3A" w:rsidRDefault="0036647D" w:rsidP="0036647D">
      <w:pPr>
        <w:autoSpaceDE w:val="0"/>
        <w:autoSpaceDN w:val="0"/>
        <w:adjustRightInd w:val="0"/>
        <w:spacing w:before="0" w:after="0" w:line="240" w:lineRule="auto"/>
        <w:rPr>
          <w:rFonts w:ascii="Arial" w:hAnsi="Arial" w:cs="Arial"/>
        </w:rPr>
      </w:pPr>
    </w:p>
    <w:p w14:paraId="1B7AF5A4" w14:textId="77777777" w:rsidR="0036647D" w:rsidRPr="00596A3A" w:rsidRDefault="0036647D" w:rsidP="0036647D">
      <w:pPr>
        <w:autoSpaceDE w:val="0"/>
        <w:autoSpaceDN w:val="0"/>
        <w:adjustRightInd w:val="0"/>
        <w:spacing w:before="0" w:after="0" w:line="240" w:lineRule="auto"/>
        <w:rPr>
          <w:rFonts w:ascii="Arial" w:hAnsi="Arial" w:cs="Arial"/>
        </w:rPr>
      </w:pPr>
      <w:r w:rsidRPr="00596A3A">
        <w:rPr>
          <w:rFonts w:ascii="Arial" w:hAnsi="Arial" w:cs="Arial"/>
        </w:rPr>
        <w:t xml:space="preserve">Sitio Prioritario para la Conservación de los Ambientes Costeros y Oceánicos de México catalogado como de extrema importancia, posee un rango de profundidad de 200 a 1,500 m. En la zona se encuentran corales de profundidad con fauna asociada diversa, cascadas de arena, fondos arenosos, escarpe insular y un cañón (CONANP, 2016). </w:t>
      </w:r>
    </w:p>
    <w:p w14:paraId="572E5B29" w14:textId="77777777" w:rsidR="0036647D" w:rsidRPr="00596A3A" w:rsidRDefault="0036647D" w:rsidP="0036647D">
      <w:pPr>
        <w:autoSpaceDE w:val="0"/>
        <w:autoSpaceDN w:val="0"/>
        <w:adjustRightInd w:val="0"/>
        <w:spacing w:before="0" w:after="0" w:line="240" w:lineRule="auto"/>
        <w:rPr>
          <w:rFonts w:ascii="Arial" w:hAnsi="Arial" w:cs="Arial"/>
        </w:rPr>
      </w:pPr>
    </w:p>
    <w:p w14:paraId="2C8057BC" w14:textId="1E83698F" w:rsidR="0049415F" w:rsidRPr="00596A3A" w:rsidRDefault="0049415F" w:rsidP="0049415F">
      <w:pPr>
        <w:autoSpaceDE w:val="0"/>
        <w:autoSpaceDN w:val="0"/>
        <w:adjustRightInd w:val="0"/>
        <w:spacing w:before="0" w:after="0" w:line="240" w:lineRule="auto"/>
        <w:rPr>
          <w:rFonts w:ascii="Arial" w:hAnsi="Arial" w:cs="Arial"/>
          <w:b/>
        </w:rPr>
      </w:pPr>
      <w:r w:rsidRPr="00596A3A">
        <w:rPr>
          <w:rFonts w:ascii="Arial" w:hAnsi="Arial" w:cs="Arial"/>
          <w:b/>
        </w:rPr>
        <w:t xml:space="preserve">Áreas de anidación, agregación, alimentación y migración </w:t>
      </w:r>
      <w:r w:rsidR="00156F2F" w:rsidRPr="00596A3A">
        <w:rPr>
          <w:rFonts w:ascii="Arial" w:hAnsi="Arial" w:cs="Arial"/>
          <w:b/>
        </w:rPr>
        <w:t>de especies</w:t>
      </w:r>
    </w:p>
    <w:p w14:paraId="52B29B97" w14:textId="77777777" w:rsidR="0049415F" w:rsidRPr="00596A3A" w:rsidRDefault="0049415F" w:rsidP="0049415F">
      <w:pPr>
        <w:autoSpaceDE w:val="0"/>
        <w:autoSpaceDN w:val="0"/>
        <w:adjustRightInd w:val="0"/>
        <w:spacing w:before="0" w:after="0" w:line="240" w:lineRule="auto"/>
        <w:rPr>
          <w:rFonts w:ascii="Arial" w:hAnsi="Arial" w:cs="Arial"/>
        </w:rPr>
      </w:pPr>
    </w:p>
    <w:p w14:paraId="2907D6F5" w14:textId="443F8AA2" w:rsidR="0049415F" w:rsidRPr="00596A3A" w:rsidRDefault="0049415F" w:rsidP="0049415F">
      <w:pPr>
        <w:autoSpaceDE w:val="0"/>
        <w:autoSpaceDN w:val="0"/>
        <w:adjustRightInd w:val="0"/>
        <w:spacing w:before="0" w:after="0" w:line="240" w:lineRule="auto"/>
        <w:rPr>
          <w:rFonts w:ascii="Arial" w:hAnsi="Arial" w:cs="Arial"/>
        </w:rPr>
      </w:pPr>
      <w:r w:rsidRPr="00596A3A">
        <w:rPr>
          <w:rFonts w:ascii="Arial" w:hAnsi="Arial" w:cs="Arial"/>
        </w:rPr>
        <w:t xml:space="preserve">La RBCM consiste en un área de tránsito durante la migración de especies de relevancia ecológica como las tortugas marinas, el tiburón ballena, </w:t>
      </w:r>
      <w:r w:rsidR="00B44062" w:rsidRPr="00596A3A">
        <w:rPr>
          <w:rFonts w:ascii="Arial" w:hAnsi="Arial" w:cs="Arial"/>
        </w:rPr>
        <w:t xml:space="preserve">mantarrayas, </w:t>
      </w:r>
      <w:r w:rsidRPr="00596A3A">
        <w:rPr>
          <w:rFonts w:ascii="Arial" w:hAnsi="Arial" w:cs="Arial"/>
        </w:rPr>
        <w:t xml:space="preserve">diversas especies de aves, crustáceos como langostas y camarón, entre otras. Es hábitat de las aves migratorias que viajan hacia Sudamérica que encuentran en este sistema uno de los primeros sitios de descanso para posteriormente continuar su viaje (Herrera-Silveira y Morales-Ojeda, 2010). </w:t>
      </w:r>
    </w:p>
    <w:p w14:paraId="2CCE4C72" w14:textId="77777777" w:rsidR="0049415F" w:rsidRPr="00596A3A" w:rsidRDefault="0049415F" w:rsidP="0049415F">
      <w:pPr>
        <w:autoSpaceDE w:val="0"/>
        <w:autoSpaceDN w:val="0"/>
        <w:adjustRightInd w:val="0"/>
        <w:spacing w:before="0" w:after="0" w:line="240" w:lineRule="auto"/>
        <w:rPr>
          <w:rFonts w:ascii="Arial" w:hAnsi="Arial" w:cs="Arial"/>
        </w:rPr>
      </w:pPr>
    </w:p>
    <w:p w14:paraId="01578A48" w14:textId="77777777" w:rsidR="0049415F" w:rsidRPr="00596A3A" w:rsidRDefault="0049415F" w:rsidP="0049415F">
      <w:pPr>
        <w:autoSpaceDE w:val="0"/>
        <w:autoSpaceDN w:val="0"/>
        <w:adjustRightInd w:val="0"/>
        <w:spacing w:before="0" w:after="0" w:line="240" w:lineRule="auto"/>
        <w:rPr>
          <w:rFonts w:ascii="Arial" w:hAnsi="Arial" w:cs="Arial"/>
        </w:rPr>
      </w:pPr>
      <w:r w:rsidRPr="00596A3A">
        <w:rPr>
          <w:rFonts w:ascii="Arial" w:hAnsi="Arial" w:cs="Arial"/>
        </w:rPr>
        <w:t>Por otra parte, es hábitat de anidación para cuatro especies de tortuga marina: caguama (</w:t>
      </w:r>
      <w:r w:rsidRPr="00596A3A">
        <w:rPr>
          <w:rFonts w:ascii="Arial" w:hAnsi="Arial" w:cs="Arial"/>
          <w:i/>
        </w:rPr>
        <w:t>Caretta</w:t>
      </w:r>
      <w:r w:rsidRPr="00596A3A">
        <w:rPr>
          <w:rFonts w:ascii="Arial" w:hAnsi="Arial" w:cs="Arial"/>
        </w:rPr>
        <w:t xml:space="preserve"> </w:t>
      </w:r>
      <w:r w:rsidRPr="00596A3A">
        <w:rPr>
          <w:rFonts w:ascii="Arial" w:hAnsi="Arial" w:cs="Arial"/>
          <w:i/>
        </w:rPr>
        <w:t>caretta</w:t>
      </w:r>
      <w:r w:rsidRPr="00596A3A">
        <w:rPr>
          <w:rFonts w:ascii="Arial" w:hAnsi="Arial" w:cs="Arial"/>
        </w:rPr>
        <w:t>), verde del Atlántico o blanca (Chelonia mydas), de carey (</w:t>
      </w:r>
      <w:r w:rsidRPr="00596A3A">
        <w:rPr>
          <w:rFonts w:ascii="Arial" w:hAnsi="Arial" w:cs="Arial"/>
          <w:i/>
        </w:rPr>
        <w:t>Eretmochelys imbricata</w:t>
      </w:r>
      <w:r w:rsidRPr="00596A3A">
        <w:rPr>
          <w:rFonts w:ascii="Arial" w:hAnsi="Arial" w:cs="Arial"/>
        </w:rPr>
        <w:t>) y laúd (</w:t>
      </w:r>
      <w:r w:rsidRPr="00596A3A">
        <w:rPr>
          <w:rFonts w:ascii="Arial" w:hAnsi="Arial" w:cs="Arial"/>
          <w:i/>
        </w:rPr>
        <w:t>Dermochelys coriacea</w:t>
      </w:r>
      <w:r w:rsidRPr="00596A3A">
        <w:rPr>
          <w:rFonts w:ascii="Arial" w:hAnsi="Arial" w:cs="Arial"/>
        </w:rPr>
        <w:t>). Durante el ciclo de vida de las tortugas marinas, estas eventualmente deberán anidar en un ambiente terrestre. De esta manera, las tortugas trasladan la productividad del ecosistema marino a la costa, depositándola en forma de huevos ricos en grasas y proteínas, que a través de las cadenas tróficas terrestres sirven para nutrir naturalmente a depredadores costeros y marinos (Frazier, 2001).</w:t>
      </w:r>
    </w:p>
    <w:p w14:paraId="1660AFF8" w14:textId="77777777" w:rsidR="0049415F" w:rsidRPr="00596A3A" w:rsidRDefault="0049415F" w:rsidP="0049415F">
      <w:pPr>
        <w:autoSpaceDE w:val="0"/>
        <w:autoSpaceDN w:val="0"/>
        <w:adjustRightInd w:val="0"/>
        <w:spacing w:before="0" w:after="0" w:line="240" w:lineRule="auto"/>
        <w:rPr>
          <w:rFonts w:ascii="Arial" w:hAnsi="Arial" w:cs="Arial"/>
        </w:rPr>
      </w:pPr>
    </w:p>
    <w:p w14:paraId="164B7F56" w14:textId="5270BA9E" w:rsidR="0049415F" w:rsidRPr="00596A3A" w:rsidRDefault="0049415F" w:rsidP="0049415F">
      <w:pPr>
        <w:pStyle w:val="Default"/>
        <w:jc w:val="both"/>
        <w:rPr>
          <w:rFonts w:ascii="Arial" w:hAnsi="Arial" w:cs="Arial"/>
          <w:color w:val="auto"/>
          <w:sz w:val="22"/>
          <w:szCs w:val="22"/>
        </w:rPr>
      </w:pPr>
      <w:r w:rsidRPr="00596A3A">
        <w:rPr>
          <w:rFonts w:ascii="Arial" w:hAnsi="Arial" w:cs="Arial"/>
          <w:color w:val="auto"/>
          <w:sz w:val="22"/>
          <w:szCs w:val="22"/>
        </w:rPr>
        <w:t xml:space="preserve">Asimismo, la fase de juveniles tardíos de las tortugas marinas, tienen lugar en ambientes neríticos (costeros) y bentónicos (fondos), ahí no sólo se alimentan de algas y angiospermas marinos (pastos marinos) sino de básicamente todos los fila y clases de invertebrados presentes. La dieta varía entre las especies, sin embargo al arribar a su sitio de residencia costera, los juveniles desarrollan el régimen alimenticio especializado de su especie (Frazier, 2001). </w:t>
      </w:r>
    </w:p>
    <w:p w14:paraId="6960B4BC" w14:textId="77777777" w:rsidR="0049415F" w:rsidRDefault="0049415F" w:rsidP="0049415F">
      <w:pPr>
        <w:pStyle w:val="Default"/>
        <w:jc w:val="both"/>
        <w:rPr>
          <w:rFonts w:ascii="Arial" w:hAnsi="Arial" w:cs="Arial"/>
          <w:color w:val="auto"/>
          <w:sz w:val="22"/>
          <w:szCs w:val="22"/>
        </w:rPr>
      </w:pPr>
    </w:p>
    <w:p w14:paraId="3E02721E" w14:textId="29D3EE77" w:rsidR="0049415F" w:rsidRPr="00596A3A" w:rsidRDefault="00156F2F" w:rsidP="0049415F">
      <w:pPr>
        <w:autoSpaceDE w:val="0"/>
        <w:autoSpaceDN w:val="0"/>
        <w:adjustRightInd w:val="0"/>
        <w:spacing w:before="0" w:after="0" w:line="240" w:lineRule="auto"/>
        <w:rPr>
          <w:rFonts w:ascii="Arial" w:hAnsi="Arial" w:cs="Arial"/>
        </w:rPr>
      </w:pPr>
      <w:r w:rsidRPr="00596A3A">
        <w:rPr>
          <w:rFonts w:ascii="Arial" w:hAnsi="Arial" w:cs="Arial"/>
        </w:rPr>
        <w:t>La RBCM f</w:t>
      </w:r>
      <w:r w:rsidR="0049415F" w:rsidRPr="00596A3A">
        <w:rPr>
          <w:rFonts w:ascii="Arial" w:hAnsi="Arial" w:cs="Arial"/>
        </w:rPr>
        <w:t xml:space="preserve">unciona como sitios de agregación de especies como: tiburón ballena de quien se asocia su desplazamiento y agregación a corrientes de alta productividad primaria y a zonas de surgencias de nutrientes (CONANP, 2016); el tiburón toro mismo que se desplaza hacia aguas estuarinas o frescas para dar a luz a sus crías (Springer, 1963 en CONANP, 2016) mientras que los recién nacidos y juveniles parecen utilizar estos hábitats como áreas de crianza (Snelson et al., 1984 en CONANP, 2016); el manatí del Caribe </w:t>
      </w:r>
      <w:r w:rsidR="00CB3E01">
        <w:rPr>
          <w:rFonts w:ascii="Arial" w:hAnsi="Arial" w:cs="Arial"/>
        </w:rPr>
        <w:t>el cual</w:t>
      </w:r>
      <w:r w:rsidR="00CB3E01" w:rsidRPr="00596A3A">
        <w:rPr>
          <w:rFonts w:ascii="Arial" w:hAnsi="Arial" w:cs="Arial"/>
        </w:rPr>
        <w:t xml:space="preserve"> </w:t>
      </w:r>
      <w:r w:rsidR="0049415F" w:rsidRPr="00596A3A">
        <w:rPr>
          <w:rFonts w:ascii="Arial" w:hAnsi="Arial" w:cs="Arial"/>
        </w:rPr>
        <w:t>ha reducido s</w:t>
      </w:r>
      <w:r w:rsidR="00CB3E01">
        <w:rPr>
          <w:rFonts w:ascii="Arial" w:hAnsi="Arial" w:cs="Arial"/>
        </w:rPr>
        <w:t>u</w:t>
      </w:r>
      <w:r w:rsidR="0049415F" w:rsidRPr="00596A3A">
        <w:rPr>
          <w:rFonts w:ascii="Arial" w:hAnsi="Arial" w:cs="Arial"/>
        </w:rPr>
        <w:t xml:space="preserve"> hábitat de distribución en los últimos años, y la mantarraya conocida como nariz de vaca (</w:t>
      </w:r>
      <w:r w:rsidR="0049415F" w:rsidRPr="003A65BA">
        <w:rPr>
          <w:rFonts w:ascii="Arial" w:hAnsi="Arial" w:cs="Arial"/>
          <w:i/>
        </w:rPr>
        <w:t>Rhinoptera bonasus</w:t>
      </w:r>
      <w:r w:rsidR="0049415F" w:rsidRPr="00596A3A">
        <w:rPr>
          <w:rFonts w:ascii="Arial" w:hAnsi="Arial" w:cs="Arial"/>
        </w:rPr>
        <w:t xml:space="preserve">) migra desde la Península de Yucatán en búsqueda de aguas más cálidas hacia el oeste de Florida, en EE.UU. </w:t>
      </w:r>
    </w:p>
    <w:p w14:paraId="7EE0B4A6" w14:textId="77777777" w:rsidR="0049415F" w:rsidRPr="00596A3A" w:rsidRDefault="0049415F" w:rsidP="006D5742">
      <w:pPr>
        <w:autoSpaceDE w:val="0"/>
        <w:autoSpaceDN w:val="0"/>
        <w:adjustRightInd w:val="0"/>
        <w:spacing w:before="0" w:after="0" w:line="240" w:lineRule="auto"/>
        <w:rPr>
          <w:rFonts w:ascii="Arial" w:hAnsi="Arial" w:cs="Arial"/>
          <w:b/>
        </w:rPr>
      </w:pPr>
    </w:p>
    <w:p w14:paraId="60D940FC" w14:textId="77777777" w:rsidR="006D5742" w:rsidRPr="00596A3A" w:rsidRDefault="006D5742" w:rsidP="006D5742">
      <w:pPr>
        <w:autoSpaceDE w:val="0"/>
        <w:autoSpaceDN w:val="0"/>
        <w:adjustRightInd w:val="0"/>
        <w:spacing w:before="0" w:after="0" w:line="240" w:lineRule="auto"/>
        <w:rPr>
          <w:rFonts w:ascii="Arial" w:hAnsi="Arial" w:cs="Arial"/>
          <w:b/>
        </w:rPr>
      </w:pPr>
      <w:r w:rsidRPr="00596A3A">
        <w:rPr>
          <w:rFonts w:ascii="Arial" w:hAnsi="Arial" w:cs="Arial"/>
          <w:b/>
        </w:rPr>
        <w:t xml:space="preserve">Sistemas lagunares </w:t>
      </w:r>
    </w:p>
    <w:p w14:paraId="099EE81B" w14:textId="77777777" w:rsidR="006D5742" w:rsidRPr="00596A3A" w:rsidRDefault="006D5742" w:rsidP="006D5742">
      <w:pPr>
        <w:autoSpaceDE w:val="0"/>
        <w:autoSpaceDN w:val="0"/>
        <w:adjustRightInd w:val="0"/>
        <w:spacing w:before="0" w:after="0" w:line="240" w:lineRule="auto"/>
        <w:rPr>
          <w:rFonts w:ascii="Arial" w:hAnsi="Arial" w:cs="Arial"/>
        </w:rPr>
      </w:pPr>
    </w:p>
    <w:p w14:paraId="303AFE25" w14:textId="77F44B58" w:rsidR="006D5742" w:rsidRPr="00596A3A" w:rsidRDefault="006D5742" w:rsidP="006D5742">
      <w:pPr>
        <w:autoSpaceDE w:val="0"/>
        <w:autoSpaceDN w:val="0"/>
        <w:adjustRightInd w:val="0"/>
        <w:spacing w:before="0" w:after="0" w:line="240" w:lineRule="auto"/>
        <w:rPr>
          <w:rFonts w:ascii="Arial" w:hAnsi="Arial" w:cs="Arial"/>
        </w:rPr>
      </w:pPr>
      <w:r w:rsidRPr="00596A3A">
        <w:rPr>
          <w:rFonts w:ascii="Arial" w:hAnsi="Arial" w:cs="Arial"/>
        </w:rPr>
        <w:t xml:space="preserve">Derivado del intenso intercambio de materia y energía entre el mar y el sistema lagunar </w:t>
      </w:r>
      <w:r w:rsidR="0049415F" w:rsidRPr="00596A3A">
        <w:rPr>
          <w:rFonts w:ascii="Arial" w:hAnsi="Arial" w:cs="Arial"/>
        </w:rPr>
        <w:t>son</w:t>
      </w:r>
      <w:r w:rsidRPr="00596A3A">
        <w:rPr>
          <w:rFonts w:ascii="Arial" w:hAnsi="Arial" w:cs="Arial"/>
        </w:rPr>
        <w:t xml:space="preserve"> considerado</w:t>
      </w:r>
      <w:r w:rsidR="0049415F" w:rsidRPr="00596A3A">
        <w:rPr>
          <w:rFonts w:ascii="Arial" w:hAnsi="Arial" w:cs="Arial"/>
        </w:rPr>
        <w:t>s</w:t>
      </w:r>
      <w:r w:rsidRPr="00596A3A">
        <w:rPr>
          <w:rFonts w:ascii="Arial" w:hAnsi="Arial" w:cs="Arial"/>
        </w:rPr>
        <w:t xml:space="preserve"> uno</w:t>
      </w:r>
      <w:r w:rsidR="0049415F" w:rsidRPr="00596A3A">
        <w:rPr>
          <w:rFonts w:ascii="Arial" w:hAnsi="Arial" w:cs="Arial"/>
        </w:rPr>
        <w:t>s</w:t>
      </w:r>
      <w:r w:rsidRPr="00596A3A">
        <w:rPr>
          <w:rFonts w:ascii="Arial" w:hAnsi="Arial" w:cs="Arial"/>
        </w:rPr>
        <w:t xml:space="preserve"> de los principales centros de reproducción, </w:t>
      </w:r>
      <w:r w:rsidR="00506B87" w:rsidRPr="00596A3A">
        <w:rPr>
          <w:rFonts w:ascii="Arial" w:hAnsi="Arial" w:cs="Arial"/>
        </w:rPr>
        <w:t xml:space="preserve">alimentación, </w:t>
      </w:r>
      <w:r w:rsidRPr="00596A3A">
        <w:rPr>
          <w:rFonts w:ascii="Arial" w:hAnsi="Arial" w:cs="Arial"/>
        </w:rPr>
        <w:t xml:space="preserve">crianza y refugio para </w:t>
      </w:r>
      <w:r w:rsidR="00506B87" w:rsidRPr="00596A3A">
        <w:rPr>
          <w:rFonts w:ascii="Arial" w:hAnsi="Arial" w:cs="Arial"/>
        </w:rPr>
        <w:t>diversas</w:t>
      </w:r>
      <w:r w:rsidRPr="00596A3A">
        <w:rPr>
          <w:rFonts w:ascii="Arial" w:hAnsi="Arial" w:cs="Arial"/>
        </w:rPr>
        <w:t xml:space="preserve"> especies de peces, moluscos y crustáceos de importancia ecológica y comercial en la región (Cabal</w:t>
      </w:r>
      <w:r w:rsidR="0049415F" w:rsidRPr="00596A3A">
        <w:rPr>
          <w:rFonts w:ascii="Arial" w:hAnsi="Arial" w:cs="Arial"/>
        </w:rPr>
        <w:t xml:space="preserve">lero, </w:t>
      </w:r>
      <w:r w:rsidR="00FB2758">
        <w:rPr>
          <w:rFonts w:ascii="Arial" w:hAnsi="Arial" w:cs="Arial"/>
          <w:i/>
        </w:rPr>
        <w:t>et al</w:t>
      </w:r>
      <w:r w:rsidR="0049415F" w:rsidRPr="00596A3A">
        <w:rPr>
          <w:rFonts w:ascii="Arial" w:hAnsi="Arial" w:cs="Arial"/>
        </w:rPr>
        <w:t>, 2005).</w:t>
      </w:r>
    </w:p>
    <w:p w14:paraId="62349CF8" w14:textId="77777777" w:rsidR="006D5742" w:rsidRPr="00596A3A" w:rsidRDefault="006D5742" w:rsidP="006D5742">
      <w:pPr>
        <w:autoSpaceDE w:val="0"/>
        <w:autoSpaceDN w:val="0"/>
        <w:adjustRightInd w:val="0"/>
        <w:spacing w:before="0" w:after="0" w:line="240" w:lineRule="auto"/>
        <w:rPr>
          <w:rFonts w:ascii="Arial" w:hAnsi="Arial" w:cs="Arial"/>
        </w:rPr>
      </w:pPr>
    </w:p>
    <w:p w14:paraId="1776B388" w14:textId="77777777" w:rsidR="006D5742" w:rsidRPr="00596A3A" w:rsidRDefault="006D5742" w:rsidP="006D5742">
      <w:pPr>
        <w:autoSpaceDE w:val="0"/>
        <w:autoSpaceDN w:val="0"/>
        <w:adjustRightInd w:val="0"/>
        <w:spacing w:before="0" w:after="0" w:line="240" w:lineRule="auto"/>
        <w:rPr>
          <w:rFonts w:ascii="Arial" w:hAnsi="Arial" w:cs="Arial"/>
          <w:b/>
        </w:rPr>
      </w:pPr>
      <w:r w:rsidRPr="00596A3A">
        <w:rPr>
          <w:rFonts w:ascii="Arial" w:hAnsi="Arial" w:cs="Arial"/>
          <w:b/>
        </w:rPr>
        <w:t>Manglares</w:t>
      </w:r>
    </w:p>
    <w:p w14:paraId="3FD22F4A" w14:textId="77777777" w:rsidR="006D5742" w:rsidRPr="00596A3A" w:rsidRDefault="006D5742" w:rsidP="006D5742">
      <w:pPr>
        <w:autoSpaceDE w:val="0"/>
        <w:autoSpaceDN w:val="0"/>
        <w:adjustRightInd w:val="0"/>
        <w:spacing w:before="0" w:after="0" w:line="240" w:lineRule="auto"/>
        <w:rPr>
          <w:rFonts w:ascii="Arial" w:hAnsi="Arial" w:cs="Arial"/>
        </w:rPr>
      </w:pPr>
    </w:p>
    <w:p w14:paraId="7D6CFD46" w14:textId="55EF2CC2" w:rsidR="006D5742" w:rsidRPr="00596A3A" w:rsidRDefault="00506B87" w:rsidP="006D5742">
      <w:pPr>
        <w:pStyle w:val="Default"/>
        <w:jc w:val="both"/>
        <w:rPr>
          <w:rFonts w:ascii="Arial" w:hAnsi="Arial" w:cs="Arial"/>
          <w:color w:val="auto"/>
          <w:sz w:val="22"/>
          <w:szCs w:val="22"/>
        </w:rPr>
      </w:pPr>
      <w:r w:rsidRPr="00596A3A">
        <w:rPr>
          <w:rFonts w:ascii="Arial" w:hAnsi="Arial" w:cs="Arial"/>
          <w:color w:val="auto"/>
          <w:sz w:val="22"/>
          <w:szCs w:val="22"/>
        </w:rPr>
        <w:t xml:space="preserve">Los ecosistemas de manglar son altamente productivos y generan una gran cantidad de nutrientes que son exportados por las mareas a las aguas marinas de la franja litoral más cercana a la costa, donde son aprovechados por los pastos marinos y una gran variedad de </w:t>
      </w:r>
      <w:r w:rsidRPr="00596A3A">
        <w:rPr>
          <w:rFonts w:ascii="Arial" w:hAnsi="Arial" w:cs="Arial"/>
          <w:color w:val="auto"/>
          <w:sz w:val="22"/>
          <w:szCs w:val="22"/>
        </w:rPr>
        <w:lastRenderedPageBreak/>
        <w:t>peces. Además, muchas poblaciones de aves acuáticas utilizan los manglares como zonas de reposo o reproducción. Se le considera como h</w:t>
      </w:r>
      <w:r w:rsidR="006D5742" w:rsidRPr="00596A3A">
        <w:rPr>
          <w:rFonts w:ascii="Arial" w:hAnsi="Arial" w:cs="Arial"/>
          <w:color w:val="auto"/>
          <w:sz w:val="22"/>
          <w:szCs w:val="22"/>
        </w:rPr>
        <w:t>ábitat crítico para una gran variedad de moluscos, crustáceos y peces de importancia económica y de interés ecológico pues son zonas de alimentación, refugio y crecimiento de juv</w:t>
      </w:r>
      <w:r w:rsidRPr="00596A3A">
        <w:rPr>
          <w:rFonts w:ascii="Arial" w:hAnsi="Arial" w:cs="Arial"/>
          <w:color w:val="auto"/>
          <w:sz w:val="22"/>
          <w:szCs w:val="22"/>
        </w:rPr>
        <w:t>eniles, y</w:t>
      </w:r>
      <w:r w:rsidR="006D5742" w:rsidRPr="00596A3A">
        <w:rPr>
          <w:rFonts w:ascii="Arial" w:hAnsi="Arial" w:cs="Arial"/>
          <w:color w:val="auto"/>
          <w:sz w:val="22"/>
          <w:szCs w:val="22"/>
        </w:rPr>
        <w:t xml:space="preserve"> </w:t>
      </w:r>
      <w:r w:rsidRPr="00596A3A">
        <w:rPr>
          <w:rFonts w:ascii="Arial" w:hAnsi="Arial" w:cs="Arial"/>
          <w:color w:val="auto"/>
          <w:sz w:val="22"/>
          <w:szCs w:val="22"/>
        </w:rPr>
        <w:t xml:space="preserve">mejoran la calidad del agua al funcionar como filtro biológico </w:t>
      </w:r>
      <w:r w:rsidR="006D5742" w:rsidRPr="00596A3A">
        <w:rPr>
          <w:rFonts w:ascii="Arial" w:hAnsi="Arial" w:cs="Arial"/>
          <w:color w:val="auto"/>
          <w:sz w:val="22"/>
          <w:szCs w:val="22"/>
        </w:rPr>
        <w:t xml:space="preserve">(López, </w:t>
      </w:r>
      <w:r w:rsidR="007A7B1E">
        <w:rPr>
          <w:rFonts w:ascii="Arial" w:hAnsi="Arial" w:cs="Arial"/>
          <w:i/>
          <w:color w:val="auto"/>
          <w:sz w:val="22"/>
          <w:szCs w:val="22"/>
        </w:rPr>
        <w:t>et al.</w:t>
      </w:r>
      <w:r w:rsidRPr="00596A3A">
        <w:rPr>
          <w:rFonts w:ascii="Arial" w:hAnsi="Arial" w:cs="Arial"/>
          <w:color w:val="auto"/>
          <w:sz w:val="22"/>
          <w:szCs w:val="22"/>
        </w:rPr>
        <w:t>, 2012; CONABIO, 2016).</w:t>
      </w:r>
    </w:p>
    <w:p w14:paraId="593D6D00" w14:textId="77777777" w:rsidR="006D5742" w:rsidRPr="00596A3A" w:rsidRDefault="006D5742" w:rsidP="006D5742">
      <w:pPr>
        <w:autoSpaceDE w:val="0"/>
        <w:autoSpaceDN w:val="0"/>
        <w:adjustRightInd w:val="0"/>
        <w:spacing w:before="0" w:after="0" w:line="240" w:lineRule="auto"/>
        <w:rPr>
          <w:rFonts w:ascii="Arial" w:hAnsi="Arial" w:cs="Arial"/>
        </w:rPr>
      </w:pPr>
    </w:p>
    <w:p w14:paraId="5297BADB" w14:textId="77777777" w:rsidR="0033130D" w:rsidRPr="00596A3A" w:rsidRDefault="0033130D" w:rsidP="0033130D">
      <w:pPr>
        <w:autoSpaceDE w:val="0"/>
        <w:autoSpaceDN w:val="0"/>
        <w:adjustRightInd w:val="0"/>
        <w:spacing w:before="0" w:after="0" w:line="240" w:lineRule="auto"/>
        <w:rPr>
          <w:rFonts w:ascii="Arial" w:hAnsi="Arial" w:cs="Arial"/>
        </w:rPr>
      </w:pPr>
    </w:p>
    <w:p w14:paraId="21ECE7FF" w14:textId="6B0C514C" w:rsidR="00E34F86" w:rsidRPr="00596A3A" w:rsidRDefault="00E00869" w:rsidP="0033130D">
      <w:pPr>
        <w:autoSpaceDE w:val="0"/>
        <w:autoSpaceDN w:val="0"/>
        <w:adjustRightInd w:val="0"/>
        <w:spacing w:before="0" w:after="0" w:line="240" w:lineRule="auto"/>
        <w:rPr>
          <w:rFonts w:ascii="Arial" w:hAnsi="Arial" w:cs="Arial"/>
          <w:b/>
        </w:rPr>
      </w:pPr>
      <w:r w:rsidRPr="00596A3A">
        <w:rPr>
          <w:rFonts w:ascii="Arial" w:hAnsi="Arial" w:cs="Arial"/>
          <w:b/>
        </w:rPr>
        <w:t>SERVICIOS ECOSISTÉMICOS</w:t>
      </w:r>
    </w:p>
    <w:p w14:paraId="188CD4F7" w14:textId="77777777" w:rsidR="00E34F86" w:rsidRPr="00596A3A" w:rsidRDefault="00E34F86" w:rsidP="00E34F86">
      <w:pPr>
        <w:spacing w:before="0" w:after="0" w:line="240" w:lineRule="auto"/>
        <w:rPr>
          <w:rFonts w:ascii="Arial" w:hAnsi="Arial" w:cs="Arial"/>
        </w:rPr>
      </w:pPr>
    </w:p>
    <w:p w14:paraId="6DD2CB77" w14:textId="15D1985F" w:rsidR="00E34F86" w:rsidRPr="00596A3A" w:rsidRDefault="00E34F86" w:rsidP="00E34F86">
      <w:pPr>
        <w:spacing w:before="0" w:after="0" w:line="240" w:lineRule="auto"/>
        <w:rPr>
          <w:rFonts w:ascii="Arial" w:hAnsi="Arial" w:cs="Arial"/>
        </w:rPr>
      </w:pPr>
      <w:r w:rsidRPr="00B52472">
        <w:rPr>
          <w:rFonts w:ascii="Arial" w:hAnsi="Arial" w:cs="Arial"/>
        </w:rPr>
        <w:t>Los procesos ecológicos de los ecosistemas naturales suministran a la humanidad una gran e importante gama de servicios gratuitos de los que dependemos. Estos incluyen: mantenimiento</w:t>
      </w:r>
      <w:r w:rsidRPr="00596A3A">
        <w:rPr>
          <w:rFonts w:ascii="Arial" w:hAnsi="Arial" w:cs="Arial"/>
        </w:rPr>
        <w:t xml:space="preserve"> de la calidad gaseosa de la atmósfera (la cual ayuda a regular el clima); mejoramiento de la calidad del agua; control de los ciclos hidrológicos, incluyendo la reducción de la probabilidad de serias inundaciones y sequías; generación y conservación de suelos fértiles; control de parásitos de cultivos y de vectores de enfermedades; polinización de muchos cultivos; disposición directa de alimentos provenientes de ambientes acuáticos y terrestres; </w:t>
      </w:r>
      <w:r w:rsidR="007055C5" w:rsidRPr="00596A3A">
        <w:rPr>
          <w:rFonts w:ascii="Arial" w:hAnsi="Arial" w:cs="Arial"/>
        </w:rPr>
        <w:t xml:space="preserve">protección de las zonas costeras por la generación y conservación de los sistemas de arrecifes de coral y dunas de arena; </w:t>
      </w:r>
      <w:r w:rsidRPr="00596A3A">
        <w:rPr>
          <w:rFonts w:ascii="Arial" w:hAnsi="Arial" w:cs="Arial"/>
        </w:rPr>
        <w:t>así como el mantenimiento de una vasta “librería genética” de la cual el hombre ha extraído las bases de la civilización en la forma de cosechas, animales domesticados, medicinas y productos industriales. (CONABIO</w:t>
      </w:r>
      <w:r w:rsidR="007055C5" w:rsidRPr="00596A3A">
        <w:rPr>
          <w:rFonts w:ascii="Arial" w:hAnsi="Arial" w:cs="Arial"/>
        </w:rPr>
        <w:t>,</w:t>
      </w:r>
      <w:r w:rsidRPr="00596A3A">
        <w:rPr>
          <w:rFonts w:ascii="Arial" w:hAnsi="Arial" w:cs="Arial"/>
        </w:rPr>
        <w:t xml:space="preserve"> 2016).</w:t>
      </w:r>
    </w:p>
    <w:p w14:paraId="4AD475DD" w14:textId="77777777" w:rsidR="00E34F86" w:rsidRPr="00596A3A" w:rsidRDefault="00E34F86" w:rsidP="00E34F86">
      <w:pPr>
        <w:spacing w:before="0" w:after="0" w:line="240" w:lineRule="auto"/>
        <w:rPr>
          <w:rFonts w:ascii="Arial" w:hAnsi="Arial" w:cs="Arial"/>
          <w:b/>
        </w:rPr>
      </w:pPr>
    </w:p>
    <w:p w14:paraId="3016381C" w14:textId="7E73F34D" w:rsidR="00B54919" w:rsidRPr="00596A3A" w:rsidRDefault="00B54919" w:rsidP="00C80695">
      <w:pPr>
        <w:spacing w:before="0" w:after="0" w:line="240" w:lineRule="auto"/>
        <w:rPr>
          <w:rFonts w:ascii="Arial" w:hAnsi="Arial" w:cs="Arial"/>
        </w:rPr>
      </w:pPr>
      <w:r w:rsidRPr="00596A3A">
        <w:rPr>
          <w:rFonts w:ascii="Arial" w:hAnsi="Arial" w:cs="Arial"/>
        </w:rPr>
        <w:t xml:space="preserve">En la Reserva de la Biósfera Caribe Mexicano, un servicio ambiental de suma importancia </w:t>
      </w:r>
      <w:r w:rsidR="00AC6A74" w:rsidRPr="00596A3A">
        <w:rPr>
          <w:rFonts w:ascii="Arial" w:hAnsi="Arial" w:cs="Arial"/>
        </w:rPr>
        <w:t xml:space="preserve">por la presencia de los arrecifes </w:t>
      </w:r>
      <w:r w:rsidRPr="00596A3A">
        <w:rPr>
          <w:rFonts w:ascii="Arial" w:hAnsi="Arial" w:cs="Arial"/>
        </w:rPr>
        <w:t>es la protección de la costa contra los fenómenos naturales</w:t>
      </w:r>
      <w:r w:rsidR="008A4AF6" w:rsidRPr="00596A3A">
        <w:rPr>
          <w:rFonts w:ascii="Arial" w:hAnsi="Arial" w:cs="Arial"/>
        </w:rPr>
        <w:t>, mismos que</w:t>
      </w:r>
      <w:r w:rsidRPr="00596A3A">
        <w:rPr>
          <w:rFonts w:ascii="Arial" w:hAnsi="Arial" w:cs="Arial"/>
        </w:rPr>
        <w:t xml:space="preserve"> son responsables de la formación y mantenimiento de las playas</w:t>
      </w:r>
      <w:r w:rsidR="00AC6A74" w:rsidRPr="00596A3A">
        <w:rPr>
          <w:rFonts w:ascii="Arial" w:hAnsi="Arial" w:cs="Arial"/>
        </w:rPr>
        <w:t>. P</w:t>
      </w:r>
      <w:r w:rsidRPr="00596A3A">
        <w:rPr>
          <w:rFonts w:ascii="Arial" w:hAnsi="Arial" w:cs="Arial"/>
        </w:rPr>
        <w:t>articularmente mitigan los impactos a la costa por meteoros naturales como tormentas,</w:t>
      </w:r>
      <w:r w:rsidR="00AC6A74" w:rsidRPr="00596A3A">
        <w:rPr>
          <w:rFonts w:ascii="Arial" w:hAnsi="Arial" w:cs="Arial"/>
        </w:rPr>
        <w:t xml:space="preserve"> huracanes y vientos como los “n</w:t>
      </w:r>
      <w:r w:rsidRPr="00596A3A">
        <w:rPr>
          <w:rFonts w:ascii="Arial" w:hAnsi="Arial" w:cs="Arial"/>
        </w:rPr>
        <w:t>ortes”, sirviendo de barrera de protección del oleaje; mantienen la línea de costa relativamente estable, en función de que la planicie costera continental está constituida principalmente por dunas de arena, sin los arrecifes las costas tendrían una forma muy diferente; producen oxígeno y captan dióxido de carbono a través de la fijación de carbonato de calcio; proporcionan hábitat para la fauna silvestre (marina e insular) manteniendo núcleos de alta diversidad biológica; proporcionan protección que propicia la creación de puertos y, aportan belleza escénica y oportunidades de recreación.</w:t>
      </w:r>
    </w:p>
    <w:p w14:paraId="03C6A24F" w14:textId="77777777" w:rsidR="00AE70FE" w:rsidRPr="00596A3A" w:rsidRDefault="00AE70FE" w:rsidP="00C80695">
      <w:pPr>
        <w:spacing w:before="0" w:after="0" w:line="240" w:lineRule="auto"/>
        <w:rPr>
          <w:rFonts w:ascii="Arial" w:hAnsi="Arial" w:cs="Arial"/>
        </w:rPr>
      </w:pPr>
    </w:p>
    <w:p w14:paraId="4C82AC8D" w14:textId="77777777" w:rsidR="007055C5" w:rsidRPr="00596A3A" w:rsidRDefault="007055C5" w:rsidP="00C80695">
      <w:pPr>
        <w:spacing w:before="0" w:after="0" w:line="240" w:lineRule="auto"/>
        <w:rPr>
          <w:rFonts w:ascii="Arial" w:hAnsi="Arial" w:cs="Arial"/>
        </w:rPr>
      </w:pPr>
    </w:p>
    <w:p w14:paraId="1ADC9B37" w14:textId="1EB62D18" w:rsidR="00AE70FE" w:rsidRPr="00B52472" w:rsidRDefault="00AE70FE" w:rsidP="00C80695">
      <w:pPr>
        <w:spacing w:before="0" w:after="0" w:line="240" w:lineRule="auto"/>
        <w:rPr>
          <w:rFonts w:ascii="Arial" w:hAnsi="Arial" w:cs="Arial"/>
          <w:b/>
          <w:bCs/>
        </w:rPr>
      </w:pPr>
      <w:r w:rsidRPr="00B52472">
        <w:rPr>
          <w:rFonts w:ascii="Arial" w:hAnsi="Arial" w:cs="Arial"/>
          <w:b/>
          <w:bCs/>
        </w:rPr>
        <w:t xml:space="preserve">OBJETOS DE CONSERVACIÓN </w:t>
      </w:r>
    </w:p>
    <w:p w14:paraId="28D3F24A" w14:textId="77777777" w:rsidR="00AE70FE" w:rsidRPr="00B52472" w:rsidRDefault="00AE70FE" w:rsidP="00C80695">
      <w:pPr>
        <w:spacing w:before="0" w:after="0" w:line="240" w:lineRule="auto"/>
        <w:rPr>
          <w:rFonts w:ascii="Arial" w:hAnsi="Arial" w:cs="Arial"/>
          <w:b/>
          <w:bCs/>
        </w:rPr>
      </w:pPr>
    </w:p>
    <w:p w14:paraId="4A16419C" w14:textId="77777777" w:rsidR="00AE70FE" w:rsidRPr="00B52472" w:rsidRDefault="00AE70FE" w:rsidP="00C80695">
      <w:pPr>
        <w:spacing w:before="0" w:after="0" w:line="240" w:lineRule="auto"/>
        <w:rPr>
          <w:rFonts w:ascii="Arial" w:hAnsi="Arial" w:cs="Arial"/>
        </w:rPr>
      </w:pPr>
      <w:r w:rsidRPr="00B52472">
        <w:rPr>
          <w:rFonts w:ascii="Arial" w:hAnsi="Arial" w:cs="Arial"/>
          <w:b/>
          <w:bCs/>
        </w:rPr>
        <w:t>Biodiversidad</w:t>
      </w:r>
    </w:p>
    <w:p w14:paraId="52DFD377" w14:textId="77777777" w:rsidR="00A04953" w:rsidRPr="00B52472" w:rsidRDefault="00EA4E47" w:rsidP="00C80695">
      <w:pPr>
        <w:numPr>
          <w:ilvl w:val="0"/>
          <w:numId w:val="100"/>
        </w:numPr>
        <w:spacing w:before="0" w:after="0" w:line="240" w:lineRule="auto"/>
        <w:rPr>
          <w:rFonts w:ascii="Arial" w:hAnsi="Arial" w:cs="Arial"/>
        </w:rPr>
      </w:pPr>
      <w:r w:rsidRPr="00B52472">
        <w:rPr>
          <w:rFonts w:ascii="Arial" w:hAnsi="Arial" w:cs="Arial"/>
        </w:rPr>
        <w:t>Especies de flora y fauna (más de 1,900 presentes), especialmente las 167 en categoría de riesgo de acuerdo a la NOM-059-SEMARNAT-2010.</w:t>
      </w:r>
    </w:p>
    <w:p w14:paraId="6FC0553E" w14:textId="3D0106C5" w:rsidR="00A04953" w:rsidRPr="00B52472" w:rsidRDefault="00EA4E47" w:rsidP="00C80695">
      <w:pPr>
        <w:numPr>
          <w:ilvl w:val="0"/>
          <w:numId w:val="100"/>
        </w:numPr>
        <w:spacing w:before="0" w:after="0" w:line="240" w:lineRule="auto"/>
        <w:rPr>
          <w:rFonts w:ascii="Arial" w:hAnsi="Arial" w:cs="Arial"/>
        </w:rPr>
      </w:pPr>
      <w:r w:rsidRPr="00B52472">
        <w:rPr>
          <w:rFonts w:ascii="Arial" w:hAnsi="Arial" w:cs="Arial"/>
        </w:rPr>
        <w:t xml:space="preserve">Especies de importancia ecológica: tortugas marinas, </w:t>
      </w:r>
      <w:r w:rsidR="009436FA" w:rsidRPr="00B52472">
        <w:rPr>
          <w:rFonts w:ascii="Arial" w:hAnsi="Arial" w:cs="Arial"/>
        </w:rPr>
        <w:t>T</w:t>
      </w:r>
      <w:r w:rsidRPr="00B52472">
        <w:rPr>
          <w:rFonts w:ascii="Arial" w:hAnsi="Arial" w:cs="Arial"/>
        </w:rPr>
        <w:t xml:space="preserve">iburón </w:t>
      </w:r>
      <w:r w:rsidR="009436FA" w:rsidRPr="00B52472">
        <w:rPr>
          <w:rFonts w:ascii="Arial" w:hAnsi="Arial" w:cs="Arial"/>
        </w:rPr>
        <w:t>B</w:t>
      </w:r>
      <w:r w:rsidRPr="00B52472">
        <w:rPr>
          <w:rFonts w:ascii="Arial" w:hAnsi="Arial" w:cs="Arial"/>
        </w:rPr>
        <w:t>allena, tiburón toro, mantarrayas, manatí, cocodrilos, jaguar, mangle rojo, blanco, negro y botoncillo, palma chit, águila blanquinegra, colorín siete colores, corales, cetáceos, entre otras.</w:t>
      </w:r>
    </w:p>
    <w:p w14:paraId="409323A2" w14:textId="6B6D7C9F" w:rsidR="00A04953" w:rsidRPr="00B52472" w:rsidRDefault="00EA4E47" w:rsidP="00C80695">
      <w:pPr>
        <w:numPr>
          <w:ilvl w:val="0"/>
          <w:numId w:val="100"/>
        </w:numPr>
        <w:spacing w:before="0" w:after="0" w:line="240" w:lineRule="auto"/>
        <w:rPr>
          <w:rFonts w:ascii="Arial" w:hAnsi="Arial" w:cs="Arial"/>
        </w:rPr>
      </w:pPr>
      <w:r w:rsidRPr="00B52472">
        <w:rPr>
          <w:rFonts w:ascii="Arial" w:hAnsi="Arial" w:cs="Arial"/>
        </w:rPr>
        <w:t xml:space="preserve">Especies de importancia económica: langostas, escama (boquinete, mero, pargo, rubia), camarón, picudos (pez vela, marlín y </w:t>
      </w:r>
      <w:r w:rsidR="002B6927" w:rsidRPr="00B52472">
        <w:rPr>
          <w:rFonts w:ascii="Arial" w:hAnsi="Arial" w:cs="Arial"/>
        </w:rPr>
        <w:t>wahoo</w:t>
      </w:r>
      <w:r w:rsidRPr="00B52472">
        <w:rPr>
          <w:rFonts w:ascii="Arial" w:hAnsi="Arial" w:cs="Arial"/>
        </w:rPr>
        <w:t xml:space="preserve">), entre otras. </w:t>
      </w:r>
    </w:p>
    <w:p w14:paraId="67CADE48" w14:textId="77777777" w:rsidR="00AE70FE" w:rsidRPr="00B52472" w:rsidRDefault="00AE70FE" w:rsidP="00C80695">
      <w:pPr>
        <w:spacing w:before="0" w:after="0" w:line="240" w:lineRule="auto"/>
        <w:rPr>
          <w:rFonts w:ascii="Arial" w:hAnsi="Arial" w:cs="Arial"/>
        </w:rPr>
      </w:pPr>
      <w:r w:rsidRPr="00B52472">
        <w:rPr>
          <w:rFonts w:ascii="Arial" w:hAnsi="Arial" w:cs="Arial"/>
          <w:b/>
          <w:bCs/>
        </w:rPr>
        <w:t> </w:t>
      </w:r>
    </w:p>
    <w:p w14:paraId="6CBE6797" w14:textId="77777777" w:rsidR="00AE70FE" w:rsidRPr="00596A3A" w:rsidRDefault="00AE70FE" w:rsidP="00C80695">
      <w:pPr>
        <w:spacing w:before="0" w:after="0" w:line="240" w:lineRule="auto"/>
        <w:rPr>
          <w:rFonts w:ascii="Arial" w:hAnsi="Arial" w:cs="Arial"/>
        </w:rPr>
      </w:pPr>
      <w:r w:rsidRPr="00B52472">
        <w:rPr>
          <w:rFonts w:ascii="Arial" w:hAnsi="Arial" w:cs="Arial"/>
          <w:b/>
          <w:bCs/>
        </w:rPr>
        <w:t>Ecosistemas estratégicos</w:t>
      </w:r>
    </w:p>
    <w:p w14:paraId="5F98FA39" w14:textId="77777777" w:rsidR="00A04953" w:rsidRPr="00596A3A" w:rsidRDefault="00EA4E47" w:rsidP="00C80695">
      <w:pPr>
        <w:numPr>
          <w:ilvl w:val="0"/>
          <w:numId w:val="101"/>
        </w:numPr>
        <w:spacing w:before="0" w:after="0" w:line="240" w:lineRule="auto"/>
        <w:rPr>
          <w:rFonts w:ascii="Arial" w:hAnsi="Arial" w:cs="Arial"/>
        </w:rPr>
      </w:pPr>
      <w:r w:rsidRPr="00596A3A">
        <w:rPr>
          <w:rFonts w:ascii="Arial" w:hAnsi="Arial" w:cs="Arial"/>
        </w:rPr>
        <w:t>Arrecifes de coral, pastos marinos y vegetación acuática</w:t>
      </w:r>
    </w:p>
    <w:p w14:paraId="0AC44BFB" w14:textId="77777777" w:rsidR="00A04953" w:rsidRPr="00596A3A" w:rsidRDefault="00EA4E47" w:rsidP="00C80695">
      <w:pPr>
        <w:numPr>
          <w:ilvl w:val="0"/>
          <w:numId w:val="101"/>
        </w:numPr>
        <w:spacing w:before="0" w:after="0" w:line="240" w:lineRule="auto"/>
        <w:rPr>
          <w:rFonts w:ascii="Arial" w:hAnsi="Arial" w:cs="Arial"/>
        </w:rPr>
      </w:pPr>
      <w:r w:rsidRPr="00596A3A">
        <w:rPr>
          <w:rFonts w:ascii="Arial" w:hAnsi="Arial" w:cs="Arial"/>
        </w:rPr>
        <w:t>Humedales, manglares y petenes: como los presentes en Sabana Salsipuedes, o al sur de Boca Iglesias</w:t>
      </w:r>
    </w:p>
    <w:p w14:paraId="27A3858C" w14:textId="77777777" w:rsidR="00A04953" w:rsidRPr="00596A3A" w:rsidRDefault="00EA4E47" w:rsidP="00C80695">
      <w:pPr>
        <w:numPr>
          <w:ilvl w:val="0"/>
          <w:numId w:val="101"/>
        </w:numPr>
        <w:spacing w:before="0" w:after="0" w:line="240" w:lineRule="auto"/>
        <w:rPr>
          <w:rFonts w:ascii="Arial" w:hAnsi="Arial" w:cs="Arial"/>
        </w:rPr>
      </w:pPr>
      <w:r w:rsidRPr="00596A3A">
        <w:rPr>
          <w:rFonts w:ascii="Arial" w:hAnsi="Arial" w:cs="Arial"/>
        </w:rPr>
        <w:t>Sistemas lagunares: Chacmochuch y Boca Iglesias</w:t>
      </w:r>
    </w:p>
    <w:p w14:paraId="47470986" w14:textId="77777777" w:rsidR="00A04953" w:rsidRPr="00596A3A" w:rsidRDefault="00EA4E47" w:rsidP="00C80695">
      <w:pPr>
        <w:numPr>
          <w:ilvl w:val="0"/>
          <w:numId w:val="101"/>
        </w:numPr>
        <w:spacing w:before="0" w:after="0" w:line="240" w:lineRule="auto"/>
        <w:rPr>
          <w:rFonts w:ascii="Arial" w:hAnsi="Arial" w:cs="Arial"/>
        </w:rPr>
      </w:pPr>
      <w:r w:rsidRPr="00596A3A">
        <w:rPr>
          <w:rFonts w:ascii="Arial" w:hAnsi="Arial" w:cs="Arial"/>
        </w:rPr>
        <w:t>Dunas costeras y playas arenosas</w:t>
      </w:r>
    </w:p>
    <w:p w14:paraId="0B454654" w14:textId="77777777" w:rsidR="00A04953" w:rsidRPr="00596A3A" w:rsidRDefault="00EA4E47" w:rsidP="00C80695">
      <w:pPr>
        <w:numPr>
          <w:ilvl w:val="0"/>
          <w:numId w:val="101"/>
        </w:numPr>
        <w:spacing w:before="0" w:after="0" w:line="240" w:lineRule="auto"/>
        <w:rPr>
          <w:rFonts w:ascii="Arial" w:hAnsi="Arial" w:cs="Arial"/>
        </w:rPr>
      </w:pPr>
      <w:r w:rsidRPr="00596A3A">
        <w:rPr>
          <w:rFonts w:ascii="Arial" w:hAnsi="Arial" w:cs="Arial"/>
        </w:rPr>
        <w:lastRenderedPageBreak/>
        <w:t>Selva baja y mediana</w:t>
      </w:r>
    </w:p>
    <w:p w14:paraId="764D5663" w14:textId="7BA7C686" w:rsidR="00AE70FE" w:rsidRPr="00596A3A" w:rsidRDefault="00AE70FE" w:rsidP="00C80695">
      <w:pPr>
        <w:numPr>
          <w:ilvl w:val="0"/>
          <w:numId w:val="101"/>
        </w:numPr>
        <w:spacing w:before="0" w:after="0" w:line="240" w:lineRule="auto"/>
        <w:rPr>
          <w:rFonts w:ascii="Arial" w:hAnsi="Arial" w:cs="Arial"/>
        </w:rPr>
      </w:pPr>
      <w:r w:rsidRPr="00596A3A">
        <w:rPr>
          <w:rFonts w:ascii="Arial" w:hAnsi="Arial" w:cs="Arial"/>
        </w:rPr>
        <w:t>Bancos y montes submarinos: Arrowsmith, Colinas submarinas de Colmer, Cordillera Caimán, Chinchorro profundo.</w:t>
      </w:r>
    </w:p>
    <w:p w14:paraId="4DECC650" w14:textId="77777777" w:rsidR="00AE70FE" w:rsidRPr="00596A3A" w:rsidRDefault="00AE70FE" w:rsidP="00C80695">
      <w:pPr>
        <w:spacing w:before="0" w:after="0" w:line="240" w:lineRule="auto"/>
        <w:rPr>
          <w:rFonts w:ascii="Arial" w:hAnsi="Arial" w:cs="Arial"/>
        </w:rPr>
      </w:pPr>
    </w:p>
    <w:p w14:paraId="7E6CEADF" w14:textId="77777777" w:rsidR="00AE70FE" w:rsidRPr="00B52472" w:rsidRDefault="00AE70FE" w:rsidP="00C80695">
      <w:pPr>
        <w:spacing w:before="0" w:after="0" w:line="240" w:lineRule="auto"/>
        <w:rPr>
          <w:rFonts w:ascii="Arial" w:hAnsi="Arial" w:cs="Arial"/>
        </w:rPr>
      </w:pPr>
      <w:r w:rsidRPr="00B52472">
        <w:rPr>
          <w:rFonts w:ascii="Arial" w:hAnsi="Arial" w:cs="Arial"/>
          <w:b/>
          <w:bCs/>
        </w:rPr>
        <w:t>Procesos ecológicos</w:t>
      </w:r>
    </w:p>
    <w:p w14:paraId="337B5CE1" w14:textId="77777777" w:rsidR="00A04953" w:rsidRPr="00B52472" w:rsidRDefault="00EA4E47" w:rsidP="00C80695">
      <w:pPr>
        <w:numPr>
          <w:ilvl w:val="0"/>
          <w:numId w:val="102"/>
        </w:numPr>
        <w:spacing w:before="0" w:after="0" w:line="240" w:lineRule="auto"/>
        <w:rPr>
          <w:rFonts w:ascii="Arial" w:hAnsi="Arial" w:cs="Arial"/>
        </w:rPr>
      </w:pPr>
      <w:r w:rsidRPr="00B52472">
        <w:rPr>
          <w:rFonts w:ascii="Arial" w:hAnsi="Arial" w:cs="Arial"/>
        </w:rPr>
        <w:t>Conectividad hidrológica y recarga del acuífero</w:t>
      </w:r>
    </w:p>
    <w:p w14:paraId="1EA704EC" w14:textId="77777777" w:rsidR="00A04953" w:rsidRPr="00B52472" w:rsidRDefault="00EA4E47" w:rsidP="00C80695">
      <w:pPr>
        <w:numPr>
          <w:ilvl w:val="0"/>
          <w:numId w:val="102"/>
        </w:numPr>
        <w:spacing w:before="0" w:after="0" w:line="240" w:lineRule="auto"/>
        <w:rPr>
          <w:rFonts w:ascii="Arial" w:hAnsi="Arial" w:cs="Arial"/>
        </w:rPr>
      </w:pPr>
      <w:r w:rsidRPr="00B52472">
        <w:rPr>
          <w:rFonts w:ascii="Arial" w:hAnsi="Arial" w:cs="Arial"/>
        </w:rPr>
        <w:t>Rutas de aves migratorias y de otras especies</w:t>
      </w:r>
    </w:p>
    <w:p w14:paraId="08749BC4" w14:textId="77777777" w:rsidR="00A04953" w:rsidRPr="00B52472" w:rsidRDefault="00EA4E47" w:rsidP="00C80695">
      <w:pPr>
        <w:numPr>
          <w:ilvl w:val="0"/>
          <w:numId w:val="102"/>
        </w:numPr>
        <w:spacing w:before="0" w:after="0" w:line="240" w:lineRule="auto"/>
        <w:rPr>
          <w:rFonts w:ascii="Arial" w:hAnsi="Arial" w:cs="Arial"/>
        </w:rPr>
      </w:pPr>
      <w:r w:rsidRPr="00B52472">
        <w:rPr>
          <w:rFonts w:ascii="Arial" w:hAnsi="Arial" w:cs="Arial"/>
        </w:rPr>
        <w:t xml:space="preserve">Uso de hábitats para refugio, alimentación, anidación, agregación y reproducción de especies   </w:t>
      </w:r>
    </w:p>
    <w:p w14:paraId="7C88735C" w14:textId="77777777" w:rsidR="00A04953" w:rsidRPr="00B52472" w:rsidRDefault="00EA4E47" w:rsidP="00C80695">
      <w:pPr>
        <w:numPr>
          <w:ilvl w:val="0"/>
          <w:numId w:val="102"/>
        </w:numPr>
        <w:spacing w:before="0" w:after="0" w:line="240" w:lineRule="auto"/>
        <w:rPr>
          <w:rFonts w:ascii="Arial" w:hAnsi="Arial" w:cs="Arial"/>
        </w:rPr>
      </w:pPr>
      <w:r w:rsidRPr="00B52472">
        <w:rPr>
          <w:rFonts w:ascii="Arial" w:hAnsi="Arial" w:cs="Arial"/>
        </w:rPr>
        <w:t>Surgencias</w:t>
      </w:r>
    </w:p>
    <w:p w14:paraId="19BE835D" w14:textId="77777777" w:rsidR="00AE70FE" w:rsidRPr="00B52472" w:rsidRDefault="00AE70FE" w:rsidP="00C80695">
      <w:pPr>
        <w:spacing w:before="0" w:after="0" w:line="240" w:lineRule="auto"/>
        <w:rPr>
          <w:rFonts w:ascii="Arial" w:hAnsi="Arial" w:cs="Arial"/>
        </w:rPr>
      </w:pPr>
      <w:r w:rsidRPr="00B52472">
        <w:rPr>
          <w:rFonts w:ascii="Arial" w:hAnsi="Arial" w:cs="Arial"/>
          <w:b/>
          <w:bCs/>
        </w:rPr>
        <w:t> </w:t>
      </w:r>
    </w:p>
    <w:p w14:paraId="3CC252B0" w14:textId="77777777" w:rsidR="00AE70FE" w:rsidRPr="00B52472" w:rsidRDefault="00AE70FE" w:rsidP="00C80695">
      <w:pPr>
        <w:spacing w:before="0" w:after="0" w:line="240" w:lineRule="auto"/>
        <w:rPr>
          <w:rFonts w:ascii="Arial" w:hAnsi="Arial" w:cs="Arial"/>
        </w:rPr>
      </w:pPr>
      <w:r w:rsidRPr="00B52472">
        <w:rPr>
          <w:rFonts w:ascii="Arial" w:hAnsi="Arial" w:cs="Arial"/>
          <w:b/>
          <w:bCs/>
        </w:rPr>
        <w:t>Servicios ecosistémicos</w:t>
      </w:r>
    </w:p>
    <w:p w14:paraId="05EB03DB" w14:textId="77777777" w:rsidR="00A04953" w:rsidRPr="00B52472" w:rsidRDefault="00EA4E47" w:rsidP="00C80695">
      <w:pPr>
        <w:numPr>
          <w:ilvl w:val="0"/>
          <w:numId w:val="103"/>
        </w:numPr>
        <w:spacing w:before="0" w:after="0" w:line="240" w:lineRule="auto"/>
        <w:rPr>
          <w:rFonts w:ascii="Arial" w:hAnsi="Arial" w:cs="Arial"/>
        </w:rPr>
      </w:pPr>
      <w:r w:rsidRPr="00B52472">
        <w:rPr>
          <w:rFonts w:ascii="Arial" w:hAnsi="Arial" w:cs="Arial"/>
        </w:rPr>
        <w:t>Captación de bióxido de carbono, generación de oxígeno, absorción de nutrientes y contaminantes</w:t>
      </w:r>
    </w:p>
    <w:p w14:paraId="23FF9AD6" w14:textId="77777777" w:rsidR="00A04953" w:rsidRPr="00B52472" w:rsidRDefault="00EA4E47" w:rsidP="00C80695">
      <w:pPr>
        <w:numPr>
          <w:ilvl w:val="0"/>
          <w:numId w:val="103"/>
        </w:numPr>
        <w:spacing w:before="0" w:after="0" w:line="240" w:lineRule="auto"/>
        <w:rPr>
          <w:rFonts w:ascii="Arial" w:hAnsi="Arial" w:cs="Arial"/>
        </w:rPr>
      </w:pPr>
      <w:r w:rsidRPr="00B52472">
        <w:rPr>
          <w:rFonts w:ascii="Arial" w:hAnsi="Arial" w:cs="Arial"/>
        </w:rPr>
        <w:t>Producción primaria, alimentos, agua</w:t>
      </w:r>
    </w:p>
    <w:p w14:paraId="1FE3D903" w14:textId="77777777" w:rsidR="00A04953" w:rsidRPr="00B52472" w:rsidRDefault="00EA4E47" w:rsidP="00C80695">
      <w:pPr>
        <w:numPr>
          <w:ilvl w:val="0"/>
          <w:numId w:val="103"/>
        </w:numPr>
        <w:spacing w:before="0" w:after="0" w:line="240" w:lineRule="auto"/>
        <w:rPr>
          <w:rFonts w:ascii="Arial" w:hAnsi="Arial" w:cs="Arial"/>
        </w:rPr>
      </w:pPr>
      <w:r w:rsidRPr="00B52472">
        <w:rPr>
          <w:rFonts w:ascii="Arial" w:hAnsi="Arial" w:cs="Arial"/>
        </w:rPr>
        <w:t>Protección contra huracanes, regulación del clima</w:t>
      </w:r>
    </w:p>
    <w:p w14:paraId="030916B2" w14:textId="77777777" w:rsidR="00AE70FE" w:rsidRPr="00B52472" w:rsidRDefault="00AE70FE" w:rsidP="00C80695">
      <w:pPr>
        <w:spacing w:before="0" w:after="0" w:line="240" w:lineRule="auto"/>
        <w:rPr>
          <w:rFonts w:ascii="Arial" w:hAnsi="Arial" w:cs="Arial"/>
        </w:rPr>
      </w:pPr>
      <w:r w:rsidRPr="00B52472">
        <w:rPr>
          <w:rFonts w:ascii="Arial" w:hAnsi="Arial" w:cs="Arial"/>
          <w:b/>
          <w:bCs/>
        </w:rPr>
        <w:t> </w:t>
      </w:r>
    </w:p>
    <w:p w14:paraId="0EB84C89" w14:textId="77777777" w:rsidR="00AE70FE" w:rsidRPr="00596A3A" w:rsidRDefault="00AE70FE" w:rsidP="00C80695">
      <w:pPr>
        <w:spacing w:before="0" w:after="0" w:line="240" w:lineRule="auto"/>
        <w:rPr>
          <w:rFonts w:ascii="Arial" w:hAnsi="Arial" w:cs="Arial"/>
        </w:rPr>
      </w:pPr>
      <w:r w:rsidRPr="00B52472">
        <w:rPr>
          <w:rFonts w:ascii="Arial" w:hAnsi="Arial" w:cs="Arial"/>
          <w:b/>
          <w:bCs/>
        </w:rPr>
        <w:t>Valores socioeconómicos</w:t>
      </w:r>
    </w:p>
    <w:p w14:paraId="4F5CDB25" w14:textId="77777777" w:rsidR="00A04953" w:rsidRPr="00596A3A" w:rsidRDefault="00EA4E47" w:rsidP="00C80695">
      <w:pPr>
        <w:numPr>
          <w:ilvl w:val="0"/>
          <w:numId w:val="104"/>
        </w:numPr>
        <w:spacing w:before="0" w:after="0" w:line="240" w:lineRule="auto"/>
        <w:rPr>
          <w:rFonts w:ascii="Arial" w:hAnsi="Arial" w:cs="Arial"/>
        </w:rPr>
      </w:pPr>
      <w:r w:rsidRPr="00596A3A">
        <w:rPr>
          <w:rFonts w:ascii="Arial" w:hAnsi="Arial" w:cs="Arial"/>
        </w:rPr>
        <w:t xml:space="preserve">Sustento de pesquerías comerciales y de pesca deportivo recreativa </w:t>
      </w:r>
    </w:p>
    <w:p w14:paraId="384FEDD6" w14:textId="77777777" w:rsidR="00A04953" w:rsidRPr="00596A3A" w:rsidRDefault="00EA4E47" w:rsidP="00C80695">
      <w:pPr>
        <w:numPr>
          <w:ilvl w:val="0"/>
          <w:numId w:val="104"/>
        </w:numPr>
        <w:spacing w:before="0" w:after="0" w:line="240" w:lineRule="auto"/>
        <w:rPr>
          <w:rFonts w:ascii="Arial" w:hAnsi="Arial" w:cs="Arial"/>
        </w:rPr>
      </w:pPr>
      <w:r w:rsidRPr="00596A3A">
        <w:rPr>
          <w:rFonts w:ascii="Arial" w:hAnsi="Arial" w:cs="Arial"/>
        </w:rPr>
        <w:t>Turismo, a través del aprovechamiento no extractivo de especies silvestres; de recorridos para la observación de la naturaleza; o sitios que ofrecen descanso y aventura.</w:t>
      </w:r>
    </w:p>
    <w:p w14:paraId="6D640AF3" w14:textId="13600773" w:rsidR="00A04953" w:rsidRDefault="00EA4E47" w:rsidP="00C80695">
      <w:pPr>
        <w:numPr>
          <w:ilvl w:val="0"/>
          <w:numId w:val="104"/>
        </w:numPr>
        <w:spacing w:before="0" w:after="0" w:line="240" w:lineRule="auto"/>
        <w:rPr>
          <w:rFonts w:ascii="Arial" w:hAnsi="Arial" w:cs="Arial"/>
        </w:rPr>
      </w:pPr>
      <w:r w:rsidRPr="00596A3A">
        <w:rPr>
          <w:rFonts w:ascii="Arial" w:hAnsi="Arial" w:cs="Arial"/>
        </w:rPr>
        <w:t>Vocación turística, por el valor escénico de sus playas, aguas marinas</w:t>
      </w:r>
      <w:r w:rsidR="00335BF6" w:rsidRPr="00596A3A">
        <w:rPr>
          <w:rFonts w:ascii="Arial" w:hAnsi="Arial" w:cs="Arial"/>
        </w:rPr>
        <w:t xml:space="preserve"> claras</w:t>
      </w:r>
      <w:r w:rsidRPr="00596A3A">
        <w:rPr>
          <w:rFonts w:ascii="Arial" w:hAnsi="Arial" w:cs="Arial"/>
        </w:rPr>
        <w:t>, caletas, unidades arrecifales, lagunas costeras, entre otras.</w:t>
      </w:r>
    </w:p>
    <w:p w14:paraId="1700C85B" w14:textId="7086369D" w:rsidR="003D1EDE" w:rsidRPr="00596A3A" w:rsidRDefault="003D1EDE" w:rsidP="00C80695">
      <w:pPr>
        <w:numPr>
          <w:ilvl w:val="0"/>
          <w:numId w:val="104"/>
        </w:numPr>
        <w:spacing w:before="0" w:after="0" w:line="240" w:lineRule="auto"/>
        <w:rPr>
          <w:rFonts w:ascii="Arial" w:hAnsi="Arial" w:cs="Arial"/>
        </w:rPr>
      </w:pPr>
      <w:r w:rsidRPr="003D1EDE">
        <w:rPr>
          <w:rFonts w:ascii="Arial" w:hAnsi="Arial" w:cs="Arial"/>
        </w:rPr>
        <w:t>Protección a la vida humana, al patrimonio y a la infraestructura de las comunidades costeras a través de la mitigación que proveen los arrecifes y manglares contra los impactos de marejadas por efecto de fenómenos meteorológicos</w:t>
      </w:r>
      <w:r>
        <w:rPr>
          <w:rFonts w:ascii="Arial" w:hAnsi="Arial" w:cs="Arial"/>
        </w:rPr>
        <w:t>.</w:t>
      </w:r>
    </w:p>
    <w:p w14:paraId="0F80C7AD" w14:textId="77777777" w:rsidR="00AE70FE" w:rsidRPr="00596A3A" w:rsidRDefault="00AE70FE" w:rsidP="00C80695">
      <w:pPr>
        <w:spacing w:before="0" w:after="0" w:line="240" w:lineRule="auto"/>
        <w:rPr>
          <w:rFonts w:ascii="Arial" w:hAnsi="Arial" w:cs="Arial"/>
        </w:rPr>
      </w:pPr>
    </w:p>
    <w:p w14:paraId="5F7358EB" w14:textId="77777777" w:rsidR="00B54919" w:rsidRPr="00596A3A" w:rsidRDefault="00B54919" w:rsidP="00C80695">
      <w:pPr>
        <w:spacing w:before="0" w:after="0" w:line="240" w:lineRule="auto"/>
        <w:rPr>
          <w:rFonts w:ascii="Arial" w:hAnsi="Arial" w:cs="Arial"/>
          <w:b/>
        </w:rPr>
      </w:pPr>
    </w:p>
    <w:p w14:paraId="67272BE6" w14:textId="40AC5D68" w:rsidR="00B54919" w:rsidRPr="00596A3A" w:rsidRDefault="00225C28" w:rsidP="00C80695">
      <w:pPr>
        <w:pStyle w:val="TITULO2-"/>
        <w:rPr>
          <w:b/>
        </w:rPr>
      </w:pPr>
      <w:bookmarkStart w:id="13" w:name="_Toc483396451"/>
      <w:r>
        <w:rPr>
          <w:b/>
        </w:rPr>
        <w:t>4</w:t>
      </w:r>
      <w:r w:rsidR="003D5293" w:rsidRPr="00596A3A">
        <w:rPr>
          <w:b/>
        </w:rPr>
        <w:t>.</w:t>
      </w:r>
      <w:r>
        <w:rPr>
          <w:b/>
        </w:rPr>
        <w:t>4</w:t>
      </w:r>
      <w:r w:rsidR="003D5293" w:rsidRPr="00596A3A">
        <w:rPr>
          <w:b/>
        </w:rPr>
        <w:t xml:space="preserve"> C</w:t>
      </w:r>
      <w:r w:rsidR="00506B87" w:rsidRPr="00596A3A">
        <w:rPr>
          <w:b/>
        </w:rPr>
        <w:t>ontexto Demográfico, Económico y</w:t>
      </w:r>
      <w:r w:rsidR="003D5293" w:rsidRPr="00596A3A">
        <w:rPr>
          <w:b/>
        </w:rPr>
        <w:t xml:space="preserve"> Social</w:t>
      </w:r>
      <w:bookmarkEnd w:id="13"/>
    </w:p>
    <w:p w14:paraId="64CC1269" w14:textId="77777777" w:rsidR="00B54919" w:rsidRPr="00596A3A" w:rsidRDefault="00B54919" w:rsidP="00C80695">
      <w:pPr>
        <w:spacing w:before="0" w:after="0" w:line="240" w:lineRule="auto"/>
        <w:rPr>
          <w:rFonts w:ascii="Arial" w:hAnsi="Arial" w:cs="Arial"/>
          <w:b/>
        </w:rPr>
      </w:pPr>
    </w:p>
    <w:p w14:paraId="03EB29A7" w14:textId="01E7B150" w:rsidR="00B54919" w:rsidRPr="00596A3A" w:rsidRDefault="00185CAA" w:rsidP="00C80695">
      <w:pPr>
        <w:spacing w:before="0" w:after="0" w:line="240" w:lineRule="auto"/>
        <w:rPr>
          <w:rFonts w:ascii="Arial" w:hAnsi="Arial" w:cs="Arial"/>
          <w:b/>
        </w:rPr>
      </w:pPr>
      <w:r w:rsidRPr="0014509A">
        <w:rPr>
          <w:rFonts w:ascii="Arial" w:hAnsi="Arial" w:cs="Arial"/>
          <w:b/>
          <w:highlight w:val="yellow"/>
        </w:rPr>
        <w:t>LOCALIDADES Y POBLACIÓN</w:t>
      </w:r>
    </w:p>
    <w:p w14:paraId="67903028" w14:textId="77777777" w:rsidR="00647A7B" w:rsidRPr="00596A3A" w:rsidRDefault="00647A7B" w:rsidP="00C80695">
      <w:pPr>
        <w:spacing w:before="0" w:after="0" w:line="240" w:lineRule="auto"/>
        <w:rPr>
          <w:rFonts w:ascii="Arial" w:hAnsi="Arial" w:cs="Arial"/>
          <w:b/>
        </w:rPr>
      </w:pPr>
    </w:p>
    <w:p w14:paraId="44F975DA" w14:textId="77777777" w:rsidR="00B54919" w:rsidRPr="00596A3A" w:rsidRDefault="00B54919" w:rsidP="00C80695">
      <w:pPr>
        <w:spacing w:before="0" w:after="0" w:line="240" w:lineRule="auto"/>
        <w:rPr>
          <w:rFonts w:ascii="Arial" w:hAnsi="Arial" w:cs="Arial"/>
          <w:b/>
        </w:rPr>
      </w:pPr>
    </w:p>
    <w:p w14:paraId="312B097B" w14:textId="77777777" w:rsidR="00B54919" w:rsidRPr="00596A3A" w:rsidRDefault="00B54919" w:rsidP="00C80695">
      <w:pPr>
        <w:spacing w:before="0" w:after="0" w:line="240" w:lineRule="auto"/>
        <w:rPr>
          <w:rFonts w:ascii="Arial" w:hAnsi="Arial" w:cs="Arial"/>
          <w:b/>
        </w:rPr>
      </w:pPr>
    </w:p>
    <w:p w14:paraId="62C74B90" w14:textId="077090B2" w:rsidR="00B54919" w:rsidRPr="00596A3A" w:rsidRDefault="00232BA7" w:rsidP="00C80695">
      <w:pPr>
        <w:spacing w:before="0" w:after="0" w:line="240" w:lineRule="auto"/>
        <w:jc w:val="center"/>
        <w:rPr>
          <w:rFonts w:ascii="Arial" w:hAnsi="Arial" w:cs="Arial"/>
          <w:b/>
          <w:sz w:val="24"/>
          <w:szCs w:val="24"/>
        </w:rPr>
      </w:pPr>
      <w:r w:rsidRPr="00596A3A">
        <w:rPr>
          <w:rFonts w:ascii="Arial" w:hAnsi="Arial" w:cs="Arial"/>
          <w:sz w:val="20"/>
          <w:szCs w:val="20"/>
        </w:rPr>
        <w:t>Tabla 5</w:t>
      </w:r>
      <w:r w:rsidR="00B54919" w:rsidRPr="00596A3A">
        <w:rPr>
          <w:rFonts w:ascii="Arial" w:hAnsi="Arial" w:cs="Arial"/>
          <w:sz w:val="20"/>
          <w:szCs w:val="20"/>
        </w:rPr>
        <w:t xml:space="preserve">. Población en la Reserva de la Biosfera Caribe Mexicano </w:t>
      </w:r>
    </w:p>
    <w:tbl>
      <w:tblPr>
        <w:tblStyle w:val="Tablaconcuadrcula"/>
        <w:tblW w:w="0" w:type="auto"/>
        <w:jc w:val="center"/>
        <w:tblLook w:val="04A0" w:firstRow="1" w:lastRow="0" w:firstColumn="1" w:lastColumn="0" w:noHBand="0" w:noVBand="1"/>
      </w:tblPr>
      <w:tblGrid>
        <w:gridCol w:w="1101"/>
        <w:gridCol w:w="1167"/>
        <w:gridCol w:w="1762"/>
        <w:gridCol w:w="1364"/>
        <w:gridCol w:w="1364"/>
        <w:gridCol w:w="1524"/>
        <w:gridCol w:w="1066"/>
      </w:tblGrid>
      <w:tr w:rsidR="00CF435B" w:rsidRPr="00596A3A" w14:paraId="065DB515" w14:textId="77777777" w:rsidTr="00232BA7">
        <w:trPr>
          <w:trHeight w:val="900"/>
          <w:jc w:val="center"/>
        </w:trPr>
        <w:tc>
          <w:tcPr>
            <w:tcW w:w="1101" w:type="dxa"/>
            <w:shd w:val="clear" w:color="auto" w:fill="D9D9D9" w:themeFill="background1" w:themeFillShade="D9"/>
            <w:noWrap/>
            <w:vAlign w:val="center"/>
            <w:hideMark/>
          </w:tcPr>
          <w:p w14:paraId="12AACECC" w14:textId="77777777" w:rsidR="00B54919" w:rsidRPr="00596A3A" w:rsidRDefault="00B54919" w:rsidP="00C80695">
            <w:pPr>
              <w:spacing w:before="0" w:after="0"/>
              <w:jc w:val="center"/>
              <w:rPr>
                <w:rFonts w:ascii="Arial" w:hAnsi="Arial" w:cs="Arial"/>
                <w:b/>
                <w:bCs/>
                <w:sz w:val="18"/>
                <w:szCs w:val="18"/>
              </w:rPr>
            </w:pPr>
            <w:r w:rsidRPr="00596A3A">
              <w:rPr>
                <w:rFonts w:ascii="Arial" w:hAnsi="Arial" w:cs="Arial"/>
                <w:b/>
                <w:bCs/>
                <w:sz w:val="18"/>
                <w:szCs w:val="18"/>
              </w:rPr>
              <w:t>ENTIDAD</w:t>
            </w:r>
          </w:p>
        </w:tc>
        <w:tc>
          <w:tcPr>
            <w:tcW w:w="873" w:type="dxa"/>
            <w:shd w:val="clear" w:color="auto" w:fill="D9D9D9" w:themeFill="background1" w:themeFillShade="D9"/>
            <w:noWrap/>
            <w:vAlign w:val="center"/>
            <w:hideMark/>
          </w:tcPr>
          <w:p w14:paraId="3DCC28C6" w14:textId="77777777" w:rsidR="00B54919" w:rsidRPr="00596A3A" w:rsidRDefault="00B54919" w:rsidP="00C80695">
            <w:pPr>
              <w:spacing w:before="0" w:after="0"/>
              <w:jc w:val="center"/>
              <w:rPr>
                <w:rFonts w:ascii="Arial" w:hAnsi="Arial" w:cs="Arial"/>
                <w:b/>
                <w:bCs/>
                <w:sz w:val="18"/>
                <w:szCs w:val="18"/>
              </w:rPr>
            </w:pPr>
            <w:r w:rsidRPr="00596A3A">
              <w:rPr>
                <w:rFonts w:ascii="Arial" w:hAnsi="Arial" w:cs="Arial"/>
                <w:b/>
                <w:bCs/>
                <w:sz w:val="18"/>
                <w:szCs w:val="18"/>
              </w:rPr>
              <w:t>MUNICIPIO</w:t>
            </w:r>
          </w:p>
        </w:tc>
        <w:tc>
          <w:tcPr>
            <w:tcW w:w="1762" w:type="dxa"/>
            <w:shd w:val="clear" w:color="auto" w:fill="D9D9D9" w:themeFill="background1" w:themeFillShade="D9"/>
            <w:noWrap/>
            <w:vAlign w:val="center"/>
            <w:hideMark/>
          </w:tcPr>
          <w:p w14:paraId="5C450467" w14:textId="77777777" w:rsidR="00B54919" w:rsidRPr="00596A3A" w:rsidRDefault="00B54919" w:rsidP="00C80695">
            <w:pPr>
              <w:spacing w:before="0" w:after="0"/>
              <w:jc w:val="center"/>
              <w:rPr>
                <w:rFonts w:ascii="Arial" w:hAnsi="Arial" w:cs="Arial"/>
                <w:b/>
                <w:bCs/>
                <w:sz w:val="18"/>
                <w:szCs w:val="18"/>
              </w:rPr>
            </w:pPr>
            <w:r w:rsidRPr="00596A3A">
              <w:rPr>
                <w:rFonts w:ascii="Arial" w:hAnsi="Arial" w:cs="Arial"/>
                <w:b/>
                <w:bCs/>
                <w:sz w:val="18"/>
                <w:szCs w:val="18"/>
              </w:rPr>
              <w:t>LOCALIDAD</w:t>
            </w:r>
          </w:p>
        </w:tc>
        <w:tc>
          <w:tcPr>
            <w:tcW w:w="1364" w:type="dxa"/>
            <w:shd w:val="clear" w:color="auto" w:fill="D9D9D9" w:themeFill="background1" w:themeFillShade="D9"/>
            <w:vAlign w:val="center"/>
            <w:hideMark/>
          </w:tcPr>
          <w:p w14:paraId="5EC6C067" w14:textId="77777777" w:rsidR="00B54919" w:rsidRPr="00596A3A" w:rsidRDefault="00B54919" w:rsidP="00C80695">
            <w:pPr>
              <w:spacing w:before="0" w:after="0"/>
              <w:jc w:val="center"/>
              <w:rPr>
                <w:rFonts w:ascii="Arial" w:hAnsi="Arial" w:cs="Arial"/>
                <w:b/>
                <w:bCs/>
                <w:sz w:val="18"/>
                <w:szCs w:val="18"/>
              </w:rPr>
            </w:pPr>
            <w:r w:rsidRPr="00596A3A">
              <w:rPr>
                <w:rFonts w:ascii="Arial" w:hAnsi="Arial" w:cs="Arial"/>
                <w:b/>
                <w:bCs/>
                <w:sz w:val="18"/>
                <w:szCs w:val="18"/>
              </w:rPr>
              <w:t>POBLACIÓN TOTAL</w:t>
            </w:r>
          </w:p>
        </w:tc>
        <w:tc>
          <w:tcPr>
            <w:tcW w:w="1364" w:type="dxa"/>
            <w:shd w:val="clear" w:color="auto" w:fill="D9D9D9" w:themeFill="background1" w:themeFillShade="D9"/>
            <w:vAlign w:val="center"/>
            <w:hideMark/>
          </w:tcPr>
          <w:p w14:paraId="09D01938" w14:textId="77777777" w:rsidR="00B54919" w:rsidRPr="00596A3A" w:rsidRDefault="00B54919" w:rsidP="00C80695">
            <w:pPr>
              <w:spacing w:before="0" w:after="0"/>
              <w:jc w:val="center"/>
              <w:rPr>
                <w:rFonts w:ascii="Arial" w:hAnsi="Arial" w:cs="Arial"/>
                <w:b/>
                <w:bCs/>
                <w:sz w:val="18"/>
                <w:szCs w:val="18"/>
              </w:rPr>
            </w:pPr>
            <w:r w:rsidRPr="00596A3A">
              <w:rPr>
                <w:rFonts w:ascii="Arial" w:hAnsi="Arial" w:cs="Arial"/>
                <w:b/>
                <w:bCs/>
                <w:sz w:val="18"/>
                <w:szCs w:val="18"/>
              </w:rPr>
              <w:t>POBLACIÓN INDÍGENA</w:t>
            </w:r>
          </w:p>
        </w:tc>
        <w:tc>
          <w:tcPr>
            <w:tcW w:w="1524" w:type="dxa"/>
            <w:shd w:val="clear" w:color="auto" w:fill="D9D9D9" w:themeFill="background1" w:themeFillShade="D9"/>
            <w:vAlign w:val="center"/>
            <w:hideMark/>
          </w:tcPr>
          <w:p w14:paraId="0F643F1B" w14:textId="77777777" w:rsidR="00B54919" w:rsidRPr="00596A3A" w:rsidRDefault="00B54919" w:rsidP="00C80695">
            <w:pPr>
              <w:spacing w:before="0" w:after="0"/>
              <w:jc w:val="center"/>
              <w:rPr>
                <w:rFonts w:ascii="Arial" w:hAnsi="Arial" w:cs="Arial"/>
                <w:b/>
                <w:bCs/>
                <w:sz w:val="18"/>
                <w:szCs w:val="18"/>
              </w:rPr>
            </w:pPr>
            <w:r w:rsidRPr="00596A3A">
              <w:rPr>
                <w:rFonts w:ascii="Arial" w:hAnsi="Arial" w:cs="Arial"/>
                <w:b/>
                <w:bCs/>
                <w:sz w:val="18"/>
                <w:szCs w:val="18"/>
              </w:rPr>
              <w:t>PORCENTAJE DE POBLACIÓN INDÍGENA</w:t>
            </w:r>
          </w:p>
        </w:tc>
        <w:tc>
          <w:tcPr>
            <w:tcW w:w="1066" w:type="dxa"/>
            <w:shd w:val="clear" w:color="auto" w:fill="D9D9D9" w:themeFill="background1" w:themeFillShade="D9"/>
            <w:noWrap/>
            <w:vAlign w:val="center"/>
            <w:hideMark/>
          </w:tcPr>
          <w:p w14:paraId="13D5A669" w14:textId="77777777" w:rsidR="00B54919" w:rsidRPr="00596A3A" w:rsidRDefault="00B54919" w:rsidP="00C80695">
            <w:pPr>
              <w:spacing w:before="0" w:after="0"/>
              <w:jc w:val="center"/>
              <w:rPr>
                <w:rFonts w:ascii="Arial" w:hAnsi="Arial" w:cs="Arial"/>
                <w:b/>
                <w:bCs/>
                <w:sz w:val="18"/>
                <w:szCs w:val="18"/>
              </w:rPr>
            </w:pPr>
            <w:r w:rsidRPr="00596A3A">
              <w:rPr>
                <w:rFonts w:ascii="Arial" w:hAnsi="Arial" w:cs="Arial"/>
                <w:b/>
                <w:bCs/>
                <w:sz w:val="18"/>
                <w:szCs w:val="18"/>
              </w:rPr>
              <w:t>LENGUA</w:t>
            </w:r>
          </w:p>
        </w:tc>
      </w:tr>
      <w:tr w:rsidR="00CF435B" w:rsidRPr="00596A3A" w14:paraId="61A4A0F7" w14:textId="77777777" w:rsidTr="00232BA7">
        <w:trPr>
          <w:trHeight w:val="300"/>
          <w:jc w:val="center"/>
        </w:trPr>
        <w:tc>
          <w:tcPr>
            <w:tcW w:w="1101" w:type="dxa"/>
            <w:vMerge w:val="restart"/>
            <w:noWrap/>
            <w:vAlign w:val="center"/>
            <w:hideMark/>
          </w:tcPr>
          <w:p w14:paraId="53F89D2D"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Quintana Roo</w:t>
            </w:r>
          </w:p>
        </w:tc>
        <w:tc>
          <w:tcPr>
            <w:tcW w:w="873" w:type="dxa"/>
            <w:vMerge w:val="restart"/>
            <w:noWrap/>
            <w:vAlign w:val="center"/>
            <w:hideMark/>
          </w:tcPr>
          <w:p w14:paraId="03B2AA2F"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Isla Mujeres</w:t>
            </w:r>
          </w:p>
        </w:tc>
        <w:tc>
          <w:tcPr>
            <w:tcW w:w="1762" w:type="dxa"/>
            <w:noWrap/>
            <w:vAlign w:val="center"/>
            <w:hideMark/>
          </w:tcPr>
          <w:p w14:paraId="78377096"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MIRA PLAYA</w:t>
            </w:r>
          </w:p>
        </w:tc>
        <w:tc>
          <w:tcPr>
            <w:tcW w:w="1364" w:type="dxa"/>
            <w:noWrap/>
            <w:vAlign w:val="center"/>
            <w:hideMark/>
          </w:tcPr>
          <w:p w14:paraId="01E72E72"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15</w:t>
            </w:r>
          </w:p>
        </w:tc>
        <w:tc>
          <w:tcPr>
            <w:tcW w:w="1364" w:type="dxa"/>
            <w:noWrap/>
            <w:vAlign w:val="center"/>
            <w:hideMark/>
          </w:tcPr>
          <w:p w14:paraId="1CED79F2"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0</w:t>
            </w:r>
          </w:p>
        </w:tc>
        <w:tc>
          <w:tcPr>
            <w:tcW w:w="1524" w:type="dxa"/>
            <w:noWrap/>
            <w:vAlign w:val="center"/>
            <w:hideMark/>
          </w:tcPr>
          <w:p w14:paraId="5D6C0B09"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0</w:t>
            </w:r>
          </w:p>
        </w:tc>
        <w:tc>
          <w:tcPr>
            <w:tcW w:w="1066" w:type="dxa"/>
            <w:noWrap/>
            <w:vAlign w:val="center"/>
            <w:hideMark/>
          </w:tcPr>
          <w:p w14:paraId="14F04C1D" w14:textId="6D917D93" w:rsidR="00B54919" w:rsidRPr="00596A3A" w:rsidRDefault="00400AA3" w:rsidP="00C80695">
            <w:pPr>
              <w:spacing w:before="0" w:after="0"/>
              <w:jc w:val="center"/>
              <w:rPr>
                <w:rFonts w:ascii="Arial" w:hAnsi="Arial" w:cs="Arial"/>
                <w:sz w:val="18"/>
                <w:szCs w:val="18"/>
              </w:rPr>
            </w:pPr>
            <w:r w:rsidRPr="00596A3A">
              <w:rPr>
                <w:rFonts w:ascii="Arial" w:hAnsi="Arial" w:cs="Arial"/>
                <w:sz w:val="18"/>
                <w:szCs w:val="18"/>
              </w:rPr>
              <w:t>N/A</w:t>
            </w:r>
          </w:p>
        </w:tc>
      </w:tr>
      <w:tr w:rsidR="00CF435B" w:rsidRPr="00596A3A" w14:paraId="18499551" w14:textId="77777777" w:rsidTr="00232BA7">
        <w:trPr>
          <w:trHeight w:val="300"/>
          <w:jc w:val="center"/>
        </w:trPr>
        <w:tc>
          <w:tcPr>
            <w:tcW w:w="1101" w:type="dxa"/>
            <w:vMerge/>
            <w:vAlign w:val="center"/>
            <w:hideMark/>
          </w:tcPr>
          <w:p w14:paraId="03C018EC" w14:textId="77777777" w:rsidR="00B54919" w:rsidRPr="00596A3A" w:rsidRDefault="00B54919" w:rsidP="00C80695">
            <w:pPr>
              <w:spacing w:before="0" w:after="0"/>
              <w:jc w:val="center"/>
              <w:rPr>
                <w:rFonts w:ascii="Arial" w:hAnsi="Arial" w:cs="Arial"/>
                <w:sz w:val="18"/>
                <w:szCs w:val="18"/>
              </w:rPr>
            </w:pPr>
          </w:p>
        </w:tc>
        <w:tc>
          <w:tcPr>
            <w:tcW w:w="873" w:type="dxa"/>
            <w:vMerge/>
            <w:vAlign w:val="center"/>
            <w:hideMark/>
          </w:tcPr>
          <w:p w14:paraId="7B88CC81" w14:textId="77777777" w:rsidR="00B54919" w:rsidRPr="00596A3A" w:rsidRDefault="00B54919" w:rsidP="00C80695">
            <w:pPr>
              <w:spacing w:before="0" w:after="0"/>
              <w:jc w:val="center"/>
              <w:rPr>
                <w:rFonts w:ascii="Arial" w:hAnsi="Arial" w:cs="Arial"/>
                <w:sz w:val="18"/>
                <w:szCs w:val="18"/>
              </w:rPr>
            </w:pPr>
          </w:p>
        </w:tc>
        <w:tc>
          <w:tcPr>
            <w:tcW w:w="1762" w:type="dxa"/>
            <w:noWrap/>
            <w:vAlign w:val="center"/>
            <w:hideMark/>
          </w:tcPr>
          <w:p w14:paraId="4A1A6899"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CHICO CENOTE</w:t>
            </w:r>
          </w:p>
        </w:tc>
        <w:tc>
          <w:tcPr>
            <w:tcW w:w="1364" w:type="dxa"/>
            <w:noWrap/>
            <w:vAlign w:val="center"/>
            <w:hideMark/>
          </w:tcPr>
          <w:p w14:paraId="722B9975"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36</w:t>
            </w:r>
          </w:p>
        </w:tc>
        <w:tc>
          <w:tcPr>
            <w:tcW w:w="1364" w:type="dxa"/>
            <w:noWrap/>
            <w:vAlign w:val="center"/>
            <w:hideMark/>
          </w:tcPr>
          <w:p w14:paraId="0DAB2294"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11</w:t>
            </w:r>
          </w:p>
        </w:tc>
        <w:tc>
          <w:tcPr>
            <w:tcW w:w="1524" w:type="dxa"/>
            <w:noWrap/>
            <w:vAlign w:val="center"/>
            <w:hideMark/>
          </w:tcPr>
          <w:p w14:paraId="795A5204"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31</w:t>
            </w:r>
          </w:p>
        </w:tc>
        <w:tc>
          <w:tcPr>
            <w:tcW w:w="1066" w:type="dxa"/>
            <w:noWrap/>
            <w:vAlign w:val="center"/>
            <w:hideMark/>
          </w:tcPr>
          <w:p w14:paraId="190963E2"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MAYA</w:t>
            </w:r>
          </w:p>
        </w:tc>
      </w:tr>
      <w:tr w:rsidR="00CF435B" w:rsidRPr="00596A3A" w14:paraId="57F77356" w14:textId="77777777" w:rsidTr="00232BA7">
        <w:trPr>
          <w:trHeight w:val="300"/>
          <w:jc w:val="center"/>
        </w:trPr>
        <w:tc>
          <w:tcPr>
            <w:tcW w:w="1101" w:type="dxa"/>
            <w:vMerge/>
            <w:vAlign w:val="center"/>
            <w:hideMark/>
          </w:tcPr>
          <w:p w14:paraId="59F21173" w14:textId="77777777" w:rsidR="00B54919" w:rsidRPr="00596A3A" w:rsidRDefault="00B54919" w:rsidP="00C80695">
            <w:pPr>
              <w:spacing w:before="0" w:after="0"/>
              <w:jc w:val="center"/>
              <w:rPr>
                <w:rFonts w:ascii="Arial" w:hAnsi="Arial" w:cs="Arial"/>
                <w:sz w:val="18"/>
                <w:szCs w:val="18"/>
              </w:rPr>
            </w:pPr>
          </w:p>
        </w:tc>
        <w:tc>
          <w:tcPr>
            <w:tcW w:w="873" w:type="dxa"/>
            <w:vMerge/>
            <w:vAlign w:val="center"/>
            <w:hideMark/>
          </w:tcPr>
          <w:p w14:paraId="36945E7E" w14:textId="77777777" w:rsidR="00B54919" w:rsidRPr="00596A3A" w:rsidRDefault="00B54919" w:rsidP="00C80695">
            <w:pPr>
              <w:spacing w:before="0" w:after="0"/>
              <w:jc w:val="center"/>
              <w:rPr>
                <w:rFonts w:ascii="Arial" w:hAnsi="Arial" w:cs="Arial"/>
                <w:sz w:val="18"/>
                <w:szCs w:val="18"/>
              </w:rPr>
            </w:pPr>
          </w:p>
        </w:tc>
        <w:tc>
          <w:tcPr>
            <w:tcW w:w="1762" w:type="dxa"/>
            <w:noWrap/>
            <w:vAlign w:val="center"/>
            <w:hideMark/>
          </w:tcPr>
          <w:p w14:paraId="74F9C8F5"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SANTA ROSA</w:t>
            </w:r>
          </w:p>
        </w:tc>
        <w:tc>
          <w:tcPr>
            <w:tcW w:w="1364" w:type="dxa"/>
            <w:noWrap/>
            <w:vAlign w:val="center"/>
            <w:hideMark/>
          </w:tcPr>
          <w:p w14:paraId="2D9F6042"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1</w:t>
            </w:r>
          </w:p>
        </w:tc>
        <w:tc>
          <w:tcPr>
            <w:tcW w:w="1364" w:type="dxa"/>
            <w:noWrap/>
            <w:vAlign w:val="center"/>
            <w:hideMark/>
          </w:tcPr>
          <w:p w14:paraId="563C8430"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0</w:t>
            </w:r>
          </w:p>
        </w:tc>
        <w:tc>
          <w:tcPr>
            <w:tcW w:w="1524" w:type="dxa"/>
            <w:noWrap/>
            <w:vAlign w:val="center"/>
            <w:hideMark/>
          </w:tcPr>
          <w:p w14:paraId="6AA818D3"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0</w:t>
            </w:r>
          </w:p>
        </w:tc>
        <w:tc>
          <w:tcPr>
            <w:tcW w:w="1066" w:type="dxa"/>
            <w:noWrap/>
            <w:vAlign w:val="center"/>
            <w:hideMark/>
          </w:tcPr>
          <w:p w14:paraId="4DCD4C5D" w14:textId="018B6FDC" w:rsidR="00B54919" w:rsidRPr="00596A3A" w:rsidRDefault="00400AA3" w:rsidP="00C80695">
            <w:pPr>
              <w:spacing w:before="0" w:after="0"/>
              <w:jc w:val="center"/>
              <w:rPr>
                <w:rFonts w:ascii="Arial" w:hAnsi="Arial" w:cs="Arial"/>
                <w:sz w:val="18"/>
                <w:szCs w:val="18"/>
              </w:rPr>
            </w:pPr>
            <w:r w:rsidRPr="00596A3A">
              <w:rPr>
                <w:rFonts w:ascii="Arial" w:hAnsi="Arial" w:cs="Arial"/>
                <w:sz w:val="18"/>
                <w:szCs w:val="18"/>
              </w:rPr>
              <w:t>N/A</w:t>
            </w:r>
          </w:p>
        </w:tc>
      </w:tr>
      <w:tr w:rsidR="00CF435B" w:rsidRPr="00596A3A" w14:paraId="1D68F30E" w14:textId="77777777" w:rsidTr="00232BA7">
        <w:trPr>
          <w:trHeight w:val="300"/>
          <w:jc w:val="center"/>
        </w:trPr>
        <w:tc>
          <w:tcPr>
            <w:tcW w:w="1101" w:type="dxa"/>
            <w:vMerge/>
            <w:vAlign w:val="center"/>
            <w:hideMark/>
          </w:tcPr>
          <w:p w14:paraId="4B108521" w14:textId="77777777" w:rsidR="00B54919" w:rsidRPr="00596A3A" w:rsidRDefault="00B54919" w:rsidP="00C80695">
            <w:pPr>
              <w:spacing w:before="0" w:after="0"/>
              <w:jc w:val="center"/>
              <w:rPr>
                <w:rFonts w:ascii="Arial" w:hAnsi="Arial" w:cs="Arial"/>
                <w:sz w:val="18"/>
                <w:szCs w:val="18"/>
              </w:rPr>
            </w:pPr>
          </w:p>
        </w:tc>
        <w:tc>
          <w:tcPr>
            <w:tcW w:w="873" w:type="dxa"/>
            <w:vMerge/>
            <w:vAlign w:val="center"/>
            <w:hideMark/>
          </w:tcPr>
          <w:p w14:paraId="53D0297D" w14:textId="77777777" w:rsidR="00B54919" w:rsidRPr="00596A3A" w:rsidRDefault="00B54919" w:rsidP="00C80695">
            <w:pPr>
              <w:spacing w:before="0" w:after="0"/>
              <w:jc w:val="center"/>
              <w:rPr>
                <w:rFonts w:ascii="Arial" w:hAnsi="Arial" w:cs="Arial"/>
                <w:sz w:val="18"/>
                <w:szCs w:val="18"/>
              </w:rPr>
            </w:pPr>
          </w:p>
        </w:tc>
        <w:tc>
          <w:tcPr>
            <w:tcW w:w="1762" w:type="dxa"/>
            <w:noWrap/>
            <w:vAlign w:val="center"/>
            <w:hideMark/>
          </w:tcPr>
          <w:p w14:paraId="73D48CD4"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CAYO SUCIO</w:t>
            </w:r>
          </w:p>
        </w:tc>
        <w:tc>
          <w:tcPr>
            <w:tcW w:w="1364" w:type="dxa"/>
            <w:noWrap/>
            <w:vAlign w:val="center"/>
            <w:hideMark/>
          </w:tcPr>
          <w:p w14:paraId="3C2B9AD9"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19</w:t>
            </w:r>
          </w:p>
        </w:tc>
        <w:tc>
          <w:tcPr>
            <w:tcW w:w="1364" w:type="dxa"/>
            <w:noWrap/>
            <w:vAlign w:val="center"/>
            <w:hideMark/>
          </w:tcPr>
          <w:p w14:paraId="6FE05E01"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0</w:t>
            </w:r>
          </w:p>
        </w:tc>
        <w:tc>
          <w:tcPr>
            <w:tcW w:w="1524" w:type="dxa"/>
            <w:noWrap/>
            <w:vAlign w:val="center"/>
            <w:hideMark/>
          </w:tcPr>
          <w:p w14:paraId="0D835124"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0</w:t>
            </w:r>
          </w:p>
        </w:tc>
        <w:tc>
          <w:tcPr>
            <w:tcW w:w="1066" w:type="dxa"/>
            <w:noWrap/>
            <w:vAlign w:val="center"/>
            <w:hideMark/>
          </w:tcPr>
          <w:p w14:paraId="01CC8076" w14:textId="5D4EFD59" w:rsidR="00B54919" w:rsidRPr="00596A3A" w:rsidRDefault="00400AA3" w:rsidP="00C80695">
            <w:pPr>
              <w:spacing w:before="0" w:after="0"/>
              <w:jc w:val="center"/>
              <w:rPr>
                <w:rFonts w:ascii="Arial" w:hAnsi="Arial" w:cs="Arial"/>
                <w:sz w:val="18"/>
                <w:szCs w:val="18"/>
              </w:rPr>
            </w:pPr>
            <w:r w:rsidRPr="00596A3A">
              <w:rPr>
                <w:rFonts w:ascii="Arial" w:hAnsi="Arial" w:cs="Arial"/>
                <w:sz w:val="18"/>
                <w:szCs w:val="18"/>
              </w:rPr>
              <w:t>N/A</w:t>
            </w:r>
          </w:p>
        </w:tc>
      </w:tr>
      <w:tr w:rsidR="00CF435B" w:rsidRPr="00596A3A" w14:paraId="0BE6285B" w14:textId="77777777" w:rsidTr="00232BA7">
        <w:trPr>
          <w:trHeight w:val="300"/>
          <w:jc w:val="center"/>
        </w:trPr>
        <w:tc>
          <w:tcPr>
            <w:tcW w:w="1101" w:type="dxa"/>
            <w:vMerge/>
            <w:vAlign w:val="center"/>
            <w:hideMark/>
          </w:tcPr>
          <w:p w14:paraId="5E411ECD" w14:textId="77777777" w:rsidR="00B54919" w:rsidRPr="00596A3A" w:rsidRDefault="00B54919" w:rsidP="00C80695">
            <w:pPr>
              <w:spacing w:before="0" w:after="0"/>
              <w:jc w:val="center"/>
              <w:rPr>
                <w:rFonts w:ascii="Arial" w:hAnsi="Arial" w:cs="Arial"/>
                <w:sz w:val="18"/>
                <w:szCs w:val="18"/>
              </w:rPr>
            </w:pPr>
          </w:p>
        </w:tc>
        <w:tc>
          <w:tcPr>
            <w:tcW w:w="873" w:type="dxa"/>
            <w:vMerge/>
            <w:vAlign w:val="center"/>
            <w:hideMark/>
          </w:tcPr>
          <w:p w14:paraId="03479098" w14:textId="77777777" w:rsidR="00B54919" w:rsidRPr="00596A3A" w:rsidRDefault="00B54919" w:rsidP="00C80695">
            <w:pPr>
              <w:spacing w:before="0" w:after="0"/>
              <w:jc w:val="center"/>
              <w:rPr>
                <w:rFonts w:ascii="Arial" w:hAnsi="Arial" w:cs="Arial"/>
                <w:sz w:val="18"/>
                <w:szCs w:val="18"/>
              </w:rPr>
            </w:pPr>
          </w:p>
        </w:tc>
        <w:tc>
          <w:tcPr>
            <w:tcW w:w="1762" w:type="dxa"/>
            <w:noWrap/>
            <w:vAlign w:val="center"/>
            <w:hideMark/>
          </w:tcPr>
          <w:p w14:paraId="6B82BCD5"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BOCA IGLESIA</w:t>
            </w:r>
          </w:p>
        </w:tc>
        <w:tc>
          <w:tcPr>
            <w:tcW w:w="1364" w:type="dxa"/>
            <w:noWrap/>
            <w:vAlign w:val="center"/>
            <w:hideMark/>
          </w:tcPr>
          <w:p w14:paraId="11931844"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57</w:t>
            </w:r>
          </w:p>
        </w:tc>
        <w:tc>
          <w:tcPr>
            <w:tcW w:w="1364" w:type="dxa"/>
            <w:noWrap/>
            <w:vAlign w:val="center"/>
            <w:hideMark/>
          </w:tcPr>
          <w:p w14:paraId="5316ADDC"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38</w:t>
            </w:r>
          </w:p>
        </w:tc>
        <w:tc>
          <w:tcPr>
            <w:tcW w:w="1524" w:type="dxa"/>
            <w:noWrap/>
            <w:vAlign w:val="center"/>
            <w:hideMark/>
          </w:tcPr>
          <w:p w14:paraId="2818C3DD"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67</w:t>
            </w:r>
          </w:p>
        </w:tc>
        <w:tc>
          <w:tcPr>
            <w:tcW w:w="1066" w:type="dxa"/>
            <w:noWrap/>
            <w:vAlign w:val="center"/>
            <w:hideMark/>
          </w:tcPr>
          <w:p w14:paraId="591EC130"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MAYA</w:t>
            </w:r>
          </w:p>
        </w:tc>
      </w:tr>
      <w:tr w:rsidR="00CF435B" w:rsidRPr="00596A3A" w14:paraId="57BF0E72" w14:textId="77777777" w:rsidTr="00232BA7">
        <w:trPr>
          <w:trHeight w:val="300"/>
          <w:jc w:val="center"/>
        </w:trPr>
        <w:tc>
          <w:tcPr>
            <w:tcW w:w="1101" w:type="dxa"/>
            <w:vMerge/>
            <w:vAlign w:val="center"/>
            <w:hideMark/>
          </w:tcPr>
          <w:p w14:paraId="17A6DD57" w14:textId="77777777" w:rsidR="00B54919" w:rsidRPr="00596A3A" w:rsidRDefault="00B54919" w:rsidP="00C80695">
            <w:pPr>
              <w:spacing w:before="0" w:after="0"/>
              <w:jc w:val="center"/>
              <w:rPr>
                <w:rFonts w:ascii="Arial" w:hAnsi="Arial" w:cs="Arial"/>
                <w:sz w:val="18"/>
                <w:szCs w:val="18"/>
              </w:rPr>
            </w:pPr>
          </w:p>
        </w:tc>
        <w:tc>
          <w:tcPr>
            <w:tcW w:w="873" w:type="dxa"/>
            <w:vMerge/>
            <w:vAlign w:val="center"/>
            <w:hideMark/>
          </w:tcPr>
          <w:p w14:paraId="77860182" w14:textId="77777777" w:rsidR="00B54919" w:rsidRPr="00596A3A" w:rsidRDefault="00B54919" w:rsidP="00C80695">
            <w:pPr>
              <w:spacing w:before="0" w:after="0"/>
              <w:jc w:val="center"/>
              <w:rPr>
                <w:rFonts w:ascii="Arial" w:hAnsi="Arial" w:cs="Arial"/>
                <w:sz w:val="18"/>
                <w:szCs w:val="18"/>
              </w:rPr>
            </w:pPr>
          </w:p>
        </w:tc>
        <w:tc>
          <w:tcPr>
            <w:tcW w:w="1762" w:type="dxa"/>
            <w:noWrap/>
            <w:vAlign w:val="center"/>
            <w:hideMark/>
          </w:tcPr>
          <w:p w14:paraId="6AF4CD30"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CAYO CAHUM</w:t>
            </w:r>
          </w:p>
        </w:tc>
        <w:tc>
          <w:tcPr>
            <w:tcW w:w="1364" w:type="dxa"/>
            <w:noWrap/>
            <w:vAlign w:val="center"/>
            <w:hideMark/>
          </w:tcPr>
          <w:p w14:paraId="4C70991B"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6</w:t>
            </w:r>
          </w:p>
        </w:tc>
        <w:tc>
          <w:tcPr>
            <w:tcW w:w="1364" w:type="dxa"/>
            <w:noWrap/>
            <w:vAlign w:val="center"/>
            <w:hideMark/>
          </w:tcPr>
          <w:p w14:paraId="16AE8597"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2</w:t>
            </w:r>
          </w:p>
        </w:tc>
        <w:tc>
          <w:tcPr>
            <w:tcW w:w="1524" w:type="dxa"/>
            <w:noWrap/>
            <w:vAlign w:val="center"/>
            <w:hideMark/>
          </w:tcPr>
          <w:p w14:paraId="4047B118"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33</w:t>
            </w:r>
          </w:p>
        </w:tc>
        <w:tc>
          <w:tcPr>
            <w:tcW w:w="1066" w:type="dxa"/>
            <w:noWrap/>
            <w:vAlign w:val="center"/>
            <w:hideMark/>
          </w:tcPr>
          <w:p w14:paraId="1961CB40"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N/E</w:t>
            </w:r>
          </w:p>
        </w:tc>
      </w:tr>
      <w:tr w:rsidR="00CF435B" w:rsidRPr="00596A3A" w14:paraId="33EB5FAA" w14:textId="77777777" w:rsidTr="00232BA7">
        <w:trPr>
          <w:trHeight w:val="300"/>
          <w:jc w:val="center"/>
        </w:trPr>
        <w:tc>
          <w:tcPr>
            <w:tcW w:w="1101" w:type="dxa"/>
            <w:vMerge/>
            <w:vAlign w:val="center"/>
            <w:hideMark/>
          </w:tcPr>
          <w:p w14:paraId="579A0E18" w14:textId="77777777" w:rsidR="00B54919" w:rsidRPr="00596A3A" w:rsidRDefault="00B54919" w:rsidP="00C80695">
            <w:pPr>
              <w:spacing w:before="0" w:after="0"/>
              <w:jc w:val="center"/>
              <w:rPr>
                <w:rFonts w:ascii="Arial" w:hAnsi="Arial" w:cs="Arial"/>
                <w:sz w:val="18"/>
                <w:szCs w:val="18"/>
              </w:rPr>
            </w:pPr>
          </w:p>
        </w:tc>
        <w:tc>
          <w:tcPr>
            <w:tcW w:w="873" w:type="dxa"/>
            <w:vMerge/>
            <w:vAlign w:val="center"/>
            <w:hideMark/>
          </w:tcPr>
          <w:p w14:paraId="4C1B9106" w14:textId="77777777" w:rsidR="00B54919" w:rsidRPr="00596A3A" w:rsidRDefault="00B54919" w:rsidP="00C80695">
            <w:pPr>
              <w:spacing w:before="0" w:after="0"/>
              <w:jc w:val="center"/>
              <w:rPr>
                <w:rFonts w:ascii="Arial" w:hAnsi="Arial" w:cs="Arial"/>
                <w:sz w:val="18"/>
                <w:szCs w:val="18"/>
              </w:rPr>
            </w:pPr>
          </w:p>
        </w:tc>
        <w:tc>
          <w:tcPr>
            <w:tcW w:w="1762" w:type="dxa"/>
            <w:noWrap/>
            <w:vAlign w:val="center"/>
            <w:hideMark/>
          </w:tcPr>
          <w:p w14:paraId="58977902"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BOCA NUEVA</w:t>
            </w:r>
          </w:p>
        </w:tc>
        <w:tc>
          <w:tcPr>
            <w:tcW w:w="1364" w:type="dxa"/>
            <w:noWrap/>
            <w:vAlign w:val="center"/>
            <w:hideMark/>
          </w:tcPr>
          <w:p w14:paraId="460A15CC"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10</w:t>
            </w:r>
          </w:p>
        </w:tc>
        <w:tc>
          <w:tcPr>
            <w:tcW w:w="1364" w:type="dxa"/>
            <w:noWrap/>
            <w:vAlign w:val="center"/>
            <w:hideMark/>
          </w:tcPr>
          <w:p w14:paraId="0BF3054F"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10</w:t>
            </w:r>
          </w:p>
        </w:tc>
        <w:tc>
          <w:tcPr>
            <w:tcW w:w="1524" w:type="dxa"/>
            <w:noWrap/>
            <w:vAlign w:val="center"/>
            <w:hideMark/>
          </w:tcPr>
          <w:p w14:paraId="051F6525"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100</w:t>
            </w:r>
          </w:p>
        </w:tc>
        <w:tc>
          <w:tcPr>
            <w:tcW w:w="1066" w:type="dxa"/>
            <w:noWrap/>
            <w:vAlign w:val="center"/>
            <w:hideMark/>
          </w:tcPr>
          <w:p w14:paraId="2077EDD2" w14:textId="77777777" w:rsidR="00B54919" w:rsidRPr="00596A3A" w:rsidRDefault="00B54919" w:rsidP="00C80695">
            <w:pPr>
              <w:spacing w:before="0" w:after="0"/>
              <w:jc w:val="center"/>
              <w:rPr>
                <w:rFonts w:ascii="Arial" w:hAnsi="Arial" w:cs="Arial"/>
                <w:sz w:val="18"/>
                <w:szCs w:val="18"/>
              </w:rPr>
            </w:pPr>
            <w:r w:rsidRPr="00596A3A">
              <w:rPr>
                <w:rFonts w:ascii="Arial" w:hAnsi="Arial" w:cs="Arial"/>
                <w:sz w:val="18"/>
                <w:szCs w:val="18"/>
              </w:rPr>
              <w:t>N/E</w:t>
            </w:r>
          </w:p>
        </w:tc>
      </w:tr>
      <w:tr w:rsidR="00CF435B" w:rsidRPr="00596A3A" w14:paraId="699976D6" w14:textId="77777777" w:rsidTr="00232BA7">
        <w:trPr>
          <w:trHeight w:val="300"/>
          <w:jc w:val="center"/>
        </w:trPr>
        <w:tc>
          <w:tcPr>
            <w:tcW w:w="3736" w:type="dxa"/>
            <w:gridSpan w:val="3"/>
            <w:shd w:val="clear" w:color="auto" w:fill="D9D9D9" w:themeFill="background1" w:themeFillShade="D9"/>
            <w:noWrap/>
            <w:vAlign w:val="center"/>
            <w:hideMark/>
          </w:tcPr>
          <w:p w14:paraId="67C1D672" w14:textId="77777777" w:rsidR="00B54919" w:rsidRPr="00596A3A" w:rsidRDefault="00B54919" w:rsidP="00C80695">
            <w:pPr>
              <w:spacing w:before="0" w:after="0"/>
              <w:jc w:val="center"/>
              <w:rPr>
                <w:rFonts w:ascii="Arial" w:hAnsi="Arial" w:cs="Arial"/>
                <w:b/>
                <w:bCs/>
                <w:sz w:val="18"/>
                <w:szCs w:val="18"/>
              </w:rPr>
            </w:pPr>
            <w:r w:rsidRPr="00596A3A">
              <w:rPr>
                <w:rFonts w:ascii="Arial" w:hAnsi="Arial" w:cs="Arial"/>
                <w:b/>
                <w:bCs/>
                <w:sz w:val="18"/>
                <w:szCs w:val="18"/>
              </w:rPr>
              <w:t>TOTAL</w:t>
            </w:r>
          </w:p>
        </w:tc>
        <w:tc>
          <w:tcPr>
            <w:tcW w:w="1364" w:type="dxa"/>
            <w:shd w:val="clear" w:color="auto" w:fill="D9D9D9" w:themeFill="background1" w:themeFillShade="D9"/>
            <w:noWrap/>
            <w:vAlign w:val="center"/>
            <w:hideMark/>
          </w:tcPr>
          <w:p w14:paraId="124CBD84" w14:textId="77777777" w:rsidR="00B54919" w:rsidRPr="00596A3A" w:rsidRDefault="00B54919" w:rsidP="00C80695">
            <w:pPr>
              <w:spacing w:before="0" w:after="0"/>
              <w:jc w:val="center"/>
              <w:rPr>
                <w:rFonts w:ascii="Arial" w:hAnsi="Arial" w:cs="Arial"/>
                <w:b/>
                <w:bCs/>
                <w:sz w:val="18"/>
                <w:szCs w:val="18"/>
              </w:rPr>
            </w:pPr>
            <w:r w:rsidRPr="00596A3A">
              <w:rPr>
                <w:rFonts w:ascii="Arial" w:hAnsi="Arial" w:cs="Arial"/>
                <w:b/>
                <w:bCs/>
                <w:sz w:val="18"/>
                <w:szCs w:val="18"/>
              </w:rPr>
              <w:t>144</w:t>
            </w:r>
          </w:p>
        </w:tc>
        <w:tc>
          <w:tcPr>
            <w:tcW w:w="1364" w:type="dxa"/>
            <w:shd w:val="clear" w:color="auto" w:fill="D9D9D9" w:themeFill="background1" w:themeFillShade="D9"/>
            <w:noWrap/>
            <w:vAlign w:val="center"/>
            <w:hideMark/>
          </w:tcPr>
          <w:p w14:paraId="250F2C39" w14:textId="77777777" w:rsidR="00B54919" w:rsidRPr="00596A3A" w:rsidRDefault="00B54919" w:rsidP="00C80695">
            <w:pPr>
              <w:spacing w:before="0" w:after="0"/>
              <w:jc w:val="center"/>
              <w:rPr>
                <w:rFonts w:ascii="Arial" w:hAnsi="Arial" w:cs="Arial"/>
                <w:b/>
                <w:bCs/>
                <w:sz w:val="18"/>
                <w:szCs w:val="18"/>
              </w:rPr>
            </w:pPr>
            <w:r w:rsidRPr="00596A3A">
              <w:rPr>
                <w:rFonts w:ascii="Arial" w:hAnsi="Arial" w:cs="Arial"/>
                <w:b/>
                <w:bCs/>
                <w:sz w:val="18"/>
                <w:szCs w:val="18"/>
              </w:rPr>
              <w:t>61</w:t>
            </w:r>
          </w:p>
        </w:tc>
        <w:tc>
          <w:tcPr>
            <w:tcW w:w="1524" w:type="dxa"/>
            <w:shd w:val="clear" w:color="auto" w:fill="D9D9D9" w:themeFill="background1" w:themeFillShade="D9"/>
            <w:noWrap/>
            <w:vAlign w:val="center"/>
            <w:hideMark/>
          </w:tcPr>
          <w:p w14:paraId="5220542F" w14:textId="6C6DF190" w:rsidR="00B54919" w:rsidRPr="00596A3A" w:rsidRDefault="00232BA7" w:rsidP="00C80695">
            <w:pPr>
              <w:spacing w:before="0" w:after="0"/>
              <w:jc w:val="center"/>
              <w:rPr>
                <w:rFonts w:ascii="Arial" w:hAnsi="Arial" w:cs="Arial"/>
                <w:b/>
                <w:bCs/>
                <w:sz w:val="18"/>
                <w:szCs w:val="18"/>
              </w:rPr>
            </w:pPr>
            <w:r w:rsidRPr="00596A3A">
              <w:rPr>
                <w:rFonts w:ascii="Arial" w:hAnsi="Arial" w:cs="Arial"/>
                <w:b/>
                <w:bCs/>
                <w:sz w:val="18"/>
                <w:szCs w:val="18"/>
              </w:rPr>
              <w:t>42.36</w:t>
            </w:r>
          </w:p>
        </w:tc>
        <w:tc>
          <w:tcPr>
            <w:tcW w:w="1066" w:type="dxa"/>
            <w:shd w:val="clear" w:color="auto" w:fill="D9D9D9" w:themeFill="background1" w:themeFillShade="D9"/>
            <w:noWrap/>
            <w:vAlign w:val="center"/>
            <w:hideMark/>
          </w:tcPr>
          <w:p w14:paraId="3D4A61DF" w14:textId="77777777" w:rsidR="00B54919" w:rsidRPr="00596A3A" w:rsidRDefault="00B54919" w:rsidP="00C80695">
            <w:pPr>
              <w:spacing w:before="0" w:after="0"/>
              <w:jc w:val="center"/>
              <w:rPr>
                <w:rFonts w:ascii="Arial" w:hAnsi="Arial" w:cs="Arial"/>
                <w:b/>
                <w:bCs/>
                <w:sz w:val="18"/>
                <w:szCs w:val="18"/>
              </w:rPr>
            </w:pPr>
          </w:p>
        </w:tc>
      </w:tr>
    </w:tbl>
    <w:p w14:paraId="3F70CCE1" w14:textId="4B6FCA94" w:rsidR="00B54919" w:rsidRPr="00596A3A" w:rsidRDefault="00B54919" w:rsidP="00C80695">
      <w:pPr>
        <w:spacing w:before="0" w:after="0" w:line="240" w:lineRule="auto"/>
        <w:jc w:val="center"/>
        <w:rPr>
          <w:rFonts w:ascii="Arial" w:hAnsi="Arial" w:cs="Arial"/>
          <w:sz w:val="20"/>
          <w:szCs w:val="20"/>
        </w:rPr>
      </w:pPr>
      <w:r w:rsidRPr="00596A3A">
        <w:rPr>
          <w:rFonts w:ascii="Arial" w:hAnsi="Arial" w:cs="Arial"/>
          <w:sz w:val="20"/>
          <w:szCs w:val="20"/>
        </w:rPr>
        <w:t xml:space="preserve">Fuente: </w:t>
      </w:r>
      <w:r w:rsidR="00232BA7" w:rsidRPr="00596A3A">
        <w:rPr>
          <w:rFonts w:ascii="Arial" w:hAnsi="Arial" w:cs="Arial"/>
          <w:sz w:val="20"/>
          <w:szCs w:val="20"/>
        </w:rPr>
        <w:t>INEGI, Sistema de Integración Territorial (ITER), 2010; INEGI, Censo de Población y Vivienda, 2010;</w:t>
      </w:r>
      <w:r w:rsidRPr="00596A3A">
        <w:rPr>
          <w:rFonts w:ascii="Arial" w:hAnsi="Arial" w:cs="Arial"/>
          <w:sz w:val="20"/>
          <w:szCs w:val="20"/>
        </w:rPr>
        <w:t xml:space="preserve"> CDI, Catálogo de localidades indígenas, 2010.</w:t>
      </w:r>
    </w:p>
    <w:p w14:paraId="3209185B" w14:textId="77777777" w:rsidR="004D19E4" w:rsidRPr="00596A3A" w:rsidRDefault="004D19E4" w:rsidP="00C80695">
      <w:pPr>
        <w:spacing w:before="0" w:after="0" w:line="240" w:lineRule="auto"/>
        <w:rPr>
          <w:rFonts w:ascii="Arial" w:hAnsi="Arial" w:cs="Arial"/>
          <w:b/>
          <w:bCs/>
          <w:lang w:eastAsia="es-MX"/>
        </w:rPr>
      </w:pPr>
      <w:bookmarkStart w:id="14" w:name="_Toc367711638"/>
    </w:p>
    <w:p w14:paraId="6570A51C" w14:textId="77777777" w:rsidR="00B54919" w:rsidRPr="00596A3A" w:rsidRDefault="00B54919" w:rsidP="00C80695">
      <w:pPr>
        <w:spacing w:before="0" w:after="0" w:line="240" w:lineRule="auto"/>
        <w:rPr>
          <w:rFonts w:ascii="Arial" w:hAnsi="Arial" w:cs="Arial"/>
          <w:b/>
          <w:bCs/>
          <w:lang w:eastAsia="es-MX"/>
        </w:rPr>
      </w:pPr>
      <w:r w:rsidRPr="00596A3A">
        <w:rPr>
          <w:rFonts w:ascii="Arial" w:hAnsi="Arial" w:cs="Arial"/>
          <w:b/>
          <w:bCs/>
          <w:lang w:eastAsia="es-MX"/>
        </w:rPr>
        <w:t xml:space="preserve">ECONOMÍA </w:t>
      </w:r>
    </w:p>
    <w:bookmarkEnd w:id="14"/>
    <w:p w14:paraId="21F8399F" w14:textId="77777777" w:rsidR="004D19E4" w:rsidRPr="00596A3A" w:rsidRDefault="004D19E4" w:rsidP="00C80695">
      <w:pPr>
        <w:spacing w:before="0" w:after="0" w:line="240" w:lineRule="auto"/>
        <w:rPr>
          <w:rFonts w:ascii="Arial" w:hAnsi="Arial" w:cs="Arial"/>
          <w:b/>
        </w:rPr>
      </w:pPr>
    </w:p>
    <w:p w14:paraId="2D7B070E" w14:textId="77777777" w:rsidR="00B54919" w:rsidRPr="00596A3A" w:rsidRDefault="00B54919" w:rsidP="00C80695">
      <w:pPr>
        <w:spacing w:before="0" w:after="0" w:line="240" w:lineRule="auto"/>
        <w:rPr>
          <w:rFonts w:ascii="Arial" w:hAnsi="Arial" w:cs="Arial"/>
          <w:b/>
        </w:rPr>
      </w:pPr>
      <w:r w:rsidRPr="00596A3A">
        <w:rPr>
          <w:rFonts w:ascii="Arial" w:hAnsi="Arial" w:cs="Arial"/>
          <w:b/>
        </w:rPr>
        <w:t>Pesca Comercial</w:t>
      </w:r>
    </w:p>
    <w:p w14:paraId="4AC74514" w14:textId="77777777" w:rsidR="004D19E4" w:rsidRPr="00596A3A" w:rsidRDefault="004D19E4" w:rsidP="00C80695">
      <w:pPr>
        <w:spacing w:before="0" w:after="0" w:line="240" w:lineRule="auto"/>
        <w:rPr>
          <w:rFonts w:ascii="Arial" w:hAnsi="Arial" w:cs="Arial"/>
          <w:lang w:eastAsia="es-MX"/>
        </w:rPr>
      </w:pPr>
    </w:p>
    <w:p w14:paraId="63CA5C6E" w14:textId="52852D03" w:rsidR="00B54919" w:rsidRPr="00596A3A" w:rsidRDefault="00B54919" w:rsidP="00C80695">
      <w:pPr>
        <w:spacing w:before="0" w:after="0" w:line="240" w:lineRule="auto"/>
        <w:rPr>
          <w:rFonts w:ascii="Arial" w:hAnsi="Arial" w:cs="Arial"/>
          <w:lang w:eastAsia="es-MX"/>
        </w:rPr>
      </w:pPr>
      <w:r w:rsidRPr="00596A3A">
        <w:rPr>
          <w:rFonts w:ascii="Arial" w:hAnsi="Arial" w:cs="Arial"/>
          <w:lang w:eastAsia="es-MX"/>
        </w:rPr>
        <w:t xml:space="preserve">El estado de Quintana Roo cuenta con 1,176 km de litorales, lo que representa un 10.6% del total de los litorales a nivel nacional, las principales especies capturadas durante los años de 2012 </w:t>
      </w:r>
      <w:r w:rsidR="00B237A4" w:rsidRPr="00596A3A">
        <w:rPr>
          <w:rFonts w:ascii="Arial" w:hAnsi="Arial" w:cs="Arial"/>
          <w:lang w:eastAsia="es-MX"/>
        </w:rPr>
        <w:t>y 2013 se muestran en la tabla 6</w:t>
      </w:r>
      <w:r w:rsidRPr="00596A3A">
        <w:rPr>
          <w:rFonts w:ascii="Arial" w:hAnsi="Arial" w:cs="Arial"/>
          <w:lang w:eastAsia="es-MX"/>
        </w:rPr>
        <w:t xml:space="preserve"> (CONAPESCA, 2013). Cabe mencionar que parte del litoral que corresponde al estado de Quintana Roo yace en la jurisdicción de diversas áreas naturales protegidas, y actualmente no existen datos precisos acerca del tamaño y el valor de la producción pesquera realizada dentro del polígono de la Reserva de la Biosfera Caribe Mexicano, sin embargo, los datos a nivel estatal nos permiten interpretar la importancia de la actividad en la región, así como las artes de pesca utilizadas y las especies capturadas. </w:t>
      </w:r>
    </w:p>
    <w:p w14:paraId="59B1F292" w14:textId="77777777" w:rsidR="004D19E4" w:rsidRPr="00596A3A" w:rsidRDefault="004D19E4" w:rsidP="00C80695">
      <w:pPr>
        <w:spacing w:before="0" w:after="0" w:line="240" w:lineRule="auto"/>
        <w:rPr>
          <w:rFonts w:ascii="Arial" w:hAnsi="Arial" w:cs="Arial"/>
          <w:lang w:eastAsia="es-MX"/>
        </w:rPr>
      </w:pPr>
    </w:p>
    <w:p w14:paraId="6548D894" w14:textId="21DC5694" w:rsidR="00B54919" w:rsidRPr="00596A3A" w:rsidRDefault="00B237A4" w:rsidP="00C80695">
      <w:pPr>
        <w:spacing w:before="0" w:after="0" w:line="240" w:lineRule="auto"/>
        <w:jc w:val="center"/>
        <w:rPr>
          <w:rFonts w:ascii="Arial" w:hAnsi="Arial" w:cs="Arial"/>
          <w:sz w:val="20"/>
          <w:szCs w:val="20"/>
        </w:rPr>
      </w:pPr>
      <w:r w:rsidRPr="00596A3A">
        <w:rPr>
          <w:rFonts w:ascii="Arial" w:hAnsi="Arial" w:cs="Arial"/>
          <w:sz w:val="20"/>
          <w:szCs w:val="20"/>
        </w:rPr>
        <w:t>Tabla 6</w:t>
      </w:r>
      <w:r w:rsidR="00B54919" w:rsidRPr="00596A3A">
        <w:rPr>
          <w:rFonts w:ascii="Arial" w:hAnsi="Arial" w:cs="Arial"/>
          <w:sz w:val="20"/>
          <w:szCs w:val="20"/>
        </w:rPr>
        <w:t xml:space="preserve">. Principales especies de producción pesquera en Quintana Roo durante 2012 y 2013. </w:t>
      </w:r>
    </w:p>
    <w:p w14:paraId="36A97FD5" w14:textId="77777777" w:rsidR="00B54919" w:rsidRPr="00596A3A" w:rsidRDefault="00B54919" w:rsidP="00C80695">
      <w:pPr>
        <w:spacing w:before="0" w:after="0" w:line="240" w:lineRule="auto"/>
        <w:jc w:val="center"/>
        <w:rPr>
          <w:rFonts w:ascii="Arial" w:hAnsi="Arial" w:cs="Arial"/>
          <w:sz w:val="20"/>
          <w:szCs w:val="20"/>
        </w:rPr>
      </w:pPr>
      <w:r w:rsidRPr="00596A3A">
        <w:rPr>
          <w:rFonts w:ascii="Arial" w:hAnsi="Arial" w:cs="Arial"/>
          <w:sz w:val="20"/>
          <w:szCs w:val="20"/>
        </w:rPr>
        <w:t xml:space="preserve">Peso vivo en toneladas </w:t>
      </w:r>
    </w:p>
    <w:tbl>
      <w:tblPr>
        <w:tblStyle w:val="Tablaconcuadrcula"/>
        <w:tblW w:w="0" w:type="auto"/>
        <w:jc w:val="center"/>
        <w:tblLook w:val="04A0" w:firstRow="1" w:lastRow="0" w:firstColumn="1" w:lastColumn="0" w:noHBand="0" w:noVBand="1"/>
      </w:tblPr>
      <w:tblGrid>
        <w:gridCol w:w="2037"/>
        <w:gridCol w:w="2037"/>
        <w:gridCol w:w="2038"/>
        <w:gridCol w:w="2038"/>
      </w:tblGrid>
      <w:tr w:rsidR="00CF435B" w:rsidRPr="00596A3A" w14:paraId="6189B438" w14:textId="77777777" w:rsidTr="00D103F7">
        <w:trPr>
          <w:trHeight w:val="610"/>
          <w:jc w:val="center"/>
        </w:trPr>
        <w:tc>
          <w:tcPr>
            <w:tcW w:w="2037" w:type="dxa"/>
            <w:shd w:val="clear" w:color="auto" w:fill="BFBFBF" w:themeFill="background1" w:themeFillShade="BF"/>
            <w:vAlign w:val="center"/>
          </w:tcPr>
          <w:p w14:paraId="1F99CE98" w14:textId="77777777" w:rsidR="00B54919" w:rsidRPr="00596A3A" w:rsidRDefault="00B54919" w:rsidP="00C80695">
            <w:pPr>
              <w:spacing w:before="0" w:after="0"/>
              <w:jc w:val="center"/>
              <w:rPr>
                <w:rFonts w:ascii="Arial" w:hAnsi="Arial" w:cs="Arial"/>
                <w:b/>
                <w:sz w:val="18"/>
                <w:szCs w:val="18"/>
                <w:lang w:eastAsia="es-MX"/>
              </w:rPr>
            </w:pPr>
            <w:r w:rsidRPr="00596A3A">
              <w:rPr>
                <w:rFonts w:ascii="Arial" w:hAnsi="Arial" w:cs="Arial"/>
                <w:b/>
                <w:sz w:val="18"/>
                <w:szCs w:val="18"/>
                <w:lang w:eastAsia="es-MX"/>
              </w:rPr>
              <w:t>ESPECIE</w:t>
            </w:r>
          </w:p>
        </w:tc>
        <w:tc>
          <w:tcPr>
            <w:tcW w:w="2037" w:type="dxa"/>
            <w:shd w:val="clear" w:color="auto" w:fill="BFBFBF" w:themeFill="background1" w:themeFillShade="BF"/>
            <w:vAlign w:val="center"/>
          </w:tcPr>
          <w:p w14:paraId="6A976A3E" w14:textId="77777777" w:rsidR="00B54919" w:rsidRPr="00596A3A" w:rsidRDefault="00B54919" w:rsidP="00C80695">
            <w:pPr>
              <w:spacing w:before="0" w:after="0"/>
              <w:jc w:val="center"/>
              <w:rPr>
                <w:rFonts w:ascii="Arial" w:hAnsi="Arial" w:cs="Arial"/>
                <w:b/>
                <w:sz w:val="18"/>
                <w:szCs w:val="18"/>
                <w:lang w:eastAsia="es-MX"/>
              </w:rPr>
            </w:pPr>
            <w:r w:rsidRPr="00596A3A">
              <w:rPr>
                <w:rFonts w:ascii="Arial" w:hAnsi="Arial" w:cs="Arial"/>
                <w:b/>
                <w:sz w:val="18"/>
                <w:szCs w:val="18"/>
                <w:lang w:eastAsia="es-MX"/>
              </w:rPr>
              <w:t>2012</w:t>
            </w:r>
          </w:p>
        </w:tc>
        <w:tc>
          <w:tcPr>
            <w:tcW w:w="2038" w:type="dxa"/>
            <w:shd w:val="clear" w:color="auto" w:fill="BFBFBF" w:themeFill="background1" w:themeFillShade="BF"/>
            <w:vAlign w:val="center"/>
          </w:tcPr>
          <w:p w14:paraId="4DD3C23C" w14:textId="77777777" w:rsidR="00B54919" w:rsidRPr="00596A3A" w:rsidRDefault="00B54919" w:rsidP="00C80695">
            <w:pPr>
              <w:spacing w:before="0" w:after="0"/>
              <w:jc w:val="center"/>
              <w:rPr>
                <w:rFonts w:ascii="Arial" w:hAnsi="Arial" w:cs="Arial"/>
                <w:b/>
                <w:sz w:val="18"/>
                <w:szCs w:val="18"/>
                <w:lang w:eastAsia="es-MX"/>
              </w:rPr>
            </w:pPr>
            <w:r w:rsidRPr="00596A3A">
              <w:rPr>
                <w:rFonts w:ascii="Arial" w:hAnsi="Arial" w:cs="Arial"/>
                <w:b/>
                <w:sz w:val="18"/>
                <w:szCs w:val="18"/>
                <w:lang w:eastAsia="es-MX"/>
              </w:rPr>
              <w:t>2013</w:t>
            </w:r>
          </w:p>
        </w:tc>
        <w:tc>
          <w:tcPr>
            <w:tcW w:w="2038" w:type="dxa"/>
            <w:shd w:val="clear" w:color="auto" w:fill="BFBFBF" w:themeFill="background1" w:themeFillShade="BF"/>
            <w:vAlign w:val="center"/>
          </w:tcPr>
          <w:p w14:paraId="4FCF5F59" w14:textId="77777777" w:rsidR="00B54919" w:rsidRPr="00596A3A" w:rsidRDefault="00B54919" w:rsidP="00C80695">
            <w:pPr>
              <w:spacing w:before="0" w:after="0"/>
              <w:jc w:val="center"/>
              <w:rPr>
                <w:rFonts w:ascii="Arial" w:hAnsi="Arial" w:cs="Arial"/>
                <w:b/>
                <w:sz w:val="18"/>
                <w:szCs w:val="18"/>
                <w:lang w:eastAsia="es-MX"/>
              </w:rPr>
            </w:pPr>
            <w:r w:rsidRPr="00596A3A">
              <w:rPr>
                <w:rFonts w:ascii="Arial" w:hAnsi="Arial" w:cs="Arial"/>
                <w:b/>
                <w:sz w:val="18"/>
                <w:szCs w:val="18"/>
                <w:lang w:eastAsia="es-MX"/>
              </w:rPr>
              <w:t>DIF %</w:t>
            </w:r>
          </w:p>
        </w:tc>
      </w:tr>
      <w:tr w:rsidR="00CF435B" w:rsidRPr="00596A3A" w14:paraId="21313752" w14:textId="77777777" w:rsidTr="00D103F7">
        <w:trPr>
          <w:trHeight w:val="346"/>
          <w:jc w:val="center"/>
        </w:trPr>
        <w:tc>
          <w:tcPr>
            <w:tcW w:w="2037" w:type="dxa"/>
            <w:vAlign w:val="center"/>
          </w:tcPr>
          <w:p w14:paraId="7AD3AED8"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Mero</w:t>
            </w:r>
          </w:p>
        </w:tc>
        <w:tc>
          <w:tcPr>
            <w:tcW w:w="2037" w:type="dxa"/>
            <w:vAlign w:val="center"/>
          </w:tcPr>
          <w:p w14:paraId="25E780E4"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790</w:t>
            </w:r>
          </w:p>
        </w:tc>
        <w:tc>
          <w:tcPr>
            <w:tcW w:w="2038" w:type="dxa"/>
            <w:vAlign w:val="center"/>
          </w:tcPr>
          <w:p w14:paraId="3D487E60"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813</w:t>
            </w:r>
          </w:p>
        </w:tc>
        <w:tc>
          <w:tcPr>
            <w:tcW w:w="2038" w:type="dxa"/>
            <w:vAlign w:val="center"/>
          </w:tcPr>
          <w:p w14:paraId="2124F0A9"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3%</w:t>
            </w:r>
          </w:p>
        </w:tc>
      </w:tr>
      <w:tr w:rsidR="00CF435B" w:rsidRPr="00596A3A" w14:paraId="477580C8" w14:textId="77777777" w:rsidTr="00D103F7">
        <w:trPr>
          <w:trHeight w:val="367"/>
          <w:jc w:val="center"/>
        </w:trPr>
        <w:tc>
          <w:tcPr>
            <w:tcW w:w="2037" w:type="dxa"/>
            <w:vAlign w:val="center"/>
          </w:tcPr>
          <w:p w14:paraId="782419E8"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Langosta</w:t>
            </w:r>
          </w:p>
        </w:tc>
        <w:tc>
          <w:tcPr>
            <w:tcW w:w="2037" w:type="dxa"/>
            <w:vAlign w:val="center"/>
          </w:tcPr>
          <w:p w14:paraId="1C02C04F"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376</w:t>
            </w:r>
          </w:p>
        </w:tc>
        <w:tc>
          <w:tcPr>
            <w:tcW w:w="2038" w:type="dxa"/>
            <w:vAlign w:val="center"/>
          </w:tcPr>
          <w:p w14:paraId="30986740"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467</w:t>
            </w:r>
          </w:p>
        </w:tc>
        <w:tc>
          <w:tcPr>
            <w:tcW w:w="2038" w:type="dxa"/>
            <w:vAlign w:val="center"/>
          </w:tcPr>
          <w:p w14:paraId="61BDBFD7"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24%</w:t>
            </w:r>
          </w:p>
        </w:tc>
      </w:tr>
      <w:tr w:rsidR="00CF435B" w:rsidRPr="00596A3A" w14:paraId="6806B48E" w14:textId="77777777" w:rsidTr="00D103F7">
        <w:trPr>
          <w:trHeight w:val="346"/>
          <w:jc w:val="center"/>
        </w:trPr>
        <w:tc>
          <w:tcPr>
            <w:tcW w:w="2037" w:type="dxa"/>
            <w:vAlign w:val="center"/>
          </w:tcPr>
          <w:p w14:paraId="01DA6528"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Pargo</w:t>
            </w:r>
          </w:p>
        </w:tc>
        <w:tc>
          <w:tcPr>
            <w:tcW w:w="2037" w:type="dxa"/>
            <w:vAlign w:val="center"/>
          </w:tcPr>
          <w:p w14:paraId="3267639C"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135</w:t>
            </w:r>
          </w:p>
        </w:tc>
        <w:tc>
          <w:tcPr>
            <w:tcW w:w="2038" w:type="dxa"/>
            <w:vAlign w:val="center"/>
          </w:tcPr>
          <w:p w14:paraId="4365145E"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231</w:t>
            </w:r>
          </w:p>
        </w:tc>
        <w:tc>
          <w:tcPr>
            <w:tcW w:w="2038" w:type="dxa"/>
            <w:vAlign w:val="center"/>
          </w:tcPr>
          <w:p w14:paraId="17CB2993"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71%</w:t>
            </w:r>
          </w:p>
        </w:tc>
      </w:tr>
      <w:tr w:rsidR="00CF435B" w:rsidRPr="00596A3A" w14:paraId="6315568E" w14:textId="77777777" w:rsidTr="00D103F7">
        <w:trPr>
          <w:trHeight w:val="367"/>
          <w:jc w:val="center"/>
        </w:trPr>
        <w:tc>
          <w:tcPr>
            <w:tcW w:w="2037" w:type="dxa"/>
            <w:vAlign w:val="center"/>
          </w:tcPr>
          <w:p w14:paraId="6449A8B7"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Tiburón y Cazón</w:t>
            </w:r>
          </w:p>
        </w:tc>
        <w:tc>
          <w:tcPr>
            <w:tcW w:w="2037" w:type="dxa"/>
            <w:vAlign w:val="center"/>
          </w:tcPr>
          <w:p w14:paraId="78DA5B5B"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287</w:t>
            </w:r>
          </w:p>
        </w:tc>
        <w:tc>
          <w:tcPr>
            <w:tcW w:w="2038" w:type="dxa"/>
            <w:vAlign w:val="center"/>
          </w:tcPr>
          <w:p w14:paraId="6BEF9AF5"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229</w:t>
            </w:r>
          </w:p>
        </w:tc>
        <w:tc>
          <w:tcPr>
            <w:tcW w:w="2038" w:type="dxa"/>
            <w:vAlign w:val="center"/>
          </w:tcPr>
          <w:p w14:paraId="62188E3B"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20%</w:t>
            </w:r>
          </w:p>
        </w:tc>
      </w:tr>
      <w:tr w:rsidR="00CF435B" w:rsidRPr="00596A3A" w14:paraId="2177A9BA" w14:textId="77777777" w:rsidTr="00D103F7">
        <w:trPr>
          <w:trHeight w:val="367"/>
          <w:jc w:val="center"/>
        </w:trPr>
        <w:tc>
          <w:tcPr>
            <w:tcW w:w="2037" w:type="dxa"/>
            <w:vAlign w:val="center"/>
          </w:tcPr>
          <w:p w14:paraId="44A67FB8"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Otras</w:t>
            </w:r>
          </w:p>
        </w:tc>
        <w:tc>
          <w:tcPr>
            <w:tcW w:w="2037" w:type="dxa"/>
            <w:vAlign w:val="center"/>
          </w:tcPr>
          <w:p w14:paraId="427E9288"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2,153</w:t>
            </w:r>
          </w:p>
        </w:tc>
        <w:tc>
          <w:tcPr>
            <w:tcW w:w="2038" w:type="dxa"/>
            <w:vAlign w:val="center"/>
          </w:tcPr>
          <w:p w14:paraId="0CC83956"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1,853</w:t>
            </w:r>
          </w:p>
        </w:tc>
        <w:tc>
          <w:tcPr>
            <w:tcW w:w="2038" w:type="dxa"/>
            <w:vAlign w:val="center"/>
          </w:tcPr>
          <w:p w14:paraId="784C481E"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-14%</w:t>
            </w:r>
          </w:p>
        </w:tc>
      </w:tr>
      <w:tr w:rsidR="00CF435B" w:rsidRPr="00596A3A" w14:paraId="4B7FE5CD" w14:textId="77777777" w:rsidTr="00D103F7">
        <w:trPr>
          <w:trHeight w:val="367"/>
          <w:jc w:val="center"/>
        </w:trPr>
        <w:tc>
          <w:tcPr>
            <w:tcW w:w="2037" w:type="dxa"/>
            <w:shd w:val="clear" w:color="auto" w:fill="BFBFBF" w:themeFill="background1" w:themeFillShade="BF"/>
            <w:vAlign w:val="center"/>
          </w:tcPr>
          <w:p w14:paraId="06B6FD98" w14:textId="77777777" w:rsidR="00B54919" w:rsidRPr="00596A3A" w:rsidRDefault="00B54919" w:rsidP="00C80695">
            <w:pPr>
              <w:spacing w:before="0" w:after="0"/>
              <w:jc w:val="center"/>
              <w:rPr>
                <w:rFonts w:ascii="Arial" w:hAnsi="Arial" w:cs="Arial"/>
                <w:b/>
                <w:sz w:val="18"/>
                <w:szCs w:val="18"/>
                <w:lang w:eastAsia="es-MX"/>
              </w:rPr>
            </w:pPr>
            <w:r w:rsidRPr="00596A3A">
              <w:rPr>
                <w:rFonts w:ascii="Arial" w:hAnsi="Arial" w:cs="Arial"/>
                <w:b/>
                <w:sz w:val="18"/>
                <w:szCs w:val="18"/>
                <w:lang w:eastAsia="es-MX"/>
              </w:rPr>
              <w:t>Total</w:t>
            </w:r>
          </w:p>
        </w:tc>
        <w:tc>
          <w:tcPr>
            <w:tcW w:w="2037" w:type="dxa"/>
            <w:shd w:val="clear" w:color="auto" w:fill="BFBFBF" w:themeFill="background1" w:themeFillShade="BF"/>
            <w:vAlign w:val="center"/>
          </w:tcPr>
          <w:p w14:paraId="352B6C76" w14:textId="77777777" w:rsidR="00B54919" w:rsidRPr="00596A3A" w:rsidRDefault="00B54919" w:rsidP="00C80695">
            <w:pPr>
              <w:spacing w:before="0" w:after="0"/>
              <w:jc w:val="center"/>
              <w:rPr>
                <w:rFonts w:ascii="Arial" w:hAnsi="Arial" w:cs="Arial"/>
                <w:b/>
                <w:sz w:val="18"/>
                <w:szCs w:val="18"/>
                <w:lang w:eastAsia="es-MX"/>
              </w:rPr>
            </w:pPr>
            <w:r w:rsidRPr="00596A3A">
              <w:rPr>
                <w:rFonts w:ascii="Arial" w:hAnsi="Arial" w:cs="Arial"/>
                <w:b/>
                <w:sz w:val="18"/>
                <w:szCs w:val="18"/>
                <w:lang w:eastAsia="es-MX"/>
              </w:rPr>
              <w:t>3,741</w:t>
            </w:r>
          </w:p>
        </w:tc>
        <w:tc>
          <w:tcPr>
            <w:tcW w:w="2038" w:type="dxa"/>
            <w:shd w:val="clear" w:color="auto" w:fill="BFBFBF" w:themeFill="background1" w:themeFillShade="BF"/>
            <w:vAlign w:val="center"/>
          </w:tcPr>
          <w:p w14:paraId="5DECC634" w14:textId="77777777" w:rsidR="00B54919" w:rsidRPr="00596A3A" w:rsidRDefault="00B54919" w:rsidP="00C80695">
            <w:pPr>
              <w:spacing w:before="0" w:after="0"/>
              <w:jc w:val="center"/>
              <w:rPr>
                <w:rFonts w:ascii="Arial" w:hAnsi="Arial" w:cs="Arial"/>
                <w:b/>
                <w:sz w:val="18"/>
                <w:szCs w:val="18"/>
                <w:lang w:eastAsia="es-MX"/>
              </w:rPr>
            </w:pPr>
            <w:r w:rsidRPr="00596A3A">
              <w:rPr>
                <w:rFonts w:ascii="Arial" w:hAnsi="Arial" w:cs="Arial"/>
                <w:b/>
                <w:sz w:val="18"/>
                <w:szCs w:val="18"/>
                <w:lang w:eastAsia="es-MX"/>
              </w:rPr>
              <w:t>3,594</w:t>
            </w:r>
          </w:p>
        </w:tc>
        <w:tc>
          <w:tcPr>
            <w:tcW w:w="2038" w:type="dxa"/>
            <w:shd w:val="clear" w:color="auto" w:fill="BFBFBF" w:themeFill="background1" w:themeFillShade="BF"/>
            <w:vAlign w:val="center"/>
          </w:tcPr>
          <w:p w14:paraId="5F7CA2D6" w14:textId="77777777" w:rsidR="00B54919" w:rsidRPr="00596A3A" w:rsidRDefault="00B54919" w:rsidP="00C80695">
            <w:pPr>
              <w:spacing w:before="0" w:after="0"/>
              <w:jc w:val="center"/>
              <w:rPr>
                <w:rFonts w:ascii="Arial" w:hAnsi="Arial" w:cs="Arial"/>
                <w:b/>
                <w:sz w:val="18"/>
                <w:szCs w:val="18"/>
                <w:lang w:eastAsia="es-MX"/>
              </w:rPr>
            </w:pPr>
            <w:r w:rsidRPr="00596A3A">
              <w:rPr>
                <w:rFonts w:ascii="Arial" w:hAnsi="Arial" w:cs="Arial"/>
                <w:b/>
                <w:sz w:val="18"/>
                <w:szCs w:val="18"/>
                <w:lang w:eastAsia="es-MX"/>
              </w:rPr>
              <w:t>-4%</w:t>
            </w:r>
          </w:p>
        </w:tc>
      </w:tr>
    </w:tbl>
    <w:p w14:paraId="049FBF32" w14:textId="77777777" w:rsidR="00B54919" w:rsidRPr="00596A3A" w:rsidRDefault="00B54919" w:rsidP="00C80695">
      <w:pPr>
        <w:spacing w:before="0" w:after="0" w:line="240" w:lineRule="auto"/>
        <w:ind w:firstLine="708"/>
        <w:rPr>
          <w:rFonts w:ascii="Arial" w:hAnsi="Arial" w:cs="Arial"/>
          <w:sz w:val="20"/>
          <w:szCs w:val="20"/>
        </w:rPr>
      </w:pPr>
      <w:r w:rsidRPr="00596A3A">
        <w:rPr>
          <w:rFonts w:ascii="Arial" w:hAnsi="Arial" w:cs="Arial"/>
          <w:sz w:val="20"/>
          <w:szCs w:val="20"/>
        </w:rPr>
        <w:t>Fuente: Elaborado con información de la CONAPESCA, 2013.</w:t>
      </w:r>
    </w:p>
    <w:p w14:paraId="7F768CD8" w14:textId="77777777" w:rsidR="00B54919" w:rsidRPr="00596A3A" w:rsidRDefault="00B54919" w:rsidP="00C80695">
      <w:pPr>
        <w:spacing w:before="0" w:after="0" w:line="240" w:lineRule="auto"/>
        <w:rPr>
          <w:rFonts w:ascii="Arial" w:hAnsi="Arial" w:cs="Arial"/>
          <w:szCs w:val="24"/>
          <w:lang w:eastAsia="es-MX"/>
        </w:rPr>
      </w:pPr>
    </w:p>
    <w:p w14:paraId="020636B4" w14:textId="77777777" w:rsidR="00B54919" w:rsidRPr="00596A3A" w:rsidRDefault="00B54919" w:rsidP="00C80695">
      <w:pPr>
        <w:pStyle w:val="Textodecuerpo"/>
        <w:spacing w:before="0" w:after="0" w:line="240" w:lineRule="auto"/>
        <w:rPr>
          <w:rFonts w:ascii="Arial" w:hAnsi="Arial" w:cs="Arial"/>
          <w:lang w:eastAsia="es-MX"/>
        </w:rPr>
      </w:pPr>
      <w:r w:rsidRPr="00596A3A">
        <w:rPr>
          <w:rFonts w:ascii="Arial" w:hAnsi="Arial" w:cs="Arial"/>
          <w:lang w:eastAsia="es-MX"/>
        </w:rPr>
        <w:t>En la Reserva de la Biosfera, la pesca es principalmente ribereña, predomina un conocimiento empírico de las tecnologías aplicadas, las áreas y temporadas de pesca. Los pescadores que se encuentran asentados en las comunidades ribereñas, están integrados a las cooperativas como socios o en la categoría de aspirantes. Temporalmente, se agregan pescadores de otros estados para la captura de langosta.</w:t>
      </w:r>
    </w:p>
    <w:p w14:paraId="1AB3B0DF" w14:textId="77777777" w:rsidR="004D19E4" w:rsidRPr="00596A3A" w:rsidRDefault="004D19E4" w:rsidP="00C80695">
      <w:pPr>
        <w:pStyle w:val="Textodecuerpo"/>
        <w:spacing w:before="0" w:after="0" w:line="240" w:lineRule="auto"/>
        <w:rPr>
          <w:rFonts w:ascii="Arial" w:hAnsi="Arial" w:cs="Arial"/>
          <w:lang w:eastAsia="es-MX"/>
        </w:rPr>
      </w:pPr>
    </w:p>
    <w:p w14:paraId="436D5103" w14:textId="5809A182" w:rsidR="00B54919" w:rsidRPr="00596A3A" w:rsidRDefault="00B54919" w:rsidP="00C80695">
      <w:pPr>
        <w:spacing w:before="0" w:after="0" w:line="240" w:lineRule="auto"/>
        <w:rPr>
          <w:rFonts w:ascii="Arial" w:hAnsi="Arial" w:cs="Arial"/>
          <w:lang w:eastAsia="es-MX"/>
        </w:rPr>
      </w:pPr>
      <w:r w:rsidRPr="00596A3A">
        <w:rPr>
          <w:rFonts w:ascii="Arial" w:hAnsi="Arial" w:cs="Arial"/>
          <w:lang w:eastAsia="es-MX"/>
        </w:rPr>
        <w:t xml:space="preserve">Actualmente se encuentran </w:t>
      </w:r>
      <w:r w:rsidRPr="00B52472">
        <w:rPr>
          <w:rFonts w:ascii="Arial" w:hAnsi="Arial" w:cs="Arial"/>
          <w:lang w:eastAsia="es-MX"/>
        </w:rPr>
        <w:t>vedas vigentes en el estado de Quintana Roo, las cuales son aplicables al polígono que abarca la Reserva de la Biosfera Caribe Mexicano;</w:t>
      </w:r>
      <w:r w:rsidRPr="00596A3A">
        <w:rPr>
          <w:rFonts w:ascii="Arial" w:hAnsi="Arial" w:cs="Arial"/>
          <w:lang w:eastAsia="es-MX"/>
        </w:rPr>
        <w:t xml:space="preserve"> éstas sirven como indicador para reconocer cuales especies han recibido mayores presiones en sus poblaciones, y en las de las especies asociadas a su captura, po</w:t>
      </w:r>
      <w:r w:rsidR="00B237A4" w:rsidRPr="00596A3A">
        <w:rPr>
          <w:rFonts w:ascii="Arial" w:hAnsi="Arial" w:cs="Arial"/>
          <w:lang w:eastAsia="es-MX"/>
        </w:rPr>
        <w:t>r la actividad pesquera (tabla 7</w:t>
      </w:r>
      <w:r w:rsidRPr="00596A3A">
        <w:rPr>
          <w:rFonts w:ascii="Arial" w:hAnsi="Arial" w:cs="Arial"/>
          <w:lang w:eastAsia="es-MX"/>
        </w:rPr>
        <w:t xml:space="preserve">). </w:t>
      </w:r>
    </w:p>
    <w:p w14:paraId="53C9ADB8" w14:textId="77777777" w:rsidR="00B54919" w:rsidRPr="00596A3A" w:rsidRDefault="00B54919" w:rsidP="00C80695">
      <w:pPr>
        <w:spacing w:before="0" w:after="0" w:line="240" w:lineRule="auto"/>
        <w:rPr>
          <w:rFonts w:ascii="Arial" w:hAnsi="Arial" w:cs="Arial"/>
          <w:sz w:val="20"/>
          <w:szCs w:val="20"/>
        </w:rPr>
      </w:pPr>
    </w:p>
    <w:p w14:paraId="7B1A3D36" w14:textId="02F0CEF5" w:rsidR="00B54919" w:rsidRPr="00596A3A" w:rsidRDefault="00B237A4" w:rsidP="00C80695">
      <w:pPr>
        <w:spacing w:before="0" w:after="0" w:line="240" w:lineRule="auto"/>
        <w:jc w:val="center"/>
        <w:rPr>
          <w:rFonts w:ascii="Arial" w:hAnsi="Arial" w:cs="Arial"/>
          <w:sz w:val="20"/>
          <w:szCs w:val="20"/>
        </w:rPr>
      </w:pPr>
      <w:r w:rsidRPr="00596A3A">
        <w:rPr>
          <w:rFonts w:ascii="Arial" w:hAnsi="Arial" w:cs="Arial"/>
          <w:sz w:val="20"/>
          <w:szCs w:val="20"/>
        </w:rPr>
        <w:t>Tabla 7</w:t>
      </w:r>
      <w:r w:rsidR="00B54919" w:rsidRPr="00596A3A">
        <w:rPr>
          <w:rFonts w:ascii="Arial" w:hAnsi="Arial" w:cs="Arial"/>
          <w:sz w:val="20"/>
          <w:szCs w:val="20"/>
        </w:rPr>
        <w:t>. Épocas y zonas de Veda vigentes en 2017 para el estado de Quintana Roo</w:t>
      </w:r>
    </w:p>
    <w:tbl>
      <w:tblPr>
        <w:tblStyle w:val="Tablaconcuadrcula"/>
        <w:tblW w:w="0" w:type="auto"/>
        <w:tblLook w:val="04A0" w:firstRow="1" w:lastRow="0" w:firstColumn="1" w:lastColumn="0" w:noHBand="0" w:noVBand="1"/>
      </w:tblPr>
      <w:tblGrid>
        <w:gridCol w:w="1951"/>
        <w:gridCol w:w="3686"/>
        <w:gridCol w:w="3827"/>
      </w:tblGrid>
      <w:tr w:rsidR="00CF435B" w:rsidRPr="00596A3A" w14:paraId="2977F4C4" w14:textId="77777777" w:rsidTr="004D19E4">
        <w:trPr>
          <w:tblHeader/>
        </w:trPr>
        <w:tc>
          <w:tcPr>
            <w:tcW w:w="1951" w:type="dxa"/>
            <w:shd w:val="clear" w:color="auto" w:fill="BFBFBF" w:themeFill="background1" w:themeFillShade="BF"/>
            <w:vAlign w:val="center"/>
          </w:tcPr>
          <w:p w14:paraId="38AB4ADC" w14:textId="77777777" w:rsidR="00B54919" w:rsidRPr="00596A3A" w:rsidRDefault="00B54919" w:rsidP="00C80695">
            <w:pPr>
              <w:adjustRightInd w:val="0"/>
              <w:spacing w:before="0" w:after="0"/>
              <w:jc w:val="center"/>
              <w:rPr>
                <w:rFonts w:ascii="Arial" w:hAnsi="Arial" w:cs="Arial"/>
                <w:b/>
                <w:sz w:val="18"/>
                <w:szCs w:val="18"/>
              </w:rPr>
            </w:pPr>
            <w:r w:rsidRPr="00596A3A">
              <w:rPr>
                <w:rFonts w:ascii="Arial" w:hAnsi="Arial" w:cs="Arial"/>
                <w:b/>
                <w:sz w:val="18"/>
                <w:szCs w:val="18"/>
                <w:lang w:eastAsia="es-MX"/>
              </w:rPr>
              <w:t>ZONA DE APLICACIÓN</w:t>
            </w:r>
          </w:p>
        </w:tc>
        <w:tc>
          <w:tcPr>
            <w:tcW w:w="3686" w:type="dxa"/>
            <w:shd w:val="clear" w:color="auto" w:fill="BFBFBF" w:themeFill="background1" w:themeFillShade="BF"/>
            <w:vAlign w:val="center"/>
          </w:tcPr>
          <w:p w14:paraId="1E63B8B5" w14:textId="77777777" w:rsidR="00B54919" w:rsidRPr="00596A3A" w:rsidRDefault="00B54919" w:rsidP="00C80695">
            <w:pPr>
              <w:spacing w:before="0" w:after="0"/>
              <w:jc w:val="center"/>
              <w:rPr>
                <w:rFonts w:ascii="Arial" w:hAnsi="Arial" w:cs="Arial"/>
                <w:b/>
                <w:sz w:val="18"/>
                <w:szCs w:val="18"/>
                <w:lang w:eastAsia="es-MX"/>
              </w:rPr>
            </w:pPr>
            <w:r w:rsidRPr="00596A3A">
              <w:rPr>
                <w:rFonts w:ascii="Arial" w:hAnsi="Arial" w:cs="Arial"/>
                <w:b/>
                <w:sz w:val="18"/>
                <w:szCs w:val="18"/>
                <w:lang w:eastAsia="es-MX"/>
              </w:rPr>
              <w:t>ESPECIE CON VEDA</w:t>
            </w:r>
          </w:p>
        </w:tc>
        <w:tc>
          <w:tcPr>
            <w:tcW w:w="3827" w:type="dxa"/>
            <w:shd w:val="clear" w:color="auto" w:fill="BFBFBF" w:themeFill="background1" w:themeFillShade="BF"/>
            <w:vAlign w:val="center"/>
          </w:tcPr>
          <w:p w14:paraId="72B1C8F9" w14:textId="77777777" w:rsidR="00B54919" w:rsidRPr="00596A3A" w:rsidRDefault="00B54919" w:rsidP="00C80695">
            <w:pPr>
              <w:spacing w:before="0" w:after="0"/>
              <w:jc w:val="center"/>
              <w:rPr>
                <w:rFonts w:ascii="Arial" w:hAnsi="Arial" w:cs="Arial"/>
                <w:b/>
                <w:sz w:val="18"/>
                <w:szCs w:val="18"/>
                <w:lang w:eastAsia="es-MX"/>
              </w:rPr>
            </w:pPr>
            <w:r w:rsidRPr="00596A3A">
              <w:rPr>
                <w:rFonts w:ascii="Arial" w:hAnsi="Arial" w:cs="Arial"/>
                <w:b/>
                <w:sz w:val="18"/>
                <w:szCs w:val="18"/>
                <w:lang w:eastAsia="es-MX"/>
              </w:rPr>
              <w:t>PERIODO DE VEDA</w:t>
            </w:r>
          </w:p>
        </w:tc>
      </w:tr>
      <w:tr w:rsidR="00CF435B" w:rsidRPr="00596A3A" w14:paraId="02F25A47" w14:textId="77777777" w:rsidTr="004D19E4">
        <w:trPr>
          <w:trHeight w:val="1621"/>
        </w:trPr>
        <w:tc>
          <w:tcPr>
            <w:tcW w:w="1951" w:type="dxa"/>
            <w:vAlign w:val="center"/>
          </w:tcPr>
          <w:p w14:paraId="79F5C3DD" w14:textId="77777777" w:rsidR="00B54919" w:rsidRPr="00596A3A" w:rsidRDefault="00B54919" w:rsidP="00C80695">
            <w:pPr>
              <w:adjustRightInd w:val="0"/>
              <w:spacing w:before="0" w:after="0"/>
              <w:jc w:val="center"/>
              <w:rPr>
                <w:rFonts w:ascii="Arial" w:hAnsi="Arial" w:cs="Arial"/>
                <w:sz w:val="18"/>
                <w:szCs w:val="18"/>
              </w:rPr>
            </w:pPr>
          </w:p>
          <w:tbl>
            <w:tblPr>
              <w:tblW w:w="0" w:type="auto"/>
              <w:tblBorders>
                <w:top w:val="nil"/>
                <w:left w:val="nil"/>
                <w:bottom w:val="nil"/>
                <w:right w:val="nil"/>
              </w:tblBorders>
              <w:tblLook w:val="0000" w:firstRow="0" w:lastRow="0" w:firstColumn="0" w:lastColumn="0" w:noHBand="0" w:noVBand="0"/>
            </w:tblPr>
            <w:tblGrid>
              <w:gridCol w:w="1735"/>
            </w:tblGrid>
            <w:tr w:rsidR="00CF435B" w:rsidRPr="00596A3A" w14:paraId="01DA3E40" w14:textId="77777777" w:rsidTr="00D103F7">
              <w:trPr>
                <w:trHeight w:val="263"/>
              </w:trPr>
              <w:tc>
                <w:tcPr>
                  <w:tcW w:w="0" w:type="auto"/>
                </w:tcPr>
                <w:p w14:paraId="6467EC1F" w14:textId="77777777" w:rsidR="00B54919" w:rsidRPr="00596A3A" w:rsidRDefault="00B54919" w:rsidP="00C80695">
                  <w:pPr>
                    <w:adjustRightInd w:val="0"/>
                    <w:spacing w:before="0" w:after="0" w:line="240" w:lineRule="auto"/>
                    <w:jc w:val="center"/>
                    <w:rPr>
                      <w:rFonts w:ascii="Arial" w:hAnsi="Arial" w:cs="Arial"/>
                      <w:sz w:val="18"/>
                      <w:szCs w:val="18"/>
                    </w:rPr>
                  </w:pPr>
                  <w:r w:rsidRPr="00596A3A">
                    <w:rPr>
                      <w:rFonts w:ascii="Arial" w:hAnsi="Arial" w:cs="Arial"/>
                      <w:bCs/>
                      <w:sz w:val="18"/>
                      <w:szCs w:val="18"/>
                    </w:rPr>
                    <w:t>Litoral del Estado Quintana Roo</w:t>
                  </w:r>
                </w:p>
              </w:tc>
            </w:tr>
          </w:tbl>
          <w:p w14:paraId="2C92E0B0" w14:textId="77777777" w:rsidR="00B54919" w:rsidRPr="00596A3A" w:rsidRDefault="00B54919" w:rsidP="00C80695">
            <w:pPr>
              <w:spacing w:before="0" w:after="0"/>
              <w:jc w:val="center"/>
              <w:rPr>
                <w:rFonts w:ascii="Arial" w:hAnsi="Arial" w:cs="Arial"/>
                <w:sz w:val="18"/>
                <w:szCs w:val="18"/>
                <w:lang w:eastAsia="es-MX"/>
              </w:rPr>
            </w:pPr>
          </w:p>
        </w:tc>
        <w:tc>
          <w:tcPr>
            <w:tcW w:w="3686" w:type="dxa"/>
            <w:vAlign w:val="center"/>
          </w:tcPr>
          <w:p w14:paraId="19C285B3" w14:textId="1B39B42D"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Caracol rosa (</w:t>
            </w:r>
            <w:r w:rsidR="002B6927">
              <w:rPr>
                <w:rFonts w:ascii="Arial" w:hAnsi="Arial" w:cs="Arial"/>
                <w:i/>
                <w:sz w:val="18"/>
                <w:szCs w:val="18"/>
                <w:lang w:eastAsia="es-MX"/>
              </w:rPr>
              <w:t>Lobatus</w:t>
            </w:r>
            <w:r w:rsidR="002B6927" w:rsidRPr="00596A3A">
              <w:rPr>
                <w:rFonts w:ascii="Arial" w:hAnsi="Arial" w:cs="Arial"/>
                <w:i/>
                <w:sz w:val="18"/>
                <w:szCs w:val="18"/>
                <w:lang w:eastAsia="es-MX"/>
              </w:rPr>
              <w:t xml:space="preserve"> </w:t>
            </w:r>
            <w:r w:rsidRPr="00596A3A">
              <w:rPr>
                <w:rFonts w:ascii="Arial" w:hAnsi="Arial" w:cs="Arial"/>
                <w:i/>
                <w:sz w:val="18"/>
                <w:szCs w:val="18"/>
                <w:lang w:eastAsia="es-MX"/>
              </w:rPr>
              <w:t>gigas</w:t>
            </w:r>
            <w:r w:rsidRPr="00596A3A">
              <w:rPr>
                <w:rFonts w:ascii="Arial" w:hAnsi="Arial" w:cs="Arial"/>
                <w:sz w:val="18"/>
                <w:szCs w:val="18"/>
                <w:lang w:eastAsia="es-MX"/>
              </w:rPr>
              <w:t>)</w:t>
            </w:r>
          </w:p>
          <w:p w14:paraId="568FF2A0" w14:textId="2487B788"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Caracol lanceta (</w:t>
            </w:r>
            <w:r w:rsidRPr="00596A3A">
              <w:rPr>
                <w:rFonts w:ascii="Arial" w:hAnsi="Arial" w:cs="Arial"/>
                <w:i/>
                <w:sz w:val="18"/>
                <w:szCs w:val="18"/>
                <w:lang w:eastAsia="es-MX"/>
              </w:rPr>
              <w:t>Strombus</w:t>
            </w:r>
            <w:r w:rsidR="00F063A8" w:rsidRPr="00596A3A">
              <w:rPr>
                <w:rFonts w:ascii="Arial" w:hAnsi="Arial" w:cs="Arial"/>
                <w:i/>
                <w:sz w:val="18"/>
                <w:szCs w:val="18"/>
                <w:lang w:eastAsia="es-MX"/>
              </w:rPr>
              <w:t xml:space="preserve"> </w:t>
            </w:r>
            <w:r w:rsidRPr="00596A3A">
              <w:rPr>
                <w:rFonts w:ascii="Arial" w:hAnsi="Arial" w:cs="Arial"/>
                <w:i/>
                <w:sz w:val="18"/>
                <w:szCs w:val="18"/>
                <w:lang w:eastAsia="es-MX"/>
              </w:rPr>
              <w:t>costatus</w:t>
            </w:r>
            <w:r w:rsidRPr="00596A3A">
              <w:rPr>
                <w:rFonts w:ascii="Arial" w:hAnsi="Arial" w:cs="Arial"/>
                <w:sz w:val="18"/>
                <w:szCs w:val="18"/>
                <w:lang w:eastAsia="es-MX"/>
              </w:rPr>
              <w:t>)</w:t>
            </w:r>
          </w:p>
          <w:p w14:paraId="6B5BD2B8" w14:textId="0598AE29"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Caracol tomburro (</w:t>
            </w:r>
            <w:r w:rsidRPr="00596A3A">
              <w:rPr>
                <w:rFonts w:ascii="Arial" w:hAnsi="Arial" w:cs="Arial"/>
                <w:i/>
                <w:sz w:val="18"/>
                <w:szCs w:val="18"/>
                <w:lang w:eastAsia="es-MX"/>
              </w:rPr>
              <w:t>Xancus</w:t>
            </w:r>
            <w:r w:rsidR="00F063A8" w:rsidRPr="00596A3A">
              <w:rPr>
                <w:rFonts w:ascii="Arial" w:hAnsi="Arial" w:cs="Arial"/>
                <w:i/>
                <w:sz w:val="18"/>
                <w:szCs w:val="18"/>
                <w:lang w:eastAsia="es-MX"/>
              </w:rPr>
              <w:t xml:space="preserve"> </w:t>
            </w:r>
            <w:r w:rsidRPr="00596A3A">
              <w:rPr>
                <w:rFonts w:ascii="Arial" w:hAnsi="Arial" w:cs="Arial"/>
                <w:i/>
                <w:sz w:val="18"/>
                <w:szCs w:val="18"/>
                <w:lang w:eastAsia="es-MX"/>
              </w:rPr>
              <w:t>sp</w:t>
            </w:r>
            <w:r w:rsidRPr="00596A3A">
              <w:rPr>
                <w:rFonts w:ascii="Arial" w:hAnsi="Arial" w:cs="Arial"/>
                <w:sz w:val="18"/>
                <w:szCs w:val="18"/>
                <w:lang w:eastAsia="es-MX"/>
              </w:rPr>
              <w:t>)</w:t>
            </w:r>
          </w:p>
          <w:p w14:paraId="3CAFBA94" w14:textId="4D5E058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Caracol chirita (</w:t>
            </w:r>
            <w:r w:rsidRPr="00596A3A">
              <w:rPr>
                <w:rFonts w:ascii="Arial" w:hAnsi="Arial" w:cs="Arial"/>
                <w:i/>
                <w:sz w:val="18"/>
                <w:szCs w:val="18"/>
                <w:lang w:eastAsia="es-MX"/>
              </w:rPr>
              <w:t>Busycom</w:t>
            </w:r>
            <w:r w:rsidR="00F063A8" w:rsidRPr="00596A3A">
              <w:rPr>
                <w:rFonts w:ascii="Arial" w:hAnsi="Arial" w:cs="Arial"/>
                <w:i/>
                <w:sz w:val="18"/>
                <w:szCs w:val="18"/>
                <w:lang w:eastAsia="es-MX"/>
              </w:rPr>
              <w:t xml:space="preserve"> </w:t>
            </w:r>
            <w:r w:rsidRPr="00596A3A">
              <w:rPr>
                <w:rFonts w:ascii="Arial" w:hAnsi="Arial" w:cs="Arial"/>
                <w:i/>
                <w:sz w:val="18"/>
                <w:szCs w:val="18"/>
                <w:lang w:eastAsia="es-MX"/>
              </w:rPr>
              <w:t>sp</w:t>
            </w:r>
            <w:r w:rsidRPr="00596A3A">
              <w:rPr>
                <w:rFonts w:ascii="Arial" w:hAnsi="Arial" w:cs="Arial"/>
                <w:sz w:val="18"/>
                <w:szCs w:val="18"/>
                <w:lang w:eastAsia="es-MX"/>
              </w:rPr>
              <w:t>)</w:t>
            </w:r>
          </w:p>
          <w:p w14:paraId="3C95A299" w14:textId="0FC1D0F5" w:rsidR="00B54919" w:rsidRPr="00596A3A" w:rsidRDefault="00B54919" w:rsidP="00DC35D9">
            <w:pPr>
              <w:spacing w:before="0" w:after="0"/>
              <w:jc w:val="center"/>
              <w:rPr>
                <w:rFonts w:ascii="Arial" w:hAnsi="Arial" w:cs="Arial"/>
                <w:sz w:val="18"/>
                <w:szCs w:val="18"/>
                <w:lang w:eastAsia="es-MX"/>
              </w:rPr>
            </w:pPr>
            <w:r w:rsidRPr="00596A3A">
              <w:rPr>
                <w:rFonts w:ascii="Arial" w:hAnsi="Arial" w:cs="Arial"/>
                <w:sz w:val="18"/>
                <w:szCs w:val="18"/>
                <w:lang w:eastAsia="es-MX"/>
              </w:rPr>
              <w:t>Caracol chac</w:t>
            </w:r>
            <w:r w:rsidR="00DC35D9">
              <w:rPr>
                <w:rFonts w:ascii="Arial" w:hAnsi="Arial" w:cs="Arial"/>
                <w:sz w:val="18"/>
                <w:szCs w:val="18"/>
                <w:lang w:eastAsia="es-MX"/>
              </w:rPr>
              <w:t>p</w:t>
            </w:r>
            <w:r w:rsidRPr="00596A3A">
              <w:rPr>
                <w:rFonts w:ascii="Arial" w:hAnsi="Arial" w:cs="Arial"/>
                <w:sz w:val="18"/>
                <w:szCs w:val="18"/>
                <w:lang w:eastAsia="es-MX"/>
              </w:rPr>
              <w:t>el (</w:t>
            </w:r>
            <w:r w:rsidRPr="00596A3A">
              <w:rPr>
                <w:rFonts w:ascii="Arial" w:hAnsi="Arial" w:cs="Arial"/>
                <w:i/>
                <w:sz w:val="18"/>
                <w:szCs w:val="18"/>
                <w:lang w:eastAsia="es-MX"/>
              </w:rPr>
              <w:t>Pleuroploca</w:t>
            </w:r>
            <w:r w:rsidR="00F063A8" w:rsidRPr="00596A3A">
              <w:rPr>
                <w:rFonts w:ascii="Arial" w:hAnsi="Arial" w:cs="Arial"/>
                <w:i/>
                <w:sz w:val="18"/>
                <w:szCs w:val="18"/>
                <w:lang w:eastAsia="es-MX"/>
              </w:rPr>
              <w:t xml:space="preserve"> </w:t>
            </w:r>
            <w:r w:rsidRPr="00596A3A">
              <w:rPr>
                <w:rFonts w:ascii="Arial" w:hAnsi="Arial" w:cs="Arial"/>
                <w:i/>
                <w:sz w:val="18"/>
                <w:szCs w:val="18"/>
                <w:lang w:eastAsia="es-MX"/>
              </w:rPr>
              <w:t>gigantea</w:t>
            </w:r>
            <w:r w:rsidRPr="00596A3A">
              <w:rPr>
                <w:rFonts w:ascii="Arial" w:hAnsi="Arial" w:cs="Arial"/>
                <w:sz w:val="18"/>
                <w:szCs w:val="18"/>
                <w:lang w:eastAsia="es-MX"/>
              </w:rPr>
              <w:t>)</w:t>
            </w:r>
          </w:p>
        </w:tc>
        <w:tc>
          <w:tcPr>
            <w:tcW w:w="3827" w:type="dxa"/>
            <w:vAlign w:val="center"/>
          </w:tcPr>
          <w:p w14:paraId="538B9176"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Del 1 de mayo al 31 de octubre</w:t>
            </w:r>
          </w:p>
          <w:p w14:paraId="2C583974" w14:textId="77777777" w:rsidR="00B54919" w:rsidRPr="00596A3A" w:rsidRDefault="00B54919" w:rsidP="00C80695">
            <w:pPr>
              <w:spacing w:before="0" w:after="0"/>
              <w:jc w:val="center"/>
              <w:rPr>
                <w:rFonts w:ascii="Arial" w:hAnsi="Arial" w:cs="Arial"/>
                <w:sz w:val="18"/>
                <w:szCs w:val="18"/>
                <w:lang w:eastAsia="es-MX"/>
              </w:rPr>
            </w:pPr>
          </w:p>
          <w:p w14:paraId="4FA0EBF5"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DOF 16 marzo de 1994</w:t>
            </w:r>
          </w:p>
          <w:p w14:paraId="6B890785" w14:textId="77777777" w:rsidR="00B54919" w:rsidRPr="00596A3A" w:rsidRDefault="00B54919" w:rsidP="00C80695">
            <w:pPr>
              <w:spacing w:before="0" w:after="0"/>
              <w:jc w:val="center"/>
              <w:rPr>
                <w:rFonts w:ascii="Arial" w:hAnsi="Arial" w:cs="Arial"/>
                <w:sz w:val="18"/>
                <w:szCs w:val="18"/>
                <w:lang w:eastAsia="es-MX"/>
              </w:rPr>
            </w:pPr>
          </w:p>
        </w:tc>
      </w:tr>
      <w:tr w:rsidR="00CF435B" w:rsidRPr="00596A3A" w14:paraId="292DC9AA" w14:textId="77777777" w:rsidTr="004D19E4">
        <w:tc>
          <w:tcPr>
            <w:tcW w:w="1951" w:type="dxa"/>
            <w:vAlign w:val="center"/>
          </w:tcPr>
          <w:p w14:paraId="267E0AEB"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 xml:space="preserve">Banco Chinchorro en </w:t>
            </w:r>
            <w:r w:rsidRPr="00596A3A">
              <w:rPr>
                <w:rFonts w:ascii="Arial" w:hAnsi="Arial" w:cs="Arial"/>
                <w:sz w:val="18"/>
                <w:szCs w:val="18"/>
                <w:lang w:eastAsia="es-MX"/>
              </w:rPr>
              <w:lastRenderedPageBreak/>
              <w:t>Quintana Roo</w:t>
            </w:r>
          </w:p>
        </w:tc>
        <w:tc>
          <w:tcPr>
            <w:tcW w:w="3686" w:type="dxa"/>
            <w:vAlign w:val="center"/>
          </w:tcPr>
          <w:p w14:paraId="4C75AAE5" w14:textId="776E53A5" w:rsidR="00B54919" w:rsidRPr="00596A3A" w:rsidRDefault="00B54919" w:rsidP="002B6927">
            <w:pPr>
              <w:spacing w:before="0" w:after="0"/>
              <w:jc w:val="center"/>
              <w:rPr>
                <w:rFonts w:ascii="Arial" w:hAnsi="Arial" w:cs="Arial"/>
                <w:sz w:val="18"/>
                <w:szCs w:val="18"/>
                <w:lang w:eastAsia="es-MX"/>
              </w:rPr>
            </w:pPr>
            <w:r w:rsidRPr="00596A3A">
              <w:rPr>
                <w:rFonts w:ascii="Arial" w:hAnsi="Arial" w:cs="Arial"/>
                <w:sz w:val="18"/>
                <w:szCs w:val="18"/>
                <w:lang w:eastAsia="es-MX"/>
              </w:rPr>
              <w:lastRenderedPageBreak/>
              <w:t>Caracol rosa (</w:t>
            </w:r>
            <w:r w:rsidR="002B6927">
              <w:rPr>
                <w:rFonts w:ascii="Arial" w:hAnsi="Arial" w:cs="Arial"/>
                <w:i/>
                <w:sz w:val="18"/>
                <w:szCs w:val="18"/>
                <w:lang w:eastAsia="es-MX"/>
              </w:rPr>
              <w:t>Lobatus</w:t>
            </w:r>
            <w:r w:rsidR="002B6927" w:rsidRPr="00596A3A">
              <w:rPr>
                <w:rFonts w:ascii="Arial" w:hAnsi="Arial" w:cs="Arial"/>
                <w:i/>
                <w:sz w:val="18"/>
                <w:szCs w:val="18"/>
                <w:lang w:eastAsia="es-MX"/>
              </w:rPr>
              <w:t xml:space="preserve"> </w:t>
            </w:r>
            <w:r w:rsidRPr="00596A3A">
              <w:rPr>
                <w:rFonts w:ascii="Arial" w:hAnsi="Arial" w:cs="Arial"/>
                <w:i/>
                <w:sz w:val="18"/>
                <w:szCs w:val="18"/>
                <w:lang w:eastAsia="es-MX"/>
              </w:rPr>
              <w:t>gigas</w:t>
            </w:r>
            <w:r w:rsidRPr="00596A3A">
              <w:rPr>
                <w:rFonts w:ascii="Arial" w:hAnsi="Arial" w:cs="Arial"/>
                <w:sz w:val="18"/>
                <w:szCs w:val="18"/>
                <w:lang w:eastAsia="es-MX"/>
              </w:rPr>
              <w:t>)</w:t>
            </w:r>
          </w:p>
        </w:tc>
        <w:tc>
          <w:tcPr>
            <w:tcW w:w="3827" w:type="dxa"/>
            <w:vAlign w:val="center"/>
          </w:tcPr>
          <w:p w14:paraId="5929F5A5"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 xml:space="preserve">Del 21 de noviembre de 2012 al 28 de </w:t>
            </w:r>
            <w:r w:rsidRPr="00596A3A">
              <w:rPr>
                <w:rFonts w:ascii="Arial" w:hAnsi="Arial" w:cs="Arial"/>
                <w:sz w:val="18"/>
                <w:szCs w:val="18"/>
                <w:lang w:eastAsia="es-MX"/>
              </w:rPr>
              <w:lastRenderedPageBreak/>
              <w:t>febrero de 2017.</w:t>
            </w:r>
          </w:p>
          <w:p w14:paraId="39C1AEB5"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A partir de 2018 y años sucesivos se establecen dos periodos de veda; Durante todo el mes de febrero y del 1 de mayo al 30 de noviembre de cada año.</w:t>
            </w:r>
          </w:p>
          <w:p w14:paraId="56582195" w14:textId="77777777" w:rsidR="00B54919" w:rsidRPr="00596A3A" w:rsidRDefault="00B54919" w:rsidP="00C80695">
            <w:pPr>
              <w:spacing w:before="0" w:after="0"/>
              <w:jc w:val="center"/>
              <w:rPr>
                <w:rFonts w:ascii="Arial" w:hAnsi="Arial" w:cs="Arial"/>
                <w:sz w:val="18"/>
                <w:szCs w:val="18"/>
                <w:lang w:eastAsia="es-MX"/>
              </w:rPr>
            </w:pPr>
          </w:p>
          <w:p w14:paraId="0E0D2414"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DOF 20 noviembre de 2012</w:t>
            </w:r>
          </w:p>
        </w:tc>
      </w:tr>
      <w:tr w:rsidR="00CF435B" w:rsidRPr="00596A3A" w14:paraId="4BA516D3" w14:textId="77777777" w:rsidTr="004D19E4">
        <w:tc>
          <w:tcPr>
            <w:tcW w:w="1951" w:type="dxa"/>
            <w:vAlign w:val="center"/>
          </w:tcPr>
          <w:p w14:paraId="5C9E53A6"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lastRenderedPageBreak/>
              <w:t>Desde el litoral hasta el límite de la Zona Económica Exclusiva.</w:t>
            </w:r>
          </w:p>
        </w:tc>
        <w:tc>
          <w:tcPr>
            <w:tcW w:w="3686" w:type="dxa"/>
            <w:vAlign w:val="center"/>
          </w:tcPr>
          <w:p w14:paraId="40FBFFCA" w14:textId="3E76D131"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Mero (</w:t>
            </w:r>
            <w:r w:rsidRPr="00596A3A">
              <w:rPr>
                <w:rFonts w:ascii="Arial" w:hAnsi="Arial" w:cs="Arial"/>
                <w:i/>
                <w:sz w:val="18"/>
                <w:szCs w:val="18"/>
                <w:lang w:eastAsia="es-MX"/>
              </w:rPr>
              <w:t>Epinephelus morio)</w:t>
            </w:r>
            <w:r w:rsidR="002B6927">
              <w:rPr>
                <w:rFonts w:ascii="Arial" w:hAnsi="Arial" w:cs="Arial"/>
                <w:i/>
                <w:sz w:val="18"/>
                <w:szCs w:val="18"/>
                <w:lang w:eastAsia="es-MX"/>
              </w:rPr>
              <w:t xml:space="preserve"> </w:t>
            </w:r>
            <w:r w:rsidR="002B6927" w:rsidRPr="002B6927">
              <w:rPr>
                <w:rFonts w:ascii="Arial" w:hAnsi="Arial" w:cs="Arial"/>
                <w:sz w:val="18"/>
                <w:szCs w:val="18"/>
                <w:lang w:eastAsia="es-MX"/>
              </w:rPr>
              <w:t>y especies asociadas</w:t>
            </w:r>
          </w:p>
        </w:tc>
        <w:tc>
          <w:tcPr>
            <w:tcW w:w="3827" w:type="dxa"/>
            <w:vAlign w:val="center"/>
          </w:tcPr>
          <w:p w14:paraId="1E90C539"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Del 1 de febrero al 11 de marzo de2016</w:t>
            </w:r>
          </w:p>
          <w:p w14:paraId="32EAD135"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A partir de 2017, el periodo de veda será del 1 de febrero al 31 de marzo de cada año</w:t>
            </w:r>
          </w:p>
          <w:p w14:paraId="7568AC40"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DOF 14 de diciembre de 2013</w:t>
            </w:r>
          </w:p>
        </w:tc>
      </w:tr>
      <w:tr w:rsidR="00CF435B" w:rsidRPr="00596A3A" w14:paraId="0649EA30" w14:textId="77777777" w:rsidTr="004D19E4">
        <w:tc>
          <w:tcPr>
            <w:tcW w:w="1951" w:type="dxa"/>
            <w:vAlign w:val="center"/>
          </w:tcPr>
          <w:p w14:paraId="176974FF"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Aguas de jurisdicción federal frente al estado</w:t>
            </w:r>
          </w:p>
        </w:tc>
        <w:tc>
          <w:tcPr>
            <w:tcW w:w="3686" w:type="dxa"/>
            <w:vAlign w:val="center"/>
          </w:tcPr>
          <w:p w14:paraId="43BA1408"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Pulpo (</w:t>
            </w:r>
            <w:r w:rsidRPr="00596A3A">
              <w:rPr>
                <w:rFonts w:ascii="Arial" w:hAnsi="Arial" w:cs="Arial"/>
                <w:i/>
                <w:sz w:val="18"/>
                <w:szCs w:val="18"/>
                <w:lang w:eastAsia="es-MX"/>
              </w:rPr>
              <w:t>Octopus</w:t>
            </w:r>
            <w:r w:rsidRPr="00596A3A">
              <w:rPr>
                <w:rFonts w:ascii="Arial" w:hAnsi="Arial" w:cs="Arial"/>
                <w:sz w:val="18"/>
                <w:szCs w:val="18"/>
                <w:lang w:eastAsia="es-MX"/>
              </w:rPr>
              <w:t xml:space="preserve"> </w:t>
            </w:r>
            <w:r w:rsidRPr="00596A3A">
              <w:rPr>
                <w:rFonts w:ascii="Arial" w:hAnsi="Arial" w:cs="Arial"/>
                <w:i/>
                <w:sz w:val="18"/>
                <w:szCs w:val="18"/>
                <w:lang w:eastAsia="es-MX"/>
              </w:rPr>
              <w:t>vulgaris</w:t>
            </w:r>
            <w:r w:rsidRPr="00596A3A">
              <w:rPr>
                <w:rFonts w:ascii="Arial" w:hAnsi="Arial" w:cs="Arial"/>
                <w:sz w:val="18"/>
                <w:szCs w:val="18"/>
                <w:lang w:eastAsia="es-MX"/>
              </w:rPr>
              <w:t>) (</w:t>
            </w:r>
            <w:r w:rsidRPr="00596A3A">
              <w:rPr>
                <w:rFonts w:ascii="Arial" w:hAnsi="Arial" w:cs="Arial"/>
                <w:i/>
                <w:sz w:val="18"/>
                <w:szCs w:val="18"/>
                <w:lang w:eastAsia="es-MX"/>
              </w:rPr>
              <w:t>Octopus maya</w:t>
            </w:r>
            <w:r w:rsidRPr="00596A3A">
              <w:rPr>
                <w:rFonts w:ascii="Arial" w:hAnsi="Arial" w:cs="Arial"/>
                <w:sz w:val="18"/>
                <w:szCs w:val="18"/>
                <w:lang w:eastAsia="es-MX"/>
              </w:rPr>
              <w:t>)</w:t>
            </w:r>
          </w:p>
        </w:tc>
        <w:tc>
          <w:tcPr>
            <w:tcW w:w="3827" w:type="dxa"/>
            <w:vAlign w:val="center"/>
          </w:tcPr>
          <w:p w14:paraId="549F55FD"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Del 16 de diciembre al 31 de julio</w:t>
            </w:r>
          </w:p>
          <w:p w14:paraId="7FB2B801"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DOF 16 marzo de 1994</w:t>
            </w:r>
          </w:p>
        </w:tc>
      </w:tr>
      <w:tr w:rsidR="00CF435B" w:rsidRPr="00596A3A" w14:paraId="7859BDED" w14:textId="77777777" w:rsidTr="004D19E4">
        <w:tc>
          <w:tcPr>
            <w:tcW w:w="1951" w:type="dxa"/>
            <w:vAlign w:val="center"/>
          </w:tcPr>
          <w:p w14:paraId="5CA9F599"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Aguas de jurisdicción federal frente al estado</w:t>
            </w:r>
          </w:p>
        </w:tc>
        <w:tc>
          <w:tcPr>
            <w:tcW w:w="3686" w:type="dxa"/>
            <w:vAlign w:val="center"/>
          </w:tcPr>
          <w:p w14:paraId="7F3FD754"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Todas las especies de tiburón</w:t>
            </w:r>
          </w:p>
        </w:tc>
        <w:tc>
          <w:tcPr>
            <w:tcW w:w="3827" w:type="dxa"/>
            <w:vAlign w:val="center"/>
          </w:tcPr>
          <w:p w14:paraId="4F34AF2B"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Del 15 de mayo al 30 de junio de 2014 y para años subsecuentes durante el 1 de mayo al 30 de junio.</w:t>
            </w:r>
          </w:p>
          <w:p w14:paraId="3330F5FD"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DOF 15 mayo de 2014</w:t>
            </w:r>
          </w:p>
        </w:tc>
      </w:tr>
      <w:tr w:rsidR="00CF435B" w:rsidRPr="00596A3A" w14:paraId="7666A278" w14:textId="77777777" w:rsidTr="004D19E4">
        <w:tc>
          <w:tcPr>
            <w:tcW w:w="1951" w:type="dxa"/>
            <w:vAlign w:val="center"/>
          </w:tcPr>
          <w:p w14:paraId="25D83731"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Zona de isla Contoy</w:t>
            </w:r>
          </w:p>
        </w:tc>
        <w:tc>
          <w:tcPr>
            <w:tcW w:w="3686" w:type="dxa"/>
            <w:vAlign w:val="center"/>
          </w:tcPr>
          <w:p w14:paraId="72CA23A5"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Todas las especies de camarón</w:t>
            </w:r>
          </w:p>
        </w:tc>
        <w:tc>
          <w:tcPr>
            <w:tcW w:w="3827" w:type="dxa"/>
            <w:vAlign w:val="center"/>
          </w:tcPr>
          <w:p w14:paraId="4FC670C5"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Del 1 de junio al 31 de octubre de 2016</w:t>
            </w:r>
          </w:p>
          <w:p w14:paraId="0AE10AC3"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DOF 29 de abril de 2016</w:t>
            </w:r>
          </w:p>
        </w:tc>
      </w:tr>
      <w:tr w:rsidR="00CF435B" w:rsidRPr="00596A3A" w14:paraId="2D9FD008" w14:textId="77777777" w:rsidTr="004D19E4">
        <w:tc>
          <w:tcPr>
            <w:tcW w:w="1951" w:type="dxa"/>
            <w:vAlign w:val="center"/>
          </w:tcPr>
          <w:p w14:paraId="5A73C84F"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Aguas de jurisdicción federal frente al estado</w:t>
            </w:r>
          </w:p>
        </w:tc>
        <w:tc>
          <w:tcPr>
            <w:tcW w:w="3686" w:type="dxa"/>
            <w:vAlign w:val="center"/>
          </w:tcPr>
          <w:p w14:paraId="26D85C23"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Todas las especies de Pepino de Mar</w:t>
            </w:r>
          </w:p>
        </w:tc>
        <w:tc>
          <w:tcPr>
            <w:tcW w:w="3827" w:type="dxa"/>
            <w:vAlign w:val="center"/>
          </w:tcPr>
          <w:p w14:paraId="55537199"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Veda permanente</w:t>
            </w:r>
          </w:p>
          <w:p w14:paraId="7D39CDF9" w14:textId="77777777" w:rsidR="00B54919" w:rsidRPr="00596A3A" w:rsidRDefault="00B54919" w:rsidP="00C80695">
            <w:pPr>
              <w:spacing w:before="0" w:after="0"/>
              <w:jc w:val="center"/>
              <w:rPr>
                <w:rFonts w:ascii="Arial" w:hAnsi="Arial" w:cs="Arial"/>
                <w:sz w:val="18"/>
                <w:szCs w:val="18"/>
                <w:lang w:eastAsia="es-MX"/>
              </w:rPr>
            </w:pPr>
            <w:r w:rsidRPr="00596A3A">
              <w:rPr>
                <w:rFonts w:ascii="Arial" w:hAnsi="Arial" w:cs="Arial"/>
                <w:sz w:val="18"/>
                <w:szCs w:val="18"/>
                <w:lang w:eastAsia="es-MX"/>
              </w:rPr>
              <w:t>DOF 10 de junio de 2016</w:t>
            </w:r>
          </w:p>
        </w:tc>
      </w:tr>
      <w:tr w:rsidR="00D32653" w:rsidRPr="00596A3A" w14:paraId="0E4DD23F" w14:textId="77777777" w:rsidTr="00BA4658">
        <w:tc>
          <w:tcPr>
            <w:tcW w:w="1951" w:type="dxa"/>
            <w:shd w:val="clear" w:color="auto" w:fill="auto"/>
            <w:vAlign w:val="center"/>
          </w:tcPr>
          <w:p w14:paraId="01E89469" w14:textId="4670D581" w:rsidR="00D32653" w:rsidRPr="00596A3A" w:rsidRDefault="00D32653" w:rsidP="00C80695">
            <w:pPr>
              <w:spacing w:before="0" w:after="0"/>
              <w:jc w:val="center"/>
              <w:rPr>
                <w:rFonts w:ascii="Arial" w:hAnsi="Arial" w:cs="Arial"/>
                <w:sz w:val="18"/>
                <w:szCs w:val="18"/>
                <w:lang w:eastAsia="es-MX"/>
              </w:rPr>
            </w:pPr>
            <w:r>
              <w:rPr>
                <w:rFonts w:ascii="Arial" w:hAnsi="Arial" w:cs="Arial"/>
                <w:sz w:val="18"/>
                <w:szCs w:val="18"/>
                <w:lang w:eastAsia="es-MX"/>
              </w:rPr>
              <w:t>Aguas de jurisdicción federal del golfo de México y Mar Caribe que colindan con los litorales de Yucatán y Quintana Roo</w:t>
            </w:r>
          </w:p>
        </w:tc>
        <w:tc>
          <w:tcPr>
            <w:tcW w:w="3686" w:type="dxa"/>
            <w:shd w:val="clear" w:color="auto" w:fill="auto"/>
            <w:vAlign w:val="center"/>
          </w:tcPr>
          <w:p w14:paraId="529228FB" w14:textId="5AB8F8ED" w:rsidR="00D32653" w:rsidRPr="00596A3A" w:rsidRDefault="00BA4658" w:rsidP="00BA4658">
            <w:pPr>
              <w:spacing w:before="0" w:after="0"/>
              <w:jc w:val="center"/>
              <w:rPr>
                <w:rFonts w:ascii="Arial" w:hAnsi="Arial" w:cs="Arial"/>
                <w:sz w:val="18"/>
                <w:szCs w:val="18"/>
                <w:lang w:eastAsia="es-MX"/>
              </w:rPr>
            </w:pPr>
            <w:r>
              <w:rPr>
                <w:rFonts w:ascii="Arial" w:hAnsi="Arial" w:cs="Arial"/>
                <w:color w:val="2F2F2F"/>
                <w:sz w:val="18"/>
                <w:szCs w:val="18"/>
                <w:shd w:val="clear" w:color="auto" w:fill="FFFFFF"/>
              </w:rPr>
              <w:t>Langosta del caribe</w:t>
            </w:r>
            <w:r w:rsidRPr="00BA4658">
              <w:rPr>
                <w:rFonts w:ascii="Arial" w:hAnsi="Arial" w:cs="Arial"/>
                <w:i/>
                <w:color w:val="2F2F2F"/>
                <w:sz w:val="18"/>
                <w:szCs w:val="18"/>
                <w:shd w:val="clear" w:color="auto" w:fill="FFFFFF"/>
              </w:rPr>
              <w:t xml:space="preserve"> </w:t>
            </w:r>
            <w:r>
              <w:rPr>
                <w:rFonts w:ascii="Arial" w:hAnsi="Arial" w:cs="Arial"/>
                <w:i/>
                <w:color w:val="2F2F2F"/>
                <w:sz w:val="18"/>
                <w:szCs w:val="18"/>
                <w:shd w:val="clear" w:color="auto" w:fill="FFFFFF"/>
              </w:rPr>
              <w:t xml:space="preserve"> </w:t>
            </w:r>
            <w:r w:rsidRPr="00BA4658">
              <w:rPr>
                <w:rFonts w:ascii="Arial" w:hAnsi="Arial" w:cs="Arial"/>
                <w:i/>
                <w:color w:val="2F2F2F"/>
                <w:sz w:val="18"/>
                <w:szCs w:val="18"/>
                <w:shd w:val="clear" w:color="auto" w:fill="FFFFFF"/>
              </w:rPr>
              <w:t>Panulirus argus</w:t>
            </w:r>
            <w:r>
              <w:rPr>
                <w:rFonts w:ascii="Arial" w:hAnsi="Arial" w:cs="Arial"/>
                <w:color w:val="2F2F2F"/>
                <w:sz w:val="18"/>
                <w:szCs w:val="18"/>
                <w:shd w:val="clear" w:color="auto" w:fill="FFFFFF"/>
              </w:rPr>
              <w:t>, Langosta pinta (</w:t>
            </w:r>
            <w:r w:rsidRPr="00BA4658">
              <w:rPr>
                <w:rFonts w:ascii="Arial" w:hAnsi="Arial" w:cs="Arial"/>
                <w:i/>
                <w:color w:val="2F2F2F"/>
                <w:sz w:val="18"/>
                <w:szCs w:val="18"/>
                <w:shd w:val="clear" w:color="auto" w:fill="FFFFFF"/>
              </w:rPr>
              <w:t>Panulirus gattatus</w:t>
            </w:r>
            <w:r>
              <w:rPr>
                <w:rFonts w:ascii="Arial" w:hAnsi="Arial" w:cs="Arial"/>
                <w:i/>
                <w:color w:val="2F2F2F"/>
                <w:sz w:val="18"/>
                <w:szCs w:val="18"/>
                <w:shd w:val="clear" w:color="auto" w:fill="FFFFFF"/>
              </w:rPr>
              <w:t>)</w:t>
            </w:r>
            <w:r>
              <w:rPr>
                <w:rFonts w:ascii="Arial" w:hAnsi="Arial" w:cs="Arial"/>
                <w:color w:val="2F2F2F"/>
                <w:sz w:val="18"/>
                <w:szCs w:val="18"/>
                <w:shd w:val="clear" w:color="auto" w:fill="FFFFFF"/>
              </w:rPr>
              <w:t xml:space="preserve"> y Langosta verde (</w:t>
            </w:r>
            <w:r w:rsidRPr="00BA4658">
              <w:rPr>
                <w:rFonts w:ascii="Arial" w:hAnsi="Arial" w:cs="Arial"/>
                <w:i/>
                <w:color w:val="2F2F2F"/>
                <w:sz w:val="18"/>
                <w:szCs w:val="18"/>
                <w:shd w:val="clear" w:color="auto" w:fill="FFFFFF"/>
              </w:rPr>
              <w:t>Panulirus laevicauda</w:t>
            </w:r>
            <w:r>
              <w:rPr>
                <w:rFonts w:ascii="Arial" w:hAnsi="Arial" w:cs="Arial"/>
                <w:i/>
                <w:color w:val="2F2F2F"/>
                <w:sz w:val="18"/>
                <w:szCs w:val="18"/>
                <w:shd w:val="clear" w:color="auto" w:fill="FFFFFF"/>
              </w:rPr>
              <w:t>)</w:t>
            </w:r>
          </w:p>
        </w:tc>
        <w:tc>
          <w:tcPr>
            <w:tcW w:w="3827" w:type="dxa"/>
            <w:shd w:val="clear" w:color="auto" w:fill="auto"/>
            <w:vAlign w:val="center"/>
          </w:tcPr>
          <w:p w14:paraId="3905F31F" w14:textId="77777777" w:rsidR="00D32653" w:rsidRDefault="00D32653" w:rsidP="00D32653">
            <w:pPr>
              <w:spacing w:before="0" w:after="0"/>
              <w:jc w:val="center"/>
              <w:rPr>
                <w:rFonts w:ascii="Arial" w:hAnsi="Arial" w:cs="Arial"/>
                <w:sz w:val="18"/>
                <w:szCs w:val="18"/>
                <w:lang w:eastAsia="es-MX"/>
              </w:rPr>
            </w:pPr>
            <w:r>
              <w:rPr>
                <w:rFonts w:ascii="Arial" w:hAnsi="Arial" w:cs="Arial"/>
                <w:sz w:val="18"/>
                <w:szCs w:val="18"/>
                <w:lang w:eastAsia="es-MX"/>
              </w:rPr>
              <w:t>1 de marzo al 30 de junio de cada año</w:t>
            </w:r>
          </w:p>
          <w:p w14:paraId="01331B4B" w14:textId="77777777" w:rsidR="00D32653" w:rsidRDefault="00D32653" w:rsidP="00D32653">
            <w:pPr>
              <w:spacing w:before="0" w:after="0"/>
              <w:jc w:val="center"/>
              <w:rPr>
                <w:rFonts w:ascii="Arial" w:hAnsi="Arial" w:cs="Arial"/>
                <w:sz w:val="18"/>
                <w:szCs w:val="18"/>
                <w:lang w:eastAsia="es-MX"/>
              </w:rPr>
            </w:pPr>
          </w:p>
          <w:p w14:paraId="4C3AFECD" w14:textId="2EAB5497" w:rsidR="00D32653" w:rsidRPr="00596A3A" w:rsidRDefault="00D32653" w:rsidP="00BA4658">
            <w:pPr>
              <w:spacing w:before="0" w:after="0"/>
              <w:jc w:val="center"/>
              <w:rPr>
                <w:rFonts w:ascii="Arial" w:hAnsi="Arial" w:cs="Arial"/>
                <w:sz w:val="18"/>
                <w:szCs w:val="18"/>
                <w:lang w:eastAsia="es-MX"/>
              </w:rPr>
            </w:pPr>
            <w:r w:rsidRPr="00596A3A">
              <w:rPr>
                <w:rFonts w:ascii="Arial" w:hAnsi="Arial" w:cs="Arial"/>
                <w:sz w:val="18"/>
                <w:szCs w:val="18"/>
                <w:lang w:eastAsia="es-MX"/>
              </w:rPr>
              <w:t xml:space="preserve">DOF </w:t>
            </w:r>
            <w:r w:rsidR="00BA4658">
              <w:rPr>
                <w:rFonts w:ascii="Arial" w:hAnsi="Arial" w:cs="Arial"/>
                <w:sz w:val="18"/>
                <w:szCs w:val="18"/>
                <w:lang w:eastAsia="es-MX"/>
              </w:rPr>
              <w:t>11 de mayo de 1990, DOF 16 de marzo de 1994</w:t>
            </w:r>
          </w:p>
        </w:tc>
      </w:tr>
    </w:tbl>
    <w:p w14:paraId="66FC7F12" w14:textId="344CCBCC"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 xml:space="preserve">Fuente: Elaboración propia con información de la Comisión Nacional de Acuacultura y Pesca. </w:t>
      </w:r>
    </w:p>
    <w:p w14:paraId="7FA3D045" w14:textId="77777777" w:rsidR="00B54919" w:rsidRPr="00596A3A" w:rsidRDefault="00B54919" w:rsidP="00C80695">
      <w:pPr>
        <w:spacing w:before="0" w:after="0" w:line="240" w:lineRule="auto"/>
        <w:rPr>
          <w:rFonts w:ascii="Arial" w:hAnsi="Arial" w:cs="Arial"/>
          <w:lang w:eastAsia="es-MX"/>
        </w:rPr>
      </w:pPr>
    </w:p>
    <w:p w14:paraId="4A79D523" w14:textId="77777777" w:rsidR="00B54919" w:rsidRPr="00596A3A" w:rsidRDefault="00B54919" w:rsidP="00C80695">
      <w:pPr>
        <w:spacing w:before="0" w:after="0" w:line="240" w:lineRule="auto"/>
        <w:rPr>
          <w:rFonts w:ascii="Arial" w:hAnsi="Arial" w:cs="Arial"/>
          <w:lang w:eastAsia="es-MX"/>
        </w:rPr>
      </w:pPr>
      <w:r w:rsidRPr="00596A3A">
        <w:rPr>
          <w:rFonts w:ascii="Arial" w:hAnsi="Arial" w:cs="Arial"/>
          <w:lang w:eastAsia="es-MX"/>
        </w:rPr>
        <w:t>La langosta espinosa (</w:t>
      </w:r>
      <w:r w:rsidRPr="00596A3A">
        <w:rPr>
          <w:rFonts w:ascii="Arial" w:hAnsi="Arial" w:cs="Arial"/>
          <w:i/>
        </w:rPr>
        <w:t>Panulirus argus</w:t>
      </w:r>
      <w:r w:rsidRPr="00596A3A">
        <w:rPr>
          <w:rFonts w:ascii="Arial" w:hAnsi="Arial" w:cs="Arial"/>
          <w:lang w:eastAsia="es-MX"/>
        </w:rPr>
        <w:t xml:space="preserve">) es un crustáceo que deja importantes ganancias a las pesquerías de Quintana Roo, por ejemplo, para la temporada 2014-2015 la captura fue de 400 toneladas, lo que representó ingresos por cerca de 65 millones de pesos, cabe señalar que estos datos son a nivel estatal, y la temporada de </w:t>
      </w:r>
      <w:r w:rsidRPr="00B52472">
        <w:rPr>
          <w:rFonts w:ascii="Arial" w:hAnsi="Arial" w:cs="Arial"/>
          <w:lang w:eastAsia="es-MX"/>
        </w:rPr>
        <w:t>captura en el litoral abarca del mes de julio a febrero y la veda de marzo a junio</w:t>
      </w:r>
      <w:r w:rsidRPr="00596A3A">
        <w:rPr>
          <w:rFonts w:ascii="Arial" w:hAnsi="Arial" w:cs="Arial"/>
          <w:lang w:eastAsia="es-MX"/>
        </w:rPr>
        <w:t xml:space="preserve"> (SAGARPA, 2015). Según la carta nacional pesquera esta especie se distribuye en todas las costas del Estado de Quintana Roo; al parecer es el sustrato que se encuentra en el Norte de la Península de Yucatán, lo que favorece su procreación y existencia. </w:t>
      </w:r>
      <w:r w:rsidRPr="00596A3A">
        <w:rPr>
          <w:rFonts w:ascii="Arial" w:hAnsi="Arial" w:cs="Arial"/>
        </w:rPr>
        <w:t>En la Reserva de la Biosfera Caribe Mexicano se realiza la pesca de langosta espinosa del Caribe (</w:t>
      </w:r>
      <w:r w:rsidRPr="00596A3A">
        <w:rPr>
          <w:rFonts w:ascii="Arial" w:hAnsi="Arial" w:cs="Arial"/>
          <w:i/>
        </w:rPr>
        <w:t>Panulirus argus</w:t>
      </w:r>
      <w:r w:rsidRPr="00596A3A">
        <w:rPr>
          <w:rFonts w:ascii="Arial" w:hAnsi="Arial" w:cs="Arial"/>
        </w:rPr>
        <w:t>) y de escribano (</w:t>
      </w:r>
      <w:r w:rsidRPr="00596A3A">
        <w:rPr>
          <w:rFonts w:ascii="Arial" w:hAnsi="Arial" w:cs="Arial"/>
          <w:i/>
        </w:rPr>
        <w:t>Hemiramphus brasiliensis</w:t>
      </w:r>
      <w:r w:rsidRPr="00596A3A">
        <w:rPr>
          <w:rFonts w:ascii="Arial" w:hAnsi="Arial" w:cs="Arial"/>
        </w:rPr>
        <w:t>), las cuales son pesquerías de tipo comercial artesanal. En las inmediaciones del Parque Nacional Isla Contoy, por ejemplo, la pesca de langosta inicia en el mes de julio mediante buceo a pulmón y el uso de ganchos y a partir del mes de septiembre y hasta febrero se permite el uso de redes langosteras; asimismo, en la zona marina cercana a la Isla de Cozumel se</w:t>
      </w:r>
      <w:r w:rsidRPr="00596A3A">
        <w:rPr>
          <w:rFonts w:ascii="Arial" w:hAnsi="Arial" w:cs="Arial"/>
          <w:lang w:eastAsia="es-MX"/>
        </w:rPr>
        <w:t xml:space="preserve"> pesca la langosta espinosa del Caribe (</w:t>
      </w:r>
      <w:r w:rsidRPr="00596A3A">
        <w:rPr>
          <w:rFonts w:ascii="Arial" w:hAnsi="Arial" w:cs="Arial"/>
          <w:i/>
          <w:lang w:eastAsia="es-MX"/>
        </w:rPr>
        <w:t>Panulirus argus</w:t>
      </w:r>
      <w:r w:rsidRPr="00596A3A">
        <w:rPr>
          <w:rFonts w:ascii="Arial" w:hAnsi="Arial" w:cs="Arial"/>
          <w:lang w:eastAsia="es-MX"/>
        </w:rPr>
        <w:t>), con fines comerciales, y la langosta pinta (</w:t>
      </w:r>
      <w:r w:rsidRPr="00596A3A">
        <w:rPr>
          <w:rFonts w:ascii="Arial" w:hAnsi="Arial" w:cs="Arial"/>
          <w:i/>
          <w:lang w:eastAsia="es-MX"/>
        </w:rPr>
        <w:t>Panulirus guttatus</w:t>
      </w:r>
      <w:r w:rsidRPr="00596A3A">
        <w:rPr>
          <w:rFonts w:ascii="Arial" w:hAnsi="Arial" w:cs="Arial"/>
          <w:lang w:eastAsia="es-MX"/>
        </w:rPr>
        <w:t xml:space="preserve">), para autoconsumo local.  Cabe mencionarse que desde 1990 se estableció la veda para la captura de estas especies de langostas comprendida entre el 01 de marzo y el 30 de junio de cada año en las aguas litorales de los estados de Yucatán y Quintana Roo (DOF, 11 mayo de 1990). El equipo y las artes de pesca utilizadas para la captura comercial de la langosta son: equipo de buceo autónomo, gancho, jamo y arpón, sin embargo la utilización del lazo permite diferenciar entre diversas tallas de madurez sexual y hembras con huevecillos. La talla mínima de captura de langosta para esta especie está regulada por la Norma Oficial Mexicana NOM-006-PESC-1993, para regular el aprovechamiento de todas las especies de </w:t>
      </w:r>
      <w:r w:rsidRPr="00596A3A">
        <w:rPr>
          <w:rFonts w:ascii="Arial" w:hAnsi="Arial" w:cs="Arial"/>
          <w:lang w:eastAsia="es-MX"/>
        </w:rPr>
        <w:lastRenderedPageBreak/>
        <w:t>langosta en las aguas de Jurisdicción Federal del Golfo de México y mar Caribe, así como del Océano Pacifico incluyendo el Golfo de California.</w:t>
      </w:r>
    </w:p>
    <w:p w14:paraId="427C4D0A" w14:textId="77777777" w:rsidR="004D19E4" w:rsidRPr="00596A3A" w:rsidRDefault="004D19E4" w:rsidP="00C80695">
      <w:pPr>
        <w:spacing w:before="0" w:after="0" w:line="240" w:lineRule="auto"/>
        <w:rPr>
          <w:rFonts w:ascii="Arial" w:hAnsi="Arial" w:cs="Arial"/>
          <w:lang w:eastAsia="es-MX"/>
        </w:rPr>
      </w:pPr>
    </w:p>
    <w:p w14:paraId="3EF2731C" w14:textId="77777777" w:rsidR="00B54919" w:rsidRPr="00596A3A" w:rsidRDefault="00B54919" w:rsidP="00C80695">
      <w:pPr>
        <w:spacing w:before="0" w:after="0" w:line="240" w:lineRule="auto"/>
        <w:rPr>
          <w:rFonts w:ascii="Arial" w:hAnsi="Arial" w:cs="Arial"/>
        </w:rPr>
      </w:pPr>
      <w:r w:rsidRPr="00596A3A">
        <w:rPr>
          <w:rFonts w:ascii="Arial" w:hAnsi="Arial" w:cs="Arial"/>
          <w:lang w:eastAsia="es-MX"/>
        </w:rPr>
        <w:t>La pesca del caracol rosado o blanco (</w:t>
      </w:r>
      <w:r w:rsidRPr="00596A3A">
        <w:rPr>
          <w:rFonts w:ascii="Arial" w:hAnsi="Arial" w:cs="Arial"/>
          <w:i/>
        </w:rPr>
        <w:t>Lobatus</w:t>
      </w:r>
      <w:r w:rsidRPr="00596A3A">
        <w:rPr>
          <w:rFonts w:ascii="Arial" w:hAnsi="Arial" w:cs="Arial"/>
          <w:i/>
          <w:lang w:eastAsia="es-MX"/>
        </w:rPr>
        <w:t xml:space="preserve"> gigas</w:t>
      </w:r>
      <w:r w:rsidRPr="00596A3A">
        <w:rPr>
          <w:rFonts w:ascii="Arial" w:hAnsi="Arial" w:cs="Arial"/>
          <w:lang w:eastAsia="es-MX"/>
        </w:rPr>
        <w:t>) representa uno de los recursos pesqueros de mayor importancia en la región del Caribe Mexicano, el cual llegó a colocarse como la segunda pesquería de importancia solamente después de la langosta. Hacia finales de la década de los ochentas la pesquería del caracol comenzó a declinar y a partir de 1990 solo se autorizó su captura en los bancos de pesca de Cozumel y Banco Chinchorro, siendo la producción reportada en 2010 de 12 toneladas de pulpa, por lo que actualmente la CNP considera esta pesquería en estado de deterioro. En 2009 el Instituto Nacional de Pesca estableció un periodo de veda temporal de tres años para la extracción de caracol en el banco de Cozumel con el fin de contribuir a la reducción la mortalidad por pesca y a la recuperación de la población (DOF, 13 de febrero de 2009). Finalizado este plazo, algunas sociedades cooperativas en el estado de Quintana Roo se autoimpusieron una veda temporal a partir del 2013 y en los años subsecuentes, con el fin de que las poblaciones de caracol rosado (</w:t>
      </w:r>
      <w:r w:rsidRPr="00596A3A">
        <w:rPr>
          <w:rFonts w:ascii="Arial" w:hAnsi="Arial" w:cs="Arial"/>
          <w:i/>
          <w:lang w:eastAsia="es-MX"/>
        </w:rPr>
        <w:t>S. gigas</w:t>
      </w:r>
      <w:r w:rsidRPr="00596A3A">
        <w:rPr>
          <w:rFonts w:ascii="Arial" w:hAnsi="Arial" w:cs="Arial"/>
          <w:lang w:eastAsia="es-MX"/>
        </w:rPr>
        <w:t xml:space="preserve">) se recuperen. </w:t>
      </w:r>
      <w:r w:rsidRPr="00596A3A">
        <w:rPr>
          <w:rFonts w:ascii="Arial" w:hAnsi="Arial" w:cs="Arial"/>
        </w:rPr>
        <w:t>Actualmente no existen autorizaciones para la captura de caracol rosado por parte de la CONAPESCA.</w:t>
      </w:r>
    </w:p>
    <w:p w14:paraId="35A45C83" w14:textId="77777777" w:rsidR="004D19E4" w:rsidRPr="00596A3A" w:rsidRDefault="004D19E4" w:rsidP="00C80695">
      <w:pPr>
        <w:spacing w:before="0" w:after="0" w:line="240" w:lineRule="auto"/>
        <w:rPr>
          <w:rFonts w:ascii="Arial" w:hAnsi="Arial" w:cs="Arial"/>
        </w:rPr>
      </w:pPr>
    </w:p>
    <w:p w14:paraId="7636D960" w14:textId="77777777" w:rsidR="00B54919" w:rsidRPr="00596A3A" w:rsidRDefault="00B54919" w:rsidP="00C80695">
      <w:pPr>
        <w:spacing w:before="0" w:after="0" w:line="240" w:lineRule="auto"/>
        <w:rPr>
          <w:rFonts w:ascii="Arial" w:hAnsi="Arial" w:cs="Arial"/>
          <w:lang w:eastAsia="es-MX"/>
        </w:rPr>
      </w:pPr>
      <w:r w:rsidRPr="00596A3A">
        <w:rPr>
          <w:rFonts w:ascii="Arial" w:hAnsi="Arial" w:cs="Arial"/>
          <w:lang w:eastAsia="es-MX"/>
        </w:rPr>
        <w:t>La pesca de escama se basa principalmente en diversas especies de mero, cabrilla, abadejo y cherna, esta actividad es realizada por pescadores organizados en cooperativas, capturando principalmente el mero rojo (</w:t>
      </w:r>
      <w:r w:rsidRPr="00596A3A">
        <w:rPr>
          <w:rFonts w:ascii="Arial" w:hAnsi="Arial" w:cs="Arial"/>
          <w:i/>
          <w:lang w:eastAsia="es-MX"/>
        </w:rPr>
        <w:t>Ephinephelus</w:t>
      </w:r>
      <w:r w:rsidRPr="00596A3A">
        <w:rPr>
          <w:rFonts w:ascii="Arial" w:hAnsi="Arial" w:cs="Arial"/>
          <w:lang w:eastAsia="es-MX"/>
        </w:rPr>
        <w:t xml:space="preserve"> </w:t>
      </w:r>
      <w:r w:rsidRPr="00596A3A">
        <w:rPr>
          <w:rFonts w:ascii="Arial" w:hAnsi="Arial" w:cs="Arial"/>
          <w:i/>
          <w:lang w:eastAsia="es-MX"/>
        </w:rPr>
        <w:t>morio</w:t>
      </w:r>
      <w:r w:rsidRPr="00596A3A">
        <w:rPr>
          <w:rFonts w:ascii="Arial" w:hAnsi="Arial" w:cs="Arial"/>
          <w:lang w:eastAsia="es-MX"/>
        </w:rPr>
        <w:t xml:space="preserve">), el equipo y las artes de pesca utilizadas para la captura comercial de diversas especies de escama incluidas el mero, son: equipo de buceo autónomo, arpón, línea de mano y palangre. </w:t>
      </w:r>
    </w:p>
    <w:p w14:paraId="7D7DEC4C" w14:textId="77777777" w:rsidR="004D19E4" w:rsidRPr="00596A3A" w:rsidRDefault="004D19E4" w:rsidP="00C80695">
      <w:pPr>
        <w:spacing w:before="0" w:after="0" w:line="240" w:lineRule="auto"/>
        <w:rPr>
          <w:rFonts w:ascii="Arial" w:hAnsi="Arial" w:cs="Arial"/>
          <w:lang w:eastAsia="es-MX"/>
        </w:rPr>
      </w:pPr>
    </w:p>
    <w:p w14:paraId="313E40C5" w14:textId="77777777" w:rsidR="00B54919" w:rsidRPr="00596A3A" w:rsidRDefault="00B54919" w:rsidP="00C80695">
      <w:pPr>
        <w:tabs>
          <w:tab w:val="left" w:pos="-1440"/>
          <w:tab w:val="left" w:pos="-720"/>
          <w:tab w:val="left" w:pos="430"/>
        </w:tabs>
        <w:suppressAutoHyphens/>
        <w:spacing w:before="0" w:after="0" w:line="240" w:lineRule="auto"/>
        <w:rPr>
          <w:rFonts w:ascii="Arial" w:hAnsi="Arial" w:cs="Arial"/>
          <w:bCs/>
        </w:rPr>
      </w:pPr>
      <w:r w:rsidRPr="00596A3A">
        <w:rPr>
          <w:rFonts w:ascii="Arial" w:hAnsi="Arial" w:cs="Arial"/>
          <w:bCs/>
        </w:rPr>
        <w:t>Asimismo, es preciso señalar que una pesquería que tiene un fuerte impacto negativo es la pesca del pepino de mar (principales limpiadores de detritus del fondo marino) aunque está autorizada como pesca de fomento. El principal impacto lo constituye la forma de extracción del pepino de mar, al ser realizada caminando por las profundidades con auxilio de compresora, los pescadores se llevan todos los elementos que encuentran y pueden comercializar, como langostas de tamaños pequeños, hembras de pulpo en sus cuevas, así como sus crías y caracoles, entre otras especies.</w:t>
      </w:r>
    </w:p>
    <w:p w14:paraId="62DF103A" w14:textId="77777777" w:rsidR="004D19E4" w:rsidRPr="00596A3A" w:rsidRDefault="004D19E4" w:rsidP="00C80695">
      <w:pPr>
        <w:tabs>
          <w:tab w:val="left" w:pos="-1440"/>
          <w:tab w:val="left" w:pos="-720"/>
          <w:tab w:val="left" w:pos="430"/>
        </w:tabs>
        <w:suppressAutoHyphens/>
        <w:spacing w:before="0" w:after="0" w:line="240" w:lineRule="auto"/>
        <w:rPr>
          <w:rFonts w:ascii="Arial" w:hAnsi="Arial" w:cs="Arial"/>
          <w:bCs/>
        </w:rPr>
      </w:pPr>
    </w:p>
    <w:p w14:paraId="3C479A03" w14:textId="77777777" w:rsidR="00B54919" w:rsidRPr="00596A3A" w:rsidRDefault="00B54919" w:rsidP="00C80695">
      <w:pPr>
        <w:spacing w:before="0" w:after="0" w:line="240" w:lineRule="auto"/>
        <w:rPr>
          <w:rFonts w:ascii="Arial" w:hAnsi="Arial" w:cs="Arial"/>
        </w:rPr>
      </w:pPr>
      <w:r w:rsidRPr="00596A3A">
        <w:rPr>
          <w:rFonts w:ascii="Arial" w:hAnsi="Arial" w:cs="Arial"/>
        </w:rPr>
        <w:t>En el “Estudio de Oferta y Demanda de Productos Pesqueros en el Estado de Quintana Roo”</w:t>
      </w:r>
      <w:r w:rsidRPr="00596A3A">
        <w:rPr>
          <w:rFonts w:ascii="Arial" w:hAnsi="Arial" w:cs="Arial"/>
          <w:lang w:eastAsia="es-MX"/>
        </w:rPr>
        <w:t xml:space="preserve"> (Venegas </w:t>
      </w:r>
      <w:r w:rsidRPr="00596A3A">
        <w:rPr>
          <w:rFonts w:ascii="Arial" w:hAnsi="Arial" w:cs="Arial"/>
          <w:i/>
          <w:lang w:eastAsia="es-MX"/>
        </w:rPr>
        <w:t>et al</w:t>
      </w:r>
      <w:r w:rsidRPr="00596A3A">
        <w:rPr>
          <w:rFonts w:ascii="Arial" w:hAnsi="Arial" w:cs="Arial"/>
          <w:lang w:eastAsia="es-MX"/>
        </w:rPr>
        <w:t>, 2001)</w:t>
      </w:r>
      <w:r w:rsidRPr="00596A3A">
        <w:rPr>
          <w:rFonts w:ascii="Arial" w:hAnsi="Arial" w:cs="Arial"/>
        </w:rPr>
        <w:t xml:space="preserve"> se pone de manifiesto que las pesquerías de algunas especies se encuentran en deterioro debido al círculo vicioso que significa el aumento en el esfuerzo pesquero debido a la disminución en las capturas, poniendo en riesgo las poblaciones de varias especies. Cosa que no sucede con aquellas especies a las que se les ha aplicado programas de control como las vedas, por lo que en estas se observa una recuperación.</w:t>
      </w:r>
    </w:p>
    <w:p w14:paraId="227E5B36" w14:textId="77777777" w:rsidR="004D19E4" w:rsidRPr="00596A3A" w:rsidRDefault="004D19E4" w:rsidP="00C80695">
      <w:pPr>
        <w:spacing w:before="0" w:after="0" w:line="240" w:lineRule="auto"/>
        <w:rPr>
          <w:rFonts w:ascii="Arial" w:hAnsi="Arial" w:cs="Arial"/>
        </w:rPr>
      </w:pPr>
    </w:p>
    <w:p w14:paraId="21EC33C4" w14:textId="77777777" w:rsidR="00B54919" w:rsidRPr="00596A3A" w:rsidRDefault="00B54919" w:rsidP="00C80695">
      <w:pPr>
        <w:spacing w:before="0" w:after="0" w:line="240" w:lineRule="auto"/>
        <w:rPr>
          <w:rFonts w:ascii="Arial" w:hAnsi="Arial" w:cs="Arial"/>
          <w:b/>
          <w:lang w:eastAsia="es-MX"/>
        </w:rPr>
      </w:pPr>
      <w:bookmarkStart w:id="15" w:name="_Toc367711643"/>
      <w:r w:rsidRPr="00596A3A">
        <w:rPr>
          <w:rFonts w:ascii="Arial" w:hAnsi="Arial" w:cs="Arial"/>
          <w:b/>
          <w:lang w:eastAsia="es-MX"/>
        </w:rPr>
        <w:t>Pesca deportiva-recreativa</w:t>
      </w:r>
      <w:bookmarkEnd w:id="15"/>
    </w:p>
    <w:p w14:paraId="647DEDCC" w14:textId="77777777" w:rsidR="004D19E4" w:rsidRPr="00596A3A" w:rsidRDefault="004D19E4" w:rsidP="00C80695">
      <w:pPr>
        <w:spacing w:before="0" w:after="0" w:line="240" w:lineRule="auto"/>
        <w:rPr>
          <w:rFonts w:ascii="Arial" w:hAnsi="Arial" w:cs="Arial"/>
          <w:lang w:eastAsia="es-MX"/>
        </w:rPr>
      </w:pPr>
    </w:p>
    <w:p w14:paraId="7D8AB566" w14:textId="77777777" w:rsidR="00B54919" w:rsidRPr="00596A3A" w:rsidRDefault="00B54919" w:rsidP="00C80695">
      <w:pPr>
        <w:spacing w:before="0" w:after="0" w:line="240" w:lineRule="auto"/>
        <w:rPr>
          <w:rFonts w:ascii="Arial" w:hAnsi="Arial" w:cs="Arial"/>
          <w:lang w:eastAsia="es-MX"/>
        </w:rPr>
      </w:pPr>
      <w:r w:rsidRPr="00596A3A">
        <w:rPr>
          <w:rFonts w:ascii="Arial" w:hAnsi="Arial" w:cs="Arial"/>
          <w:lang w:eastAsia="es-MX"/>
        </w:rPr>
        <w:t>La pesca deportiva es únicamente de escama, las especies para este tipo de pesca son; pez vela (</w:t>
      </w:r>
      <w:r w:rsidRPr="00596A3A">
        <w:rPr>
          <w:rFonts w:ascii="Arial" w:hAnsi="Arial" w:cs="Arial"/>
          <w:i/>
          <w:lang w:eastAsia="es-MX"/>
        </w:rPr>
        <w:t>Istiophorus platypterus)</w:t>
      </w:r>
      <w:r w:rsidRPr="00596A3A">
        <w:rPr>
          <w:rFonts w:ascii="Arial" w:hAnsi="Arial" w:cs="Arial"/>
          <w:lang w:eastAsia="es-MX"/>
        </w:rPr>
        <w:t xml:space="preserve">, pez espada </w:t>
      </w:r>
      <w:r w:rsidRPr="00596A3A">
        <w:rPr>
          <w:rFonts w:ascii="Arial" w:hAnsi="Arial" w:cs="Arial"/>
          <w:i/>
          <w:lang w:eastAsia="es-MX"/>
        </w:rPr>
        <w:t>(Xiphias gladius</w:t>
      </w:r>
      <w:r w:rsidRPr="00596A3A">
        <w:rPr>
          <w:rFonts w:ascii="Arial" w:hAnsi="Arial" w:cs="Arial"/>
          <w:lang w:eastAsia="es-MX"/>
        </w:rPr>
        <w:t>), marlín azul (</w:t>
      </w:r>
      <w:r w:rsidRPr="00596A3A">
        <w:rPr>
          <w:rFonts w:ascii="Arial" w:hAnsi="Arial" w:cs="Arial"/>
          <w:i/>
          <w:lang w:eastAsia="es-MX"/>
        </w:rPr>
        <w:t>Makaira nigricans</w:t>
      </w:r>
      <w:r w:rsidRPr="00596A3A">
        <w:rPr>
          <w:rFonts w:ascii="Arial" w:hAnsi="Arial" w:cs="Arial"/>
          <w:lang w:eastAsia="es-MX"/>
        </w:rPr>
        <w:t>) y blanco (</w:t>
      </w:r>
      <w:r w:rsidRPr="00596A3A">
        <w:rPr>
          <w:rFonts w:ascii="Arial" w:hAnsi="Arial" w:cs="Arial"/>
          <w:i/>
          <w:lang w:eastAsia="es-MX"/>
        </w:rPr>
        <w:t>Kajikia albida</w:t>
      </w:r>
      <w:r w:rsidRPr="00596A3A">
        <w:rPr>
          <w:rFonts w:ascii="Arial" w:hAnsi="Arial" w:cs="Arial"/>
          <w:lang w:eastAsia="es-MX"/>
        </w:rPr>
        <w:t>), atún aleta amarilla y negra (</w:t>
      </w:r>
      <w:r w:rsidRPr="00596A3A">
        <w:rPr>
          <w:rFonts w:ascii="Arial" w:hAnsi="Arial" w:cs="Arial"/>
          <w:i/>
          <w:lang w:eastAsia="es-MX"/>
        </w:rPr>
        <w:t xml:space="preserve">Tunnus </w:t>
      </w:r>
      <w:r w:rsidRPr="00596A3A">
        <w:rPr>
          <w:rFonts w:ascii="Arial" w:hAnsi="Arial" w:cs="Arial"/>
          <w:lang w:eastAsia="es-MX"/>
        </w:rPr>
        <w:t>sp.), dorado (</w:t>
      </w:r>
      <w:r w:rsidRPr="00596A3A">
        <w:rPr>
          <w:rFonts w:ascii="Arial" w:hAnsi="Arial" w:cs="Arial"/>
          <w:i/>
          <w:lang w:eastAsia="es-MX"/>
        </w:rPr>
        <w:t>Coryphaena hippurus</w:t>
      </w:r>
      <w:r w:rsidRPr="00596A3A">
        <w:rPr>
          <w:rFonts w:ascii="Arial" w:hAnsi="Arial" w:cs="Arial"/>
          <w:lang w:eastAsia="es-MX"/>
        </w:rPr>
        <w:t>) y picuda o barracuda (</w:t>
      </w:r>
      <w:r w:rsidRPr="00596A3A">
        <w:rPr>
          <w:rFonts w:ascii="Arial" w:hAnsi="Arial" w:cs="Arial"/>
          <w:i/>
          <w:lang w:eastAsia="es-MX"/>
        </w:rPr>
        <w:t>Sphyraena barracuda</w:t>
      </w:r>
      <w:r w:rsidRPr="00596A3A">
        <w:rPr>
          <w:rFonts w:ascii="Arial" w:hAnsi="Arial" w:cs="Arial"/>
          <w:lang w:eastAsia="es-MX"/>
        </w:rPr>
        <w:t>). La captura se realiza con embarcaciones motorizadas y con cañas de pesca en mar abierto proporcionando este servicio cooperativas de pesca deportiva y embarcaciones privadas.</w:t>
      </w:r>
    </w:p>
    <w:p w14:paraId="4D5E0A08" w14:textId="77777777" w:rsidR="00B54919" w:rsidRPr="00596A3A" w:rsidRDefault="00B54919" w:rsidP="00C80695">
      <w:pPr>
        <w:spacing w:before="0" w:after="0" w:line="240" w:lineRule="auto"/>
        <w:rPr>
          <w:rFonts w:ascii="Arial" w:hAnsi="Arial" w:cs="Arial"/>
          <w:lang w:eastAsia="es-MX"/>
        </w:rPr>
      </w:pPr>
    </w:p>
    <w:p w14:paraId="2598B67A" w14:textId="77777777" w:rsidR="00B54919" w:rsidRPr="00596A3A" w:rsidRDefault="00B54919" w:rsidP="00C80695">
      <w:pPr>
        <w:spacing w:before="0" w:after="0" w:line="240" w:lineRule="auto"/>
        <w:rPr>
          <w:rFonts w:ascii="Arial" w:hAnsi="Arial" w:cs="Arial"/>
          <w:b/>
          <w:lang w:eastAsia="es-MX"/>
        </w:rPr>
      </w:pPr>
      <w:r w:rsidRPr="00596A3A">
        <w:rPr>
          <w:rFonts w:ascii="Arial" w:hAnsi="Arial" w:cs="Arial"/>
          <w:b/>
          <w:lang w:eastAsia="es-MX"/>
        </w:rPr>
        <w:t xml:space="preserve">Turismo </w:t>
      </w:r>
    </w:p>
    <w:p w14:paraId="2C104657" w14:textId="77777777" w:rsidR="004D19E4" w:rsidRPr="00596A3A" w:rsidRDefault="004D19E4" w:rsidP="00C80695">
      <w:pPr>
        <w:widowControl w:val="0"/>
        <w:spacing w:before="0" w:after="0" w:line="240" w:lineRule="auto"/>
        <w:rPr>
          <w:rFonts w:ascii="Arial" w:hAnsi="Arial" w:cs="Arial"/>
        </w:rPr>
      </w:pPr>
    </w:p>
    <w:p w14:paraId="6E9D2362" w14:textId="77777777" w:rsidR="00B54919" w:rsidRPr="00596A3A" w:rsidRDefault="00B54919" w:rsidP="00C80695">
      <w:pPr>
        <w:widowControl w:val="0"/>
        <w:spacing w:before="0" w:after="0" w:line="240" w:lineRule="auto"/>
        <w:rPr>
          <w:rFonts w:ascii="Arial" w:hAnsi="Arial" w:cs="Arial"/>
        </w:rPr>
      </w:pPr>
      <w:r w:rsidRPr="00596A3A">
        <w:rPr>
          <w:rFonts w:ascii="Arial" w:hAnsi="Arial" w:cs="Arial"/>
        </w:rPr>
        <w:t xml:space="preserve">La estratégica ubicación del estado de Quintana Roo lo hace un importante punto de acceso </w:t>
      </w:r>
      <w:r w:rsidRPr="00596A3A">
        <w:rPr>
          <w:rFonts w:ascii="Arial" w:hAnsi="Arial" w:cs="Arial"/>
        </w:rPr>
        <w:lastRenderedPageBreak/>
        <w:t xml:space="preserve">turístico para los mercados del Golfo de México y este de los Estados Unidos, este de Canadá, Europa, las Islas del Caribe, Centro y Sudamérica. El turismo es el motor del desarrollo económico y social del estado de Quintana Roo, entre la diversidad de productos turísticos que ofrece el Caribe Mexicano se observan actividades de “sol y playa”, acuáticas, subacuáticas, avistamiento de flora y fauna, de aventura, senderismo, pesca deportiva, entre </w:t>
      </w:r>
      <w:r w:rsidRPr="00B52472">
        <w:rPr>
          <w:rFonts w:ascii="Arial" w:hAnsi="Arial" w:cs="Arial"/>
        </w:rPr>
        <w:t>otras. Esto representa el 61% de la producción interna bruta de la entidad, con más de 155 mil personas ocupadas, que representan el 45% de las fuentes de empleos del estado. Por lo que el uso y aprovechamiento de los ecosistemas y biodiversidad, requieren garantizar la existencia de los atractivos turísticos naturales con el fin de procurar el bienestar de la comunidad a largo plazo</w:t>
      </w:r>
    </w:p>
    <w:p w14:paraId="1D63683B" w14:textId="1E1A3D37" w:rsidR="00B54919" w:rsidRPr="00596A3A" w:rsidRDefault="00B54919" w:rsidP="00C80695">
      <w:pPr>
        <w:spacing w:before="0" w:after="0" w:line="240" w:lineRule="auto"/>
        <w:rPr>
          <w:rFonts w:ascii="Arial" w:hAnsi="Arial" w:cs="Arial"/>
        </w:rPr>
      </w:pPr>
      <w:r w:rsidRPr="00596A3A">
        <w:rPr>
          <w:rFonts w:ascii="Arial" w:hAnsi="Arial" w:cs="Arial"/>
        </w:rPr>
        <w:t>Esta característica ha hecho que en los últimos 40 años el estado se haya consolidado como la principal entidad de turismo recreativo en nuestro país, tanto por la variedad de ecosistemas presentes en la zona costera, como por ser esta región la entrada al Mundo Maya. De ahí que el mayor desarrollo turístico y de servicios se encuentre en la parte norte del estado; consecuentemente ha sido la zona que ha mantenido el desarrollo económico más acelerado de toda la entidad</w:t>
      </w:r>
      <w:r w:rsidR="004D19E4" w:rsidRPr="00596A3A">
        <w:rPr>
          <w:rFonts w:ascii="Arial" w:hAnsi="Arial" w:cs="Arial"/>
        </w:rPr>
        <w:t>.</w:t>
      </w:r>
    </w:p>
    <w:p w14:paraId="0767399F" w14:textId="77777777" w:rsidR="004D19E4" w:rsidRPr="00596A3A" w:rsidRDefault="004D19E4" w:rsidP="00C80695">
      <w:pPr>
        <w:spacing w:before="0" w:after="0" w:line="240" w:lineRule="auto"/>
        <w:rPr>
          <w:rFonts w:ascii="Arial" w:hAnsi="Arial" w:cs="Arial"/>
        </w:rPr>
      </w:pPr>
    </w:p>
    <w:p w14:paraId="09A25C0E" w14:textId="77777777" w:rsidR="00B54919" w:rsidRPr="00596A3A" w:rsidRDefault="00B54919" w:rsidP="00C80695">
      <w:pPr>
        <w:spacing w:before="0" w:after="0" w:line="240" w:lineRule="auto"/>
        <w:rPr>
          <w:rFonts w:ascii="Arial" w:hAnsi="Arial" w:cs="Arial"/>
          <w:lang w:eastAsia="es-MX"/>
        </w:rPr>
      </w:pPr>
      <w:r w:rsidRPr="00596A3A">
        <w:rPr>
          <w:rFonts w:ascii="Arial" w:hAnsi="Arial" w:cs="Arial"/>
          <w:lang w:eastAsia="es-MX"/>
        </w:rPr>
        <w:t xml:space="preserve">En la actualidad, las principales actividades turísticas que se desarrollan en la zona de influencia del ANP son: snorkel, buceo, recorridos turísticos en embarcaciones, actividades recreativas no motorizadas como el velerismo, kayakismo, canoismo, paddling, kiting, kitesurf, boarding, wind surfing y surfing; senderismo interpretativo, fotografía de la naturaleza, recorridos turísticos en vehículos terrestres como jeeps, “rhinos” y cuatrimotos, la observación de aves en recorridos con kayaks y durante los recorridos de pesca deportivo-recreativa a bordo de embarcaciones. </w:t>
      </w:r>
    </w:p>
    <w:p w14:paraId="34B2368A" w14:textId="77777777" w:rsidR="00B54919" w:rsidRPr="00596A3A" w:rsidRDefault="00B54919" w:rsidP="00C80695">
      <w:pPr>
        <w:spacing w:before="0" w:after="0" w:line="240" w:lineRule="auto"/>
        <w:rPr>
          <w:rFonts w:ascii="Arial" w:hAnsi="Arial" w:cs="Arial"/>
          <w:lang w:eastAsia="es-MX"/>
        </w:rPr>
      </w:pPr>
    </w:p>
    <w:p w14:paraId="33E3217A" w14:textId="564FF506" w:rsidR="00B54919" w:rsidRPr="00596A3A" w:rsidRDefault="00516724" w:rsidP="00C80695">
      <w:pPr>
        <w:pStyle w:val="TITULO2-"/>
      </w:pPr>
      <w:bookmarkStart w:id="16" w:name="_Toc483396452"/>
      <w:r w:rsidRPr="00596A3A">
        <w:t>4</w:t>
      </w:r>
      <w:r w:rsidR="00225C28">
        <w:t>.5</w:t>
      </w:r>
      <w:r w:rsidR="003D5293" w:rsidRPr="00596A3A">
        <w:t xml:space="preserve"> Co</w:t>
      </w:r>
      <w:r w:rsidRPr="00596A3A">
        <w:t>ntexto Arqueológico, Histórico y</w:t>
      </w:r>
      <w:r w:rsidR="003D5293" w:rsidRPr="00596A3A">
        <w:t xml:space="preserve"> Cultural</w:t>
      </w:r>
      <w:bookmarkEnd w:id="16"/>
    </w:p>
    <w:p w14:paraId="6FAB2026" w14:textId="77777777" w:rsidR="004D19E4" w:rsidRPr="00596A3A" w:rsidRDefault="004D19E4" w:rsidP="00C80695">
      <w:pPr>
        <w:spacing w:before="0" w:after="0" w:line="240" w:lineRule="auto"/>
        <w:rPr>
          <w:rFonts w:ascii="Arial" w:hAnsi="Arial" w:cs="Arial"/>
          <w:lang w:eastAsia="es-MX"/>
        </w:rPr>
      </w:pPr>
    </w:p>
    <w:p w14:paraId="2B881AE4" w14:textId="77777777" w:rsidR="00B54919" w:rsidRPr="00596A3A" w:rsidRDefault="00B54919" w:rsidP="00C80695">
      <w:pPr>
        <w:spacing w:before="0" w:after="0" w:line="240" w:lineRule="auto"/>
        <w:rPr>
          <w:rFonts w:ascii="Arial" w:hAnsi="Arial" w:cs="Arial"/>
          <w:lang w:eastAsia="es-MX"/>
        </w:rPr>
      </w:pPr>
      <w:r w:rsidRPr="00046E4A">
        <w:rPr>
          <w:rFonts w:ascii="Arial" w:hAnsi="Arial" w:cs="Arial"/>
          <w:lang w:eastAsia="es-MX"/>
        </w:rPr>
        <w:t xml:space="preserve">El área que comprende la Reserva de la Biosfera Caribe Mexicano es mayoritariamente marina y, debido a </w:t>
      </w:r>
      <w:r w:rsidRPr="00B52472">
        <w:rPr>
          <w:rFonts w:ascii="Arial" w:hAnsi="Arial" w:cs="Arial"/>
          <w:lang w:eastAsia="es-MX"/>
        </w:rPr>
        <w:t>que menos del 1% de la superficie decretada es terrestre,</w:t>
      </w:r>
      <w:r w:rsidRPr="00046E4A">
        <w:rPr>
          <w:rFonts w:ascii="Arial" w:hAnsi="Arial" w:cs="Arial"/>
          <w:lang w:eastAsia="es-MX"/>
        </w:rPr>
        <w:t xml:space="preserve"> existe una interconexión con las APFF Yum Balam, Isla de Cozumel, Manglares de Nichupté; con los Parques Nacionales Isla Contoy, Tulum y Costa Occidental de Isla Mujeres, Punta Cancún y Punta Nizuc; y la Reserva de la Biosfera de Sian Ka’an; en las cuales se encuentran diversos sitios arqueológicos correspondientes a la Cultura Maya.</w:t>
      </w:r>
      <w:r w:rsidRPr="00596A3A">
        <w:rPr>
          <w:rFonts w:ascii="Arial" w:hAnsi="Arial" w:cs="Arial"/>
          <w:lang w:eastAsia="es-MX"/>
        </w:rPr>
        <w:t xml:space="preserve"> </w:t>
      </w:r>
    </w:p>
    <w:p w14:paraId="048A814C" w14:textId="77777777" w:rsidR="00647A7B" w:rsidRPr="00596A3A" w:rsidRDefault="00647A7B" w:rsidP="00C80695">
      <w:pPr>
        <w:spacing w:before="0" w:after="0" w:line="240" w:lineRule="auto"/>
        <w:rPr>
          <w:rFonts w:ascii="Arial" w:hAnsi="Arial" w:cs="Arial"/>
          <w:lang w:eastAsia="es-MX"/>
        </w:rPr>
      </w:pPr>
    </w:p>
    <w:p w14:paraId="1F7C60F1" w14:textId="297542EF" w:rsidR="00B54919" w:rsidRPr="00596A3A" w:rsidRDefault="00B54919" w:rsidP="00C80695">
      <w:pPr>
        <w:spacing w:before="0" w:after="0" w:line="240" w:lineRule="auto"/>
        <w:rPr>
          <w:rFonts w:ascii="Arial" w:hAnsi="Arial" w:cs="Arial"/>
          <w:lang w:eastAsia="es-MX"/>
        </w:rPr>
      </w:pPr>
      <w:r w:rsidRPr="00596A3A">
        <w:rPr>
          <w:rFonts w:ascii="Arial" w:hAnsi="Arial" w:cs="Arial"/>
          <w:lang w:eastAsia="es-MX"/>
        </w:rPr>
        <w:t>El intercambio de productos a través de largas distancias fue un factor básico en la homogeneidad cultural del mundo maya. La zona marina de la Reserva de la Biosfera fue principalmente usada como una ruta de navegación para el intercambio comercial y para la pesca, actividades con un papel crítico en el desarrollo de esta antigua civilización. Para la navegación los mayas no se limitaban a embarcaciones elaboradas con troncos ahuecados, con base en representaciones de murales y códices</w:t>
      </w:r>
      <w:r w:rsidR="009436FA">
        <w:rPr>
          <w:rFonts w:ascii="Arial" w:hAnsi="Arial" w:cs="Arial"/>
          <w:lang w:eastAsia="es-MX"/>
        </w:rPr>
        <w:t xml:space="preserve"> donde</w:t>
      </w:r>
      <w:r w:rsidRPr="00596A3A">
        <w:rPr>
          <w:rFonts w:ascii="Arial" w:hAnsi="Arial" w:cs="Arial"/>
          <w:lang w:eastAsia="es-MX"/>
        </w:rPr>
        <w:t xml:space="preserve"> se tiene registro del uso de velas y remos (Zuñiga, 2014).</w:t>
      </w:r>
    </w:p>
    <w:p w14:paraId="508EF356" w14:textId="77777777" w:rsidR="00647A7B" w:rsidRPr="00596A3A" w:rsidRDefault="00647A7B" w:rsidP="00C80695">
      <w:pPr>
        <w:spacing w:before="0" w:after="0" w:line="240" w:lineRule="auto"/>
        <w:rPr>
          <w:rFonts w:ascii="Arial" w:hAnsi="Arial" w:cs="Arial"/>
          <w:lang w:eastAsia="es-MX"/>
        </w:rPr>
      </w:pPr>
    </w:p>
    <w:p w14:paraId="019FB54D" w14:textId="77777777" w:rsidR="00B54919" w:rsidRPr="00596A3A" w:rsidRDefault="00B54919" w:rsidP="00C80695">
      <w:pPr>
        <w:spacing w:before="0" w:after="0" w:line="240" w:lineRule="auto"/>
        <w:rPr>
          <w:rFonts w:ascii="Arial" w:hAnsi="Arial" w:cs="Arial"/>
          <w:lang w:eastAsia="es-MX"/>
        </w:rPr>
      </w:pPr>
      <w:r w:rsidRPr="00596A3A">
        <w:rPr>
          <w:rFonts w:ascii="Arial" w:hAnsi="Arial" w:cs="Arial"/>
          <w:lang w:eastAsia="es-MX"/>
        </w:rPr>
        <w:t xml:space="preserve">El comercio marítimo maya se remonta al periodo Preclásico Tardío (300 a.C.-300 d.C.), un ejemplo es la construcción durante este periodo del puerto en la Isla de Cozumel, que sirvió de apoyo en la ruta comercial que los mayas yucatecos, chontales y otros grupos mesoamericanos efectuaban a través de las islas del Mar Caribe para realizar trueques de sus productos (Ríos-Meneses, 1988). Asimismo, muchos puertos estaban ubicados en lugares estratégicos para el comercio, como islas, promontorios o a la entrada de ríos y en la mayoría de las veces se ubicaban en lugares protegidos del mar abierto. </w:t>
      </w:r>
    </w:p>
    <w:p w14:paraId="171A02F6" w14:textId="77777777" w:rsidR="00647A7B" w:rsidRPr="00596A3A" w:rsidRDefault="00647A7B" w:rsidP="00C80695">
      <w:pPr>
        <w:spacing w:before="0" w:after="0" w:line="240" w:lineRule="auto"/>
        <w:rPr>
          <w:rFonts w:ascii="Arial" w:hAnsi="Arial" w:cs="Arial"/>
          <w:lang w:eastAsia="es-MX"/>
        </w:rPr>
      </w:pPr>
    </w:p>
    <w:p w14:paraId="66FB03D7" w14:textId="5E8BE38A" w:rsidR="00B54919" w:rsidRPr="00596A3A" w:rsidRDefault="00B54919" w:rsidP="00C80695">
      <w:pPr>
        <w:spacing w:before="0" w:after="0" w:line="240" w:lineRule="auto"/>
        <w:rPr>
          <w:rFonts w:ascii="Arial" w:hAnsi="Arial" w:cs="Arial"/>
          <w:lang w:eastAsia="es-MX"/>
        </w:rPr>
      </w:pPr>
      <w:r w:rsidRPr="00596A3A">
        <w:rPr>
          <w:rFonts w:ascii="Arial" w:hAnsi="Arial" w:cs="Arial"/>
          <w:lang w:eastAsia="es-MX"/>
        </w:rPr>
        <w:t xml:space="preserve">Durante la época colonial española en América, el Caribe se presentó como una región incrustada en medio de dos de los más importantes reinos americanos (la Nueva España y el </w:t>
      </w:r>
      <w:r w:rsidRPr="00596A3A">
        <w:rPr>
          <w:rFonts w:ascii="Arial" w:hAnsi="Arial" w:cs="Arial"/>
          <w:lang w:eastAsia="es-MX"/>
        </w:rPr>
        <w:lastRenderedPageBreak/>
        <w:t>virreinato del Perú) los cuales proveían gran cantidad de recursos al imperio español. El hecho de que el Caribe fuese el lugar donde convergieron y atravesaron mercancías y navíos, se debió principalmente a su ubicación geográfica (Pedraza, 2015). La navegación en la región del Caribe fue de continuos viajes de exploración, comercio, contrabando y conflictos bélicos. Desde mediados del siglo XVII hasta el XIX los ingleses lograron el dominio de este espacio marítimo y el tránsito de embarcaciones cargadas de productos valiosos, sobre todo maderas preciosas, que iba desde Belice, pasando por Yucatán y Jamaica, hasta cruzar el océano y arribar al Viejo Mundo (Moya, Reicher, 2010).</w:t>
      </w:r>
    </w:p>
    <w:p w14:paraId="5BF04D3D" w14:textId="77777777" w:rsidR="00647A7B" w:rsidRPr="00596A3A" w:rsidRDefault="00647A7B" w:rsidP="00C80695">
      <w:pPr>
        <w:spacing w:before="0" w:after="0" w:line="240" w:lineRule="auto"/>
        <w:rPr>
          <w:rFonts w:ascii="Arial" w:hAnsi="Arial" w:cs="Arial"/>
          <w:lang w:eastAsia="es-MX"/>
        </w:rPr>
      </w:pPr>
    </w:p>
    <w:p w14:paraId="46CF4A24" w14:textId="37A5160D" w:rsidR="00B54919" w:rsidRPr="00596A3A" w:rsidRDefault="00B54919" w:rsidP="00C80695">
      <w:pPr>
        <w:spacing w:before="0" w:after="0" w:line="240" w:lineRule="auto"/>
        <w:rPr>
          <w:rFonts w:ascii="Arial" w:hAnsi="Arial" w:cs="Arial"/>
          <w:lang w:eastAsia="es-MX"/>
        </w:rPr>
      </w:pPr>
      <w:r w:rsidRPr="00596A3A">
        <w:rPr>
          <w:rFonts w:ascii="Arial" w:hAnsi="Arial" w:cs="Arial"/>
          <w:lang w:eastAsia="es-MX"/>
        </w:rPr>
        <w:t>Hoy en día, en la parte continental de la Reserva de la Biosfera Caribe Mexicano es posible ver el impresionante campanario de una iglesia desde el mar; se trata de una estructura rocosa que se preserva desafiando el paso de los siglos, conocida actualmente como Boca Iglesia. Se localiza a 6 kilómetros al sur de Cabo Catoche, cercana a los últimos vestigios de lo que fue el pueblo de Ekab, que existió como una comunidad próspera hasta mediados del siglo XVII,  pero que desapareció como resultado de constantes ataques de rebeldes mayas y piratas de origen francés e inglés. Varios relatos precisan a este como el lugar donde el ejército de Francisco Hernández de Córdoba desembarcó y se convirtió en el descubridor oficial de Yucatán e Isla Mujeres, en los primeros días de marzo de 1517. En 1519 la Iglesia Católica estableció su poder sobre el territorio y dio la orden de construir una iglesia en Ekab, esa construcción es actualmente Boca Iglesia; su arquitectura es de estilo más medieval, similar a los estilos utilizados en España en tiempos de las cruzadas contra los piratas. Sus cercas se hicieron en forma de flechas. Para construir estas estructuras católicas, los templos mayas fueron demolidos para proporcionar material suficiente para comenzar la construcción (Villanueva, 2003).</w:t>
      </w:r>
    </w:p>
    <w:p w14:paraId="195C0FC3" w14:textId="77777777" w:rsidR="00B54919" w:rsidRPr="00596A3A" w:rsidRDefault="00B54919" w:rsidP="00C80695">
      <w:pPr>
        <w:spacing w:before="0" w:after="0" w:line="240" w:lineRule="auto"/>
        <w:rPr>
          <w:rFonts w:ascii="Arial" w:hAnsi="Arial" w:cs="Arial"/>
          <w:sz w:val="24"/>
          <w:szCs w:val="24"/>
          <w:lang w:eastAsia="es-MX"/>
        </w:rPr>
      </w:pPr>
    </w:p>
    <w:p w14:paraId="7BD566A8" w14:textId="6E1992B9" w:rsidR="00B54919" w:rsidRPr="00596A3A" w:rsidRDefault="003D5293" w:rsidP="00C80695">
      <w:pPr>
        <w:spacing w:before="0" w:after="0" w:line="240" w:lineRule="auto"/>
        <w:rPr>
          <w:rFonts w:ascii="Arial" w:hAnsi="Arial" w:cs="Arial"/>
          <w:b/>
          <w:i/>
          <w:lang w:eastAsia="es-MX"/>
        </w:rPr>
      </w:pPr>
      <w:r w:rsidRPr="00596A3A">
        <w:rPr>
          <w:rFonts w:ascii="Arial" w:hAnsi="Arial" w:cs="Arial"/>
          <w:b/>
          <w:i/>
          <w:lang w:eastAsia="es-MX"/>
        </w:rPr>
        <w:t>Uso de suelo</w:t>
      </w:r>
    </w:p>
    <w:p w14:paraId="44D02B6C" w14:textId="77777777" w:rsidR="00B54919" w:rsidRPr="00596A3A" w:rsidRDefault="00B54919" w:rsidP="00C80695">
      <w:pPr>
        <w:spacing w:before="0" w:after="0" w:line="240" w:lineRule="auto"/>
        <w:rPr>
          <w:rFonts w:ascii="Arial" w:hAnsi="Arial" w:cs="Arial"/>
          <w:lang w:eastAsia="es-MX"/>
        </w:rPr>
      </w:pPr>
    </w:p>
    <w:p w14:paraId="011EB9C3" w14:textId="77777777" w:rsidR="00B54919" w:rsidRPr="00596A3A" w:rsidRDefault="00B54919" w:rsidP="00C80695">
      <w:pPr>
        <w:spacing w:before="0" w:after="0" w:line="240" w:lineRule="auto"/>
        <w:rPr>
          <w:rFonts w:ascii="Arial" w:hAnsi="Arial" w:cs="Arial"/>
        </w:rPr>
      </w:pPr>
      <w:r w:rsidRPr="00596A3A">
        <w:rPr>
          <w:rFonts w:ascii="Arial" w:hAnsi="Arial" w:cs="Arial"/>
          <w:lang w:eastAsia="es-MX"/>
        </w:rPr>
        <w:t>A raíz de un análisis de los datos vectoriales de uso de suelo y vegetación de la serie V del INEGI, dentro de la porción terrestre de la Reserva de la Biosfera Caribe Mexicano se</w:t>
      </w:r>
      <w:r w:rsidRPr="00596A3A">
        <w:rPr>
          <w:rFonts w:ascii="Arial" w:hAnsi="Arial" w:cs="Arial"/>
        </w:rPr>
        <w:t xml:space="preserve"> determinó la siguiente cobertura: </w:t>
      </w:r>
    </w:p>
    <w:p w14:paraId="12C9140E" w14:textId="77777777" w:rsidR="00B54919" w:rsidRPr="00596A3A" w:rsidRDefault="00B54919" w:rsidP="00C80695">
      <w:pPr>
        <w:spacing w:before="0" w:after="0" w:line="240" w:lineRule="auto"/>
        <w:rPr>
          <w:rFonts w:ascii="Arial" w:hAnsi="Arial" w:cs="Arial"/>
        </w:rPr>
      </w:pPr>
    </w:p>
    <w:p w14:paraId="471328FD" w14:textId="67E17AFF" w:rsidR="00B54919" w:rsidRPr="00596A3A" w:rsidRDefault="00B237A4" w:rsidP="00C80695">
      <w:pPr>
        <w:spacing w:before="0" w:after="0" w:line="240" w:lineRule="auto"/>
        <w:jc w:val="center"/>
        <w:rPr>
          <w:rFonts w:ascii="Arial" w:hAnsi="Arial" w:cs="Arial"/>
          <w:b/>
          <w:sz w:val="24"/>
          <w:szCs w:val="24"/>
        </w:rPr>
      </w:pPr>
      <w:r w:rsidRPr="00596A3A">
        <w:rPr>
          <w:rFonts w:ascii="Arial" w:hAnsi="Arial" w:cs="Arial"/>
          <w:sz w:val="20"/>
          <w:szCs w:val="20"/>
        </w:rPr>
        <w:t>Tabla 8</w:t>
      </w:r>
      <w:r w:rsidR="00B54919" w:rsidRPr="00596A3A">
        <w:rPr>
          <w:rFonts w:ascii="Arial" w:hAnsi="Arial" w:cs="Arial"/>
          <w:sz w:val="20"/>
          <w:szCs w:val="20"/>
        </w:rPr>
        <w:t>. Uso de suelo en la Reserva de la Biosfera Caribe Mexicano</w:t>
      </w:r>
    </w:p>
    <w:p w14:paraId="430D072D" w14:textId="0FFA97C1" w:rsidR="00B54919" w:rsidRPr="00596A3A" w:rsidRDefault="00B54919" w:rsidP="00C80695">
      <w:pPr>
        <w:spacing w:before="0" w:after="0" w:line="240" w:lineRule="auto"/>
        <w:rPr>
          <w:rFonts w:ascii="Arial" w:hAnsi="Arial"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64"/>
        <w:gridCol w:w="4031"/>
        <w:gridCol w:w="1862"/>
        <w:gridCol w:w="1697"/>
      </w:tblGrid>
      <w:tr w:rsidR="00CF435B" w:rsidRPr="00596A3A" w14:paraId="07D8BD69" w14:textId="77777777" w:rsidTr="00F31D63">
        <w:trPr>
          <w:trHeight w:val="300"/>
        </w:trPr>
        <w:tc>
          <w:tcPr>
            <w:tcW w:w="1464" w:type="dxa"/>
            <w:shd w:val="clear" w:color="auto" w:fill="D9D9D9"/>
            <w:noWrap/>
            <w:tcMar>
              <w:top w:w="0" w:type="dxa"/>
              <w:left w:w="108" w:type="dxa"/>
              <w:bottom w:w="0" w:type="dxa"/>
              <w:right w:w="108" w:type="dxa"/>
            </w:tcMar>
            <w:vAlign w:val="center"/>
            <w:hideMark/>
          </w:tcPr>
          <w:p w14:paraId="62FAADBE" w14:textId="77777777" w:rsidR="00CF435B" w:rsidRPr="00596A3A" w:rsidRDefault="00CF435B" w:rsidP="00C80695">
            <w:pPr>
              <w:spacing w:before="0" w:after="0" w:line="240" w:lineRule="auto"/>
              <w:jc w:val="center"/>
              <w:rPr>
                <w:rFonts w:ascii="Arial" w:hAnsi="Arial" w:cs="Arial"/>
                <w:b/>
                <w:bCs/>
                <w:sz w:val="18"/>
                <w:szCs w:val="18"/>
              </w:rPr>
            </w:pPr>
            <w:r w:rsidRPr="00596A3A">
              <w:rPr>
                <w:rFonts w:ascii="Arial" w:hAnsi="Arial" w:cs="Arial"/>
                <w:b/>
                <w:bCs/>
                <w:sz w:val="18"/>
                <w:szCs w:val="18"/>
              </w:rPr>
              <w:t>AMBIENTE</w:t>
            </w:r>
          </w:p>
        </w:tc>
        <w:tc>
          <w:tcPr>
            <w:tcW w:w="4031" w:type="dxa"/>
            <w:shd w:val="clear" w:color="auto" w:fill="D9D9D9"/>
            <w:noWrap/>
            <w:tcMar>
              <w:top w:w="0" w:type="dxa"/>
              <w:left w:w="108" w:type="dxa"/>
              <w:bottom w:w="0" w:type="dxa"/>
              <w:right w:w="108" w:type="dxa"/>
            </w:tcMar>
            <w:vAlign w:val="center"/>
            <w:hideMark/>
          </w:tcPr>
          <w:p w14:paraId="45E8371A" w14:textId="77777777" w:rsidR="00CF435B" w:rsidRPr="00596A3A" w:rsidRDefault="00CF435B" w:rsidP="00C80695">
            <w:pPr>
              <w:spacing w:before="0" w:after="0" w:line="240" w:lineRule="auto"/>
              <w:jc w:val="center"/>
              <w:rPr>
                <w:rFonts w:ascii="Arial" w:hAnsi="Arial" w:cs="Arial"/>
                <w:b/>
                <w:bCs/>
                <w:sz w:val="18"/>
                <w:szCs w:val="18"/>
              </w:rPr>
            </w:pPr>
            <w:r w:rsidRPr="00596A3A">
              <w:rPr>
                <w:rFonts w:ascii="Arial" w:hAnsi="Arial" w:cs="Arial"/>
                <w:b/>
                <w:bCs/>
                <w:sz w:val="18"/>
                <w:szCs w:val="18"/>
              </w:rPr>
              <w:t>COBERTURA</w:t>
            </w:r>
          </w:p>
        </w:tc>
        <w:tc>
          <w:tcPr>
            <w:tcW w:w="1862" w:type="dxa"/>
            <w:shd w:val="clear" w:color="auto" w:fill="D9D9D9"/>
            <w:noWrap/>
            <w:tcMar>
              <w:top w:w="0" w:type="dxa"/>
              <w:left w:w="108" w:type="dxa"/>
              <w:bottom w:w="0" w:type="dxa"/>
              <w:right w:w="108" w:type="dxa"/>
            </w:tcMar>
            <w:vAlign w:val="center"/>
            <w:hideMark/>
          </w:tcPr>
          <w:p w14:paraId="7896BB8E" w14:textId="77777777" w:rsidR="00CF435B" w:rsidRPr="00596A3A" w:rsidRDefault="00CF435B" w:rsidP="00C80695">
            <w:pPr>
              <w:spacing w:before="0" w:after="0" w:line="240" w:lineRule="auto"/>
              <w:jc w:val="center"/>
              <w:rPr>
                <w:rFonts w:ascii="Arial" w:hAnsi="Arial" w:cs="Arial"/>
                <w:b/>
                <w:bCs/>
                <w:sz w:val="18"/>
                <w:szCs w:val="18"/>
              </w:rPr>
            </w:pPr>
            <w:r w:rsidRPr="00596A3A">
              <w:rPr>
                <w:rFonts w:ascii="Arial" w:hAnsi="Arial" w:cs="Arial"/>
                <w:b/>
                <w:bCs/>
                <w:sz w:val="18"/>
                <w:szCs w:val="18"/>
              </w:rPr>
              <w:t>SUPERFICIE (ha)</w:t>
            </w:r>
          </w:p>
        </w:tc>
        <w:tc>
          <w:tcPr>
            <w:tcW w:w="1697" w:type="dxa"/>
            <w:shd w:val="clear" w:color="auto" w:fill="D9D9D9"/>
            <w:noWrap/>
            <w:tcMar>
              <w:top w:w="0" w:type="dxa"/>
              <w:left w:w="108" w:type="dxa"/>
              <w:bottom w:w="0" w:type="dxa"/>
              <w:right w:w="108" w:type="dxa"/>
            </w:tcMar>
            <w:vAlign w:val="center"/>
            <w:hideMark/>
          </w:tcPr>
          <w:p w14:paraId="49A631FE" w14:textId="77777777" w:rsidR="00CF435B" w:rsidRPr="00596A3A" w:rsidRDefault="00CF435B" w:rsidP="00C80695">
            <w:pPr>
              <w:spacing w:before="0" w:after="0" w:line="240" w:lineRule="auto"/>
              <w:jc w:val="center"/>
              <w:rPr>
                <w:rFonts w:ascii="Arial" w:hAnsi="Arial" w:cs="Arial"/>
                <w:b/>
                <w:bCs/>
                <w:sz w:val="18"/>
                <w:szCs w:val="18"/>
              </w:rPr>
            </w:pPr>
            <w:r w:rsidRPr="00596A3A">
              <w:rPr>
                <w:rFonts w:ascii="Arial" w:hAnsi="Arial" w:cs="Arial"/>
                <w:b/>
                <w:bCs/>
                <w:sz w:val="18"/>
                <w:szCs w:val="18"/>
              </w:rPr>
              <w:t>PORCENTAJE</w:t>
            </w:r>
          </w:p>
        </w:tc>
      </w:tr>
      <w:tr w:rsidR="00F31D63" w:rsidRPr="00596A3A" w14:paraId="5BBABAFE" w14:textId="77777777" w:rsidTr="00F31D63">
        <w:trPr>
          <w:trHeight w:val="331"/>
        </w:trPr>
        <w:tc>
          <w:tcPr>
            <w:tcW w:w="1464" w:type="dxa"/>
            <w:vMerge w:val="restart"/>
            <w:noWrap/>
            <w:tcMar>
              <w:top w:w="0" w:type="dxa"/>
              <w:left w:w="108" w:type="dxa"/>
              <w:bottom w:w="0" w:type="dxa"/>
              <w:right w:w="108" w:type="dxa"/>
            </w:tcMar>
            <w:vAlign w:val="center"/>
            <w:hideMark/>
          </w:tcPr>
          <w:p w14:paraId="20E71A59" w14:textId="77777777"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TERRESTRE</w:t>
            </w:r>
          </w:p>
        </w:tc>
        <w:tc>
          <w:tcPr>
            <w:tcW w:w="4031" w:type="dxa"/>
            <w:noWrap/>
            <w:tcMar>
              <w:top w:w="0" w:type="dxa"/>
              <w:left w:w="108" w:type="dxa"/>
              <w:bottom w:w="0" w:type="dxa"/>
              <w:right w:w="108" w:type="dxa"/>
            </w:tcMar>
            <w:vAlign w:val="center"/>
          </w:tcPr>
          <w:p w14:paraId="5CEA7A75" w14:textId="7A39D769"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SELVA MEDIANA SUBPERENIFOLIA</w:t>
            </w:r>
          </w:p>
        </w:tc>
        <w:tc>
          <w:tcPr>
            <w:tcW w:w="1862" w:type="dxa"/>
            <w:noWrap/>
            <w:tcMar>
              <w:top w:w="0" w:type="dxa"/>
              <w:left w:w="108" w:type="dxa"/>
              <w:bottom w:w="0" w:type="dxa"/>
              <w:right w:w="108" w:type="dxa"/>
            </w:tcMar>
            <w:vAlign w:val="center"/>
          </w:tcPr>
          <w:p w14:paraId="2A68C833" w14:textId="1809C55E"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11,700.856</w:t>
            </w:r>
          </w:p>
        </w:tc>
        <w:tc>
          <w:tcPr>
            <w:tcW w:w="1697" w:type="dxa"/>
            <w:noWrap/>
            <w:tcMar>
              <w:top w:w="0" w:type="dxa"/>
              <w:left w:w="108" w:type="dxa"/>
              <w:bottom w:w="0" w:type="dxa"/>
              <w:right w:w="108" w:type="dxa"/>
            </w:tcMar>
            <w:vAlign w:val="center"/>
          </w:tcPr>
          <w:p w14:paraId="10D5235F" w14:textId="49E5621E"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0.2033</w:t>
            </w:r>
          </w:p>
        </w:tc>
      </w:tr>
      <w:tr w:rsidR="00F31D63" w:rsidRPr="00596A3A" w14:paraId="68924151" w14:textId="77777777" w:rsidTr="00F31D63">
        <w:trPr>
          <w:trHeight w:val="331"/>
        </w:trPr>
        <w:tc>
          <w:tcPr>
            <w:tcW w:w="1464" w:type="dxa"/>
            <w:vMerge/>
            <w:noWrap/>
            <w:tcMar>
              <w:top w:w="0" w:type="dxa"/>
              <w:left w:w="108" w:type="dxa"/>
              <w:bottom w:w="0" w:type="dxa"/>
              <w:right w:w="108" w:type="dxa"/>
            </w:tcMar>
            <w:vAlign w:val="center"/>
          </w:tcPr>
          <w:p w14:paraId="6F7FC962" w14:textId="77777777" w:rsidR="00F31D63" w:rsidRPr="00596A3A" w:rsidRDefault="00F31D63" w:rsidP="00C80695">
            <w:pPr>
              <w:spacing w:before="0" w:after="0" w:line="240" w:lineRule="auto"/>
              <w:jc w:val="center"/>
              <w:rPr>
                <w:rFonts w:ascii="Arial" w:hAnsi="Arial" w:cs="Arial"/>
                <w:sz w:val="18"/>
                <w:szCs w:val="18"/>
              </w:rPr>
            </w:pPr>
          </w:p>
        </w:tc>
        <w:tc>
          <w:tcPr>
            <w:tcW w:w="4031" w:type="dxa"/>
            <w:noWrap/>
            <w:tcMar>
              <w:top w:w="0" w:type="dxa"/>
              <w:left w:w="108" w:type="dxa"/>
              <w:bottom w:w="0" w:type="dxa"/>
              <w:right w:w="108" w:type="dxa"/>
            </w:tcMar>
            <w:vAlign w:val="center"/>
          </w:tcPr>
          <w:p w14:paraId="145D9C4E" w14:textId="50392D8A"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MANGLAR</w:t>
            </w:r>
          </w:p>
        </w:tc>
        <w:tc>
          <w:tcPr>
            <w:tcW w:w="1862" w:type="dxa"/>
            <w:noWrap/>
            <w:tcMar>
              <w:top w:w="0" w:type="dxa"/>
              <w:left w:w="108" w:type="dxa"/>
              <w:bottom w:w="0" w:type="dxa"/>
              <w:right w:w="108" w:type="dxa"/>
            </w:tcMar>
            <w:vAlign w:val="center"/>
          </w:tcPr>
          <w:p w14:paraId="66421ECC" w14:textId="3C94F5BA"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9,237.424</w:t>
            </w:r>
          </w:p>
        </w:tc>
        <w:tc>
          <w:tcPr>
            <w:tcW w:w="1697" w:type="dxa"/>
            <w:noWrap/>
            <w:tcMar>
              <w:top w:w="0" w:type="dxa"/>
              <w:left w:w="108" w:type="dxa"/>
              <w:bottom w:w="0" w:type="dxa"/>
              <w:right w:w="108" w:type="dxa"/>
            </w:tcMar>
            <w:vAlign w:val="center"/>
          </w:tcPr>
          <w:p w14:paraId="11A4565F" w14:textId="39A3BE4E"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0.1605</w:t>
            </w:r>
          </w:p>
        </w:tc>
      </w:tr>
      <w:tr w:rsidR="00F31D63" w:rsidRPr="00596A3A" w14:paraId="1B682140" w14:textId="77777777" w:rsidTr="00F31D63">
        <w:trPr>
          <w:trHeight w:val="363"/>
        </w:trPr>
        <w:tc>
          <w:tcPr>
            <w:tcW w:w="0" w:type="auto"/>
            <w:vMerge/>
            <w:vAlign w:val="center"/>
            <w:hideMark/>
          </w:tcPr>
          <w:p w14:paraId="25A4870E" w14:textId="77777777" w:rsidR="00F31D63" w:rsidRPr="00596A3A" w:rsidRDefault="00F31D63" w:rsidP="00C80695">
            <w:pPr>
              <w:spacing w:before="0" w:after="0" w:line="240" w:lineRule="auto"/>
              <w:rPr>
                <w:rFonts w:ascii="Arial" w:hAnsi="Arial" w:cs="Arial"/>
                <w:sz w:val="18"/>
                <w:szCs w:val="18"/>
              </w:rPr>
            </w:pPr>
          </w:p>
        </w:tc>
        <w:tc>
          <w:tcPr>
            <w:tcW w:w="4031" w:type="dxa"/>
            <w:noWrap/>
            <w:tcMar>
              <w:top w:w="0" w:type="dxa"/>
              <w:left w:w="108" w:type="dxa"/>
              <w:bottom w:w="0" w:type="dxa"/>
              <w:right w:w="108" w:type="dxa"/>
            </w:tcMar>
            <w:vAlign w:val="center"/>
          </w:tcPr>
          <w:p w14:paraId="33DDE354" w14:textId="55556205"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TULAR</w:t>
            </w:r>
          </w:p>
        </w:tc>
        <w:tc>
          <w:tcPr>
            <w:tcW w:w="1862" w:type="dxa"/>
            <w:noWrap/>
            <w:tcMar>
              <w:top w:w="0" w:type="dxa"/>
              <w:left w:w="108" w:type="dxa"/>
              <w:bottom w:w="0" w:type="dxa"/>
              <w:right w:w="108" w:type="dxa"/>
            </w:tcMar>
            <w:vAlign w:val="center"/>
          </w:tcPr>
          <w:p w14:paraId="6266CCAE" w14:textId="4BD0C67E"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4,813.342</w:t>
            </w:r>
          </w:p>
        </w:tc>
        <w:tc>
          <w:tcPr>
            <w:tcW w:w="1697" w:type="dxa"/>
            <w:noWrap/>
            <w:tcMar>
              <w:top w:w="0" w:type="dxa"/>
              <w:left w:w="108" w:type="dxa"/>
              <w:bottom w:w="0" w:type="dxa"/>
              <w:right w:w="108" w:type="dxa"/>
            </w:tcMar>
            <w:vAlign w:val="center"/>
          </w:tcPr>
          <w:p w14:paraId="1CC70DC6" w14:textId="4B61FFD5"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0.0837</w:t>
            </w:r>
          </w:p>
        </w:tc>
      </w:tr>
      <w:tr w:rsidR="00F31D63" w:rsidRPr="00596A3A" w14:paraId="0C79C440" w14:textId="77777777" w:rsidTr="00F31D63">
        <w:trPr>
          <w:trHeight w:val="300"/>
        </w:trPr>
        <w:tc>
          <w:tcPr>
            <w:tcW w:w="0" w:type="auto"/>
            <w:vMerge/>
            <w:vAlign w:val="center"/>
            <w:hideMark/>
          </w:tcPr>
          <w:p w14:paraId="04D05032" w14:textId="77777777" w:rsidR="00F31D63" w:rsidRPr="00596A3A" w:rsidRDefault="00F31D63" w:rsidP="00C80695">
            <w:pPr>
              <w:spacing w:before="0" w:after="0" w:line="240" w:lineRule="auto"/>
              <w:rPr>
                <w:rFonts w:ascii="Arial" w:hAnsi="Arial" w:cs="Arial"/>
                <w:sz w:val="18"/>
                <w:szCs w:val="18"/>
              </w:rPr>
            </w:pPr>
          </w:p>
        </w:tc>
        <w:tc>
          <w:tcPr>
            <w:tcW w:w="4031" w:type="dxa"/>
            <w:noWrap/>
            <w:tcMar>
              <w:top w:w="0" w:type="dxa"/>
              <w:left w:w="108" w:type="dxa"/>
              <w:bottom w:w="0" w:type="dxa"/>
              <w:right w:w="108" w:type="dxa"/>
            </w:tcMar>
            <w:vAlign w:val="center"/>
            <w:hideMark/>
          </w:tcPr>
          <w:p w14:paraId="46A14DA1" w14:textId="77777777"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SELVA BAJA SUBCADUCIFOLIA</w:t>
            </w:r>
          </w:p>
        </w:tc>
        <w:tc>
          <w:tcPr>
            <w:tcW w:w="1862" w:type="dxa"/>
            <w:noWrap/>
            <w:tcMar>
              <w:top w:w="0" w:type="dxa"/>
              <w:left w:w="108" w:type="dxa"/>
              <w:bottom w:w="0" w:type="dxa"/>
              <w:right w:w="108" w:type="dxa"/>
            </w:tcMar>
            <w:vAlign w:val="center"/>
            <w:hideMark/>
          </w:tcPr>
          <w:p w14:paraId="352BED8F" w14:textId="77777777"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2,771.058</w:t>
            </w:r>
          </w:p>
        </w:tc>
        <w:tc>
          <w:tcPr>
            <w:tcW w:w="1697" w:type="dxa"/>
            <w:noWrap/>
            <w:tcMar>
              <w:top w:w="0" w:type="dxa"/>
              <w:left w:w="108" w:type="dxa"/>
              <w:bottom w:w="0" w:type="dxa"/>
              <w:right w:w="108" w:type="dxa"/>
            </w:tcMar>
            <w:vAlign w:val="center"/>
            <w:hideMark/>
          </w:tcPr>
          <w:p w14:paraId="71455925" w14:textId="77777777"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0.0482</w:t>
            </w:r>
          </w:p>
        </w:tc>
      </w:tr>
      <w:tr w:rsidR="00F31D63" w:rsidRPr="00596A3A" w14:paraId="50EB0C37" w14:textId="77777777" w:rsidTr="00F31D63">
        <w:trPr>
          <w:trHeight w:val="300"/>
        </w:trPr>
        <w:tc>
          <w:tcPr>
            <w:tcW w:w="0" w:type="auto"/>
            <w:vMerge/>
            <w:vAlign w:val="center"/>
            <w:hideMark/>
          </w:tcPr>
          <w:p w14:paraId="366A7CA1" w14:textId="77777777" w:rsidR="00F31D63" w:rsidRPr="00596A3A" w:rsidRDefault="00F31D63" w:rsidP="00C80695">
            <w:pPr>
              <w:spacing w:before="0" w:after="0" w:line="240" w:lineRule="auto"/>
              <w:rPr>
                <w:rFonts w:ascii="Arial" w:hAnsi="Arial" w:cs="Arial"/>
                <w:sz w:val="18"/>
                <w:szCs w:val="18"/>
              </w:rPr>
            </w:pPr>
          </w:p>
        </w:tc>
        <w:tc>
          <w:tcPr>
            <w:tcW w:w="4031" w:type="dxa"/>
            <w:noWrap/>
            <w:tcMar>
              <w:top w:w="0" w:type="dxa"/>
              <w:left w:w="108" w:type="dxa"/>
              <w:bottom w:w="0" w:type="dxa"/>
              <w:right w:w="108" w:type="dxa"/>
            </w:tcMar>
            <w:vAlign w:val="center"/>
          </w:tcPr>
          <w:p w14:paraId="2E3BFADD" w14:textId="20C9D3D6"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SELVA BAJA ESPINOSA SUBPERENNIFOLIA</w:t>
            </w:r>
          </w:p>
        </w:tc>
        <w:tc>
          <w:tcPr>
            <w:tcW w:w="1862" w:type="dxa"/>
            <w:noWrap/>
            <w:tcMar>
              <w:top w:w="0" w:type="dxa"/>
              <w:left w:w="108" w:type="dxa"/>
              <w:bottom w:w="0" w:type="dxa"/>
              <w:right w:w="108" w:type="dxa"/>
            </w:tcMar>
            <w:vAlign w:val="center"/>
          </w:tcPr>
          <w:p w14:paraId="4E13C9F9" w14:textId="79D08B89"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31.699</w:t>
            </w:r>
          </w:p>
        </w:tc>
        <w:tc>
          <w:tcPr>
            <w:tcW w:w="1697" w:type="dxa"/>
            <w:noWrap/>
            <w:tcMar>
              <w:top w:w="0" w:type="dxa"/>
              <w:left w:w="108" w:type="dxa"/>
              <w:bottom w:w="0" w:type="dxa"/>
              <w:right w:w="108" w:type="dxa"/>
            </w:tcMar>
            <w:vAlign w:val="center"/>
          </w:tcPr>
          <w:p w14:paraId="68383F8E" w14:textId="5085FBF5"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0.0006</w:t>
            </w:r>
          </w:p>
        </w:tc>
      </w:tr>
      <w:tr w:rsidR="00F31D63" w:rsidRPr="00596A3A" w14:paraId="76D0482E" w14:textId="77777777" w:rsidTr="00F31D63">
        <w:trPr>
          <w:trHeight w:val="300"/>
        </w:trPr>
        <w:tc>
          <w:tcPr>
            <w:tcW w:w="0" w:type="auto"/>
            <w:vMerge/>
            <w:vAlign w:val="center"/>
            <w:hideMark/>
          </w:tcPr>
          <w:p w14:paraId="64408DD1" w14:textId="77777777" w:rsidR="00F31D63" w:rsidRPr="00596A3A" w:rsidRDefault="00F31D63" w:rsidP="00C80695">
            <w:pPr>
              <w:spacing w:before="0" w:after="0" w:line="240" w:lineRule="auto"/>
              <w:rPr>
                <w:rFonts w:ascii="Arial" w:hAnsi="Arial" w:cs="Arial"/>
                <w:sz w:val="18"/>
                <w:szCs w:val="18"/>
              </w:rPr>
            </w:pPr>
          </w:p>
        </w:tc>
        <w:tc>
          <w:tcPr>
            <w:tcW w:w="4031" w:type="dxa"/>
            <w:noWrap/>
            <w:tcMar>
              <w:top w:w="0" w:type="dxa"/>
              <w:left w:w="108" w:type="dxa"/>
              <w:bottom w:w="0" w:type="dxa"/>
              <w:right w:w="108" w:type="dxa"/>
            </w:tcMar>
            <w:vAlign w:val="center"/>
          </w:tcPr>
          <w:p w14:paraId="1B8D8416" w14:textId="6B209FEF"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VEGETACIÓN DE DUNA COSTERA</w:t>
            </w:r>
          </w:p>
        </w:tc>
        <w:tc>
          <w:tcPr>
            <w:tcW w:w="1862" w:type="dxa"/>
            <w:noWrap/>
            <w:tcMar>
              <w:top w:w="0" w:type="dxa"/>
              <w:left w:w="108" w:type="dxa"/>
              <w:bottom w:w="0" w:type="dxa"/>
              <w:right w:w="108" w:type="dxa"/>
            </w:tcMar>
            <w:vAlign w:val="center"/>
          </w:tcPr>
          <w:p w14:paraId="1F110ED2" w14:textId="5DA489E9"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28.157</w:t>
            </w:r>
          </w:p>
        </w:tc>
        <w:tc>
          <w:tcPr>
            <w:tcW w:w="1697" w:type="dxa"/>
            <w:noWrap/>
            <w:tcMar>
              <w:top w:w="0" w:type="dxa"/>
              <w:left w:w="108" w:type="dxa"/>
              <w:bottom w:w="0" w:type="dxa"/>
              <w:right w:w="108" w:type="dxa"/>
            </w:tcMar>
            <w:vAlign w:val="center"/>
          </w:tcPr>
          <w:p w14:paraId="6C72450F" w14:textId="0C4B93AD"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0.0005</w:t>
            </w:r>
          </w:p>
        </w:tc>
      </w:tr>
      <w:tr w:rsidR="00F31D63" w:rsidRPr="00596A3A" w14:paraId="1E1C0B63" w14:textId="77777777" w:rsidTr="00F31D63">
        <w:trPr>
          <w:trHeight w:val="300"/>
        </w:trPr>
        <w:tc>
          <w:tcPr>
            <w:tcW w:w="0" w:type="auto"/>
            <w:vMerge/>
            <w:vAlign w:val="center"/>
            <w:hideMark/>
          </w:tcPr>
          <w:p w14:paraId="2F6E16F4" w14:textId="77777777" w:rsidR="00F31D63" w:rsidRPr="00596A3A" w:rsidRDefault="00F31D63" w:rsidP="00C80695">
            <w:pPr>
              <w:spacing w:before="0" w:after="0" w:line="240" w:lineRule="auto"/>
              <w:rPr>
                <w:rFonts w:ascii="Arial" w:hAnsi="Arial" w:cs="Arial"/>
                <w:sz w:val="18"/>
                <w:szCs w:val="18"/>
              </w:rPr>
            </w:pPr>
          </w:p>
        </w:tc>
        <w:tc>
          <w:tcPr>
            <w:tcW w:w="4031" w:type="dxa"/>
            <w:noWrap/>
            <w:tcMar>
              <w:top w:w="0" w:type="dxa"/>
              <w:left w:w="108" w:type="dxa"/>
              <w:bottom w:w="0" w:type="dxa"/>
              <w:right w:w="108" w:type="dxa"/>
            </w:tcMar>
            <w:vAlign w:val="center"/>
          </w:tcPr>
          <w:p w14:paraId="2D736D6D" w14:textId="4A6D1A21"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DESPROVISTO DE VEGETACIÓN</w:t>
            </w:r>
          </w:p>
        </w:tc>
        <w:tc>
          <w:tcPr>
            <w:tcW w:w="1862" w:type="dxa"/>
            <w:noWrap/>
            <w:tcMar>
              <w:top w:w="0" w:type="dxa"/>
              <w:left w:w="108" w:type="dxa"/>
              <w:bottom w:w="0" w:type="dxa"/>
              <w:right w:w="108" w:type="dxa"/>
            </w:tcMar>
            <w:vAlign w:val="center"/>
          </w:tcPr>
          <w:p w14:paraId="4039BFD2" w14:textId="56904C5D"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6.932</w:t>
            </w:r>
          </w:p>
        </w:tc>
        <w:tc>
          <w:tcPr>
            <w:tcW w:w="1697" w:type="dxa"/>
            <w:noWrap/>
            <w:tcMar>
              <w:top w:w="0" w:type="dxa"/>
              <w:left w:w="108" w:type="dxa"/>
              <w:bottom w:w="0" w:type="dxa"/>
              <w:right w:w="108" w:type="dxa"/>
            </w:tcMar>
            <w:vAlign w:val="center"/>
          </w:tcPr>
          <w:p w14:paraId="0280B13C" w14:textId="78CE6698"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0.0001</w:t>
            </w:r>
          </w:p>
        </w:tc>
      </w:tr>
      <w:tr w:rsidR="00F31D63" w:rsidRPr="00596A3A" w14:paraId="5801AEC2" w14:textId="77777777" w:rsidTr="00F31D63">
        <w:trPr>
          <w:trHeight w:val="362"/>
        </w:trPr>
        <w:tc>
          <w:tcPr>
            <w:tcW w:w="0" w:type="auto"/>
            <w:vMerge/>
            <w:vAlign w:val="center"/>
            <w:hideMark/>
          </w:tcPr>
          <w:p w14:paraId="34ED9E79" w14:textId="77777777" w:rsidR="00F31D63" w:rsidRPr="00596A3A" w:rsidRDefault="00F31D63" w:rsidP="00C80695">
            <w:pPr>
              <w:spacing w:before="0" w:after="0" w:line="240" w:lineRule="auto"/>
              <w:rPr>
                <w:rFonts w:ascii="Arial" w:hAnsi="Arial" w:cs="Arial"/>
                <w:sz w:val="18"/>
                <w:szCs w:val="18"/>
              </w:rPr>
            </w:pPr>
          </w:p>
        </w:tc>
        <w:tc>
          <w:tcPr>
            <w:tcW w:w="4031" w:type="dxa"/>
            <w:noWrap/>
            <w:tcMar>
              <w:top w:w="0" w:type="dxa"/>
              <w:left w:w="108" w:type="dxa"/>
              <w:bottom w:w="0" w:type="dxa"/>
              <w:right w:w="108" w:type="dxa"/>
            </w:tcMar>
            <w:vAlign w:val="center"/>
          </w:tcPr>
          <w:p w14:paraId="1AE559B5" w14:textId="133307DB"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PASTIZAL CULTIVADO</w:t>
            </w:r>
          </w:p>
        </w:tc>
        <w:tc>
          <w:tcPr>
            <w:tcW w:w="1862" w:type="dxa"/>
            <w:noWrap/>
            <w:tcMar>
              <w:top w:w="0" w:type="dxa"/>
              <w:left w:w="108" w:type="dxa"/>
              <w:bottom w:w="0" w:type="dxa"/>
              <w:right w:w="108" w:type="dxa"/>
            </w:tcMar>
            <w:vAlign w:val="center"/>
          </w:tcPr>
          <w:p w14:paraId="6BAF2EBF" w14:textId="27C108EB"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0.026</w:t>
            </w:r>
          </w:p>
        </w:tc>
        <w:tc>
          <w:tcPr>
            <w:tcW w:w="1697" w:type="dxa"/>
            <w:noWrap/>
            <w:tcMar>
              <w:top w:w="0" w:type="dxa"/>
              <w:left w:w="108" w:type="dxa"/>
              <w:bottom w:w="0" w:type="dxa"/>
              <w:right w:w="108" w:type="dxa"/>
            </w:tcMar>
            <w:vAlign w:val="center"/>
          </w:tcPr>
          <w:p w14:paraId="3AA145DB" w14:textId="337FE73A"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0.0000</w:t>
            </w:r>
          </w:p>
        </w:tc>
      </w:tr>
      <w:tr w:rsidR="00F31D63" w:rsidRPr="00596A3A" w14:paraId="033D1B8F" w14:textId="77777777" w:rsidTr="00F31D63">
        <w:trPr>
          <w:trHeight w:val="300"/>
        </w:trPr>
        <w:tc>
          <w:tcPr>
            <w:tcW w:w="1464" w:type="dxa"/>
            <w:noWrap/>
            <w:tcMar>
              <w:top w:w="0" w:type="dxa"/>
              <w:left w:w="108" w:type="dxa"/>
              <w:bottom w:w="0" w:type="dxa"/>
              <w:right w:w="108" w:type="dxa"/>
            </w:tcMar>
            <w:vAlign w:val="center"/>
            <w:hideMark/>
          </w:tcPr>
          <w:p w14:paraId="554EB218" w14:textId="77777777"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MARINO</w:t>
            </w:r>
          </w:p>
        </w:tc>
        <w:tc>
          <w:tcPr>
            <w:tcW w:w="4031" w:type="dxa"/>
            <w:noWrap/>
            <w:tcMar>
              <w:top w:w="0" w:type="dxa"/>
              <w:left w:w="108" w:type="dxa"/>
              <w:bottom w:w="0" w:type="dxa"/>
              <w:right w:w="108" w:type="dxa"/>
            </w:tcMar>
            <w:vAlign w:val="center"/>
            <w:hideMark/>
          </w:tcPr>
          <w:p w14:paraId="47132BC5" w14:textId="77777777"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CUERPO DE AGUA</w:t>
            </w:r>
          </w:p>
        </w:tc>
        <w:tc>
          <w:tcPr>
            <w:tcW w:w="1862" w:type="dxa"/>
            <w:noWrap/>
            <w:tcMar>
              <w:top w:w="0" w:type="dxa"/>
              <w:left w:w="108" w:type="dxa"/>
              <w:bottom w:w="0" w:type="dxa"/>
              <w:right w:w="108" w:type="dxa"/>
            </w:tcMar>
            <w:vAlign w:val="center"/>
            <w:hideMark/>
          </w:tcPr>
          <w:p w14:paraId="4582F15E" w14:textId="77777777"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5,725,465.86575</w:t>
            </w:r>
          </w:p>
        </w:tc>
        <w:tc>
          <w:tcPr>
            <w:tcW w:w="1697" w:type="dxa"/>
            <w:noWrap/>
            <w:tcMar>
              <w:top w:w="0" w:type="dxa"/>
              <w:left w:w="108" w:type="dxa"/>
              <w:bottom w:w="0" w:type="dxa"/>
              <w:right w:w="108" w:type="dxa"/>
            </w:tcMar>
            <w:vAlign w:val="center"/>
            <w:hideMark/>
          </w:tcPr>
          <w:p w14:paraId="4B7283F5" w14:textId="77777777" w:rsidR="00F31D63" w:rsidRPr="00596A3A" w:rsidRDefault="00F31D63" w:rsidP="00C80695">
            <w:pPr>
              <w:spacing w:before="0" w:after="0" w:line="240" w:lineRule="auto"/>
              <w:jc w:val="center"/>
              <w:rPr>
                <w:rFonts w:ascii="Arial" w:hAnsi="Arial" w:cs="Arial"/>
                <w:sz w:val="18"/>
                <w:szCs w:val="18"/>
              </w:rPr>
            </w:pPr>
            <w:r w:rsidRPr="00596A3A">
              <w:rPr>
                <w:rFonts w:ascii="Arial" w:hAnsi="Arial" w:cs="Arial"/>
                <w:sz w:val="18"/>
                <w:szCs w:val="18"/>
              </w:rPr>
              <w:t>99.503</w:t>
            </w:r>
          </w:p>
        </w:tc>
      </w:tr>
      <w:tr w:rsidR="00F31D63" w:rsidRPr="00596A3A" w14:paraId="4BB23DD3" w14:textId="77777777" w:rsidTr="00F31D63">
        <w:trPr>
          <w:trHeight w:val="300"/>
        </w:trPr>
        <w:tc>
          <w:tcPr>
            <w:tcW w:w="5495" w:type="dxa"/>
            <w:gridSpan w:val="2"/>
            <w:shd w:val="clear" w:color="auto" w:fill="D9D9D9"/>
            <w:noWrap/>
            <w:tcMar>
              <w:top w:w="0" w:type="dxa"/>
              <w:left w:w="108" w:type="dxa"/>
              <w:bottom w:w="0" w:type="dxa"/>
              <w:right w:w="108" w:type="dxa"/>
            </w:tcMar>
            <w:vAlign w:val="center"/>
            <w:hideMark/>
          </w:tcPr>
          <w:p w14:paraId="5A56F059" w14:textId="77777777" w:rsidR="00F31D63" w:rsidRPr="00596A3A" w:rsidRDefault="00F31D63" w:rsidP="00C80695">
            <w:pPr>
              <w:spacing w:before="0" w:after="0" w:line="240" w:lineRule="auto"/>
              <w:jc w:val="center"/>
              <w:rPr>
                <w:rFonts w:ascii="Arial" w:hAnsi="Arial" w:cs="Arial"/>
                <w:b/>
                <w:bCs/>
                <w:sz w:val="18"/>
                <w:szCs w:val="18"/>
              </w:rPr>
            </w:pPr>
            <w:r w:rsidRPr="00596A3A">
              <w:rPr>
                <w:rFonts w:ascii="Arial" w:hAnsi="Arial" w:cs="Arial"/>
                <w:b/>
                <w:bCs/>
                <w:sz w:val="18"/>
                <w:szCs w:val="18"/>
              </w:rPr>
              <w:t>TOTAL</w:t>
            </w:r>
          </w:p>
        </w:tc>
        <w:tc>
          <w:tcPr>
            <w:tcW w:w="1862" w:type="dxa"/>
            <w:shd w:val="clear" w:color="auto" w:fill="D9D9D9"/>
            <w:noWrap/>
            <w:tcMar>
              <w:top w:w="0" w:type="dxa"/>
              <w:left w:w="108" w:type="dxa"/>
              <w:bottom w:w="0" w:type="dxa"/>
              <w:right w:w="108" w:type="dxa"/>
            </w:tcMar>
            <w:vAlign w:val="center"/>
            <w:hideMark/>
          </w:tcPr>
          <w:p w14:paraId="544F7766" w14:textId="77777777" w:rsidR="00F31D63" w:rsidRPr="00596A3A" w:rsidRDefault="00F31D63" w:rsidP="00C80695">
            <w:pPr>
              <w:spacing w:before="0" w:after="0" w:line="240" w:lineRule="auto"/>
              <w:jc w:val="right"/>
              <w:rPr>
                <w:rFonts w:ascii="Arial" w:hAnsi="Arial" w:cs="Arial"/>
                <w:b/>
                <w:bCs/>
                <w:sz w:val="18"/>
                <w:szCs w:val="18"/>
              </w:rPr>
            </w:pPr>
            <w:r w:rsidRPr="00596A3A">
              <w:rPr>
                <w:rFonts w:ascii="Arial" w:hAnsi="Arial" w:cs="Arial"/>
                <w:b/>
                <w:bCs/>
                <w:sz w:val="18"/>
                <w:szCs w:val="18"/>
              </w:rPr>
              <w:t>5,754,055.36316</w:t>
            </w:r>
          </w:p>
        </w:tc>
        <w:tc>
          <w:tcPr>
            <w:tcW w:w="1697" w:type="dxa"/>
            <w:shd w:val="clear" w:color="auto" w:fill="D9D9D9"/>
            <w:noWrap/>
            <w:tcMar>
              <w:top w:w="0" w:type="dxa"/>
              <w:left w:w="108" w:type="dxa"/>
              <w:bottom w:w="0" w:type="dxa"/>
              <w:right w:w="108" w:type="dxa"/>
            </w:tcMar>
            <w:vAlign w:val="center"/>
            <w:hideMark/>
          </w:tcPr>
          <w:p w14:paraId="07A47892" w14:textId="77777777" w:rsidR="00F31D63" w:rsidRPr="00596A3A" w:rsidRDefault="00F31D63" w:rsidP="00C80695">
            <w:pPr>
              <w:spacing w:before="0" w:after="0" w:line="240" w:lineRule="auto"/>
              <w:jc w:val="right"/>
              <w:rPr>
                <w:rFonts w:ascii="Arial" w:hAnsi="Arial" w:cs="Arial"/>
                <w:b/>
                <w:bCs/>
                <w:sz w:val="18"/>
                <w:szCs w:val="18"/>
              </w:rPr>
            </w:pPr>
            <w:r w:rsidRPr="00596A3A">
              <w:rPr>
                <w:rFonts w:ascii="Arial" w:hAnsi="Arial" w:cs="Arial"/>
                <w:b/>
                <w:bCs/>
                <w:sz w:val="18"/>
                <w:szCs w:val="18"/>
              </w:rPr>
              <w:t>100.000</w:t>
            </w:r>
          </w:p>
        </w:tc>
      </w:tr>
    </w:tbl>
    <w:p w14:paraId="1B976C20" w14:textId="77777777" w:rsidR="00CF435B" w:rsidRPr="00596A3A" w:rsidRDefault="00CF435B" w:rsidP="00C80695">
      <w:pPr>
        <w:spacing w:before="0" w:after="0" w:line="240" w:lineRule="auto"/>
        <w:rPr>
          <w:rFonts w:ascii="Arial" w:hAnsi="Arial" w:cs="Arial"/>
          <w:sz w:val="18"/>
          <w:szCs w:val="18"/>
        </w:rPr>
      </w:pPr>
    </w:p>
    <w:p w14:paraId="65D91BB1" w14:textId="77777777" w:rsidR="00B54919" w:rsidRPr="00596A3A" w:rsidRDefault="00B54919" w:rsidP="00C80695">
      <w:pPr>
        <w:spacing w:before="0" w:after="0" w:line="240" w:lineRule="auto"/>
        <w:rPr>
          <w:rFonts w:ascii="Arial" w:hAnsi="Arial" w:cs="Arial"/>
          <w:strike/>
          <w:sz w:val="18"/>
          <w:szCs w:val="18"/>
        </w:rPr>
      </w:pPr>
    </w:p>
    <w:p w14:paraId="5508470A" w14:textId="77777777" w:rsidR="00B54919" w:rsidRPr="00596A3A" w:rsidRDefault="00B54919" w:rsidP="00C80695">
      <w:pPr>
        <w:spacing w:before="0" w:after="0" w:line="240" w:lineRule="auto"/>
        <w:jc w:val="center"/>
        <w:rPr>
          <w:rFonts w:ascii="Arial" w:hAnsi="Arial" w:cs="Arial"/>
          <w:sz w:val="20"/>
          <w:szCs w:val="20"/>
        </w:rPr>
      </w:pPr>
    </w:p>
    <w:p w14:paraId="399A407F" w14:textId="77777777" w:rsidR="00B54919" w:rsidRPr="00596A3A" w:rsidRDefault="00B54919" w:rsidP="00C80695">
      <w:pPr>
        <w:spacing w:before="0" w:after="0" w:line="240" w:lineRule="auto"/>
        <w:jc w:val="center"/>
        <w:rPr>
          <w:rFonts w:ascii="Arial" w:hAnsi="Arial" w:cs="Arial"/>
          <w:sz w:val="20"/>
          <w:szCs w:val="20"/>
        </w:rPr>
      </w:pPr>
    </w:p>
    <w:p w14:paraId="6DA91742" w14:textId="77777777" w:rsidR="00B54919" w:rsidRPr="00596A3A" w:rsidRDefault="00B54919" w:rsidP="00C80695">
      <w:pPr>
        <w:spacing w:before="0" w:after="0" w:line="240" w:lineRule="auto"/>
        <w:jc w:val="center"/>
        <w:rPr>
          <w:rFonts w:ascii="Arial" w:hAnsi="Arial" w:cs="Arial"/>
          <w:sz w:val="20"/>
          <w:szCs w:val="20"/>
        </w:rPr>
      </w:pPr>
    </w:p>
    <w:p w14:paraId="0AEE37FD" w14:textId="77777777" w:rsidR="00B54919" w:rsidRPr="00596A3A" w:rsidRDefault="00B54919" w:rsidP="00C80695">
      <w:pPr>
        <w:spacing w:before="0" w:after="0" w:line="240" w:lineRule="auto"/>
        <w:jc w:val="center"/>
        <w:rPr>
          <w:rFonts w:ascii="Arial" w:hAnsi="Arial" w:cs="Arial"/>
          <w:sz w:val="20"/>
          <w:szCs w:val="20"/>
        </w:rPr>
      </w:pPr>
    </w:p>
    <w:p w14:paraId="6FE6A5DF" w14:textId="5366F47C" w:rsidR="00B54919" w:rsidRPr="00596A3A" w:rsidRDefault="00AA6815" w:rsidP="00C80695">
      <w:pPr>
        <w:spacing w:before="0" w:after="0" w:line="240" w:lineRule="auto"/>
        <w:jc w:val="center"/>
        <w:rPr>
          <w:rFonts w:ascii="Arial" w:hAnsi="Arial" w:cs="Arial"/>
          <w:sz w:val="20"/>
          <w:szCs w:val="20"/>
        </w:rPr>
      </w:pPr>
      <w:r w:rsidRPr="00596A3A">
        <w:rPr>
          <w:rFonts w:ascii="Arial" w:hAnsi="Arial" w:cs="Arial"/>
          <w:sz w:val="20"/>
          <w:szCs w:val="20"/>
        </w:rPr>
        <w:t>Imagen</w:t>
      </w:r>
      <w:r w:rsidR="00B54919" w:rsidRPr="00596A3A">
        <w:rPr>
          <w:rFonts w:ascii="Arial" w:hAnsi="Arial" w:cs="Arial"/>
          <w:sz w:val="20"/>
          <w:szCs w:val="20"/>
        </w:rPr>
        <w:t xml:space="preserve"> 1. Uso de suelo en la Reserva de la Biosfera Caribe Mexicano</w:t>
      </w:r>
    </w:p>
    <w:p w14:paraId="7E76485B"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b/>
          <w:noProof/>
          <w:sz w:val="24"/>
          <w:szCs w:val="24"/>
          <w:lang w:val="es-ES" w:eastAsia="es-ES"/>
        </w:rPr>
        <w:drawing>
          <wp:inline distT="0" distB="0" distL="0" distR="0" wp14:anchorId="3BFCF21B" wp14:editId="71E0DACF">
            <wp:extent cx="5612130" cy="4336415"/>
            <wp:effectExtent l="171450" t="171450" r="388620" b="36893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O SUELO CARIBE.jpg"/>
                    <pic:cNvPicPr/>
                  </pic:nvPicPr>
                  <pic:blipFill>
                    <a:blip r:embed="rId11" cstate="screen">
                      <a:extLst>
                        <a:ext uri="{28A0092B-C50C-407E-A947-70E740481C1C}">
                          <a14:useLocalDpi xmlns:a14="http://schemas.microsoft.com/office/drawing/2010/main"/>
                        </a:ext>
                      </a:extLst>
                    </a:blip>
                    <a:stretch>
                      <a:fillRect/>
                    </a:stretch>
                  </pic:blipFill>
                  <pic:spPr>
                    <a:xfrm>
                      <a:off x="0" y="0"/>
                      <a:ext cx="5612130" cy="4336415"/>
                    </a:xfrm>
                    <a:prstGeom prst="rect">
                      <a:avLst/>
                    </a:prstGeom>
                    <a:ln>
                      <a:noFill/>
                    </a:ln>
                    <a:effectLst>
                      <a:outerShdw blurRad="292100" dist="139700" dir="2700000" algn="tl" rotWithShape="0">
                        <a:srgbClr val="333333">
                          <a:alpha val="65000"/>
                        </a:srgbClr>
                      </a:outerShdw>
                    </a:effectLst>
                  </pic:spPr>
                </pic:pic>
              </a:graphicData>
            </a:graphic>
          </wp:inline>
        </w:drawing>
      </w:r>
      <w:r w:rsidRPr="00596A3A">
        <w:rPr>
          <w:rFonts w:ascii="Arial" w:hAnsi="Arial" w:cs="Arial"/>
          <w:sz w:val="18"/>
          <w:szCs w:val="18"/>
        </w:rPr>
        <w:t>Fuente</w:t>
      </w:r>
      <w:r w:rsidRPr="00596A3A">
        <w:rPr>
          <w:rFonts w:ascii="Arial" w:hAnsi="Arial" w:cs="Arial"/>
          <w:b/>
          <w:sz w:val="18"/>
          <w:szCs w:val="18"/>
        </w:rPr>
        <w:t xml:space="preserve">: </w:t>
      </w:r>
      <w:r w:rsidRPr="00596A3A">
        <w:rPr>
          <w:rFonts w:ascii="Arial" w:hAnsi="Arial" w:cs="Arial"/>
          <w:sz w:val="18"/>
          <w:szCs w:val="18"/>
        </w:rPr>
        <w:t>Elaborado con base en el Conjunto de datos vectoriales de uso del suelo y vegetación, Escala 1:250,000, Serie V. INEGI.</w:t>
      </w:r>
    </w:p>
    <w:p w14:paraId="1AC2BDED" w14:textId="77777777" w:rsidR="00B54919" w:rsidRPr="00596A3A" w:rsidRDefault="00B54919" w:rsidP="00C80695">
      <w:pPr>
        <w:spacing w:before="0" w:after="0" w:line="240" w:lineRule="auto"/>
        <w:rPr>
          <w:rFonts w:ascii="Arial" w:hAnsi="Arial" w:cs="Arial"/>
          <w:sz w:val="20"/>
          <w:szCs w:val="20"/>
        </w:rPr>
      </w:pPr>
    </w:p>
    <w:p w14:paraId="2F093D51" w14:textId="44C34750" w:rsidR="00425257" w:rsidRPr="00596A3A" w:rsidRDefault="00516724" w:rsidP="00C80695">
      <w:pPr>
        <w:pStyle w:val="TITULO2-"/>
      </w:pPr>
      <w:bookmarkStart w:id="17" w:name="_Toc483396453"/>
      <w:r w:rsidRPr="00596A3A">
        <w:t>4</w:t>
      </w:r>
      <w:r w:rsidR="00225C28">
        <w:t>.6</w:t>
      </w:r>
      <w:r w:rsidR="003D5293" w:rsidRPr="00596A3A">
        <w:t xml:space="preserve"> Normas Oficiales Mexicanas</w:t>
      </w:r>
      <w:bookmarkEnd w:id="17"/>
    </w:p>
    <w:p w14:paraId="108223F2" w14:textId="77777777" w:rsidR="00425257" w:rsidRPr="00596A3A" w:rsidRDefault="00425257" w:rsidP="00C80695">
      <w:pPr>
        <w:spacing w:before="0" w:after="0" w:line="240" w:lineRule="auto"/>
        <w:rPr>
          <w:rFonts w:ascii="Arial" w:hAnsi="Arial" w:cs="Arial"/>
          <w:b/>
          <w:lang w:eastAsia="es-MX"/>
        </w:rPr>
      </w:pPr>
    </w:p>
    <w:p w14:paraId="6BA9B462" w14:textId="77777777" w:rsidR="00425257" w:rsidRPr="00596A3A" w:rsidRDefault="00425257" w:rsidP="00C80695">
      <w:pPr>
        <w:spacing w:before="0" w:after="0" w:line="240" w:lineRule="auto"/>
        <w:rPr>
          <w:rFonts w:ascii="Arial" w:hAnsi="Arial" w:cs="Arial"/>
          <w:lang w:eastAsia="es-MX"/>
        </w:rPr>
      </w:pPr>
      <w:r w:rsidRPr="00596A3A">
        <w:rPr>
          <w:rFonts w:ascii="Arial" w:hAnsi="Arial" w:cs="Arial"/>
          <w:lang w:eastAsia="es-MX"/>
        </w:rPr>
        <w:t xml:space="preserve">Las </w:t>
      </w:r>
      <w:r w:rsidRPr="00596A3A">
        <w:rPr>
          <w:rFonts w:ascii="Arial" w:hAnsi="Arial" w:cs="Arial"/>
          <w:smallCaps/>
          <w:lang w:eastAsia="es-MX"/>
        </w:rPr>
        <w:t>Normas Oficiales Mexicanas</w:t>
      </w:r>
      <w:r w:rsidRPr="00596A3A">
        <w:rPr>
          <w:rFonts w:ascii="Arial" w:hAnsi="Arial" w:cs="Arial"/>
          <w:lang w:eastAsia="es-MX"/>
        </w:rPr>
        <w:t xml:space="preserve"> aplicables a las actividades que se realizan en la Reserva de la Biosfera Caribe Mexicano son las siguientes, con sus respectivas modificaciones o las que las sustituyan:</w:t>
      </w:r>
    </w:p>
    <w:p w14:paraId="6879F9A7" w14:textId="77777777" w:rsidR="00425257" w:rsidRPr="00596A3A" w:rsidRDefault="00425257" w:rsidP="00C80695">
      <w:pPr>
        <w:spacing w:before="0" w:after="0" w:line="240" w:lineRule="auto"/>
        <w:rPr>
          <w:rFonts w:ascii="Arial" w:hAnsi="Arial" w:cs="Arial"/>
          <w:lang w:eastAsia="es-MX"/>
        </w:rPr>
      </w:pPr>
    </w:p>
    <w:p w14:paraId="2A6B64A5" w14:textId="77777777" w:rsidR="00425257" w:rsidRPr="00596A3A" w:rsidRDefault="00425257" w:rsidP="00C80695">
      <w:pPr>
        <w:spacing w:before="0" w:after="0" w:line="240" w:lineRule="auto"/>
        <w:rPr>
          <w:rFonts w:ascii="Arial" w:hAnsi="Arial" w:cs="Arial"/>
          <w:lang w:eastAsia="es-MX"/>
        </w:rPr>
      </w:pPr>
      <w:r w:rsidRPr="00596A3A">
        <w:rPr>
          <w:rFonts w:ascii="Arial" w:hAnsi="Arial" w:cs="Arial"/>
          <w:smallCaps/>
          <w:lang w:eastAsia="es-MX"/>
        </w:rPr>
        <w:t>Norma Oficial Mexicana Nom-001-Semarnat-</w:t>
      </w:r>
      <w:r w:rsidRPr="00596A3A">
        <w:rPr>
          <w:rFonts w:ascii="Arial" w:hAnsi="Arial" w:cs="Arial"/>
          <w:lang w:eastAsia="es-MX"/>
        </w:rPr>
        <w:t>1996, Que establece los límites máximos permisibles de contaminantes en las descargas de aguas residuales en aguas y bienes nacionales.</w:t>
      </w:r>
    </w:p>
    <w:p w14:paraId="7500D3C6" w14:textId="77777777" w:rsidR="00425257" w:rsidRPr="00596A3A" w:rsidRDefault="00425257" w:rsidP="00C80695">
      <w:pPr>
        <w:spacing w:before="0" w:after="0" w:line="240" w:lineRule="auto"/>
        <w:rPr>
          <w:rFonts w:ascii="Arial" w:hAnsi="Arial" w:cs="Arial"/>
          <w:lang w:eastAsia="es-MX"/>
        </w:rPr>
      </w:pPr>
    </w:p>
    <w:p w14:paraId="3BC937DC" w14:textId="77777777" w:rsidR="00425257" w:rsidRPr="00596A3A" w:rsidRDefault="00425257" w:rsidP="00C80695">
      <w:pPr>
        <w:spacing w:before="0" w:after="0" w:line="240" w:lineRule="auto"/>
        <w:rPr>
          <w:rFonts w:ascii="Arial" w:hAnsi="Arial" w:cs="Arial"/>
          <w:lang w:eastAsia="es-MX"/>
        </w:rPr>
      </w:pPr>
      <w:r w:rsidRPr="00596A3A">
        <w:rPr>
          <w:rFonts w:ascii="Arial" w:hAnsi="Arial" w:cs="Arial"/>
          <w:smallCaps/>
          <w:lang w:eastAsia="es-MX"/>
        </w:rPr>
        <w:t>Norma Oficial Mexicana Nom-007-Semarnat</w:t>
      </w:r>
      <w:r w:rsidRPr="00596A3A">
        <w:rPr>
          <w:rFonts w:ascii="Arial" w:hAnsi="Arial" w:cs="Arial"/>
          <w:lang w:eastAsia="es-MX"/>
        </w:rPr>
        <w:t>-1997, Que establece los procedimientos, criterios y especificaciones para realizar el aprovechamiento, transporte y almacenamiento de ramas, hojas o pencas, flores, frutos y semillas.</w:t>
      </w:r>
    </w:p>
    <w:p w14:paraId="3170C02D" w14:textId="77777777" w:rsidR="00425257" w:rsidRPr="00596A3A" w:rsidRDefault="00425257" w:rsidP="00C80695">
      <w:pPr>
        <w:spacing w:before="0" w:after="0" w:line="240" w:lineRule="auto"/>
        <w:rPr>
          <w:rFonts w:ascii="Arial" w:hAnsi="Arial" w:cs="Arial"/>
          <w:lang w:eastAsia="es-MX"/>
        </w:rPr>
      </w:pPr>
    </w:p>
    <w:p w14:paraId="4D893C3D" w14:textId="77777777" w:rsidR="00425257" w:rsidRPr="00596A3A" w:rsidRDefault="00425257" w:rsidP="00C80695">
      <w:pPr>
        <w:spacing w:before="0" w:after="0" w:line="240" w:lineRule="auto"/>
        <w:rPr>
          <w:rFonts w:ascii="Arial" w:hAnsi="Arial" w:cs="Arial"/>
          <w:lang w:eastAsia="es-MX"/>
        </w:rPr>
      </w:pPr>
      <w:r w:rsidRPr="00596A3A">
        <w:rPr>
          <w:rFonts w:ascii="Arial" w:hAnsi="Arial" w:cs="Arial"/>
          <w:smallCaps/>
          <w:lang w:eastAsia="es-MX"/>
        </w:rPr>
        <w:lastRenderedPageBreak/>
        <w:t>Norma Oficial Mexicana Nom-022-Semarnat</w:t>
      </w:r>
      <w:r w:rsidRPr="00596A3A">
        <w:rPr>
          <w:rFonts w:ascii="Arial" w:hAnsi="Arial" w:cs="Arial"/>
          <w:lang w:eastAsia="es-MX"/>
        </w:rPr>
        <w:t>-2003, Que establece las especificaciones para la preservación, conservación, aprovechamiento sustentable y restauración de los humedales costeros en zonas de manglar.</w:t>
      </w:r>
    </w:p>
    <w:p w14:paraId="24D8CB5A" w14:textId="77777777" w:rsidR="00425257" w:rsidRPr="00596A3A" w:rsidRDefault="00425257" w:rsidP="00C80695">
      <w:pPr>
        <w:spacing w:before="0" w:after="0" w:line="240" w:lineRule="auto"/>
        <w:ind w:left="709" w:hanging="709"/>
        <w:rPr>
          <w:rFonts w:ascii="Arial" w:hAnsi="Arial" w:cs="Arial"/>
          <w:lang w:eastAsia="es-MX"/>
        </w:rPr>
      </w:pPr>
    </w:p>
    <w:p w14:paraId="2BFDF158" w14:textId="77777777" w:rsidR="00425257" w:rsidRPr="00596A3A" w:rsidRDefault="00425257" w:rsidP="00C80695">
      <w:pPr>
        <w:spacing w:before="0" w:after="0" w:line="240" w:lineRule="auto"/>
        <w:rPr>
          <w:rFonts w:ascii="Arial" w:hAnsi="Arial" w:cs="Arial"/>
        </w:rPr>
      </w:pPr>
      <w:r w:rsidRPr="00596A3A">
        <w:rPr>
          <w:rFonts w:ascii="Arial" w:hAnsi="Arial" w:cs="Arial"/>
          <w:smallCaps/>
          <w:lang w:eastAsia="es-MX"/>
        </w:rPr>
        <w:t xml:space="preserve">Norma Oficial Mexicana </w:t>
      </w:r>
      <w:r w:rsidRPr="00596A3A">
        <w:rPr>
          <w:rFonts w:ascii="Arial" w:hAnsi="Arial" w:cs="Arial"/>
          <w:smallCaps/>
        </w:rPr>
        <w:t>Nom-052-</w:t>
      </w:r>
      <w:r w:rsidRPr="00596A3A">
        <w:rPr>
          <w:rFonts w:ascii="Arial" w:hAnsi="Arial" w:cs="Arial"/>
        </w:rPr>
        <w:t>S</w:t>
      </w:r>
      <w:r w:rsidRPr="00596A3A">
        <w:rPr>
          <w:rFonts w:ascii="Arial" w:hAnsi="Arial" w:cs="Arial"/>
          <w:smallCaps/>
        </w:rPr>
        <w:t>emarnat</w:t>
      </w:r>
      <w:r w:rsidRPr="00596A3A">
        <w:rPr>
          <w:rFonts w:ascii="Arial" w:hAnsi="Arial" w:cs="Arial"/>
        </w:rPr>
        <w:t>-2005, Que establece las características, el procedimiento de Identificación, clasificación y los listados de los residuos peligrosos.</w:t>
      </w:r>
    </w:p>
    <w:p w14:paraId="482098E8" w14:textId="77777777" w:rsidR="00425257" w:rsidRPr="00596A3A" w:rsidRDefault="00425257" w:rsidP="00C80695">
      <w:pPr>
        <w:spacing w:before="0" w:after="0" w:line="240" w:lineRule="auto"/>
        <w:rPr>
          <w:rFonts w:ascii="Arial" w:hAnsi="Arial" w:cs="Arial"/>
          <w:lang w:eastAsia="es-MX"/>
        </w:rPr>
      </w:pPr>
    </w:p>
    <w:p w14:paraId="2596D140" w14:textId="77777777" w:rsidR="00425257" w:rsidRPr="00596A3A" w:rsidRDefault="00425257" w:rsidP="00C80695">
      <w:pPr>
        <w:spacing w:before="0" w:after="0" w:line="240" w:lineRule="auto"/>
        <w:rPr>
          <w:rFonts w:ascii="Arial" w:hAnsi="Arial" w:cs="Arial"/>
          <w:lang w:eastAsia="es-MX"/>
        </w:rPr>
      </w:pPr>
      <w:r w:rsidRPr="00596A3A">
        <w:rPr>
          <w:rFonts w:ascii="Arial" w:hAnsi="Arial" w:cs="Arial"/>
          <w:smallCaps/>
          <w:lang w:eastAsia="es-MX"/>
        </w:rPr>
        <w:t>Norma Oficial Mexicana Nom-059-Semarnat-</w:t>
      </w:r>
      <w:r w:rsidRPr="00596A3A">
        <w:rPr>
          <w:rFonts w:ascii="Arial" w:hAnsi="Arial" w:cs="Arial"/>
          <w:lang w:eastAsia="es-MX"/>
        </w:rPr>
        <w:t>2010, Protección ambiental-Especies nativas de México de flora y fauna silvestres-Categorías de riesgo y especificaciones para su inclusión, exclusión o cambio-Lista de especies en riesgo.</w:t>
      </w:r>
    </w:p>
    <w:p w14:paraId="25E65D57" w14:textId="77777777" w:rsidR="00425257" w:rsidRPr="00596A3A" w:rsidRDefault="00425257" w:rsidP="00C80695">
      <w:pPr>
        <w:spacing w:before="0" w:after="0" w:line="240" w:lineRule="auto"/>
        <w:ind w:left="709" w:hanging="709"/>
        <w:rPr>
          <w:rFonts w:ascii="Arial" w:hAnsi="Arial" w:cs="Arial"/>
          <w:lang w:eastAsia="es-MX"/>
        </w:rPr>
      </w:pPr>
    </w:p>
    <w:p w14:paraId="1197AB53" w14:textId="77777777" w:rsidR="00425257" w:rsidRPr="00596A3A" w:rsidRDefault="00425257" w:rsidP="00C80695">
      <w:pPr>
        <w:spacing w:before="0" w:after="0" w:line="240" w:lineRule="auto"/>
        <w:rPr>
          <w:rFonts w:ascii="Arial" w:hAnsi="Arial" w:cs="Arial"/>
          <w:lang w:eastAsia="es-MX"/>
        </w:rPr>
      </w:pPr>
      <w:r w:rsidRPr="00596A3A">
        <w:rPr>
          <w:rFonts w:ascii="Arial" w:hAnsi="Arial" w:cs="Arial"/>
          <w:smallCaps/>
          <w:lang w:eastAsia="es-MX"/>
        </w:rPr>
        <w:t>Norma Oficial Mexicana Nom-126-Semarnat</w:t>
      </w:r>
      <w:r w:rsidRPr="00596A3A">
        <w:rPr>
          <w:rFonts w:ascii="Arial" w:hAnsi="Arial" w:cs="Arial"/>
          <w:lang w:eastAsia="es-MX"/>
        </w:rPr>
        <w:t>-2000, Por la que se establecen las especificaciones para la realización de actividades de colecta científica de material biológico de especies de flora y fauna silvestres y otros recursos biológicos en el territorio nacional.</w:t>
      </w:r>
    </w:p>
    <w:p w14:paraId="02944508" w14:textId="77777777" w:rsidR="00425257" w:rsidRPr="00596A3A" w:rsidRDefault="00425257" w:rsidP="00C80695">
      <w:pPr>
        <w:spacing w:before="0" w:after="0" w:line="240" w:lineRule="auto"/>
        <w:rPr>
          <w:rFonts w:ascii="Arial" w:hAnsi="Arial" w:cs="Arial"/>
          <w:lang w:eastAsia="es-MX"/>
        </w:rPr>
      </w:pPr>
    </w:p>
    <w:p w14:paraId="4AC3E68B" w14:textId="77777777" w:rsidR="00F063A8" w:rsidRPr="00596A3A" w:rsidRDefault="00F063A8" w:rsidP="00F063A8">
      <w:pPr>
        <w:spacing w:before="0" w:after="0" w:line="240" w:lineRule="auto"/>
        <w:rPr>
          <w:rFonts w:ascii="Arial" w:hAnsi="Arial" w:cs="Arial"/>
          <w:smallCaps/>
          <w:lang w:eastAsia="es-MX"/>
        </w:rPr>
      </w:pPr>
      <w:r w:rsidRPr="00596A3A">
        <w:rPr>
          <w:rFonts w:ascii="Arial" w:hAnsi="Arial" w:cs="Arial"/>
          <w:smallCaps/>
          <w:lang w:eastAsia="es-MX"/>
        </w:rPr>
        <w:t>Norma Oficial Mexicana Nom</w:t>
      </w:r>
      <w:r w:rsidRPr="00596A3A">
        <w:rPr>
          <w:rFonts w:ascii="Arial" w:hAnsi="Arial" w:cs="Arial"/>
          <w:lang w:eastAsia="es-MX"/>
        </w:rPr>
        <w:t>-162-SEMARNAT-2012, Que establece las especificaciones para la protección, recuperación y manejo de las poblaciones de las tortugas marinas en su hábitat de anidación.</w:t>
      </w:r>
    </w:p>
    <w:p w14:paraId="58704EEB" w14:textId="77777777" w:rsidR="00F063A8" w:rsidRPr="00596A3A" w:rsidRDefault="00F063A8" w:rsidP="00F063A8">
      <w:pPr>
        <w:spacing w:before="0" w:after="0" w:line="240" w:lineRule="auto"/>
        <w:rPr>
          <w:rFonts w:ascii="Arial" w:hAnsi="Arial" w:cs="Arial"/>
          <w:smallCaps/>
          <w:lang w:eastAsia="es-MX"/>
        </w:rPr>
      </w:pPr>
    </w:p>
    <w:p w14:paraId="679060D7" w14:textId="77777777" w:rsidR="00F063A8" w:rsidRPr="00596A3A" w:rsidRDefault="00F063A8" w:rsidP="00F063A8">
      <w:pPr>
        <w:spacing w:before="0" w:after="0" w:line="240" w:lineRule="auto"/>
        <w:rPr>
          <w:rFonts w:ascii="Arial" w:hAnsi="Arial" w:cs="Arial"/>
          <w:lang w:eastAsia="es-MX"/>
        </w:rPr>
      </w:pPr>
      <w:r w:rsidRPr="00596A3A">
        <w:rPr>
          <w:rFonts w:ascii="Arial" w:hAnsi="Arial" w:cs="Arial"/>
          <w:smallCaps/>
          <w:lang w:eastAsia="es-MX"/>
        </w:rPr>
        <w:t>Norma Oficial Mexicana Nom</w:t>
      </w:r>
      <w:r w:rsidRPr="00596A3A">
        <w:rPr>
          <w:rFonts w:ascii="Arial" w:hAnsi="Arial" w:cs="Arial"/>
          <w:lang w:eastAsia="es-MX"/>
        </w:rPr>
        <w:t>-006-PESC-1993, para regular el aprovechamiento de todas las especies de langosta en las aguas de Jurisdicción Federal del Golfo de México y mar Caribe, así como del Océano Pacifico incluyendo el Golfo de California.</w:t>
      </w:r>
    </w:p>
    <w:p w14:paraId="28DFFF49" w14:textId="77777777" w:rsidR="00F063A8" w:rsidRPr="00596A3A" w:rsidRDefault="00F063A8" w:rsidP="00F063A8">
      <w:pPr>
        <w:spacing w:before="0" w:after="0" w:line="240" w:lineRule="auto"/>
        <w:rPr>
          <w:rFonts w:ascii="Arial" w:hAnsi="Arial" w:cs="Arial"/>
          <w:lang w:eastAsia="es-MX"/>
        </w:rPr>
      </w:pPr>
    </w:p>
    <w:p w14:paraId="34514B91" w14:textId="77777777" w:rsidR="00F063A8" w:rsidRPr="00596A3A" w:rsidRDefault="00F063A8" w:rsidP="00F063A8">
      <w:pPr>
        <w:spacing w:before="0" w:after="0" w:line="240" w:lineRule="auto"/>
        <w:rPr>
          <w:rFonts w:ascii="Arial" w:hAnsi="Arial" w:cs="Arial"/>
          <w:lang w:eastAsia="es-MX"/>
        </w:rPr>
      </w:pPr>
      <w:r w:rsidRPr="00596A3A">
        <w:rPr>
          <w:rFonts w:ascii="Arial" w:hAnsi="Arial" w:cs="Arial"/>
          <w:smallCaps/>
          <w:lang w:eastAsia="es-MX"/>
        </w:rPr>
        <w:t>Norma Oficial Mexicana Nom</w:t>
      </w:r>
      <w:r w:rsidRPr="00596A3A">
        <w:rPr>
          <w:rFonts w:ascii="Arial" w:hAnsi="Arial" w:cs="Arial"/>
          <w:lang w:eastAsia="es-MX"/>
        </w:rPr>
        <w:t>-009-PESC-1993, que establece el procedimiento para determinar las épocas y zonas de veda para la captura de las diferentes especies de la flora y fauna acuáticas, en aguas de jurisdicción federal de los Estados Unidos Mexicanos.</w:t>
      </w:r>
    </w:p>
    <w:p w14:paraId="2DCCCE6C" w14:textId="77777777" w:rsidR="00F063A8" w:rsidRPr="00596A3A" w:rsidRDefault="00F063A8" w:rsidP="00F063A8">
      <w:pPr>
        <w:spacing w:before="0" w:after="0" w:line="240" w:lineRule="auto"/>
        <w:rPr>
          <w:rFonts w:ascii="Arial" w:hAnsi="Arial" w:cs="Arial"/>
          <w:lang w:eastAsia="es-MX"/>
        </w:rPr>
      </w:pPr>
    </w:p>
    <w:p w14:paraId="2517C96C" w14:textId="77777777" w:rsidR="00F063A8" w:rsidRPr="00596A3A" w:rsidRDefault="00F063A8" w:rsidP="00F063A8">
      <w:pPr>
        <w:spacing w:before="0" w:after="0" w:line="240" w:lineRule="auto"/>
        <w:rPr>
          <w:rFonts w:ascii="Arial" w:hAnsi="Arial" w:cs="Arial"/>
          <w:lang w:eastAsia="es-MX"/>
        </w:rPr>
      </w:pPr>
      <w:r w:rsidRPr="00596A3A">
        <w:rPr>
          <w:rFonts w:ascii="Arial" w:hAnsi="Arial" w:cs="Arial"/>
          <w:smallCaps/>
          <w:lang w:eastAsia="es-MX"/>
        </w:rPr>
        <w:t>Norma Oficial Mexicana Nom</w:t>
      </w:r>
      <w:r w:rsidRPr="00596A3A">
        <w:rPr>
          <w:rFonts w:ascii="Arial" w:hAnsi="Arial" w:cs="Arial"/>
          <w:lang w:eastAsia="es-MX"/>
        </w:rPr>
        <w:t>-013-PESC-1994, Para regular el aprovechamiento de las especies de caracol en aguas de jurisdicción federal de los estados de Campeche, Quintana Roo y Yucatán.</w:t>
      </w:r>
    </w:p>
    <w:p w14:paraId="1C96F2F4" w14:textId="77777777" w:rsidR="00F063A8" w:rsidRPr="00596A3A" w:rsidRDefault="00F063A8" w:rsidP="00F063A8">
      <w:pPr>
        <w:spacing w:before="0" w:after="0" w:line="240" w:lineRule="auto"/>
        <w:rPr>
          <w:rFonts w:ascii="Arial" w:hAnsi="Arial" w:cs="Arial"/>
          <w:lang w:eastAsia="es-MX"/>
        </w:rPr>
      </w:pPr>
    </w:p>
    <w:p w14:paraId="65F32F63" w14:textId="77777777" w:rsidR="00F063A8" w:rsidRPr="00596A3A" w:rsidRDefault="00F063A8" w:rsidP="00F063A8">
      <w:pPr>
        <w:spacing w:before="0" w:after="0" w:line="240" w:lineRule="auto"/>
        <w:rPr>
          <w:rFonts w:ascii="Arial" w:hAnsi="Arial" w:cs="Arial"/>
        </w:rPr>
      </w:pPr>
      <w:r w:rsidRPr="00596A3A">
        <w:rPr>
          <w:rFonts w:ascii="Arial" w:hAnsi="Arial" w:cs="Arial"/>
          <w:smallCaps/>
          <w:lang w:eastAsia="es-MX"/>
        </w:rPr>
        <w:t xml:space="preserve">Norma Oficial Mexicana </w:t>
      </w:r>
      <w:r w:rsidRPr="00596A3A">
        <w:rPr>
          <w:rFonts w:ascii="Arial" w:hAnsi="Arial" w:cs="Arial"/>
          <w:smallCaps/>
        </w:rPr>
        <w:t>Nom</w:t>
      </w:r>
      <w:r w:rsidRPr="00596A3A">
        <w:rPr>
          <w:rFonts w:ascii="Arial" w:hAnsi="Arial" w:cs="Arial"/>
        </w:rPr>
        <w:t>-017-PESC-1994, Para regular las actividades de pesca deportivo-recreativa en las aguas de jurisdicción federal de los Estados Unidos Mexicanos.</w:t>
      </w:r>
    </w:p>
    <w:p w14:paraId="3D6DE45F" w14:textId="77777777" w:rsidR="00F063A8" w:rsidRPr="00596A3A" w:rsidRDefault="00F063A8" w:rsidP="00F063A8">
      <w:pPr>
        <w:spacing w:before="0" w:after="0" w:line="240" w:lineRule="auto"/>
        <w:rPr>
          <w:rFonts w:ascii="Arial" w:hAnsi="Arial" w:cs="Arial"/>
        </w:rPr>
      </w:pPr>
    </w:p>
    <w:p w14:paraId="3BDEF092" w14:textId="77777777" w:rsidR="00F063A8" w:rsidRPr="00596A3A" w:rsidRDefault="00F063A8" w:rsidP="00F063A8">
      <w:pPr>
        <w:spacing w:before="0" w:after="0" w:line="240" w:lineRule="auto"/>
        <w:rPr>
          <w:rFonts w:ascii="Arial" w:hAnsi="Arial" w:cs="Arial"/>
        </w:rPr>
      </w:pPr>
      <w:r w:rsidRPr="00596A3A">
        <w:rPr>
          <w:rFonts w:ascii="Arial" w:hAnsi="Arial" w:cs="Arial"/>
          <w:smallCaps/>
          <w:lang w:eastAsia="es-MX"/>
        </w:rPr>
        <w:t xml:space="preserve">Norma Oficial Mexicana </w:t>
      </w:r>
      <w:r w:rsidRPr="00596A3A">
        <w:rPr>
          <w:rFonts w:ascii="Arial" w:hAnsi="Arial" w:cs="Arial"/>
          <w:smallCaps/>
        </w:rPr>
        <w:t>Nom</w:t>
      </w:r>
      <w:r w:rsidRPr="00596A3A">
        <w:rPr>
          <w:rFonts w:ascii="Arial" w:hAnsi="Arial" w:cs="Arial"/>
        </w:rPr>
        <w:t>-029-PESC-2006, Pesca responsable de tiburones y rayas. Especificaciones para su aprovechamiento.</w:t>
      </w:r>
    </w:p>
    <w:p w14:paraId="72BFE5A1" w14:textId="77777777" w:rsidR="00F063A8" w:rsidRPr="00596A3A" w:rsidRDefault="00F063A8" w:rsidP="00F063A8">
      <w:pPr>
        <w:spacing w:before="0" w:after="0" w:line="240" w:lineRule="auto"/>
        <w:rPr>
          <w:rFonts w:ascii="Arial" w:hAnsi="Arial" w:cs="Arial"/>
        </w:rPr>
      </w:pPr>
    </w:p>
    <w:p w14:paraId="46D95476" w14:textId="77777777" w:rsidR="00F063A8" w:rsidRPr="00596A3A" w:rsidRDefault="00F063A8" w:rsidP="00F063A8">
      <w:pPr>
        <w:spacing w:before="0" w:after="0" w:line="240" w:lineRule="auto"/>
        <w:rPr>
          <w:rFonts w:ascii="Arial" w:hAnsi="Arial" w:cs="Arial"/>
          <w:lang w:eastAsia="es-MX"/>
        </w:rPr>
      </w:pPr>
      <w:r w:rsidRPr="00596A3A">
        <w:rPr>
          <w:rFonts w:ascii="Arial" w:hAnsi="Arial" w:cs="Arial"/>
          <w:smallCaps/>
          <w:lang w:eastAsia="es-MX"/>
        </w:rPr>
        <w:t>Norma Oficial Mexicana Nom</w:t>
      </w:r>
      <w:r w:rsidRPr="00596A3A">
        <w:rPr>
          <w:rFonts w:ascii="Arial" w:hAnsi="Arial" w:cs="Arial"/>
          <w:lang w:eastAsia="es-MX"/>
        </w:rPr>
        <w:t>-002-SAG/PESC-2013. Para ordenar el aprovechamiento de las especies de camarón en aguas de jurisdicción federal de los Estados Unidos Mexicanos.</w:t>
      </w:r>
    </w:p>
    <w:p w14:paraId="1A8A2031" w14:textId="77777777" w:rsidR="00F063A8" w:rsidRPr="00596A3A" w:rsidRDefault="00F063A8" w:rsidP="00F063A8">
      <w:pPr>
        <w:spacing w:before="0" w:after="0" w:line="240" w:lineRule="auto"/>
        <w:rPr>
          <w:rFonts w:ascii="Arial" w:hAnsi="Arial" w:cs="Arial"/>
          <w:lang w:eastAsia="es-MX"/>
        </w:rPr>
      </w:pPr>
    </w:p>
    <w:p w14:paraId="4001ABCD" w14:textId="77777777" w:rsidR="00F063A8" w:rsidRPr="00596A3A" w:rsidRDefault="00F063A8" w:rsidP="00F063A8">
      <w:pPr>
        <w:spacing w:before="0" w:after="0" w:line="240" w:lineRule="auto"/>
        <w:rPr>
          <w:rFonts w:ascii="Arial" w:hAnsi="Arial" w:cs="Arial"/>
          <w:smallCaps/>
          <w:lang w:eastAsia="es-MX"/>
        </w:rPr>
      </w:pPr>
      <w:r w:rsidRPr="00596A3A">
        <w:rPr>
          <w:rFonts w:ascii="Arial" w:hAnsi="Arial" w:cs="Arial"/>
          <w:smallCaps/>
          <w:lang w:eastAsia="es-MX"/>
        </w:rPr>
        <w:t>Norma Oficial Mexicana Nom</w:t>
      </w:r>
      <w:r w:rsidRPr="00596A3A">
        <w:rPr>
          <w:rFonts w:ascii="Arial" w:hAnsi="Arial" w:cs="Arial"/>
          <w:lang w:eastAsia="es-MX"/>
        </w:rPr>
        <w:t>-061-SAG/PESC/SEMARNAT-2016, Especificaciones técnicas de los excluidores de tortugas marinas utilizados por la flota de arrastre camaronera en aguas de jurisdicción federal de los Estados Unidos Mexicanos.</w:t>
      </w:r>
    </w:p>
    <w:p w14:paraId="1B28B390" w14:textId="77777777" w:rsidR="00F063A8" w:rsidRPr="00596A3A" w:rsidRDefault="00F063A8" w:rsidP="00F063A8">
      <w:pPr>
        <w:spacing w:before="0" w:after="0" w:line="240" w:lineRule="auto"/>
        <w:rPr>
          <w:rFonts w:ascii="Arial" w:hAnsi="Arial" w:cs="Arial"/>
          <w:smallCaps/>
          <w:lang w:eastAsia="es-MX"/>
        </w:rPr>
      </w:pPr>
    </w:p>
    <w:p w14:paraId="037D57DC" w14:textId="77777777" w:rsidR="00F063A8" w:rsidRPr="00596A3A" w:rsidRDefault="00F063A8" w:rsidP="00F063A8">
      <w:pPr>
        <w:spacing w:before="0" w:after="0" w:line="240" w:lineRule="auto"/>
        <w:rPr>
          <w:rFonts w:ascii="Arial" w:hAnsi="Arial" w:cs="Arial"/>
          <w:lang w:eastAsia="es-MX"/>
        </w:rPr>
      </w:pPr>
      <w:r w:rsidRPr="00596A3A">
        <w:rPr>
          <w:rFonts w:ascii="Arial" w:hAnsi="Arial" w:cs="Arial"/>
          <w:smallCaps/>
          <w:lang w:eastAsia="es-MX"/>
        </w:rPr>
        <w:t>Norma Oficial Mexicana Nom</w:t>
      </w:r>
      <w:r w:rsidRPr="00596A3A">
        <w:rPr>
          <w:rFonts w:ascii="Arial" w:hAnsi="Arial" w:cs="Arial"/>
          <w:lang w:eastAsia="es-MX"/>
        </w:rPr>
        <w:t>-065-SAG/PESC-2014, Para regular el aprovechamiento de las especies de mero y especies asociadas, en aguas de jurisdicción federal del litoral del Golfo de México y Mar Caribe.</w:t>
      </w:r>
    </w:p>
    <w:p w14:paraId="7AA03D67" w14:textId="77777777" w:rsidR="00F063A8" w:rsidRPr="00596A3A" w:rsidRDefault="00F063A8" w:rsidP="00F063A8">
      <w:pPr>
        <w:spacing w:before="0" w:after="0" w:line="240" w:lineRule="auto"/>
        <w:rPr>
          <w:rFonts w:ascii="Arial" w:hAnsi="Arial" w:cs="Arial"/>
          <w:lang w:eastAsia="es-MX"/>
        </w:rPr>
      </w:pPr>
    </w:p>
    <w:p w14:paraId="7060983E" w14:textId="1C1CF9B4" w:rsidR="00F063A8" w:rsidRPr="00596A3A" w:rsidRDefault="00F063A8" w:rsidP="00F063A8">
      <w:pPr>
        <w:spacing w:before="0" w:after="0" w:line="240" w:lineRule="auto"/>
        <w:rPr>
          <w:rFonts w:ascii="Arial" w:hAnsi="Arial" w:cs="Arial"/>
          <w:lang w:eastAsia="es-MX"/>
        </w:rPr>
      </w:pPr>
      <w:r w:rsidRPr="00596A3A">
        <w:rPr>
          <w:rFonts w:ascii="Arial" w:hAnsi="Arial" w:cs="Arial"/>
          <w:smallCaps/>
          <w:lang w:eastAsia="es-MX"/>
        </w:rPr>
        <w:t xml:space="preserve">Norma Oficial Mexicana </w:t>
      </w:r>
      <w:r w:rsidR="003D1EDE" w:rsidRPr="003D1EDE">
        <w:rPr>
          <w:rFonts w:ascii="Arial" w:hAnsi="Arial" w:cs="Arial"/>
          <w:lang w:eastAsia="es-MX"/>
        </w:rPr>
        <w:t>NOM-012-TUR-2016, Para la prestación de servicios turísticos de buceo</w:t>
      </w:r>
      <w:r w:rsidRPr="00596A3A">
        <w:rPr>
          <w:rFonts w:ascii="Arial" w:hAnsi="Arial" w:cs="Arial"/>
          <w:lang w:eastAsia="es-MX"/>
        </w:rPr>
        <w:t>.</w:t>
      </w:r>
    </w:p>
    <w:p w14:paraId="44BD7E15" w14:textId="77777777" w:rsidR="00F063A8" w:rsidRPr="00596A3A" w:rsidRDefault="00F063A8" w:rsidP="00F063A8">
      <w:pPr>
        <w:spacing w:before="0" w:after="0" w:line="240" w:lineRule="auto"/>
        <w:rPr>
          <w:rFonts w:ascii="Arial" w:hAnsi="Arial" w:cs="Arial"/>
          <w:lang w:eastAsia="es-MX"/>
        </w:rPr>
      </w:pPr>
    </w:p>
    <w:p w14:paraId="349AB356" w14:textId="77777777" w:rsidR="00F063A8" w:rsidRPr="00596A3A" w:rsidRDefault="00F063A8" w:rsidP="00F063A8">
      <w:pPr>
        <w:spacing w:before="0" w:after="0" w:line="240" w:lineRule="auto"/>
        <w:rPr>
          <w:rFonts w:ascii="Arial" w:hAnsi="Arial" w:cs="Arial"/>
          <w:lang w:eastAsia="es-MX"/>
        </w:rPr>
      </w:pPr>
      <w:r w:rsidRPr="00596A3A">
        <w:rPr>
          <w:rFonts w:ascii="Arial" w:hAnsi="Arial" w:cs="Arial"/>
          <w:smallCaps/>
          <w:lang w:eastAsia="es-MX"/>
        </w:rPr>
        <w:lastRenderedPageBreak/>
        <w:t>Norma Oficial Mexicana</w:t>
      </w:r>
      <w:r w:rsidRPr="00596A3A">
        <w:rPr>
          <w:rFonts w:ascii="Arial" w:hAnsi="Arial" w:cs="Arial"/>
          <w:lang w:eastAsia="es-MX"/>
        </w:rPr>
        <w:t xml:space="preserve"> N</w:t>
      </w:r>
      <w:r w:rsidRPr="00596A3A">
        <w:rPr>
          <w:rFonts w:ascii="Arial" w:hAnsi="Arial" w:cs="Arial"/>
          <w:smallCaps/>
          <w:lang w:eastAsia="es-MX"/>
        </w:rPr>
        <w:t>om</w:t>
      </w:r>
      <w:r w:rsidRPr="00596A3A">
        <w:rPr>
          <w:rFonts w:ascii="Arial" w:hAnsi="Arial" w:cs="Arial"/>
          <w:lang w:eastAsia="es-MX"/>
        </w:rPr>
        <w:t>-08-TUR-2002, Que establece los elementos a que deben sujetarse los guías generales y especializados en temas o localidades específicas de carácter cultural.</w:t>
      </w:r>
    </w:p>
    <w:p w14:paraId="2DDEBD90" w14:textId="77777777" w:rsidR="00F063A8" w:rsidRPr="00596A3A" w:rsidRDefault="00F063A8" w:rsidP="00F063A8">
      <w:pPr>
        <w:spacing w:before="0" w:after="0" w:line="240" w:lineRule="auto"/>
        <w:rPr>
          <w:rFonts w:ascii="Arial" w:hAnsi="Arial" w:cs="Arial"/>
          <w:lang w:eastAsia="es-MX"/>
        </w:rPr>
      </w:pPr>
    </w:p>
    <w:p w14:paraId="551B168D" w14:textId="77777777" w:rsidR="00F063A8" w:rsidRPr="00596A3A" w:rsidRDefault="00F063A8" w:rsidP="00F063A8">
      <w:pPr>
        <w:spacing w:before="0" w:after="0" w:line="240" w:lineRule="auto"/>
        <w:rPr>
          <w:rFonts w:ascii="Arial" w:hAnsi="Arial" w:cs="Arial"/>
          <w:lang w:eastAsia="es-MX"/>
        </w:rPr>
      </w:pPr>
      <w:r w:rsidRPr="00596A3A">
        <w:rPr>
          <w:rFonts w:ascii="Arial" w:hAnsi="Arial" w:cs="Arial"/>
          <w:smallCaps/>
          <w:lang w:eastAsia="es-MX"/>
        </w:rPr>
        <w:t>Norma Oficial Mexicana</w:t>
      </w:r>
      <w:r w:rsidRPr="00596A3A">
        <w:rPr>
          <w:rFonts w:ascii="Arial" w:hAnsi="Arial" w:cs="Arial"/>
          <w:lang w:eastAsia="es-MX"/>
        </w:rPr>
        <w:t xml:space="preserve"> N</w:t>
      </w:r>
      <w:r w:rsidRPr="00596A3A">
        <w:rPr>
          <w:rFonts w:ascii="Arial" w:hAnsi="Arial" w:cs="Arial"/>
          <w:smallCaps/>
          <w:lang w:eastAsia="es-MX"/>
        </w:rPr>
        <w:t>om</w:t>
      </w:r>
      <w:r w:rsidRPr="00596A3A">
        <w:rPr>
          <w:rFonts w:ascii="Arial" w:hAnsi="Arial" w:cs="Arial"/>
          <w:lang w:eastAsia="es-MX"/>
        </w:rPr>
        <w:t>-09-TUR-2002, Que establece los elementos a que deben sujetarse los guías especializados en actividades específicas.</w:t>
      </w:r>
    </w:p>
    <w:p w14:paraId="0B3D05E1" w14:textId="77777777" w:rsidR="00F063A8" w:rsidRPr="00596A3A" w:rsidRDefault="00F063A8" w:rsidP="00F063A8">
      <w:pPr>
        <w:spacing w:before="0" w:after="0" w:line="240" w:lineRule="auto"/>
        <w:rPr>
          <w:rFonts w:ascii="Arial" w:hAnsi="Arial" w:cs="Arial"/>
          <w:lang w:eastAsia="es-MX"/>
        </w:rPr>
      </w:pPr>
    </w:p>
    <w:p w14:paraId="3F17365F" w14:textId="77777777" w:rsidR="00F063A8" w:rsidRPr="00596A3A" w:rsidRDefault="00F063A8" w:rsidP="00F063A8">
      <w:pPr>
        <w:spacing w:before="0" w:after="0" w:line="240" w:lineRule="auto"/>
        <w:rPr>
          <w:rFonts w:ascii="Arial" w:hAnsi="Arial" w:cs="Arial"/>
          <w:lang w:eastAsia="es-MX"/>
        </w:rPr>
      </w:pPr>
      <w:r w:rsidRPr="00596A3A">
        <w:rPr>
          <w:rFonts w:ascii="Arial" w:hAnsi="Arial" w:cs="Arial"/>
          <w:smallCaps/>
          <w:lang w:eastAsia="es-MX"/>
        </w:rPr>
        <w:t>Norma Oficial Mexicana</w:t>
      </w:r>
      <w:r w:rsidRPr="00596A3A">
        <w:rPr>
          <w:rFonts w:ascii="Arial" w:hAnsi="Arial" w:cs="Arial"/>
          <w:lang w:eastAsia="es-MX"/>
        </w:rPr>
        <w:t xml:space="preserve"> </w:t>
      </w:r>
      <w:r w:rsidRPr="00596A3A">
        <w:rPr>
          <w:rFonts w:ascii="Arial" w:hAnsi="Arial" w:cs="Arial"/>
          <w:smallCaps/>
          <w:lang w:eastAsia="es-MX"/>
        </w:rPr>
        <w:t>Nom</w:t>
      </w:r>
      <w:r w:rsidRPr="00596A3A">
        <w:rPr>
          <w:rFonts w:ascii="Arial" w:hAnsi="Arial" w:cs="Arial"/>
          <w:lang w:eastAsia="es-MX"/>
        </w:rPr>
        <w:t>-011-TUR-2001, Requisitos de seguridad, información y operación que deben cumplir los prestadores de servicios turísticos de Turismo de Aventura.</w:t>
      </w:r>
    </w:p>
    <w:p w14:paraId="788DA5BD" w14:textId="77777777" w:rsidR="00F063A8" w:rsidRPr="00596A3A" w:rsidRDefault="00F063A8" w:rsidP="00F063A8">
      <w:pPr>
        <w:spacing w:before="0" w:after="0" w:line="240" w:lineRule="auto"/>
        <w:rPr>
          <w:rFonts w:ascii="Arial" w:hAnsi="Arial" w:cs="Arial"/>
          <w:lang w:eastAsia="es-MX"/>
        </w:rPr>
      </w:pPr>
    </w:p>
    <w:p w14:paraId="6D1C2B95" w14:textId="77777777" w:rsidR="00F063A8" w:rsidRPr="00596A3A" w:rsidRDefault="00F063A8" w:rsidP="00F063A8">
      <w:pPr>
        <w:rPr>
          <w:rFonts w:ascii="Arial" w:hAnsi="Arial" w:cs="Arial"/>
          <w:lang w:eastAsia="es-MX"/>
        </w:rPr>
      </w:pPr>
      <w:r w:rsidRPr="00596A3A">
        <w:rPr>
          <w:rFonts w:ascii="Arial" w:hAnsi="Arial" w:cs="Arial"/>
          <w:lang w:eastAsia="es-MX"/>
        </w:rPr>
        <w:t>Norma Oficial Mexicana Nom-012-SCT4-2007, Lineamientos para la elaboración del plan de contingencias para embarcaciones que transportan mercancías peligrosas.</w:t>
      </w:r>
    </w:p>
    <w:p w14:paraId="6CC0F0EE" w14:textId="77777777" w:rsidR="00F063A8" w:rsidRPr="00596A3A" w:rsidRDefault="00F063A8" w:rsidP="00F063A8">
      <w:pPr>
        <w:rPr>
          <w:rFonts w:ascii="Arial" w:hAnsi="Arial" w:cs="Arial"/>
          <w:color w:val="000000"/>
          <w:sz w:val="18"/>
          <w:szCs w:val="18"/>
        </w:rPr>
      </w:pPr>
    </w:p>
    <w:p w14:paraId="40E7D9C4" w14:textId="77777777" w:rsidR="00F063A8" w:rsidRPr="00596A3A" w:rsidRDefault="00F063A8" w:rsidP="00F063A8">
      <w:pPr>
        <w:rPr>
          <w:rFonts w:ascii="Arial" w:hAnsi="Arial" w:cs="Arial"/>
          <w:lang w:eastAsia="es-MX"/>
        </w:rPr>
      </w:pPr>
      <w:r w:rsidRPr="00596A3A">
        <w:rPr>
          <w:rFonts w:ascii="Arial" w:hAnsi="Arial" w:cs="Arial"/>
          <w:smallCaps/>
          <w:lang w:eastAsia="es-MX"/>
        </w:rPr>
        <w:t xml:space="preserve">Norma Oficial Mexicana </w:t>
      </w:r>
      <w:r w:rsidRPr="00596A3A">
        <w:rPr>
          <w:rFonts w:ascii="Arial" w:hAnsi="Arial" w:cs="Arial"/>
          <w:lang w:eastAsia="es-MX"/>
        </w:rPr>
        <w:t>NOM-036-SCT3-2000, Que establece dentro de la República Mexicana los límites máximos permisibles de emisión de ruido producido por las aeronaves de reacción subsónicas, propulsadas por hélice, supersónicas y helicópteros, su método de medición, así como los requerimientos para dar cumplimiento a dichos límites.</w:t>
      </w:r>
    </w:p>
    <w:p w14:paraId="3E322806" w14:textId="77777777" w:rsidR="00D103F7" w:rsidRPr="00596A3A" w:rsidRDefault="00D103F7" w:rsidP="00C80695">
      <w:pPr>
        <w:spacing w:before="0" w:after="0" w:line="240" w:lineRule="auto"/>
        <w:rPr>
          <w:rFonts w:ascii="Arial" w:hAnsi="Arial" w:cs="Arial"/>
          <w:lang w:eastAsia="es-MX"/>
        </w:rPr>
      </w:pPr>
    </w:p>
    <w:p w14:paraId="14E0748D" w14:textId="198B0E58" w:rsidR="00D103F7" w:rsidRPr="00B52472" w:rsidRDefault="00D103F7" w:rsidP="00516724">
      <w:pPr>
        <w:pStyle w:val="Ttulo1"/>
        <w:numPr>
          <w:ilvl w:val="0"/>
          <w:numId w:val="114"/>
        </w:numPr>
      </w:pPr>
      <w:bookmarkStart w:id="18" w:name="_Toc483396454"/>
      <w:r w:rsidRPr="00B52472">
        <w:t>DIAGNÓSTICO Y PROBLEMÁTICA</w:t>
      </w:r>
      <w:bookmarkEnd w:id="18"/>
    </w:p>
    <w:p w14:paraId="351158D6" w14:textId="77777777" w:rsidR="006D1E22" w:rsidRPr="00596A3A" w:rsidRDefault="006D1E22" w:rsidP="00C80695">
      <w:pPr>
        <w:spacing w:before="0" w:after="0" w:line="240" w:lineRule="auto"/>
        <w:rPr>
          <w:rFonts w:ascii="Arial" w:hAnsi="Arial" w:cs="Arial"/>
          <w:b/>
          <w:i/>
        </w:rPr>
      </w:pPr>
    </w:p>
    <w:p w14:paraId="23C26ED6" w14:textId="77777777" w:rsidR="00DB0427" w:rsidRPr="00596A3A" w:rsidRDefault="00DB0427" w:rsidP="00C80695">
      <w:pPr>
        <w:spacing w:before="0" w:after="0" w:line="240" w:lineRule="auto"/>
        <w:rPr>
          <w:rFonts w:ascii="Arial" w:hAnsi="Arial" w:cs="Arial"/>
          <w:b/>
          <w:i/>
        </w:rPr>
      </w:pPr>
      <w:r w:rsidRPr="00596A3A">
        <w:rPr>
          <w:rFonts w:ascii="Arial" w:hAnsi="Arial" w:cs="Arial"/>
          <w:b/>
          <w:i/>
        </w:rPr>
        <w:t>Ecosistémico</w:t>
      </w:r>
    </w:p>
    <w:p w14:paraId="7430FE72" w14:textId="77777777" w:rsidR="00787385" w:rsidRPr="00596A3A" w:rsidRDefault="00787385" w:rsidP="00C80695">
      <w:pPr>
        <w:spacing w:before="0" w:after="0" w:line="240" w:lineRule="auto"/>
        <w:rPr>
          <w:rFonts w:ascii="Arial" w:hAnsi="Arial" w:cs="Arial"/>
          <w:i/>
        </w:rPr>
      </w:pPr>
    </w:p>
    <w:p w14:paraId="512ACE9A" w14:textId="77777777" w:rsidR="00DB0427" w:rsidRPr="00596A3A" w:rsidRDefault="00DB0427" w:rsidP="00C80695">
      <w:pPr>
        <w:spacing w:before="0" w:after="0" w:line="240" w:lineRule="auto"/>
        <w:rPr>
          <w:rFonts w:ascii="Arial" w:hAnsi="Arial" w:cs="Arial"/>
          <w:b/>
          <w:i/>
        </w:rPr>
      </w:pPr>
      <w:r w:rsidRPr="00596A3A">
        <w:rPr>
          <w:rFonts w:ascii="Arial" w:hAnsi="Arial" w:cs="Arial"/>
          <w:i/>
        </w:rPr>
        <w:t>Calidad del Agua</w:t>
      </w:r>
    </w:p>
    <w:p w14:paraId="169E5E18" w14:textId="77777777" w:rsidR="00787385" w:rsidRPr="00596A3A" w:rsidRDefault="00787385" w:rsidP="00C80695">
      <w:pPr>
        <w:autoSpaceDE w:val="0"/>
        <w:autoSpaceDN w:val="0"/>
        <w:spacing w:before="0" w:after="0" w:line="240" w:lineRule="auto"/>
        <w:rPr>
          <w:rFonts w:ascii="Arial" w:hAnsi="Arial" w:cs="Arial"/>
        </w:rPr>
      </w:pPr>
    </w:p>
    <w:p w14:paraId="7244DB9C" w14:textId="69735F20" w:rsidR="00DB0427" w:rsidRPr="00596A3A" w:rsidRDefault="00DB0427" w:rsidP="00C80695">
      <w:pPr>
        <w:autoSpaceDE w:val="0"/>
        <w:autoSpaceDN w:val="0"/>
        <w:spacing w:before="0" w:after="0" w:line="240" w:lineRule="auto"/>
        <w:rPr>
          <w:rFonts w:ascii="Arial" w:hAnsi="Arial" w:cs="Arial"/>
        </w:rPr>
      </w:pPr>
      <w:r w:rsidRPr="00596A3A">
        <w:rPr>
          <w:rFonts w:ascii="Arial" w:hAnsi="Arial" w:cs="Arial"/>
        </w:rPr>
        <w:t xml:space="preserve">La Reserva de la Biosfera se encuentra en una región cárstica, donde la precipitación se infiltra rápidamente hacia la capa freática, esta condición hace que el riesgo de contaminación de las aguas subterráneas sea elevado y la posibilidad de la amenaza de la zona costera es aún mayor (Lapointe </w:t>
      </w:r>
      <w:r w:rsidRPr="00596A3A">
        <w:rPr>
          <w:rFonts w:ascii="Arial" w:hAnsi="Arial" w:cs="Arial"/>
          <w:i/>
        </w:rPr>
        <w:t>et al</w:t>
      </w:r>
      <w:r w:rsidRPr="00596A3A">
        <w:rPr>
          <w:rFonts w:ascii="Arial" w:hAnsi="Arial" w:cs="Arial"/>
        </w:rPr>
        <w:t xml:space="preserve">., 1990, Marin y Perry, 1994, Personné </w:t>
      </w:r>
      <w:r w:rsidRPr="00596A3A">
        <w:rPr>
          <w:rFonts w:ascii="Arial" w:hAnsi="Arial" w:cs="Arial"/>
          <w:i/>
        </w:rPr>
        <w:t>et al</w:t>
      </w:r>
      <w:r w:rsidRPr="00596A3A">
        <w:rPr>
          <w:rFonts w:ascii="Arial" w:hAnsi="Arial" w:cs="Arial"/>
        </w:rPr>
        <w:t xml:space="preserve">., 1998). En la Península de Yucatán, </w:t>
      </w:r>
      <w:r w:rsidRPr="00596A3A">
        <w:rPr>
          <w:rFonts w:ascii="Arial" w:eastAsia="GaramondPremrPro" w:hAnsi="Arial" w:cs="Arial"/>
        </w:rPr>
        <w:t>se han registrado varios cientos de cenotes, consecuencia de la roca calcárea que permite dentro de dicha infiltración de agua la disolución de la roca y la difusión de nutrientes que pueden ser transportados a las lagunas costeras e incluso a mar abierto.</w:t>
      </w:r>
      <w:r w:rsidRPr="00596A3A">
        <w:rPr>
          <w:rFonts w:ascii="Arial" w:hAnsi="Arial" w:cs="Arial"/>
        </w:rPr>
        <w:t xml:space="preserve"> En Quintana Roo, el volumen de descarga del acuífero es de aproximadamente 8.6 x 10</w:t>
      </w:r>
      <w:r w:rsidRPr="003A65BA">
        <w:rPr>
          <w:rFonts w:ascii="Arial" w:hAnsi="Arial" w:cs="Arial"/>
          <w:vertAlign w:val="superscript"/>
        </w:rPr>
        <w:t>6</w:t>
      </w:r>
      <w:r w:rsidRPr="00596A3A">
        <w:rPr>
          <w:rFonts w:ascii="Arial" w:hAnsi="Arial" w:cs="Arial"/>
        </w:rPr>
        <w:t xml:space="preserve"> m</w:t>
      </w:r>
      <w:r w:rsidRPr="00596A3A">
        <w:rPr>
          <w:rFonts w:ascii="Arial" w:hAnsi="Arial" w:cs="Arial"/>
          <w:vertAlign w:val="superscript"/>
        </w:rPr>
        <w:t>3</w:t>
      </w:r>
      <w:r w:rsidRPr="00596A3A">
        <w:rPr>
          <w:rFonts w:ascii="Arial" w:hAnsi="Arial" w:cs="Arial"/>
        </w:rPr>
        <w:t>/km/año (Hanshaw y Back 1980), e influye en el régimen hidrológico de la zona costera; el volumen de descarga y la concentración de nutrimentos varían estacionalmente, de acuerdo al patrón meteorológico, descargando en forma difusa y como manantiales submarinos (Herrera-Silveira y Comín</w:t>
      </w:r>
      <w:r w:rsidR="00C64F4C" w:rsidRPr="00596A3A">
        <w:rPr>
          <w:rFonts w:ascii="Arial" w:hAnsi="Arial" w:cs="Arial"/>
        </w:rPr>
        <w:t>,</w:t>
      </w:r>
      <w:r w:rsidRPr="00596A3A">
        <w:rPr>
          <w:rFonts w:ascii="Arial" w:hAnsi="Arial" w:cs="Arial"/>
        </w:rPr>
        <w:t xml:space="preserve"> 2000); estos manantiales pueden ser conductores de contaminantes. Actualmente, existe estrés ambiental a lo largo de la costa sobre la calidad del agua, ocasionado principalmente por el turismo, actividades portuarias y el crecimiento poblacional. </w:t>
      </w:r>
    </w:p>
    <w:p w14:paraId="548C69CD" w14:textId="77777777" w:rsidR="00787385" w:rsidRPr="00596A3A" w:rsidRDefault="00787385" w:rsidP="00C80695">
      <w:pPr>
        <w:autoSpaceDE w:val="0"/>
        <w:autoSpaceDN w:val="0"/>
        <w:spacing w:before="0" w:after="0" w:line="240" w:lineRule="auto"/>
        <w:rPr>
          <w:rFonts w:ascii="Arial" w:hAnsi="Arial" w:cs="Arial"/>
        </w:rPr>
      </w:pPr>
    </w:p>
    <w:p w14:paraId="56A9DE91" w14:textId="56E8CC60" w:rsidR="00DB0427" w:rsidRPr="00596A3A" w:rsidRDefault="00DB0427" w:rsidP="00C80695">
      <w:pPr>
        <w:autoSpaceDE w:val="0"/>
        <w:autoSpaceDN w:val="0"/>
        <w:spacing w:before="0" w:after="0" w:line="240" w:lineRule="auto"/>
        <w:rPr>
          <w:rFonts w:ascii="Arial" w:hAnsi="Arial" w:cs="Arial"/>
        </w:rPr>
      </w:pPr>
      <w:r w:rsidRPr="00596A3A">
        <w:rPr>
          <w:rFonts w:ascii="Arial" w:hAnsi="Arial" w:cs="Arial"/>
        </w:rPr>
        <w:t xml:space="preserve">La concentración de nutrientes como nitrógeno y fósforo total en los tejidos de los pastos cercanos a "ojos de agua" (manantiales submarinos), además de un aumento en las densidades de algas carnosas debido, muy probablemente, a las descargas de aguas residuales de las zonas hoteleras, son indicadores de esta problemática. Los impactos potenciales del aumento de las concentraciones de contaminantes incluyen cambios importantes en la estructura de la comunidad y la salud de los ecosistemas de manglares, arrecifes de coral y pastos marinos (Haynes </w:t>
      </w:r>
      <w:r w:rsidRPr="00596A3A">
        <w:rPr>
          <w:rFonts w:ascii="Arial" w:hAnsi="Arial" w:cs="Arial"/>
          <w:i/>
        </w:rPr>
        <w:t>et al</w:t>
      </w:r>
      <w:r w:rsidRPr="00596A3A">
        <w:rPr>
          <w:rFonts w:ascii="Arial" w:hAnsi="Arial" w:cs="Arial"/>
        </w:rPr>
        <w:t xml:space="preserve">., 2007). En los ecosistemas frágiles, como los arrecifes de coral, las tensiones locales debidas a la disminución de la calidad del agua se ven exacerbadas por amenazas globales, como el calentamiento de los océanos y la acidificación </w:t>
      </w:r>
      <w:r w:rsidRPr="00596A3A">
        <w:rPr>
          <w:rFonts w:ascii="Arial" w:hAnsi="Arial" w:cs="Arial"/>
        </w:rPr>
        <w:lastRenderedPageBreak/>
        <w:t xml:space="preserve">(Hoegh-Guldberg </w:t>
      </w:r>
      <w:r w:rsidRPr="00596A3A">
        <w:rPr>
          <w:rFonts w:ascii="Arial" w:hAnsi="Arial" w:cs="Arial"/>
          <w:i/>
        </w:rPr>
        <w:t>et al</w:t>
      </w:r>
      <w:r w:rsidRPr="00596A3A">
        <w:rPr>
          <w:rFonts w:ascii="Arial" w:hAnsi="Arial" w:cs="Arial"/>
        </w:rPr>
        <w:t xml:space="preserve">., 2007), es necesario entender la conectividad entre los ecosistemas costeros (Andréfouët </w:t>
      </w:r>
      <w:r w:rsidRPr="00596A3A">
        <w:rPr>
          <w:rFonts w:ascii="Arial" w:hAnsi="Arial" w:cs="Arial"/>
          <w:i/>
        </w:rPr>
        <w:t>et al</w:t>
      </w:r>
      <w:r w:rsidRPr="00596A3A">
        <w:rPr>
          <w:rFonts w:ascii="Arial" w:hAnsi="Arial" w:cs="Arial"/>
        </w:rPr>
        <w:t xml:space="preserve">., 2002) y su vínculo con las presiones antropogénicas en la tierra (Haynes </w:t>
      </w:r>
      <w:r w:rsidRPr="00596A3A">
        <w:rPr>
          <w:rFonts w:ascii="Arial" w:hAnsi="Arial" w:cs="Arial"/>
          <w:i/>
        </w:rPr>
        <w:t>et al.,</w:t>
      </w:r>
      <w:r w:rsidRPr="00596A3A">
        <w:rPr>
          <w:rFonts w:ascii="Arial" w:hAnsi="Arial" w:cs="Arial"/>
        </w:rPr>
        <w:t xml:space="preserve"> 2007).</w:t>
      </w:r>
    </w:p>
    <w:p w14:paraId="29C3C852" w14:textId="77777777" w:rsidR="00787385" w:rsidRPr="00596A3A" w:rsidRDefault="00787385" w:rsidP="00C80695">
      <w:pPr>
        <w:autoSpaceDE w:val="0"/>
        <w:autoSpaceDN w:val="0"/>
        <w:adjustRightInd w:val="0"/>
        <w:spacing w:before="0" w:after="0" w:line="240" w:lineRule="auto"/>
        <w:rPr>
          <w:rFonts w:ascii="Arial" w:hAnsi="Arial" w:cs="Arial"/>
        </w:rPr>
      </w:pPr>
    </w:p>
    <w:p w14:paraId="4DCC33EC" w14:textId="2DA15CB6" w:rsidR="00DB0427" w:rsidRPr="00596A3A" w:rsidRDefault="00DB0427" w:rsidP="00C80695">
      <w:pPr>
        <w:autoSpaceDE w:val="0"/>
        <w:autoSpaceDN w:val="0"/>
        <w:adjustRightInd w:val="0"/>
        <w:spacing w:before="0" w:after="0" w:line="240" w:lineRule="auto"/>
        <w:rPr>
          <w:rFonts w:ascii="Arial" w:hAnsi="Arial" w:cs="Arial"/>
        </w:rPr>
      </w:pPr>
      <w:r w:rsidRPr="00596A3A">
        <w:rPr>
          <w:rFonts w:ascii="Arial" w:hAnsi="Arial" w:cs="Arial"/>
        </w:rPr>
        <w:t xml:space="preserve">Particularmente en la Riviera Maya se han documentado incrementos de nutrientes y bacterias. Barrera-Escorcia, </w:t>
      </w:r>
      <w:r w:rsidR="009436FA">
        <w:rPr>
          <w:rFonts w:ascii="Arial" w:hAnsi="Arial" w:cs="Arial"/>
        </w:rPr>
        <w:t>y</w:t>
      </w:r>
      <w:r w:rsidRPr="00596A3A">
        <w:rPr>
          <w:rFonts w:ascii="Arial" w:hAnsi="Arial" w:cs="Arial"/>
        </w:rPr>
        <w:t xml:space="preserve"> Namihira-Santillán </w:t>
      </w:r>
      <w:r w:rsidR="009436FA">
        <w:rPr>
          <w:rFonts w:ascii="Arial" w:hAnsi="Arial" w:cs="Arial"/>
        </w:rPr>
        <w:t>(</w:t>
      </w:r>
      <w:r w:rsidRPr="00596A3A">
        <w:rPr>
          <w:rFonts w:ascii="Arial" w:hAnsi="Arial" w:cs="Arial"/>
        </w:rPr>
        <w:t>2004</w:t>
      </w:r>
      <w:r w:rsidR="009436FA">
        <w:rPr>
          <w:rFonts w:ascii="Arial" w:hAnsi="Arial" w:cs="Arial"/>
        </w:rPr>
        <w:t>)</w:t>
      </w:r>
      <w:r w:rsidRPr="00596A3A">
        <w:rPr>
          <w:rFonts w:ascii="Arial" w:hAnsi="Arial" w:cs="Arial"/>
        </w:rPr>
        <w:t xml:space="preserve">.; </w:t>
      </w:r>
      <w:r w:rsidR="009436FA">
        <w:rPr>
          <w:rFonts w:ascii="Arial" w:hAnsi="Arial" w:cs="Arial"/>
        </w:rPr>
        <w:t>reportan</w:t>
      </w:r>
      <w:r w:rsidR="009436FA" w:rsidRPr="00596A3A">
        <w:rPr>
          <w:rFonts w:ascii="Arial" w:hAnsi="Arial" w:cs="Arial"/>
        </w:rPr>
        <w:t xml:space="preserve"> </w:t>
      </w:r>
      <w:r w:rsidRPr="00596A3A">
        <w:rPr>
          <w:rFonts w:ascii="Arial" w:hAnsi="Arial" w:cs="Arial"/>
        </w:rPr>
        <w:t xml:space="preserve">que las bahías de Akumal, Media Luna y la Laguna Yalkú presentaron contaminación por coliformes fecales, al acercarse la temporada turística. Las mayores concentraciones de bacterias se asociaron a los sitios con menor salinidad y bajos niveles de oxígeno disuelto. La influencia de estas bacterias, puede ser de trascendencia a largo plazo, ya que la introducción continua de agua residual no tratada en zonas costeras cuyas comunidades son sensibles, como las arrecifales, ha demostrado ser capaz de modificar la biocenosis de las comunidades bentónicas con efectos definitivos. </w:t>
      </w:r>
    </w:p>
    <w:p w14:paraId="2DF0B702" w14:textId="77777777" w:rsidR="00DB0427" w:rsidRPr="00596A3A" w:rsidRDefault="00DB0427" w:rsidP="00C80695">
      <w:pPr>
        <w:autoSpaceDE w:val="0"/>
        <w:autoSpaceDN w:val="0"/>
        <w:adjustRightInd w:val="0"/>
        <w:spacing w:before="0" w:after="0" w:line="240" w:lineRule="auto"/>
        <w:rPr>
          <w:rFonts w:ascii="Arial" w:hAnsi="Arial" w:cs="Arial"/>
        </w:rPr>
      </w:pPr>
    </w:p>
    <w:p w14:paraId="06A98C24" w14:textId="6350069E" w:rsidR="00DB0427" w:rsidRPr="00596A3A" w:rsidRDefault="00DB0427" w:rsidP="00C80695">
      <w:pPr>
        <w:autoSpaceDE w:val="0"/>
        <w:autoSpaceDN w:val="0"/>
        <w:adjustRightInd w:val="0"/>
        <w:spacing w:before="0" w:after="0" w:line="240" w:lineRule="auto"/>
        <w:rPr>
          <w:rFonts w:ascii="Arial" w:hAnsi="Arial" w:cs="Arial"/>
        </w:rPr>
      </w:pPr>
      <w:r w:rsidRPr="00596A3A">
        <w:rPr>
          <w:rFonts w:ascii="Arial" w:hAnsi="Arial" w:cs="Arial"/>
        </w:rPr>
        <w:t xml:space="preserve">Por otra parte Holliday </w:t>
      </w:r>
      <w:r w:rsidRPr="00596A3A">
        <w:rPr>
          <w:rFonts w:ascii="Arial" w:hAnsi="Arial" w:cs="Arial"/>
          <w:i/>
        </w:rPr>
        <w:t>et al</w:t>
      </w:r>
      <w:r w:rsidRPr="00596A3A">
        <w:rPr>
          <w:rFonts w:ascii="Arial" w:hAnsi="Arial" w:cs="Arial"/>
        </w:rPr>
        <w:t xml:space="preserve">., </w:t>
      </w:r>
      <w:r w:rsidR="009436FA">
        <w:rPr>
          <w:rFonts w:ascii="Arial" w:hAnsi="Arial" w:cs="Arial"/>
        </w:rPr>
        <w:t>(</w:t>
      </w:r>
      <w:r w:rsidRPr="00596A3A">
        <w:rPr>
          <w:rFonts w:ascii="Arial" w:hAnsi="Arial" w:cs="Arial"/>
        </w:rPr>
        <w:t>2007</w:t>
      </w:r>
      <w:r w:rsidR="009436FA">
        <w:rPr>
          <w:rFonts w:ascii="Arial" w:hAnsi="Arial" w:cs="Arial"/>
        </w:rPr>
        <w:t>)</w:t>
      </w:r>
      <w:r w:rsidRPr="00596A3A">
        <w:rPr>
          <w:rFonts w:ascii="Arial" w:hAnsi="Arial" w:cs="Arial"/>
        </w:rPr>
        <w:t>;</w:t>
      </w:r>
      <w:r w:rsidR="009436FA">
        <w:rPr>
          <w:rFonts w:ascii="Arial" w:hAnsi="Arial" w:cs="Arial"/>
        </w:rPr>
        <w:t xml:space="preserve"> y</w:t>
      </w:r>
      <w:r w:rsidRPr="00596A3A">
        <w:rPr>
          <w:rFonts w:ascii="Arial" w:hAnsi="Arial" w:cs="Arial"/>
        </w:rPr>
        <w:t xml:space="preserve"> Leal-Bautista </w:t>
      </w:r>
      <w:r w:rsidRPr="00596A3A">
        <w:rPr>
          <w:rFonts w:ascii="Arial" w:hAnsi="Arial" w:cs="Arial"/>
          <w:i/>
        </w:rPr>
        <w:t>et al</w:t>
      </w:r>
      <w:r w:rsidRPr="00596A3A">
        <w:rPr>
          <w:rFonts w:ascii="Arial" w:hAnsi="Arial" w:cs="Arial"/>
        </w:rPr>
        <w:t xml:space="preserve">. (2013) indican que la presencia de compuestos químicos emergentes como bloqueadores, bronceadores, perfumes etc. están presentes en los flujos subterráneos que alcanzan a descargar en la zona marina de Tulum los cuales causan daños irremplazables a los arrecifes de coral. </w:t>
      </w:r>
    </w:p>
    <w:p w14:paraId="3171EE56" w14:textId="77777777" w:rsidR="00DB0427" w:rsidRPr="00596A3A" w:rsidRDefault="00DB0427" w:rsidP="00C80695">
      <w:pPr>
        <w:autoSpaceDE w:val="0"/>
        <w:autoSpaceDN w:val="0"/>
        <w:adjustRightInd w:val="0"/>
        <w:spacing w:before="0" w:after="0" w:line="240" w:lineRule="auto"/>
        <w:rPr>
          <w:rFonts w:ascii="Arial" w:hAnsi="Arial" w:cs="Arial"/>
        </w:rPr>
      </w:pPr>
    </w:p>
    <w:p w14:paraId="7AD127FD" w14:textId="3F46B0C1" w:rsidR="00DB0427" w:rsidRPr="00596A3A" w:rsidRDefault="00DB0427" w:rsidP="00C80695">
      <w:pPr>
        <w:autoSpaceDE w:val="0"/>
        <w:autoSpaceDN w:val="0"/>
        <w:adjustRightInd w:val="0"/>
        <w:spacing w:before="0" w:after="0" w:line="240" w:lineRule="auto"/>
        <w:rPr>
          <w:rFonts w:ascii="Arial" w:hAnsi="Arial" w:cs="Arial"/>
        </w:rPr>
      </w:pPr>
      <w:r w:rsidRPr="00596A3A">
        <w:rPr>
          <w:rFonts w:ascii="Arial" w:hAnsi="Arial" w:cs="Arial"/>
        </w:rPr>
        <w:t xml:space="preserve">En la Laguna de Chacmochuch se observan patrones estacionales en los que la época de nortes coincide con la mayor concentración de nitrógeno, encontrándose gradientes latitudinales de clorofila </w:t>
      </w:r>
      <w:r w:rsidRPr="00596A3A">
        <w:rPr>
          <w:rFonts w:ascii="Arial" w:hAnsi="Arial" w:cs="Arial"/>
          <w:i/>
          <w:iCs/>
        </w:rPr>
        <w:t>a</w:t>
      </w:r>
      <w:r w:rsidRPr="00596A3A">
        <w:rPr>
          <w:rFonts w:ascii="Arial" w:hAnsi="Arial" w:cs="Arial"/>
        </w:rPr>
        <w:t>, la concentración de este pigmento varía de 1 a &lt; 10 mg m</w:t>
      </w:r>
      <w:r w:rsidRPr="003A65BA">
        <w:rPr>
          <w:rFonts w:ascii="Arial" w:hAnsi="Arial" w:cs="Arial"/>
          <w:vertAlign w:val="superscript"/>
        </w:rPr>
        <w:t>3</w:t>
      </w:r>
      <w:r w:rsidRPr="00596A3A">
        <w:rPr>
          <w:rFonts w:ascii="Arial" w:hAnsi="Arial" w:cs="Arial"/>
        </w:rPr>
        <w:t xml:space="preserve"> e implica un aporte constante y alto de nutrientes cuyo origen se atribuye a que esta zona en particular esté influenciada por descargas subterráneas (Almazán, </w:t>
      </w:r>
      <w:r w:rsidR="00DF6447">
        <w:rPr>
          <w:rFonts w:ascii="Arial" w:hAnsi="Arial" w:cs="Arial"/>
          <w:i/>
        </w:rPr>
        <w:t>et al.</w:t>
      </w:r>
      <w:r w:rsidRPr="00596A3A">
        <w:rPr>
          <w:rFonts w:ascii="Arial" w:hAnsi="Arial" w:cs="Arial"/>
        </w:rPr>
        <w:t xml:space="preserve"> 2014). </w:t>
      </w:r>
    </w:p>
    <w:p w14:paraId="44F81171" w14:textId="77777777" w:rsidR="00DB0427" w:rsidRPr="00596A3A" w:rsidRDefault="00DB0427" w:rsidP="00C80695">
      <w:pPr>
        <w:spacing w:before="0" w:after="0" w:line="240" w:lineRule="auto"/>
        <w:rPr>
          <w:rFonts w:ascii="Arial" w:hAnsi="Arial" w:cs="Arial"/>
        </w:rPr>
      </w:pPr>
    </w:p>
    <w:p w14:paraId="7BC1F1B1" w14:textId="77777777" w:rsidR="00DB0427" w:rsidRPr="00596A3A" w:rsidRDefault="00DB0427" w:rsidP="00C80695">
      <w:pPr>
        <w:spacing w:before="0" w:after="0" w:line="240" w:lineRule="auto"/>
        <w:rPr>
          <w:rFonts w:ascii="Arial" w:hAnsi="Arial" w:cs="Arial"/>
          <w:i/>
          <w:color w:val="000624"/>
        </w:rPr>
      </w:pPr>
      <w:r w:rsidRPr="00E41827">
        <w:rPr>
          <w:rFonts w:ascii="Arial" w:hAnsi="Arial" w:cs="Arial"/>
          <w:i/>
          <w:highlight w:val="yellow"/>
        </w:rPr>
        <w:t>Degradación de arrecifes de coral</w:t>
      </w:r>
      <w:r w:rsidRPr="00596A3A">
        <w:rPr>
          <w:rFonts w:ascii="Arial" w:hAnsi="Arial" w:cs="Arial"/>
          <w:i/>
        </w:rPr>
        <w:t xml:space="preserve"> </w:t>
      </w:r>
      <w:r w:rsidRPr="00596A3A">
        <w:rPr>
          <w:rFonts w:ascii="Arial" w:hAnsi="Arial" w:cs="Arial"/>
          <w:i/>
          <w:color w:val="000624"/>
        </w:rPr>
        <w:t xml:space="preserve"> </w:t>
      </w:r>
    </w:p>
    <w:p w14:paraId="47C0C265" w14:textId="77777777" w:rsidR="00C0661C" w:rsidRPr="00596A3A" w:rsidRDefault="00C0661C" w:rsidP="00C80695">
      <w:pPr>
        <w:spacing w:before="0" w:after="0" w:line="240" w:lineRule="auto"/>
        <w:rPr>
          <w:rFonts w:ascii="Arial" w:hAnsi="Arial" w:cs="Arial"/>
        </w:rPr>
      </w:pPr>
    </w:p>
    <w:p w14:paraId="5A6204BE" w14:textId="2EDF3AC7" w:rsidR="00DB0427" w:rsidRPr="00596A3A" w:rsidRDefault="00DB0427" w:rsidP="00C80695">
      <w:pPr>
        <w:spacing w:before="0" w:after="0" w:line="240" w:lineRule="auto"/>
        <w:rPr>
          <w:rFonts w:ascii="Arial" w:hAnsi="Arial" w:cs="Arial"/>
        </w:rPr>
      </w:pPr>
      <w:r w:rsidRPr="00596A3A">
        <w:rPr>
          <w:rFonts w:ascii="Arial" w:hAnsi="Arial" w:cs="Arial"/>
        </w:rPr>
        <w:t xml:space="preserve">Se ha observado un deterioro paulatino en los arrecifes del mundo, configurando y alterando las comunidades arrecifales, manifestándose un declive en la diversidad y cobertura de corales pétreos, incremento en la proliferación algal y aparición de numerosas enfermedades en la macrobiota (McCook </w:t>
      </w:r>
      <w:r w:rsidRPr="00596A3A">
        <w:rPr>
          <w:rFonts w:ascii="Arial" w:hAnsi="Arial" w:cs="Arial"/>
          <w:i/>
          <w:iCs/>
        </w:rPr>
        <w:t>et al</w:t>
      </w:r>
      <w:r w:rsidRPr="00596A3A">
        <w:rPr>
          <w:rFonts w:ascii="Arial" w:hAnsi="Arial" w:cs="Arial"/>
        </w:rPr>
        <w:t xml:space="preserve">., 2001; Richard </w:t>
      </w:r>
      <w:r w:rsidRPr="00596A3A">
        <w:rPr>
          <w:rFonts w:ascii="Arial" w:hAnsi="Arial" w:cs="Arial"/>
          <w:i/>
          <w:iCs/>
        </w:rPr>
        <w:t>et al.</w:t>
      </w:r>
      <w:r w:rsidRPr="00596A3A">
        <w:rPr>
          <w:rFonts w:ascii="Arial" w:hAnsi="Arial" w:cs="Arial"/>
        </w:rPr>
        <w:t xml:space="preserve">, 2001; Pandolfi </w:t>
      </w:r>
      <w:r w:rsidRPr="00596A3A">
        <w:rPr>
          <w:rFonts w:ascii="Arial" w:hAnsi="Arial" w:cs="Arial"/>
          <w:i/>
          <w:iCs/>
        </w:rPr>
        <w:t>et al</w:t>
      </w:r>
      <w:r w:rsidRPr="00596A3A">
        <w:rPr>
          <w:rFonts w:ascii="Arial" w:hAnsi="Arial" w:cs="Arial"/>
        </w:rPr>
        <w:t xml:space="preserve">., 2003). Las tres perturbaciones fundamentales han causado dicho deterioro son: 1) Eventos naturales: incluyen fenómenos meteorológicos extremos, mareas bajas, tormentas tropicales, movimientos tectónicos de placas, brote de depredadores, enfermedades y variaciones extremas de temperatura. 2) Estresores antropogénicos localizados que impactan los arrecifes de forma directa: incremento en la sedimentación, </w:t>
      </w:r>
      <w:r w:rsidR="00046E4A">
        <w:rPr>
          <w:rFonts w:ascii="Arial" w:hAnsi="Arial" w:cs="Arial"/>
        </w:rPr>
        <w:t>contaminación</w:t>
      </w:r>
      <w:r w:rsidR="00046E4A" w:rsidRPr="00596A3A">
        <w:rPr>
          <w:rFonts w:ascii="Arial" w:hAnsi="Arial" w:cs="Arial"/>
        </w:rPr>
        <w:t xml:space="preserve"> </w:t>
      </w:r>
      <w:r w:rsidRPr="00596A3A">
        <w:rPr>
          <w:rFonts w:ascii="Arial" w:hAnsi="Arial" w:cs="Arial"/>
        </w:rPr>
        <w:t xml:space="preserve">orgánica e inorgánica, sobreexplotación de recursos, pesquerías, </w:t>
      </w:r>
      <w:r w:rsidR="00046E4A">
        <w:rPr>
          <w:rFonts w:ascii="Arial" w:hAnsi="Arial" w:cs="Arial"/>
        </w:rPr>
        <w:t>construcción de infraestructura</w:t>
      </w:r>
      <w:r w:rsidRPr="00596A3A">
        <w:rPr>
          <w:rFonts w:ascii="Arial" w:hAnsi="Arial" w:cs="Arial"/>
        </w:rPr>
        <w:t>, actividades turísticas entre otras. 3) Impactos naturales acentuados por actividades antropogénicas, estos son más difíciles de definir e incluyen: variaciones extremas de temperatura, eventos extremos de fenómenos meteorológicos exacerbados por el cambio climático global, incremento de brotes de depredadores, enfermedades debido a disturbios humanos, incremento en la radiación.Juárez, 2005;</w:t>
      </w:r>
      <w:r w:rsidR="00046E4A">
        <w:rPr>
          <w:rFonts w:ascii="Arial" w:hAnsi="Arial" w:cs="Arial"/>
        </w:rPr>
        <w:t xml:space="preserve"> Lapointe </w:t>
      </w:r>
      <w:r w:rsidR="00046E4A">
        <w:rPr>
          <w:rFonts w:ascii="Arial" w:hAnsi="Arial" w:cs="Arial"/>
          <w:i/>
        </w:rPr>
        <w:t>et al</w:t>
      </w:r>
      <w:r w:rsidR="00046E4A">
        <w:rPr>
          <w:rFonts w:ascii="Arial" w:hAnsi="Arial" w:cs="Arial"/>
        </w:rPr>
        <w:t>., 2006</w:t>
      </w:r>
      <w:r w:rsidRPr="00596A3A">
        <w:rPr>
          <w:rFonts w:ascii="Arial" w:hAnsi="Arial" w:cs="Arial"/>
        </w:rPr>
        <w:t xml:space="preserve"> Álvarez &amp; Bonilla, 2007; Hoegh </w:t>
      </w:r>
      <w:r w:rsidRPr="00596A3A">
        <w:rPr>
          <w:rFonts w:ascii="Arial" w:hAnsi="Arial" w:cs="Arial"/>
          <w:i/>
          <w:iCs/>
        </w:rPr>
        <w:t xml:space="preserve">et al., </w:t>
      </w:r>
      <w:r w:rsidRPr="00596A3A">
        <w:rPr>
          <w:rFonts w:ascii="Arial" w:hAnsi="Arial" w:cs="Arial"/>
        </w:rPr>
        <w:t xml:space="preserve">2007). Arrecifes poco saludables proveen menos recursos alimenticios, menor valor turístico y reducida protección costera contra huracanes y tormentas. </w:t>
      </w:r>
    </w:p>
    <w:p w14:paraId="29E816D5" w14:textId="77777777" w:rsidR="00C0661C" w:rsidRPr="00596A3A" w:rsidRDefault="00C0661C" w:rsidP="00C80695">
      <w:pPr>
        <w:spacing w:before="0" w:after="0" w:line="240" w:lineRule="auto"/>
        <w:rPr>
          <w:rFonts w:ascii="Arial" w:hAnsi="Arial" w:cs="Arial"/>
        </w:rPr>
      </w:pPr>
    </w:p>
    <w:p w14:paraId="7D5CC729" w14:textId="44DEB883" w:rsidR="00DB0427" w:rsidRPr="00596A3A" w:rsidRDefault="00DB0427" w:rsidP="00C80695">
      <w:pPr>
        <w:autoSpaceDE w:val="0"/>
        <w:autoSpaceDN w:val="0"/>
        <w:adjustRightInd w:val="0"/>
        <w:spacing w:before="0" w:after="0" w:line="240" w:lineRule="auto"/>
        <w:rPr>
          <w:rFonts w:ascii="Arial" w:hAnsi="Arial" w:cs="Arial"/>
        </w:rPr>
      </w:pPr>
      <w:r w:rsidRPr="00596A3A">
        <w:rPr>
          <w:rFonts w:ascii="Arial" w:hAnsi="Arial" w:cs="Arial"/>
        </w:rPr>
        <w:t>Sin embargo, de acuerdo a la puntuación general del Índice de Salud Arrecifal realizada</w:t>
      </w:r>
      <w:r w:rsidR="009436FA">
        <w:rPr>
          <w:rFonts w:ascii="Arial" w:hAnsi="Arial" w:cs="Arial"/>
        </w:rPr>
        <w:t xml:space="preserve"> en 2015</w:t>
      </w:r>
      <w:r w:rsidRPr="00596A3A">
        <w:rPr>
          <w:rFonts w:ascii="Arial" w:hAnsi="Arial" w:cs="Arial"/>
        </w:rPr>
        <w:t xml:space="preserve"> por la Iniciativa Arrecifes Saludables, México fue el único país del Sistema Arrecifal Mesoamericano en tener un aumento de cobertura de coral a través del </w:t>
      </w:r>
      <w:r w:rsidR="0052188A" w:rsidRPr="00596A3A">
        <w:rPr>
          <w:rFonts w:ascii="Arial" w:hAnsi="Arial" w:cs="Arial"/>
        </w:rPr>
        <w:t>tiempo de</w:t>
      </w:r>
      <w:r w:rsidRPr="00596A3A">
        <w:rPr>
          <w:rFonts w:ascii="Arial" w:hAnsi="Arial" w:cs="Arial"/>
        </w:rPr>
        <w:t xml:space="preserve"> 8% en 2006 a 14% en 2014. La cobertura de macroalgas carnosas fue la más baja en la región del SAM (18%), aunque ha ido en aumento desde 2006. La biomasa de peces herbívoros fue mayor (1,952 g/100m</w:t>
      </w:r>
      <w:r w:rsidRPr="003A65BA">
        <w:rPr>
          <w:rFonts w:ascii="Arial" w:hAnsi="Arial" w:cs="Arial"/>
          <w:vertAlign w:val="superscript"/>
        </w:rPr>
        <w:t>2</w:t>
      </w:r>
      <w:r w:rsidRPr="00596A3A">
        <w:rPr>
          <w:rFonts w:ascii="Arial" w:hAnsi="Arial" w:cs="Arial"/>
        </w:rPr>
        <w:t xml:space="preserve">) en 2014 que en 2006. El Norte de Quintana Roo fue la subregión con mayor </w:t>
      </w:r>
      <w:r w:rsidRPr="00596A3A">
        <w:rPr>
          <w:rFonts w:ascii="Arial" w:hAnsi="Arial" w:cs="Arial"/>
        </w:rPr>
        <w:lastRenderedPageBreak/>
        <w:t>biomasa de peces cirujano y loro (3,117 g/100 m</w:t>
      </w:r>
      <w:r w:rsidRPr="003A65BA">
        <w:rPr>
          <w:rFonts w:ascii="Arial" w:hAnsi="Arial" w:cs="Arial"/>
          <w:vertAlign w:val="superscript"/>
        </w:rPr>
        <w:t>2</w:t>
      </w:r>
      <w:r w:rsidRPr="00596A3A">
        <w:rPr>
          <w:rFonts w:ascii="Arial" w:hAnsi="Arial" w:cs="Arial"/>
        </w:rPr>
        <w:t>). México fue el único país en el SAM en obtener una puntuación de ‘bien’ para peces comerciales (1,387 g/100 m</w:t>
      </w:r>
      <w:r w:rsidRPr="003A65BA">
        <w:rPr>
          <w:rFonts w:ascii="Arial" w:hAnsi="Arial" w:cs="Arial"/>
          <w:vertAlign w:val="superscript"/>
        </w:rPr>
        <w:t>2</w:t>
      </w:r>
      <w:r w:rsidRPr="00596A3A">
        <w:rPr>
          <w:rFonts w:ascii="Arial" w:hAnsi="Arial" w:cs="Arial"/>
        </w:rPr>
        <w:t xml:space="preserve">). </w:t>
      </w:r>
    </w:p>
    <w:p w14:paraId="12678603" w14:textId="77777777" w:rsidR="0051569F" w:rsidRPr="00596A3A" w:rsidRDefault="0051569F" w:rsidP="00C80695">
      <w:pPr>
        <w:autoSpaceDE w:val="0"/>
        <w:autoSpaceDN w:val="0"/>
        <w:adjustRightInd w:val="0"/>
        <w:spacing w:before="0" w:after="0" w:line="240" w:lineRule="auto"/>
        <w:rPr>
          <w:rFonts w:ascii="Arial" w:hAnsi="Arial" w:cs="Arial"/>
        </w:rPr>
      </w:pPr>
    </w:p>
    <w:p w14:paraId="6B515D70" w14:textId="54171CB8" w:rsidR="00DB0427" w:rsidRPr="00596A3A" w:rsidRDefault="00DB0427" w:rsidP="00C80695">
      <w:pPr>
        <w:autoSpaceDE w:val="0"/>
        <w:autoSpaceDN w:val="0"/>
        <w:adjustRightInd w:val="0"/>
        <w:spacing w:before="0" w:after="0" w:line="240" w:lineRule="auto"/>
        <w:rPr>
          <w:rFonts w:ascii="Arial" w:hAnsi="Arial" w:cs="Arial"/>
        </w:rPr>
      </w:pPr>
      <w:r w:rsidRPr="00596A3A">
        <w:rPr>
          <w:rFonts w:ascii="Arial" w:hAnsi="Arial" w:cs="Arial"/>
        </w:rPr>
        <w:t>De acuerdo</w:t>
      </w:r>
      <w:r w:rsidR="0051569F" w:rsidRPr="00596A3A">
        <w:rPr>
          <w:rFonts w:ascii="Arial" w:hAnsi="Arial" w:cs="Arial"/>
        </w:rPr>
        <w:t xml:space="preserve"> a Merediz Alonso</w:t>
      </w:r>
      <w:r w:rsidR="00E41827">
        <w:rPr>
          <w:rFonts w:ascii="Arial" w:hAnsi="Arial" w:cs="Arial"/>
        </w:rPr>
        <w:t xml:space="preserve"> </w:t>
      </w:r>
      <w:r w:rsidR="009436FA">
        <w:rPr>
          <w:rFonts w:ascii="Arial" w:hAnsi="Arial" w:cs="Arial"/>
        </w:rPr>
        <w:t>(</w:t>
      </w:r>
      <w:r w:rsidR="0051569F" w:rsidRPr="00596A3A">
        <w:rPr>
          <w:rFonts w:ascii="Arial" w:hAnsi="Arial" w:cs="Arial"/>
        </w:rPr>
        <w:t>2012</w:t>
      </w:r>
      <w:r w:rsidR="009436FA">
        <w:rPr>
          <w:rFonts w:ascii="Arial" w:hAnsi="Arial" w:cs="Arial"/>
        </w:rPr>
        <w:t>)</w:t>
      </w:r>
      <w:r w:rsidR="0051569F" w:rsidRPr="00596A3A">
        <w:rPr>
          <w:rFonts w:ascii="Arial" w:hAnsi="Arial" w:cs="Arial"/>
        </w:rPr>
        <w:t>, en M</w:t>
      </w:r>
      <w:r w:rsidRPr="00596A3A">
        <w:rPr>
          <w:rFonts w:ascii="Arial" w:hAnsi="Arial" w:cs="Arial"/>
        </w:rPr>
        <w:t xml:space="preserve">ahahual  el arrecife se desarrolla a través de formaciones de macizos y canales aparentemente en buen estado de salud, en la zona al norte del muelle de cruceros y frente a “Faro Viejo”, en la composición por grupo trófico, también se observó una abundancia generalizada de herbívoros en todos los sitios. Por otro lado, como pasa en el resto de las áreas, el porcentaje de depredadores tope es </w:t>
      </w:r>
      <w:r w:rsidR="0052188A" w:rsidRPr="00596A3A">
        <w:rPr>
          <w:rFonts w:ascii="Arial" w:hAnsi="Arial" w:cs="Arial"/>
        </w:rPr>
        <w:t>reducido</w:t>
      </w:r>
      <w:r w:rsidRPr="00596A3A">
        <w:rPr>
          <w:rFonts w:ascii="Arial" w:hAnsi="Arial" w:cs="Arial"/>
        </w:rPr>
        <w:t xml:space="preserve">, siendo este un síntoma de deterioro de los sitios probablemente debido a la sobrepesca. </w:t>
      </w:r>
      <w:r w:rsidR="0052188A" w:rsidRPr="00596A3A">
        <w:rPr>
          <w:rFonts w:ascii="Arial" w:hAnsi="Arial" w:cs="Arial"/>
        </w:rPr>
        <w:t>Así</w:t>
      </w:r>
      <w:r w:rsidRPr="00596A3A">
        <w:rPr>
          <w:rFonts w:ascii="Arial" w:hAnsi="Arial" w:cs="Arial"/>
        </w:rPr>
        <w:t xml:space="preserve"> mismo, Garza-Pérez </w:t>
      </w:r>
      <w:r w:rsidRPr="00046E4A">
        <w:rPr>
          <w:rFonts w:ascii="Arial" w:hAnsi="Arial" w:cs="Arial"/>
          <w:i/>
        </w:rPr>
        <w:t xml:space="preserve">et. </w:t>
      </w:r>
      <w:r w:rsidR="00046E4A" w:rsidRPr="00046E4A">
        <w:rPr>
          <w:rFonts w:ascii="Arial" w:hAnsi="Arial" w:cs="Arial"/>
          <w:i/>
        </w:rPr>
        <w:t>a</w:t>
      </w:r>
      <w:r w:rsidRPr="00046E4A">
        <w:rPr>
          <w:rFonts w:ascii="Arial" w:hAnsi="Arial" w:cs="Arial"/>
          <w:i/>
        </w:rPr>
        <w:t>l</w:t>
      </w:r>
      <w:r w:rsidRPr="00596A3A">
        <w:rPr>
          <w:rFonts w:ascii="Arial" w:hAnsi="Arial" w:cs="Arial"/>
        </w:rPr>
        <w:t xml:space="preserve"> </w:t>
      </w:r>
      <w:r w:rsidR="009436FA">
        <w:rPr>
          <w:rFonts w:ascii="Arial" w:hAnsi="Arial" w:cs="Arial"/>
        </w:rPr>
        <w:t>(</w:t>
      </w:r>
      <w:r w:rsidRPr="00596A3A">
        <w:rPr>
          <w:rFonts w:ascii="Arial" w:hAnsi="Arial" w:cs="Arial"/>
        </w:rPr>
        <w:t>2010</w:t>
      </w:r>
      <w:r w:rsidR="009436FA">
        <w:rPr>
          <w:rFonts w:ascii="Arial" w:hAnsi="Arial" w:cs="Arial"/>
        </w:rPr>
        <w:t>)</w:t>
      </w:r>
      <w:r w:rsidRPr="00596A3A">
        <w:rPr>
          <w:rFonts w:ascii="Arial" w:hAnsi="Arial" w:cs="Arial"/>
        </w:rPr>
        <w:t xml:space="preserve"> evaluaron la condición arrecifal de Akumal, concluyendo que el estado del arrecife, es “crítico” debido a la baja riqueza de especies, baja cobertura de corales, la dominancia de macroalgas, la ausencia casi total de corales raros, la poca existencia de corales grandes, y la alta mortalidad de tejidos y especies oportunistas dominantes. </w:t>
      </w:r>
    </w:p>
    <w:p w14:paraId="2B7A811C" w14:textId="77777777" w:rsidR="00DB0427" w:rsidRPr="00596A3A" w:rsidRDefault="00DB0427" w:rsidP="00C80695">
      <w:pPr>
        <w:autoSpaceDE w:val="0"/>
        <w:autoSpaceDN w:val="0"/>
        <w:adjustRightInd w:val="0"/>
        <w:spacing w:before="0" w:after="0" w:line="240" w:lineRule="auto"/>
        <w:rPr>
          <w:rFonts w:ascii="Arial" w:hAnsi="Arial" w:cs="Arial"/>
        </w:rPr>
      </w:pPr>
    </w:p>
    <w:p w14:paraId="15B7C68C" w14:textId="77777777" w:rsidR="00DB0427" w:rsidRPr="00596A3A" w:rsidRDefault="00DB0427" w:rsidP="00C80695">
      <w:pPr>
        <w:spacing w:before="0" w:after="0" w:line="240" w:lineRule="auto"/>
        <w:rPr>
          <w:rFonts w:ascii="Arial" w:hAnsi="Arial" w:cs="Arial"/>
        </w:rPr>
      </w:pPr>
      <w:r w:rsidRPr="00596A3A">
        <w:rPr>
          <w:rFonts w:ascii="Arial" w:hAnsi="Arial" w:cs="Arial"/>
        </w:rPr>
        <w:t>Respecto al estado de conservación de los ambientes del mar profundo, aunque la información disponible es escasa, la profundidad en la que se ubican los objetos de conservación: montes submarinos, cañones submarinos, sustratos, flujo de nitrógeno a 500 metros de profundidad, se tiene la presunción de que éstos tienen un buen estado de conservación debido a que su interacción directa con las actividades antropogénicas es relativamente nula.</w:t>
      </w:r>
    </w:p>
    <w:p w14:paraId="3BF56FDE" w14:textId="77777777" w:rsidR="00787385" w:rsidRPr="00596A3A" w:rsidRDefault="00787385" w:rsidP="00C80695">
      <w:pPr>
        <w:spacing w:before="0" w:after="0" w:line="240" w:lineRule="auto"/>
        <w:rPr>
          <w:rFonts w:ascii="Arial" w:hAnsi="Arial" w:cs="Arial"/>
          <w:i/>
        </w:rPr>
      </w:pPr>
    </w:p>
    <w:p w14:paraId="4648A540" w14:textId="77777777" w:rsidR="00DB0427" w:rsidRPr="00596A3A" w:rsidRDefault="00DB0427" w:rsidP="00C80695">
      <w:pPr>
        <w:spacing w:before="0" w:after="0" w:line="240" w:lineRule="auto"/>
        <w:rPr>
          <w:rFonts w:ascii="Arial" w:hAnsi="Arial" w:cs="Arial"/>
          <w:i/>
        </w:rPr>
      </w:pPr>
      <w:r w:rsidRPr="00B52472">
        <w:rPr>
          <w:rFonts w:ascii="Arial" w:hAnsi="Arial" w:cs="Arial"/>
          <w:i/>
        </w:rPr>
        <w:t>Especies exóticas invasoras (Pez León)</w:t>
      </w:r>
    </w:p>
    <w:p w14:paraId="51D16E31" w14:textId="77777777" w:rsidR="00787385" w:rsidRPr="00596A3A" w:rsidRDefault="00787385" w:rsidP="00C80695">
      <w:pPr>
        <w:spacing w:before="0" w:after="0" w:line="240" w:lineRule="auto"/>
        <w:rPr>
          <w:rFonts w:ascii="Arial" w:hAnsi="Arial" w:cs="Arial"/>
        </w:rPr>
      </w:pPr>
    </w:p>
    <w:p w14:paraId="6BF87186" w14:textId="77777777" w:rsidR="00DB0427" w:rsidRPr="00596A3A" w:rsidRDefault="00DB0427" w:rsidP="00C80695">
      <w:pPr>
        <w:spacing w:before="0" w:after="0" w:line="240" w:lineRule="auto"/>
        <w:rPr>
          <w:rFonts w:ascii="Arial" w:hAnsi="Arial" w:cs="Arial"/>
        </w:rPr>
      </w:pPr>
      <w:r w:rsidRPr="00596A3A">
        <w:rPr>
          <w:rFonts w:ascii="Arial" w:hAnsi="Arial" w:cs="Arial"/>
        </w:rPr>
        <w:t>El pez león es originario del Indo Pacífico y el Mar Rojo, es la primera especie de pez arrecifal invasora que se establece en la región, los primeros reportes se dieron en Cozumel en el 2009; su proliferación se ha convertido en una de las mayores amenazas que afrontan en este siglo los arrecifes de las aguas templadas y tropicales del Atlántico. En la región del Gran Caribe, representa una amenaza a los ecosistemas coralinos y a sus beneficios ecológicos y económicos.</w:t>
      </w:r>
    </w:p>
    <w:p w14:paraId="6A7D1FC5" w14:textId="77777777" w:rsidR="00787385" w:rsidRPr="00596A3A" w:rsidRDefault="00787385" w:rsidP="00C80695">
      <w:pPr>
        <w:spacing w:before="0" w:after="0" w:line="240" w:lineRule="auto"/>
        <w:rPr>
          <w:rFonts w:ascii="Arial" w:hAnsi="Arial" w:cs="Arial"/>
        </w:rPr>
      </w:pPr>
    </w:p>
    <w:p w14:paraId="35280363" w14:textId="5A59587F" w:rsidR="00DB0427" w:rsidRPr="00596A3A" w:rsidRDefault="00DB0427" w:rsidP="00C80695">
      <w:pPr>
        <w:spacing w:before="0" w:after="0" w:line="240" w:lineRule="auto"/>
        <w:rPr>
          <w:rFonts w:ascii="Arial" w:hAnsi="Arial" w:cs="Arial"/>
        </w:rPr>
      </w:pPr>
      <w:r w:rsidRPr="00596A3A">
        <w:rPr>
          <w:rFonts w:ascii="Arial" w:hAnsi="Arial" w:cs="Arial"/>
        </w:rPr>
        <w:t xml:space="preserve">Para 2012 en </w:t>
      </w:r>
      <w:r w:rsidR="009436FA">
        <w:rPr>
          <w:rFonts w:ascii="Arial" w:hAnsi="Arial" w:cs="Arial"/>
        </w:rPr>
        <w:t>el</w:t>
      </w:r>
      <w:r w:rsidR="009436FA" w:rsidRPr="00596A3A">
        <w:rPr>
          <w:rFonts w:ascii="Arial" w:hAnsi="Arial" w:cs="Arial"/>
        </w:rPr>
        <w:t xml:space="preserve"> </w:t>
      </w:r>
      <w:r w:rsidRPr="00596A3A">
        <w:rPr>
          <w:rFonts w:ascii="Arial" w:hAnsi="Arial" w:cs="Arial"/>
        </w:rPr>
        <w:t xml:space="preserve">SAM, se registraron peces león en casi un cuarto de los sitios monitoreados por el equipo de la iniciativa Arrecifes Saludables, (30 de 133 sitios). Honduras tuvo las mayores densidades y frecuencia de ocurrencia (17 de 59 sitios monitoreados), mientras que en México y Belice los avistamientos fueron más escasos, probablemente debido al esfuerzo intensivo de pesca por parte de las autoridades locales (ej. CONANP) y otras organizaciones. El pez león es más grande y abundante en los arrecifes invadidos que en su hábitat natural comparando poblaciones nativas e introducidas se observan cambios en la dinámica de población de esta especie invasora. </w:t>
      </w:r>
    </w:p>
    <w:p w14:paraId="5D38BDD4" w14:textId="77777777" w:rsidR="00787385" w:rsidRPr="00596A3A" w:rsidRDefault="00787385" w:rsidP="00C80695">
      <w:pPr>
        <w:spacing w:before="0" w:after="0" w:line="240" w:lineRule="auto"/>
        <w:rPr>
          <w:rFonts w:ascii="Arial" w:hAnsi="Arial" w:cs="Arial"/>
        </w:rPr>
      </w:pPr>
    </w:p>
    <w:p w14:paraId="5B16C168" w14:textId="7B431D3B" w:rsidR="00DB0427" w:rsidRPr="00596A3A" w:rsidRDefault="00DB0427" w:rsidP="00C80695">
      <w:pPr>
        <w:spacing w:before="0" w:after="0" w:line="240" w:lineRule="auto"/>
        <w:rPr>
          <w:rFonts w:ascii="Arial" w:hAnsi="Arial" w:cs="Arial"/>
        </w:rPr>
      </w:pPr>
      <w:r w:rsidRPr="00596A3A">
        <w:rPr>
          <w:rFonts w:ascii="Arial" w:hAnsi="Arial" w:cs="Arial"/>
        </w:rPr>
        <w:t>Hasta la fecha, las densidades parecen mantenerse altas durante periodos lo suficientemente prolongados como para afectar de manera considerable la diversidad biológica de las comunidades de peces arrecifales. Sus efectos se manifiestan principalmente con la reducción de las poblaciones nativas que habitan los arrecifes de cada localidad. A su vez, esta disminución puede traducirse en una reducción del crecimiento y la supervivencia de los depredadores autóctonos. Se cree actualmente que la invasión del pez león ha trastornado el equilibro de los ecosistemas arrecifales del Caribe, lo que afecta también a otros ecosistemas conexos, tales como los pastos marinos y manglares, aunque esto último aún no se</w:t>
      </w:r>
      <w:r w:rsidR="009436FA">
        <w:rPr>
          <w:rFonts w:ascii="Arial" w:hAnsi="Arial" w:cs="Arial"/>
        </w:rPr>
        <w:t xml:space="preserve"> ha</w:t>
      </w:r>
      <w:r w:rsidRPr="00596A3A">
        <w:rPr>
          <w:rFonts w:ascii="Arial" w:hAnsi="Arial" w:cs="Arial"/>
        </w:rPr>
        <w:t xml:space="preserve"> demostrado científicamente. </w:t>
      </w:r>
    </w:p>
    <w:p w14:paraId="64D7521E" w14:textId="77777777" w:rsidR="00787385" w:rsidRPr="00596A3A" w:rsidRDefault="00787385" w:rsidP="00C80695">
      <w:pPr>
        <w:spacing w:before="0" w:after="0" w:line="240" w:lineRule="auto"/>
        <w:rPr>
          <w:rFonts w:ascii="Arial" w:hAnsi="Arial" w:cs="Arial"/>
        </w:rPr>
      </w:pPr>
    </w:p>
    <w:p w14:paraId="1306A7D3" w14:textId="77777777" w:rsidR="00DB0427" w:rsidRPr="00596A3A" w:rsidRDefault="00DB0427" w:rsidP="00C80695">
      <w:pPr>
        <w:spacing w:before="0" w:after="0" w:line="240" w:lineRule="auto"/>
        <w:rPr>
          <w:rFonts w:ascii="Arial" w:hAnsi="Arial" w:cs="Arial"/>
        </w:rPr>
      </w:pPr>
      <w:r w:rsidRPr="00596A3A">
        <w:rPr>
          <w:rFonts w:ascii="Arial" w:hAnsi="Arial" w:cs="Arial"/>
        </w:rPr>
        <w:t xml:space="preserve">En su nueva área de distribución, se ha visto que el pez león es un carnívoro generalista que consume más de 60 especies de peces y muchas especies de invertebrados (crustáceos, </w:t>
      </w:r>
      <w:r w:rsidRPr="00596A3A">
        <w:rPr>
          <w:rFonts w:ascii="Arial" w:hAnsi="Arial" w:cs="Arial"/>
        </w:rPr>
        <w:lastRenderedPageBreak/>
        <w:t>moluscos), algunos de los cuales poseen gran valor recreativo, ecológico y comercial, estos últimos constituyen una fuente importante de proteína para las comunidades costeras.</w:t>
      </w:r>
    </w:p>
    <w:p w14:paraId="0160F27E" w14:textId="6F44277B" w:rsidR="00DB0427" w:rsidRPr="00596A3A" w:rsidRDefault="00DB0427" w:rsidP="00C80695">
      <w:pPr>
        <w:spacing w:before="0" w:after="0" w:line="240" w:lineRule="auto"/>
        <w:rPr>
          <w:rFonts w:ascii="Arial" w:hAnsi="Arial" w:cs="Arial"/>
        </w:rPr>
      </w:pPr>
      <w:r w:rsidRPr="00596A3A">
        <w:rPr>
          <w:rFonts w:ascii="Arial" w:hAnsi="Arial" w:cs="Arial"/>
        </w:rPr>
        <w:t>Actualmente la especie se encuentra en aguas circundantes a Quintana Roo, Yucatán, Alacranes (Aguilar-P</w:t>
      </w:r>
      <w:r w:rsidR="002B6927">
        <w:rPr>
          <w:rFonts w:ascii="Arial" w:hAnsi="Arial" w:cs="Arial"/>
        </w:rPr>
        <w:t>erera</w:t>
      </w:r>
      <w:r w:rsidRPr="00596A3A">
        <w:rPr>
          <w:rFonts w:ascii="Arial" w:hAnsi="Arial" w:cs="Arial"/>
        </w:rPr>
        <w:t xml:space="preserve"> </w:t>
      </w:r>
      <w:r w:rsidRPr="00596A3A">
        <w:rPr>
          <w:rFonts w:ascii="Arial" w:hAnsi="Arial" w:cs="Arial"/>
          <w:i/>
        </w:rPr>
        <w:t>et al</w:t>
      </w:r>
      <w:r w:rsidR="00343FC1" w:rsidRPr="00596A3A">
        <w:rPr>
          <w:rFonts w:ascii="Arial" w:hAnsi="Arial" w:cs="Arial"/>
        </w:rPr>
        <w:t>,</w:t>
      </w:r>
      <w:r w:rsidRPr="00596A3A">
        <w:rPr>
          <w:rFonts w:ascii="Arial" w:hAnsi="Arial" w:cs="Arial"/>
        </w:rPr>
        <w:t xml:space="preserve"> 2010), Campeche, Veracruz y Tamaulipas. Para el caso de la afectación del pez león en los arrecifes de México, Arias </w:t>
      </w:r>
      <w:r w:rsidRPr="00596A3A">
        <w:rPr>
          <w:rFonts w:ascii="Arial" w:hAnsi="Arial" w:cs="Arial"/>
          <w:i/>
        </w:rPr>
        <w:t>et al</w:t>
      </w:r>
      <w:r w:rsidRPr="00596A3A">
        <w:rPr>
          <w:rFonts w:ascii="Arial" w:hAnsi="Arial" w:cs="Arial"/>
        </w:rPr>
        <w:t xml:space="preserve"> (2011) mediante un modelo de ensamblaje de especies del Arrecife Alacranes estimaron que en 15 años la biomasa de meros escáridos, disminuirá entre el 14 y 47%, produciendo una interacción inversa con todos los grupos, la cual se puede mantener hasta por 50 años. </w:t>
      </w:r>
    </w:p>
    <w:p w14:paraId="33763C84" w14:textId="77777777" w:rsidR="00787385" w:rsidRPr="00596A3A" w:rsidRDefault="00787385" w:rsidP="00C80695">
      <w:pPr>
        <w:spacing w:before="0" w:after="0" w:line="240" w:lineRule="auto"/>
        <w:rPr>
          <w:rFonts w:ascii="Arial" w:hAnsi="Arial" w:cs="Arial"/>
        </w:rPr>
      </w:pPr>
    </w:p>
    <w:p w14:paraId="7F437F05" w14:textId="30A4EDFC" w:rsidR="00DB0427" w:rsidRPr="00596A3A" w:rsidRDefault="00DB0427" w:rsidP="00C80695">
      <w:pPr>
        <w:spacing w:before="0" w:after="0" w:line="240" w:lineRule="auto"/>
        <w:rPr>
          <w:rFonts w:ascii="Arial" w:hAnsi="Arial" w:cs="Arial"/>
        </w:rPr>
      </w:pPr>
      <w:r w:rsidRPr="00596A3A">
        <w:rPr>
          <w:rFonts w:ascii="Arial" w:hAnsi="Arial" w:cs="Arial"/>
        </w:rPr>
        <w:t xml:space="preserve">Si bien las predicciones y los modelos muestran un panorama desalentador con disminuciones importantes en la producción pesquera, los efectos a cinco años no han sido evidentes en los arrecifes del sur de Quintana Roo. Conforme los estudios de Sosa </w:t>
      </w:r>
      <w:r w:rsidRPr="00596A3A">
        <w:rPr>
          <w:rFonts w:ascii="Arial" w:hAnsi="Arial" w:cs="Arial"/>
          <w:i/>
        </w:rPr>
        <w:t>et al</w:t>
      </w:r>
      <w:r w:rsidRPr="00596A3A">
        <w:rPr>
          <w:rFonts w:ascii="Arial" w:hAnsi="Arial" w:cs="Arial"/>
        </w:rPr>
        <w:t xml:space="preserve"> (2014), la producción de langosta se ha mantenido para la Reserva de la Biosfera Banco Chinchorro (RBBCH) y para el Parque Nacional Arrecifes de Xcalak; sin embargo, sus resultados dejan ver que en áreas donde los pescadores observan mayor abundancia de pez león, hay una tendencia sutil a un menor rendimiento en la captura (Priego, 2014).</w:t>
      </w:r>
    </w:p>
    <w:p w14:paraId="59FC51D8" w14:textId="77777777" w:rsidR="00787385" w:rsidRPr="00596A3A" w:rsidRDefault="00787385" w:rsidP="00C80695">
      <w:pPr>
        <w:spacing w:before="0" w:after="0" w:line="240" w:lineRule="auto"/>
        <w:rPr>
          <w:rFonts w:ascii="Arial" w:hAnsi="Arial" w:cs="Arial"/>
        </w:rPr>
      </w:pPr>
    </w:p>
    <w:p w14:paraId="5B6CEC4F" w14:textId="77777777" w:rsidR="00DB0427" w:rsidRPr="00596A3A" w:rsidRDefault="00DB0427" w:rsidP="00C80695">
      <w:pPr>
        <w:spacing w:before="0" w:after="0" w:line="240" w:lineRule="auto"/>
        <w:rPr>
          <w:rFonts w:ascii="Arial" w:hAnsi="Arial" w:cs="Arial"/>
        </w:rPr>
      </w:pPr>
      <w:r w:rsidRPr="00596A3A">
        <w:rPr>
          <w:rFonts w:ascii="Arial" w:hAnsi="Arial" w:cs="Arial"/>
        </w:rPr>
        <w:t>Considerando el alcance de la colonización registrada hasta ahora, se estima improbable la erradicación del pez león con las tecnologías actualmente disponibles. La mejor manera de abordar el problema parece ser la promoción del control de las poblaciones de peces león por parte de los usuarios de cada lugar. Las medidas de control son viables y han dado buenos resultados en determinadas zonas en las que se ejerce una supervisión estricta del manejo, tales como los Parques Nacionales y Reservas de la Biosfera de México, los Cayos de la Florida y las Islas Caimán, así como en diversas zonas de Bonaire y Puerto Rico. En esos lugares se ha comprobado que las medidas de control son eficaces para mitigar los efectos negativos de la invasión. Los recursos disponibles y la extensión y profundidad de las áreas sujetas a manejo contribuyen a definir el grado de control que debe aplicarse. Sin embargo, el patrón de colonización de la especie, es decir, su capacidad para desplazarse de un lugar a otro, hace que la coordinación y colaboración a escala regional, nacional y local sean esenciales para lograr un buen resultado (Gómez Lozano 2013).</w:t>
      </w:r>
    </w:p>
    <w:p w14:paraId="3FDCA6A8" w14:textId="77777777" w:rsidR="00787385" w:rsidRPr="00596A3A" w:rsidRDefault="00787385" w:rsidP="00C80695">
      <w:pPr>
        <w:autoSpaceDE w:val="0"/>
        <w:autoSpaceDN w:val="0"/>
        <w:adjustRightInd w:val="0"/>
        <w:spacing w:before="0" w:after="0" w:line="240" w:lineRule="auto"/>
        <w:rPr>
          <w:rFonts w:ascii="Arial" w:hAnsi="Arial" w:cs="Arial"/>
          <w:i/>
        </w:rPr>
      </w:pPr>
    </w:p>
    <w:p w14:paraId="272DDF35" w14:textId="77777777" w:rsidR="00217F5E" w:rsidRPr="00596A3A" w:rsidRDefault="00217F5E" w:rsidP="00217F5E">
      <w:pPr>
        <w:spacing w:before="0" w:after="0" w:line="240" w:lineRule="auto"/>
        <w:rPr>
          <w:rFonts w:ascii="Arial" w:hAnsi="Arial" w:cs="Arial"/>
          <w:b/>
        </w:rPr>
      </w:pPr>
      <w:r w:rsidRPr="00596A3A">
        <w:rPr>
          <w:rFonts w:ascii="Arial" w:hAnsi="Arial" w:cs="Arial"/>
          <w:b/>
        </w:rPr>
        <w:t>Perturbaciones Naturales</w:t>
      </w:r>
    </w:p>
    <w:p w14:paraId="25D8CDB8" w14:textId="77777777" w:rsidR="00217F5E" w:rsidRPr="00596A3A" w:rsidRDefault="00217F5E" w:rsidP="00217F5E">
      <w:pPr>
        <w:spacing w:before="0" w:after="0" w:line="240" w:lineRule="auto"/>
        <w:rPr>
          <w:rFonts w:ascii="Arial" w:hAnsi="Arial" w:cs="Arial"/>
          <w:lang w:eastAsia="es-MX"/>
        </w:rPr>
      </w:pPr>
    </w:p>
    <w:p w14:paraId="0958E10A" w14:textId="77777777" w:rsidR="00217F5E" w:rsidRPr="00596A3A" w:rsidRDefault="00217F5E" w:rsidP="00217F5E">
      <w:pPr>
        <w:spacing w:before="0" w:after="0" w:line="240" w:lineRule="auto"/>
        <w:rPr>
          <w:rFonts w:ascii="Arial" w:hAnsi="Arial" w:cs="Arial"/>
          <w:lang w:eastAsia="es-MX"/>
        </w:rPr>
      </w:pPr>
      <w:r w:rsidRPr="00596A3A">
        <w:rPr>
          <w:rFonts w:ascii="Arial" w:hAnsi="Arial" w:cs="Arial"/>
          <w:lang w:eastAsia="es-MX"/>
        </w:rPr>
        <w:t>Las perturbaciones naturales son procesos que modifican patrones espaciales y temporales de composición de especies y estructura, así como la dinámica y funcionamiento de los ecosistemas (Salazar-Vallejo, 2002). En la Reserva de la Biosfera Caribe Mexicano, las perturbaciones naturales están dadas principalmente por los nortes y huracanes.</w:t>
      </w:r>
    </w:p>
    <w:p w14:paraId="67815332" w14:textId="77777777" w:rsidR="00DB0427" w:rsidRPr="00596A3A" w:rsidRDefault="00DB0427" w:rsidP="00C80695">
      <w:pPr>
        <w:autoSpaceDE w:val="0"/>
        <w:autoSpaceDN w:val="0"/>
        <w:adjustRightInd w:val="0"/>
        <w:spacing w:before="0" w:after="0" w:line="240" w:lineRule="auto"/>
        <w:rPr>
          <w:rFonts w:ascii="Arial" w:hAnsi="Arial" w:cs="Arial"/>
          <w:u w:val="single"/>
        </w:rPr>
      </w:pPr>
    </w:p>
    <w:p w14:paraId="13A6EAC6" w14:textId="6556739F" w:rsidR="00217F5E" w:rsidRPr="00596A3A" w:rsidRDefault="00DB0427" w:rsidP="00C80695">
      <w:pPr>
        <w:spacing w:before="0" w:after="0" w:line="240" w:lineRule="auto"/>
        <w:rPr>
          <w:rFonts w:ascii="Arial" w:hAnsi="Arial" w:cs="Arial"/>
        </w:rPr>
      </w:pPr>
      <w:r w:rsidRPr="00B52472">
        <w:rPr>
          <w:rFonts w:ascii="Arial" w:hAnsi="Arial" w:cs="Arial"/>
        </w:rPr>
        <w:t xml:space="preserve">La Reserva de la Biosfera se encuentra en la trayectoria de los ciclones que se forman en el Atlántico </w:t>
      </w:r>
      <w:r w:rsidR="009436FA" w:rsidRPr="00B52472">
        <w:rPr>
          <w:rFonts w:ascii="Arial" w:hAnsi="Arial" w:cs="Arial"/>
        </w:rPr>
        <w:t>en</w:t>
      </w:r>
      <w:r w:rsidRPr="00B52472">
        <w:rPr>
          <w:rFonts w:ascii="Arial" w:hAnsi="Arial" w:cs="Arial"/>
        </w:rPr>
        <w:t xml:space="preserve"> verano y otoño </w:t>
      </w:r>
      <w:r w:rsidR="009436FA" w:rsidRPr="00B52472">
        <w:rPr>
          <w:rFonts w:ascii="Arial" w:hAnsi="Arial" w:cs="Arial"/>
        </w:rPr>
        <w:t xml:space="preserve">durante los meses de </w:t>
      </w:r>
      <w:r w:rsidRPr="00B52472">
        <w:rPr>
          <w:rFonts w:ascii="Arial" w:hAnsi="Arial" w:cs="Arial"/>
        </w:rPr>
        <w:t>junio a noviembre pero con mayor incidencia en</w:t>
      </w:r>
      <w:r w:rsidR="009436FA" w:rsidRPr="00B52472">
        <w:rPr>
          <w:rFonts w:ascii="Arial" w:hAnsi="Arial" w:cs="Arial"/>
        </w:rPr>
        <w:t>tre</w:t>
      </w:r>
      <w:r w:rsidRPr="00B52472">
        <w:rPr>
          <w:rFonts w:ascii="Arial" w:hAnsi="Arial" w:cs="Arial"/>
        </w:rPr>
        <w:t xml:space="preserve"> agosto y septiembre.</w:t>
      </w:r>
      <w:r w:rsidRPr="00596A3A">
        <w:rPr>
          <w:rFonts w:ascii="Arial" w:hAnsi="Arial" w:cs="Arial"/>
        </w:rPr>
        <w:t xml:space="preserve"> La presencia de fenómenos meteorológicos como los huracanes representa un factor de riesgo de gran envergadura. </w:t>
      </w:r>
    </w:p>
    <w:p w14:paraId="04A3CADA" w14:textId="77777777" w:rsidR="00217F5E" w:rsidRPr="00596A3A" w:rsidRDefault="00217F5E" w:rsidP="00C80695">
      <w:pPr>
        <w:spacing w:before="0" w:after="0" w:line="240" w:lineRule="auto"/>
        <w:rPr>
          <w:rFonts w:ascii="Arial" w:hAnsi="Arial" w:cs="Arial"/>
        </w:rPr>
      </w:pPr>
    </w:p>
    <w:p w14:paraId="0BAA6B9B" w14:textId="409E7952" w:rsidR="00217F5E" w:rsidRPr="00596A3A" w:rsidRDefault="00DB0427" w:rsidP="00C80695">
      <w:pPr>
        <w:spacing w:before="0" w:after="0" w:line="240" w:lineRule="auto"/>
        <w:rPr>
          <w:rFonts w:ascii="Arial" w:hAnsi="Arial" w:cs="Arial"/>
        </w:rPr>
      </w:pPr>
      <w:r w:rsidRPr="00596A3A">
        <w:rPr>
          <w:rFonts w:ascii="Arial" w:hAnsi="Arial" w:cs="Arial"/>
        </w:rPr>
        <w:t xml:space="preserve">La </w:t>
      </w:r>
      <w:r w:rsidR="00217F5E" w:rsidRPr="00596A3A">
        <w:rPr>
          <w:rFonts w:ascii="Arial" w:hAnsi="Arial" w:cs="Arial"/>
        </w:rPr>
        <w:t>porción</w:t>
      </w:r>
      <w:r w:rsidRPr="00596A3A">
        <w:rPr>
          <w:rFonts w:ascii="Arial" w:hAnsi="Arial" w:cs="Arial"/>
        </w:rPr>
        <w:t xml:space="preserve"> norte de Quintana Roo es posiblemente la que mantiene la mayor frecuencia de impactos de huracanes en México, cuyos efectos se esperan cada vez sean más devastadores (BID, 2010). El incremento en temperatura del mar elevará la intensidad de los ciclones tropicales y acortará los periodos de calma. Los impactos en la Reserva incluyen erosión por actividad del oleaje, decremento de radiación solar en el mar por el aumento de la turbidez. A su vez, el incremento en intensidad y frecuencia de tormentas tropicales tiene el potencial de dañar bosques de manglar costero y otros humedales causando mortalidad de árboles, </w:t>
      </w:r>
      <w:r w:rsidRPr="00596A3A">
        <w:rPr>
          <w:rFonts w:ascii="Arial" w:hAnsi="Arial" w:cs="Arial"/>
        </w:rPr>
        <w:lastRenderedPageBreak/>
        <w:t xml:space="preserve">defoliación, estrés, toxicidad y modificación del sedimento por deposición, erosión y compresión. </w:t>
      </w:r>
    </w:p>
    <w:p w14:paraId="1C21B8F4" w14:textId="77777777" w:rsidR="00217F5E" w:rsidRPr="00596A3A" w:rsidRDefault="00217F5E" w:rsidP="00C80695">
      <w:pPr>
        <w:spacing w:before="0" w:after="0" w:line="240" w:lineRule="auto"/>
        <w:rPr>
          <w:rFonts w:ascii="Arial" w:hAnsi="Arial" w:cs="Arial"/>
        </w:rPr>
      </w:pPr>
    </w:p>
    <w:p w14:paraId="676188E4" w14:textId="328DDAE7" w:rsidR="00DB0427" w:rsidRPr="00596A3A" w:rsidRDefault="00DB0427" w:rsidP="00C80695">
      <w:pPr>
        <w:spacing w:before="0" w:after="0" w:line="240" w:lineRule="auto"/>
        <w:rPr>
          <w:rFonts w:ascii="Arial" w:hAnsi="Arial" w:cs="Arial"/>
        </w:rPr>
      </w:pPr>
      <w:r w:rsidRPr="00596A3A">
        <w:rPr>
          <w:rFonts w:ascii="Arial" w:hAnsi="Arial" w:cs="Arial"/>
        </w:rPr>
        <w:t xml:space="preserve">En años pasados </w:t>
      </w:r>
      <w:r w:rsidR="009436FA">
        <w:rPr>
          <w:rFonts w:ascii="Arial" w:hAnsi="Arial" w:cs="Arial"/>
        </w:rPr>
        <w:t>los huracanes</w:t>
      </w:r>
      <w:r w:rsidRPr="00596A3A">
        <w:rPr>
          <w:rFonts w:ascii="Arial" w:hAnsi="Arial" w:cs="Arial"/>
        </w:rPr>
        <w:t xml:space="preserve"> han afectado severamente las comunidades vegetales del área, dejando grandes extensiones de vegetación muerta y seca, produciendo el combustible ideal para incendios forestales (Merediz, </w:t>
      </w:r>
      <w:r w:rsidRPr="00596A3A">
        <w:rPr>
          <w:rFonts w:ascii="Arial" w:hAnsi="Arial" w:cs="Arial"/>
          <w:i/>
          <w:iCs/>
        </w:rPr>
        <w:t>et al</w:t>
      </w:r>
      <w:r w:rsidRPr="00596A3A">
        <w:rPr>
          <w:rFonts w:ascii="Arial" w:hAnsi="Arial" w:cs="Arial"/>
        </w:rPr>
        <w:t xml:space="preserve">., 2006). Las tormentas y huracanes afectan a todos los ecosistemas, provocan </w:t>
      </w:r>
      <w:r w:rsidR="00217F5E" w:rsidRPr="00596A3A">
        <w:rPr>
          <w:rFonts w:ascii="Arial" w:hAnsi="Arial" w:cs="Arial"/>
        </w:rPr>
        <w:t xml:space="preserve">inundaciones, intrusión salina </w:t>
      </w:r>
      <w:r w:rsidRPr="00596A3A">
        <w:rPr>
          <w:rFonts w:ascii="Arial" w:hAnsi="Arial" w:cs="Arial"/>
        </w:rPr>
        <w:t>y migración de fauna silvestre, así como alta mortandad de crías y juveniles de diversas especies.</w:t>
      </w:r>
    </w:p>
    <w:p w14:paraId="61C547D3" w14:textId="77777777" w:rsidR="00DB0427" w:rsidRPr="00596A3A" w:rsidRDefault="00DB0427" w:rsidP="00C80695">
      <w:pPr>
        <w:spacing w:before="0" w:after="0" w:line="240" w:lineRule="auto"/>
        <w:rPr>
          <w:rFonts w:ascii="Arial" w:hAnsi="Arial" w:cs="Arial"/>
        </w:rPr>
      </w:pPr>
    </w:p>
    <w:p w14:paraId="23CD89F7" w14:textId="1CED12E0" w:rsidR="00DB0427" w:rsidRPr="00596A3A" w:rsidRDefault="00DB0427" w:rsidP="00C80695">
      <w:pPr>
        <w:spacing w:before="0" w:after="0" w:line="240" w:lineRule="auto"/>
        <w:jc w:val="center"/>
        <w:rPr>
          <w:rFonts w:ascii="Arial" w:hAnsi="Arial" w:cs="Arial"/>
        </w:rPr>
      </w:pPr>
      <w:r w:rsidRPr="00596A3A">
        <w:rPr>
          <w:rFonts w:ascii="Arial" w:hAnsi="Arial" w:cs="Arial"/>
        </w:rPr>
        <w:t>Huracanes que han impac</w:t>
      </w:r>
      <w:r w:rsidR="00217F5E" w:rsidRPr="00596A3A">
        <w:rPr>
          <w:rFonts w:ascii="Arial" w:hAnsi="Arial" w:cs="Arial"/>
        </w:rPr>
        <w:t>tado Quintana Roo de 1988 a 2017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1"/>
        <w:gridCol w:w="1094"/>
        <w:gridCol w:w="2560"/>
        <w:gridCol w:w="2158"/>
        <w:gridCol w:w="1573"/>
        <w:gridCol w:w="1530"/>
      </w:tblGrid>
      <w:tr w:rsidR="00DB0427" w:rsidRPr="00596A3A" w14:paraId="6DA67CF6" w14:textId="77777777" w:rsidTr="00217F5E">
        <w:trPr>
          <w:trHeight w:val="141"/>
          <w:tblHeader/>
        </w:trPr>
        <w:tc>
          <w:tcPr>
            <w:tcW w:w="661" w:type="dxa"/>
            <w:tcBorders>
              <w:top w:val="single" w:sz="4" w:space="0" w:color="auto"/>
              <w:left w:val="single" w:sz="4" w:space="0" w:color="auto"/>
              <w:bottom w:val="single" w:sz="4" w:space="0" w:color="auto"/>
              <w:right w:val="single" w:sz="4" w:space="0" w:color="auto"/>
            </w:tcBorders>
            <w:shd w:val="clear" w:color="auto" w:fill="7F7F7F"/>
            <w:vAlign w:val="center"/>
            <w:hideMark/>
          </w:tcPr>
          <w:p w14:paraId="1F329B3B" w14:textId="77777777" w:rsidR="00DB0427" w:rsidRPr="00596A3A" w:rsidRDefault="00DB0427" w:rsidP="00787385">
            <w:pPr>
              <w:spacing w:before="0" w:after="0" w:line="240" w:lineRule="auto"/>
              <w:jc w:val="center"/>
              <w:rPr>
                <w:rFonts w:ascii="Arial" w:hAnsi="Arial" w:cs="Arial"/>
                <w:b/>
                <w:sz w:val="18"/>
                <w:szCs w:val="20"/>
                <w:lang w:val="es-ES"/>
              </w:rPr>
            </w:pPr>
            <w:r w:rsidRPr="00596A3A">
              <w:rPr>
                <w:rFonts w:ascii="Arial" w:hAnsi="Arial" w:cs="Arial"/>
                <w:b/>
                <w:sz w:val="18"/>
                <w:szCs w:val="20"/>
                <w:lang w:val="es-ES"/>
              </w:rPr>
              <w:t>AÑO</w:t>
            </w:r>
          </w:p>
        </w:tc>
        <w:tc>
          <w:tcPr>
            <w:tcW w:w="1094" w:type="dxa"/>
            <w:tcBorders>
              <w:top w:val="single" w:sz="4" w:space="0" w:color="auto"/>
              <w:left w:val="single" w:sz="4" w:space="0" w:color="auto"/>
              <w:bottom w:val="single" w:sz="4" w:space="0" w:color="auto"/>
              <w:right w:val="single" w:sz="4" w:space="0" w:color="auto"/>
            </w:tcBorders>
            <w:shd w:val="clear" w:color="auto" w:fill="7F7F7F"/>
            <w:vAlign w:val="center"/>
            <w:hideMark/>
          </w:tcPr>
          <w:p w14:paraId="7379D962" w14:textId="77777777" w:rsidR="00DB0427" w:rsidRPr="00596A3A" w:rsidRDefault="00DB0427" w:rsidP="00787385">
            <w:pPr>
              <w:spacing w:before="0" w:after="0" w:line="240" w:lineRule="auto"/>
              <w:jc w:val="center"/>
              <w:rPr>
                <w:rFonts w:ascii="Arial" w:hAnsi="Arial" w:cs="Arial"/>
                <w:b/>
                <w:sz w:val="18"/>
                <w:szCs w:val="20"/>
                <w:lang w:val="es-ES"/>
              </w:rPr>
            </w:pPr>
            <w:r w:rsidRPr="00596A3A">
              <w:rPr>
                <w:rFonts w:ascii="Arial" w:hAnsi="Arial" w:cs="Arial"/>
                <w:b/>
                <w:sz w:val="18"/>
                <w:szCs w:val="20"/>
                <w:lang w:val="es-ES"/>
              </w:rPr>
              <w:t>NOMBRE</w:t>
            </w:r>
          </w:p>
        </w:tc>
        <w:tc>
          <w:tcPr>
            <w:tcW w:w="2560" w:type="dxa"/>
            <w:tcBorders>
              <w:top w:val="single" w:sz="4" w:space="0" w:color="auto"/>
              <w:left w:val="single" w:sz="4" w:space="0" w:color="auto"/>
              <w:bottom w:val="single" w:sz="4" w:space="0" w:color="auto"/>
              <w:right w:val="single" w:sz="4" w:space="0" w:color="auto"/>
            </w:tcBorders>
            <w:shd w:val="clear" w:color="auto" w:fill="7F7F7F"/>
            <w:vAlign w:val="center"/>
            <w:hideMark/>
          </w:tcPr>
          <w:p w14:paraId="24957239" w14:textId="77777777" w:rsidR="00DB0427" w:rsidRPr="00596A3A" w:rsidRDefault="00DB0427" w:rsidP="00787385">
            <w:pPr>
              <w:spacing w:before="0" w:after="0" w:line="240" w:lineRule="auto"/>
              <w:jc w:val="center"/>
              <w:rPr>
                <w:rFonts w:ascii="Arial" w:hAnsi="Arial" w:cs="Arial"/>
                <w:b/>
                <w:sz w:val="18"/>
                <w:szCs w:val="20"/>
                <w:lang w:val="es-ES"/>
              </w:rPr>
            </w:pPr>
            <w:r w:rsidRPr="00596A3A">
              <w:rPr>
                <w:rFonts w:ascii="Arial" w:hAnsi="Arial" w:cs="Arial"/>
                <w:b/>
                <w:sz w:val="18"/>
                <w:szCs w:val="20"/>
                <w:lang w:val="es-ES"/>
              </w:rPr>
              <w:t>LUGAR DE ENTRADA A TIERRA O COSTA MÁS CERCANA</w:t>
            </w:r>
          </w:p>
        </w:tc>
        <w:tc>
          <w:tcPr>
            <w:tcW w:w="2158" w:type="dxa"/>
            <w:tcBorders>
              <w:top w:val="single" w:sz="4" w:space="0" w:color="auto"/>
              <w:left w:val="single" w:sz="4" w:space="0" w:color="auto"/>
              <w:bottom w:val="single" w:sz="4" w:space="0" w:color="auto"/>
              <w:right w:val="single" w:sz="4" w:space="0" w:color="auto"/>
            </w:tcBorders>
            <w:shd w:val="clear" w:color="auto" w:fill="7F7F7F"/>
            <w:vAlign w:val="center"/>
            <w:hideMark/>
          </w:tcPr>
          <w:p w14:paraId="144BC4A9" w14:textId="77777777" w:rsidR="00DB0427" w:rsidRPr="00596A3A" w:rsidRDefault="00DB0427" w:rsidP="00787385">
            <w:pPr>
              <w:spacing w:before="0" w:after="0" w:line="240" w:lineRule="auto"/>
              <w:jc w:val="center"/>
              <w:rPr>
                <w:rFonts w:ascii="Arial" w:hAnsi="Arial" w:cs="Arial"/>
                <w:b/>
                <w:sz w:val="18"/>
                <w:szCs w:val="20"/>
                <w:lang w:val="es-ES"/>
              </w:rPr>
            </w:pPr>
            <w:r w:rsidRPr="00596A3A">
              <w:rPr>
                <w:rFonts w:ascii="Arial" w:hAnsi="Arial" w:cs="Arial"/>
                <w:b/>
                <w:sz w:val="18"/>
                <w:szCs w:val="20"/>
                <w:lang w:val="es-ES"/>
              </w:rPr>
              <w:t>ESTADOS AFECTADOS</w:t>
            </w:r>
          </w:p>
        </w:tc>
        <w:tc>
          <w:tcPr>
            <w:tcW w:w="1573" w:type="dxa"/>
            <w:tcBorders>
              <w:top w:val="single" w:sz="4" w:space="0" w:color="auto"/>
              <w:left w:val="single" w:sz="4" w:space="0" w:color="auto"/>
              <w:bottom w:val="single" w:sz="4" w:space="0" w:color="auto"/>
              <w:right w:val="single" w:sz="4" w:space="0" w:color="auto"/>
            </w:tcBorders>
            <w:shd w:val="clear" w:color="auto" w:fill="7F7F7F"/>
            <w:vAlign w:val="center"/>
            <w:hideMark/>
          </w:tcPr>
          <w:p w14:paraId="39C4339A" w14:textId="77777777" w:rsidR="00DB0427" w:rsidRPr="00596A3A" w:rsidRDefault="00DB0427" w:rsidP="00787385">
            <w:pPr>
              <w:spacing w:before="0" w:after="0" w:line="240" w:lineRule="auto"/>
              <w:jc w:val="center"/>
              <w:rPr>
                <w:rFonts w:ascii="Arial" w:hAnsi="Arial" w:cs="Arial"/>
                <w:b/>
                <w:sz w:val="18"/>
                <w:szCs w:val="20"/>
                <w:lang w:val="es-ES"/>
              </w:rPr>
            </w:pPr>
            <w:r w:rsidRPr="00596A3A">
              <w:rPr>
                <w:rFonts w:ascii="Arial" w:hAnsi="Arial" w:cs="Arial"/>
                <w:b/>
                <w:sz w:val="18"/>
                <w:szCs w:val="20"/>
                <w:lang w:val="es-ES"/>
              </w:rPr>
              <w:t>PERIODO</w:t>
            </w:r>
          </w:p>
          <w:p w14:paraId="36FC7B3B" w14:textId="77777777" w:rsidR="00DB0427" w:rsidRPr="00596A3A" w:rsidRDefault="00DB0427" w:rsidP="00787385">
            <w:pPr>
              <w:spacing w:before="0" w:after="0" w:line="240" w:lineRule="auto"/>
              <w:jc w:val="center"/>
              <w:rPr>
                <w:rFonts w:ascii="Arial" w:hAnsi="Arial" w:cs="Arial"/>
                <w:b/>
                <w:sz w:val="18"/>
                <w:szCs w:val="20"/>
                <w:lang w:val="es-ES"/>
              </w:rPr>
            </w:pPr>
            <w:r w:rsidRPr="00596A3A">
              <w:rPr>
                <w:rFonts w:ascii="Arial" w:hAnsi="Arial" w:cs="Arial"/>
                <w:b/>
                <w:sz w:val="18"/>
                <w:szCs w:val="20"/>
                <w:lang w:val="es-ES"/>
              </w:rPr>
              <w:t>(INICIO-FIN)</w:t>
            </w:r>
          </w:p>
        </w:tc>
        <w:tc>
          <w:tcPr>
            <w:tcW w:w="1530" w:type="dxa"/>
            <w:tcBorders>
              <w:top w:val="single" w:sz="4" w:space="0" w:color="auto"/>
              <w:left w:val="single" w:sz="4" w:space="0" w:color="auto"/>
              <w:bottom w:val="single" w:sz="4" w:space="0" w:color="auto"/>
              <w:right w:val="single" w:sz="4" w:space="0" w:color="auto"/>
            </w:tcBorders>
            <w:shd w:val="clear" w:color="auto" w:fill="7F7F7F"/>
            <w:vAlign w:val="center"/>
            <w:hideMark/>
          </w:tcPr>
          <w:p w14:paraId="0F104993" w14:textId="77777777" w:rsidR="00DB0427" w:rsidRPr="00596A3A" w:rsidRDefault="00DB0427" w:rsidP="00787385">
            <w:pPr>
              <w:spacing w:before="0" w:after="0" w:line="240" w:lineRule="auto"/>
              <w:jc w:val="center"/>
              <w:rPr>
                <w:rFonts w:ascii="Arial" w:hAnsi="Arial" w:cs="Arial"/>
                <w:b/>
                <w:sz w:val="18"/>
                <w:szCs w:val="20"/>
                <w:lang w:val="es-ES"/>
              </w:rPr>
            </w:pPr>
            <w:r w:rsidRPr="00596A3A">
              <w:rPr>
                <w:rFonts w:ascii="Arial" w:hAnsi="Arial" w:cs="Arial"/>
                <w:b/>
                <w:sz w:val="18"/>
                <w:szCs w:val="20"/>
                <w:lang w:val="es-ES"/>
              </w:rPr>
              <w:t>VIENTOS MÁXIMOS EN IMPACTO</w:t>
            </w:r>
          </w:p>
          <w:p w14:paraId="7EE33649" w14:textId="77777777" w:rsidR="00DB0427" w:rsidRPr="00596A3A" w:rsidRDefault="00DB0427" w:rsidP="00787385">
            <w:pPr>
              <w:spacing w:before="0" w:after="0" w:line="240" w:lineRule="auto"/>
              <w:jc w:val="center"/>
              <w:rPr>
                <w:rFonts w:ascii="Arial" w:hAnsi="Arial" w:cs="Arial"/>
                <w:b/>
                <w:sz w:val="18"/>
                <w:szCs w:val="20"/>
                <w:lang w:val="es-ES"/>
              </w:rPr>
            </w:pPr>
            <w:r w:rsidRPr="00596A3A">
              <w:rPr>
                <w:rFonts w:ascii="Arial" w:hAnsi="Arial" w:cs="Arial"/>
                <w:b/>
                <w:sz w:val="18"/>
                <w:szCs w:val="20"/>
                <w:lang w:val="es-ES"/>
              </w:rPr>
              <w:t>(KM/HR)</w:t>
            </w:r>
          </w:p>
        </w:tc>
      </w:tr>
      <w:tr w:rsidR="00DB0427" w:rsidRPr="00596A3A" w14:paraId="7D31A605" w14:textId="77777777" w:rsidTr="00217F5E">
        <w:trPr>
          <w:trHeight w:val="141"/>
        </w:trPr>
        <w:tc>
          <w:tcPr>
            <w:tcW w:w="661" w:type="dxa"/>
            <w:vMerge w:val="restart"/>
            <w:tcBorders>
              <w:top w:val="single" w:sz="4" w:space="0" w:color="auto"/>
              <w:left w:val="single" w:sz="4" w:space="0" w:color="auto"/>
              <w:bottom w:val="single" w:sz="4" w:space="0" w:color="auto"/>
              <w:right w:val="single" w:sz="4" w:space="0" w:color="auto"/>
            </w:tcBorders>
            <w:vAlign w:val="center"/>
            <w:hideMark/>
          </w:tcPr>
          <w:p w14:paraId="2714DFAE"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1988</w:t>
            </w:r>
          </w:p>
        </w:tc>
        <w:tc>
          <w:tcPr>
            <w:tcW w:w="1094" w:type="dxa"/>
            <w:tcBorders>
              <w:top w:val="single" w:sz="4" w:space="0" w:color="auto"/>
              <w:left w:val="single" w:sz="4" w:space="0" w:color="auto"/>
              <w:bottom w:val="single" w:sz="4" w:space="0" w:color="auto"/>
              <w:right w:val="single" w:sz="4" w:space="0" w:color="auto"/>
            </w:tcBorders>
            <w:vAlign w:val="center"/>
            <w:hideMark/>
          </w:tcPr>
          <w:p w14:paraId="66D5E8DB"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KEITH</w:t>
            </w:r>
          </w:p>
        </w:tc>
        <w:tc>
          <w:tcPr>
            <w:tcW w:w="2560" w:type="dxa"/>
            <w:tcBorders>
              <w:top w:val="single" w:sz="4" w:space="0" w:color="auto"/>
              <w:left w:val="single" w:sz="4" w:space="0" w:color="auto"/>
              <w:bottom w:val="single" w:sz="4" w:space="0" w:color="auto"/>
              <w:right w:val="single" w:sz="4" w:space="0" w:color="auto"/>
            </w:tcBorders>
            <w:vAlign w:val="center"/>
            <w:hideMark/>
          </w:tcPr>
          <w:p w14:paraId="375300D0"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Cancún, Q.Roo</w:t>
            </w:r>
          </w:p>
        </w:tc>
        <w:tc>
          <w:tcPr>
            <w:tcW w:w="2158" w:type="dxa"/>
            <w:tcBorders>
              <w:top w:val="single" w:sz="4" w:space="0" w:color="auto"/>
              <w:left w:val="single" w:sz="4" w:space="0" w:color="auto"/>
              <w:bottom w:val="single" w:sz="4" w:space="0" w:color="auto"/>
              <w:right w:val="single" w:sz="4" w:space="0" w:color="auto"/>
            </w:tcBorders>
            <w:vAlign w:val="center"/>
            <w:hideMark/>
          </w:tcPr>
          <w:p w14:paraId="0652EA95"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QROO</w:t>
            </w:r>
          </w:p>
        </w:tc>
        <w:tc>
          <w:tcPr>
            <w:tcW w:w="1573" w:type="dxa"/>
            <w:tcBorders>
              <w:top w:val="single" w:sz="4" w:space="0" w:color="auto"/>
              <w:left w:val="single" w:sz="4" w:space="0" w:color="auto"/>
              <w:bottom w:val="single" w:sz="4" w:space="0" w:color="auto"/>
              <w:right w:val="single" w:sz="4" w:space="0" w:color="auto"/>
            </w:tcBorders>
            <w:vAlign w:val="center"/>
            <w:hideMark/>
          </w:tcPr>
          <w:p w14:paraId="35FE0064"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17-24 Nov</w:t>
            </w:r>
          </w:p>
        </w:tc>
        <w:tc>
          <w:tcPr>
            <w:tcW w:w="1530" w:type="dxa"/>
            <w:tcBorders>
              <w:top w:val="single" w:sz="4" w:space="0" w:color="auto"/>
              <w:left w:val="single" w:sz="4" w:space="0" w:color="auto"/>
              <w:bottom w:val="single" w:sz="4" w:space="0" w:color="auto"/>
              <w:right w:val="single" w:sz="4" w:space="0" w:color="auto"/>
            </w:tcBorders>
            <w:vAlign w:val="center"/>
            <w:hideMark/>
          </w:tcPr>
          <w:p w14:paraId="6C61C0E3"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110</w:t>
            </w:r>
          </w:p>
        </w:tc>
      </w:tr>
      <w:tr w:rsidR="00DB0427" w:rsidRPr="00596A3A" w14:paraId="0C5B6979" w14:textId="77777777" w:rsidTr="00217F5E">
        <w:trPr>
          <w:trHeight w:val="141"/>
        </w:trPr>
        <w:tc>
          <w:tcPr>
            <w:tcW w:w="661" w:type="dxa"/>
            <w:vMerge/>
            <w:tcBorders>
              <w:top w:val="single" w:sz="4" w:space="0" w:color="auto"/>
              <w:left w:val="single" w:sz="4" w:space="0" w:color="auto"/>
              <w:bottom w:val="single" w:sz="4" w:space="0" w:color="auto"/>
              <w:right w:val="single" w:sz="4" w:space="0" w:color="auto"/>
            </w:tcBorders>
            <w:vAlign w:val="center"/>
            <w:hideMark/>
          </w:tcPr>
          <w:p w14:paraId="74BAFAD6" w14:textId="77777777" w:rsidR="00DB0427" w:rsidRPr="00596A3A" w:rsidRDefault="00DB0427" w:rsidP="00787385">
            <w:pPr>
              <w:spacing w:before="0" w:after="0" w:line="240" w:lineRule="auto"/>
              <w:jc w:val="center"/>
              <w:rPr>
                <w:rFonts w:ascii="Arial" w:hAnsi="Arial" w:cs="Arial"/>
                <w:sz w:val="18"/>
                <w:szCs w:val="20"/>
                <w:lang w:val="es-ES"/>
              </w:rPr>
            </w:pPr>
          </w:p>
        </w:tc>
        <w:tc>
          <w:tcPr>
            <w:tcW w:w="1094" w:type="dxa"/>
            <w:tcBorders>
              <w:top w:val="single" w:sz="4" w:space="0" w:color="auto"/>
              <w:left w:val="single" w:sz="4" w:space="0" w:color="auto"/>
              <w:bottom w:val="single" w:sz="4" w:space="0" w:color="auto"/>
              <w:right w:val="single" w:sz="4" w:space="0" w:color="auto"/>
            </w:tcBorders>
            <w:vAlign w:val="center"/>
            <w:hideMark/>
          </w:tcPr>
          <w:p w14:paraId="4435C8AC" w14:textId="0EF2570C"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GILBERT</w:t>
            </w:r>
          </w:p>
        </w:tc>
        <w:tc>
          <w:tcPr>
            <w:tcW w:w="2560" w:type="dxa"/>
            <w:tcBorders>
              <w:top w:val="single" w:sz="4" w:space="0" w:color="auto"/>
              <w:left w:val="single" w:sz="4" w:space="0" w:color="auto"/>
              <w:bottom w:val="single" w:sz="4" w:space="0" w:color="auto"/>
              <w:right w:val="single" w:sz="4" w:space="0" w:color="auto"/>
            </w:tcBorders>
            <w:vAlign w:val="center"/>
            <w:hideMark/>
          </w:tcPr>
          <w:p w14:paraId="5E603BBC"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Pto. Morelos, Q. Roo</w:t>
            </w:r>
          </w:p>
        </w:tc>
        <w:tc>
          <w:tcPr>
            <w:tcW w:w="2158" w:type="dxa"/>
            <w:tcBorders>
              <w:top w:val="single" w:sz="4" w:space="0" w:color="auto"/>
              <w:left w:val="single" w:sz="4" w:space="0" w:color="auto"/>
              <w:bottom w:val="single" w:sz="4" w:space="0" w:color="auto"/>
              <w:right w:val="single" w:sz="4" w:space="0" w:color="auto"/>
            </w:tcBorders>
            <w:vAlign w:val="center"/>
            <w:hideMark/>
          </w:tcPr>
          <w:p w14:paraId="2CE07F8D" w14:textId="77777777" w:rsidR="00DB0427" w:rsidRPr="00596A3A" w:rsidRDefault="00DB0427" w:rsidP="00787385">
            <w:pPr>
              <w:spacing w:before="0" w:after="0" w:line="240" w:lineRule="auto"/>
              <w:jc w:val="center"/>
              <w:rPr>
                <w:rFonts w:ascii="Arial" w:hAnsi="Arial" w:cs="Arial"/>
                <w:sz w:val="18"/>
                <w:szCs w:val="20"/>
                <w:lang w:val="en-US"/>
              </w:rPr>
            </w:pPr>
            <w:r w:rsidRPr="00596A3A">
              <w:rPr>
                <w:rFonts w:ascii="Arial" w:hAnsi="Arial" w:cs="Arial"/>
                <w:sz w:val="18"/>
                <w:szCs w:val="20"/>
                <w:lang w:val="en-US"/>
              </w:rPr>
              <w:t>QROO, YUC, TAM, NL, COAH</w:t>
            </w:r>
          </w:p>
        </w:tc>
        <w:tc>
          <w:tcPr>
            <w:tcW w:w="1573" w:type="dxa"/>
            <w:tcBorders>
              <w:top w:val="single" w:sz="4" w:space="0" w:color="auto"/>
              <w:left w:val="single" w:sz="4" w:space="0" w:color="auto"/>
              <w:bottom w:val="single" w:sz="4" w:space="0" w:color="auto"/>
              <w:right w:val="single" w:sz="4" w:space="0" w:color="auto"/>
            </w:tcBorders>
            <w:vAlign w:val="center"/>
            <w:hideMark/>
          </w:tcPr>
          <w:p w14:paraId="3B8A1F69"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8 – 20 Sep</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CE3DB28"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287</w:t>
            </w:r>
          </w:p>
        </w:tc>
      </w:tr>
      <w:tr w:rsidR="00DB0427" w:rsidRPr="00596A3A" w14:paraId="30B4CA37" w14:textId="77777777" w:rsidTr="00217F5E">
        <w:trPr>
          <w:trHeight w:val="141"/>
        </w:trPr>
        <w:tc>
          <w:tcPr>
            <w:tcW w:w="661" w:type="dxa"/>
            <w:tcBorders>
              <w:top w:val="single" w:sz="4" w:space="0" w:color="auto"/>
              <w:left w:val="single" w:sz="4" w:space="0" w:color="auto"/>
              <w:bottom w:val="single" w:sz="4" w:space="0" w:color="auto"/>
              <w:right w:val="single" w:sz="4" w:space="0" w:color="auto"/>
            </w:tcBorders>
            <w:vAlign w:val="center"/>
            <w:hideMark/>
          </w:tcPr>
          <w:p w14:paraId="29E9F590" w14:textId="77777777" w:rsidR="00DB0427" w:rsidRPr="00596A3A" w:rsidRDefault="00DB0427" w:rsidP="00787385">
            <w:pPr>
              <w:spacing w:before="0" w:after="0" w:line="240" w:lineRule="auto"/>
              <w:jc w:val="center"/>
              <w:rPr>
                <w:rFonts w:ascii="Arial" w:hAnsi="Arial" w:cs="Arial"/>
                <w:sz w:val="18"/>
                <w:szCs w:val="20"/>
                <w:lang w:val="en-US"/>
              </w:rPr>
            </w:pPr>
            <w:r w:rsidRPr="00596A3A">
              <w:rPr>
                <w:rFonts w:ascii="Arial" w:hAnsi="Arial" w:cs="Arial"/>
                <w:sz w:val="18"/>
                <w:szCs w:val="20"/>
                <w:lang w:val="en-US"/>
              </w:rPr>
              <w:t>2002</w:t>
            </w:r>
          </w:p>
        </w:tc>
        <w:tc>
          <w:tcPr>
            <w:tcW w:w="1094" w:type="dxa"/>
            <w:tcBorders>
              <w:top w:val="single" w:sz="4" w:space="0" w:color="auto"/>
              <w:left w:val="single" w:sz="4" w:space="0" w:color="auto"/>
              <w:bottom w:val="single" w:sz="4" w:space="0" w:color="auto"/>
              <w:right w:val="single" w:sz="4" w:space="0" w:color="auto"/>
            </w:tcBorders>
            <w:vAlign w:val="center"/>
            <w:hideMark/>
          </w:tcPr>
          <w:p w14:paraId="0F7E6E68" w14:textId="77777777" w:rsidR="00DB0427" w:rsidRPr="00596A3A" w:rsidRDefault="00DB0427" w:rsidP="00787385">
            <w:pPr>
              <w:spacing w:before="0" w:after="0" w:line="240" w:lineRule="auto"/>
              <w:jc w:val="center"/>
              <w:rPr>
                <w:rFonts w:ascii="Arial" w:hAnsi="Arial" w:cs="Arial"/>
                <w:sz w:val="18"/>
                <w:szCs w:val="20"/>
                <w:lang w:val="en-US"/>
              </w:rPr>
            </w:pPr>
            <w:r w:rsidRPr="00596A3A">
              <w:rPr>
                <w:rFonts w:ascii="Arial" w:hAnsi="Arial" w:cs="Arial"/>
                <w:sz w:val="18"/>
                <w:szCs w:val="20"/>
                <w:lang w:val="en-US"/>
              </w:rPr>
              <w:t>ISIDORE</w:t>
            </w:r>
          </w:p>
        </w:tc>
        <w:tc>
          <w:tcPr>
            <w:tcW w:w="2560" w:type="dxa"/>
            <w:tcBorders>
              <w:top w:val="single" w:sz="4" w:space="0" w:color="auto"/>
              <w:left w:val="single" w:sz="4" w:space="0" w:color="auto"/>
              <w:bottom w:val="single" w:sz="4" w:space="0" w:color="auto"/>
              <w:right w:val="single" w:sz="4" w:space="0" w:color="auto"/>
            </w:tcBorders>
            <w:vAlign w:val="center"/>
            <w:hideMark/>
          </w:tcPr>
          <w:p w14:paraId="005E3E23" w14:textId="77777777" w:rsidR="00DB0427" w:rsidRPr="00596A3A" w:rsidRDefault="00DB0427" w:rsidP="00787385">
            <w:pPr>
              <w:spacing w:before="0" w:after="0" w:line="240" w:lineRule="auto"/>
              <w:jc w:val="center"/>
              <w:rPr>
                <w:rFonts w:ascii="Arial" w:hAnsi="Arial" w:cs="Arial"/>
                <w:sz w:val="18"/>
                <w:szCs w:val="20"/>
                <w:lang w:val="en-US"/>
              </w:rPr>
            </w:pPr>
            <w:r w:rsidRPr="00596A3A">
              <w:rPr>
                <w:rFonts w:ascii="Arial" w:hAnsi="Arial" w:cs="Arial"/>
                <w:sz w:val="18"/>
                <w:szCs w:val="20"/>
                <w:lang w:val="en-US"/>
              </w:rPr>
              <w:t>Telchac Puerto, YUC</w:t>
            </w:r>
          </w:p>
        </w:tc>
        <w:tc>
          <w:tcPr>
            <w:tcW w:w="2158" w:type="dxa"/>
            <w:tcBorders>
              <w:top w:val="single" w:sz="4" w:space="0" w:color="auto"/>
              <w:left w:val="single" w:sz="4" w:space="0" w:color="auto"/>
              <w:bottom w:val="single" w:sz="4" w:space="0" w:color="auto"/>
              <w:right w:val="single" w:sz="4" w:space="0" w:color="auto"/>
            </w:tcBorders>
            <w:vAlign w:val="center"/>
            <w:hideMark/>
          </w:tcPr>
          <w:p w14:paraId="3A827A97" w14:textId="77777777" w:rsidR="00DB0427" w:rsidRPr="00596A3A" w:rsidRDefault="00DB0427" w:rsidP="00787385">
            <w:pPr>
              <w:spacing w:before="0" w:after="0" w:line="240" w:lineRule="auto"/>
              <w:jc w:val="center"/>
              <w:rPr>
                <w:rFonts w:ascii="Arial" w:hAnsi="Arial" w:cs="Arial"/>
                <w:sz w:val="18"/>
                <w:szCs w:val="20"/>
                <w:lang w:val="en-US"/>
              </w:rPr>
            </w:pPr>
            <w:r w:rsidRPr="00596A3A">
              <w:rPr>
                <w:rFonts w:ascii="Arial" w:hAnsi="Arial" w:cs="Arial"/>
                <w:sz w:val="18"/>
                <w:szCs w:val="20"/>
                <w:lang w:val="en-US"/>
              </w:rPr>
              <w:t>QROO, YUC, CAMP</w:t>
            </w:r>
          </w:p>
        </w:tc>
        <w:tc>
          <w:tcPr>
            <w:tcW w:w="1573" w:type="dxa"/>
            <w:tcBorders>
              <w:top w:val="single" w:sz="4" w:space="0" w:color="auto"/>
              <w:left w:val="single" w:sz="4" w:space="0" w:color="auto"/>
              <w:bottom w:val="single" w:sz="4" w:space="0" w:color="auto"/>
              <w:right w:val="single" w:sz="4" w:space="0" w:color="auto"/>
            </w:tcBorders>
            <w:vAlign w:val="center"/>
            <w:hideMark/>
          </w:tcPr>
          <w:p w14:paraId="3AA5BD56" w14:textId="77777777" w:rsidR="00DB0427" w:rsidRPr="00596A3A" w:rsidRDefault="00DB0427" w:rsidP="00787385">
            <w:pPr>
              <w:spacing w:before="0" w:after="0" w:line="240" w:lineRule="auto"/>
              <w:jc w:val="center"/>
              <w:rPr>
                <w:rFonts w:ascii="Arial" w:hAnsi="Arial" w:cs="Arial"/>
                <w:sz w:val="18"/>
                <w:szCs w:val="20"/>
                <w:lang w:val="en-US"/>
              </w:rPr>
            </w:pPr>
            <w:r w:rsidRPr="00596A3A">
              <w:rPr>
                <w:rFonts w:ascii="Arial" w:hAnsi="Arial" w:cs="Arial"/>
                <w:sz w:val="18"/>
                <w:szCs w:val="20"/>
                <w:lang w:val="en-US"/>
              </w:rPr>
              <w:t>14 – 26 Sep</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35D633D" w14:textId="77777777" w:rsidR="00DB0427" w:rsidRPr="00596A3A" w:rsidRDefault="00DB0427" w:rsidP="00787385">
            <w:pPr>
              <w:spacing w:before="0" w:after="0" w:line="240" w:lineRule="auto"/>
              <w:jc w:val="center"/>
              <w:rPr>
                <w:rFonts w:ascii="Arial" w:hAnsi="Arial" w:cs="Arial"/>
                <w:sz w:val="18"/>
                <w:szCs w:val="20"/>
                <w:lang w:val="en-US"/>
              </w:rPr>
            </w:pPr>
            <w:r w:rsidRPr="00596A3A">
              <w:rPr>
                <w:rFonts w:ascii="Arial" w:hAnsi="Arial" w:cs="Arial"/>
                <w:sz w:val="18"/>
                <w:szCs w:val="20"/>
                <w:lang w:val="en-US"/>
              </w:rPr>
              <w:t>205</w:t>
            </w:r>
          </w:p>
        </w:tc>
      </w:tr>
      <w:tr w:rsidR="00DB0427" w:rsidRPr="00596A3A" w14:paraId="2C81DC96" w14:textId="77777777" w:rsidTr="00217F5E">
        <w:trPr>
          <w:trHeight w:val="141"/>
        </w:trPr>
        <w:tc>
          <w:tcPr>
            <w:tcW w:w="661" w:type="dxa"/>
            <w:vMerge w:val="restart"/>
            <w:tcBorders>
              <w:top w:val="single" w:sz="4" w:space="0" w:color="auto"/>
              <w:left w:val="single" w:sz="4" w:space="0" w:color="auto"/>
              <w:bottom w:val="single" w:sz="4" w:space="0" w:color="auto"/>
              <w:right w:val="single" w:sz="4" w:space="0" w:color="auto"/>
            </w:tcBorders>
            <w:vAlign w:val="center"/>
            <w:hideMark/>
          </w:tcPr>
          <w:p w14:paraId="22BE7C85" w14:textId="77777777" w:rsidR="00DB0427" w:rsidRPr="00596A3A" w:rsidRDefault="00DB0427" w:rsidP="00787385">
            <w:pPr>
              <w:spacing w:before="0" w:after="0" w:line="240" w:lineRule="auto"/>
              <w:jc w:val="center"/>
              <w:rPr>
                <w:rFonts w:ascii="Arial" w:hAnsi="Arial" w:cs="Arial"/>
                <w:sz w:val="18"/>
                <w:szCs w:val="20"/>
                <w:lang w:val="en-US"/>
              </w:rPr>
            </w:pPr>
            <w:r w:rsidRPr="00596A3A">
              <w:rPr>
                <w:rFonts w:ascii="Arial" w:hAnsi="Arial" w:cs="Arial"/>
                <w:sz w:val="18"/>
                <w:szCs w:val="20"/>
                <w:lang w:val="en-US"/>
              </w:rPr>
              <w:t>2005</w:t>
            </w:r>
          </w:p>
        </w:tc>
        <w:tc>
          <w:tcPr>
            <w:tcW w:w="1094" w:type="dxa"/>
            <w:tcBorders>
              <w:top w:val="single" w:sz="4" w:space="0" w:color="auto"/>
              <w:left w:val="single" w:sz="4" w:space="0" w:color="auto"/>
              <w:bottom w:val="single" w:sz="4" w:space="0" w:color="auto"/>
              <w:right w:val="single" w:sz="4" w:space="0" w:color="auto"/>
            </w:tcBorders>
            <w:vAlign w:val="center"/>
            <w:hideMark/>
          </w:tcPr>
          <w:p w14:paraId="00BBBA4F"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EMILY</w:t>
            </w:r>
          </w:p>
        </w:tc>
        <w:tc>
          <w:tcPr>
            <w:tcW w:w="2560" w:type="dxa"/>
            <w:tcBorders>
              <w:top w:val="single" w:sz="4" w:space="0" w:color="auto"/>
              <w:left w:val="single" w:sz="4" w:space="0" w:color="auto"/>
              <w:bottom w:val="single" w:sz="4" w:space="0" w:color="auto"/>
              <w:right w:val="single" w:sz="4" w:space="0" w:color="auto"/>
            </w:tcBorders>
            <w:vAlign w:val="center"/>
            <w:hideMark/>
          </w:tcPr>
          <w:p w14:paraId="3CE720D2"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20 km al norte de Tulum, Q. Roo</w:t>
            </w:r>
          </w:p>
        </w:tc>
        <w:tc>
          <w:tcPr>
            <w:tcW w:w="2158" w:type="dxa"/>
            <w:tcBorders>
              <w:top w:val="single" w:sz="4" w:space="0" w:color="auto"/>
              <w:left w:val="single" w:sz="4" w:space="0" w:color="auto"/>
              <w:bottom w:val="single" w:sz="4" w:space="0" w:color="auto"/>
              <w:right w:val="single" w:sz="4" w:space="0" w:color="auto"/>
            </w:tcBorders>
            <w:vAlign w:val="center"/>
            <w:hideMark/>
          </w:tcPr>
          <w:p w14:paraId="09E2F402"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QROO, YUC, TAMPS, NL</w:t>
            </w:r>
          </w:p>
        </w:tc>
        <w:tc>
          <w:tcPr>
            <w:tcW w:w="1573" w:type="dxa"/>
            <w:tcBorders>
              <w:top w:val="single" w:sz="4" w:space="0" w:color="auto"/>
              <w:left w:val="single" w:sz="4" w:space="0" w:color="auto"/>
              <w:bottom w:val="single" w:sz="4" w:space="0" w:color="auto"/>
              <w:right w:val="single" w:sz="4" w:space="0" w:color="auto"/>
            </w:tcBorders>
            <w:vAlign w:val="center"/>
            <w:hideMark/>
          </w:tcPr>
          <w:p w14:paraId="62B795E4"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10 – 21 Jul</w:t>
            </w:r>
          </w:p>
        </w:tc>
        <w:tc>
          <w:tcPr>
            <w:tcW w:w="1530" w:type="dxa"/>
            <w:tcBorders>
              <w:top w:val="single" w:sz="4" w:space="0" w:color="auto"/>
              <w:left w:val="single" w:sz="4" w:space="0" w:color="auto"/>
              <w:bottom w:val="single" w:sz="4" w:space="0" w:color="auto"/>
              <w:right w:val="single" w:sz="4" w:space="0" w:color="auto"/>
            </w:tcBorders>
            <w:vAlign w:val="center"/>
            <w:hideMark/>
          </w:tcPr>
          <w:p w14:paraId="37FE2944"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215</w:t>
            </w:r>
          </w:p>
        </w:tc>
      </w:tr>
      <w:tr w:rsidR="00DB0427" w:rsidRPr="00596A3A" w14:paraId="7389B322" w14:textId="77777777" w:rsidTr="00217F5E">
        <w:trPr>
          <w:trHeight w:val="141"/>
        </w:trPr>
        <w:tc>
          <w:tcPr>
            <w:tcW w:w="661" w:type="dxa"/>
            <w:vMerge/>
            <w:tcBorders>
              <w:top w:val="single" w:sz="4" w:space="0" w:color="auto"/>
              <w:left w:val="single" w:sz="4" w:space="0" w:color="auto"/>
              <w:bottom w:val="single" w:sz="4" w:space="0" w:color="auto"/>
              <w:right w:val="single" w:sz="4" w:space="0" w:color="auto"/>
            </w:tcBorders>
            <w:vAlign w:val="center"/>
            <w:hideMark/>
          </w:tcPr>
          <w:p w14:paraId="0CF839E4" w14:textId="77777777" w:rsidR="00DB0427" w:rsidRPr="00596A3A" w:rsidRDefault="00DB0427" w:rsidP="00787385">
            <w:pPr>
              <w:spacing w:before="0" w:after="0" w:line="240" w:lineRule="auto"/>
              <w:jc w:val="center"/>
              <w:rPr>
                <w:rFonts w:ascii="Arial" w:hAnsi="Arial" w:cs="Arial"/>
                <w:sz w:val="18"/>
                <w:szCs w:val="20"/>
                <w:lang w:val="en-US"/>
              </w:rPr>
            </w:pPr>
          </w:p>
        </w:tc>
        <w:tc>
          <w:tcPr>
            <w:tcW w:w="1094" w:type="dxa"/>
            <w:tcBorders>
              <w:top w:val="single" w:sz="4" w:space="0" w:color="auto"/>
              <w:left w:val="single" w:sz="4" w:space="0" w:color="auto"/>
              <w:bottom w:val="single" w:sz="4" w:space="0" w:color="auto"/>
              <w:right w:val="single" w:sz="4" w:space="0" w:color="auto"/>
            </w:tcBorders>
            <w:vAlign w:val="center"/>
            <w:hideMark/>
          </w:tcPr>
          <w:p w14:paraId="29D199AD"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STAN</w:t>
            </w:r>
          </w:p>
        </w:tc>
        <w:tc>
          <w:tcPr>
            <w:tcW w:w="2560" w:type="dxa"/>
            <w:tcBorders>
              <w:top w:val="single" w:sz="4" w:space="0" w:color="auto"/>
              <w:left w:val="single" w:sz="4" w:space="0" w:color="auto"/>
              <w:bottom w:val="single" w:sz="4" w:space="0" w:color="auto"/>
              <w:right w:val="single" w:sz="4" w:space="0" w:color="auto"/>
            </w:tcBorders>
            <w:vAlign w:val="center"/>
            <w:hideMark/>
          </w:tcPr>
          <w:p w14:paraId="69013E03"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Felipe Carrillo Puerto, Q. Roo</w:t>
            </w:r>
          </w:p>
        </w:tc>
        <w:tc>
          <w:tcPr>
            <w:tcW w:w="2158" w:type="dxa"/>
            <w:tcBorders>
              <w:top w:val="single" w:sz="4" w:space="0" w:color="auto"/>
              <w:left w:val="single" w:sz="4" w:space="0" w:color="auto"/>
              <w:bottom w:val="single" w:sz="4" w:space="0" w:color="auto"/>
              <w:right w:val="single" w:sz="4" w:space="0" w:color="auto"/>
            </w:tcBorders>
            <w:vAlign w:val="center"/>
            <w:hideMark/>
          </w:tcPr>
          <w:p w14:paraId="6FB4F3D2"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QROO, YUC, VER, TAB</w:t>
            </w:r>
          </w:p>
        </w:tc>
        <w:tc>
          <w:tcPr>
            <w:tcW w:w="1573" w:type="dxa"/>
            <w:tcBorders>
              <w:top w:val="single" w:sz="4" w:space="0" w:color="auto"/>
              <w:left w:val="single" w:sz="4" w:space="0" w:color="auto"/>
              <w:bottom w:val="single" w:sz="4" w:space="0" w:color="auto"/>
              <w:right w:val="single" w:sz="4" w:space="0" w:color="auto"/>
            </w:tcBorders>
            <w:vAlign w:val="center"/>
            <w:hideMark/>
          </w:tcPr>
          <w:p w14:paraId="0BFAAD5D"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01-05  Octubre</w:t>
            </w:r>
          </w:p>
        </w:tc>
        <w:tc>
          <w:tcPr>
            <w:tcW w:w="1530" w:type="dxa"/>
            <w:tcBorders>
              <w:top w:val="single" w:sz="4" w:space="0" w:color="auto"/>
              <w:left w:val="single" w:sz="4" w:space="0" w:color="auto"/>
              <w:bottom w:val="single" w:sz="4" w:space="0" w:color="auto"/>
              <w:right w:val="single" w:sz="4" w:space="0" w:color="auto"/>
            </w:tcBorders>
            <w:vAlign w:val="center"/>
            <w:hideMark/>
          </w:tcPr>
          <w:p w14:paraId="2AD975D2"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130</w:t>
            </w:r>
          </w:p>
        </w:tc>
      </w:tr>
      <w:tr w:rsidR="00DB0427" w:rsidRPr="00596A3A" w14:paraId="2D62A1B7" w14:textId="77777777" w:rsidTr="00217F5E">
        <w:trPr>
          <w:trHeight w:val="141"/>
        </w:trPr>
        <w:tc>
          <w:tcPr>
            <w:tcW w:w="661" w:type="dxa"/>
            <w:vMerge/>
            <w:tcBorders>
              <w:top w:val="single" w:sz="4" w:space="0" w:color="auto"/>
              <w:left w:val="single" w:sz="4" w:space="0" w:color="auto"/>
              <w:bottom w:val="single" w:sz="4" w:space="0" w:color="auto"/>
              <w:right w:val="single" w:sz="4" w:space="0" w:color="auto"/>
            </w:tcBorders>
            <w:vAlign w:val="center"/>
            <w:hideMark/>
          </w:tcPr>
          <w:p w14:paraId="04AA01E3" w14:textId="77777777" w:rsidR="00DB0427" w:rsidRPr="00596A3A" w:rsidRDefault="00DB0427" w:rsidP="00787385">
            <w:pPr>
              <w:spacing w:before="0" w:after="0" w:line="240" w:lineRule="auto"/>
              <w:jc w:val="center"/>
              <w:rPr>
                <w:rFonts w:ascii="Arial" w:hAnsi="Arial" w:cs="Arial"/>
                <w:sz w:val="18"/>
                <w:szCs w:val="20"/>
                <w:lang w:val="en-US"/>
              </w:rPr>
            </w:pPr>
          </w:p>
        </w:tc>
        <w:tc>
          <w:tcPr>
            <w:tcW w:w="1094" w:type="dxa"/>
            <w:tcBorders>
              <w:top w:val="single" w:sz="4" w:space="0" w:color="auto"/>
              <w:left w:val="single" w:sz="4" w:space="0" w:color="auto"/>
              <w:bottom w:val="single" w:sz="4" w:space="0" w:color="auto"/>
              <w:right w:val="single" w:sz="4" w:space="0" w:color="auto"/>
            </w:tcBorders>
            <w:vAlign w:val="center"/>
            <w:hideMark/>
          </w:tcPr>
          <w:p w14:paraId="09170F8D"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WILMA</w:t>
            </w:r>
          </w:p>
        </w:tc>
        <w:tc>
          <w:tcPr>
            <w:tcW w:w="2560" w:type="dxa"/>
            <w:tcBorders>
              <w:top w:val="single" w:sz="4" w:space="0" w:color="auto"/>
              <w:left w:val="single" w:sz="4" w:space="0" w:color="auto"/>
              <w:bottom w:val="single" w:sz="4" w:space="0" w:color="auto"/>
              <w:right w:val="single" w:sz="4" w:space="0" w:color="auto"/>
            </w:tcBorders>
            <w:vAlign w:val="center"/>
            <w:hideMark/>
          </w:tcPr>
          <w:p w14:paraId="54BC3C88"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Cozumel-Playa del Carmen, Q. Roo</w:t>
            </w:r>
          </w:p>
        </w:tc>
        <w:tc>
          <w:tcPr>
            <w:tcW w:w="2158" w:type="dxa"/>
            <w:tcBorders>
              <w:top w:val="single" w:sz="4" w:space="0" w:color="auto"/>
              <w:left w:val="single" w:sz="4" w:space="0" w:color="auto"/>
              <w:bottom w:val="single" w:sz="4" w:space="0" w:color="auto"/>
              <w:right w:val="single" w:sz="4" w:space="0" w:color="auto"/>
            </w:tcBorders>
            <w:vAlign w:val="center"/>
            <w:hideMark/>
          </w:tcPr>
          <w:p w14:paraId="546B22F8"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QROO, YUC</w:t>
            </w:r>
          </w:p>
        </w:tc>
        <w:tc>
          <w:tcPr>
            <w:tcW w:w="1573" w:type="dxa"/>
            <w:tcBorders>
              <w:top w:val="single" w:sz="4" w:space="0" w:color="auto"/>
              <w:left w:val="single" w:sz="4" w:space="0" w:color="auto"/>
              <w:bottom w:val="single" w:sz="4" w:space="0" w:color="auto"/>
              <w:right w:val="single" w:sz="4" w:space="0" w:color="auto"/>
            </w:tcBorders>
            <w:vAlign w:val="center"/>
            <w:hideMark/>
          </w:tcPr>
          <w:p w14:paraId="2D295DB6"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15 – 25</w:t>
            </w:r>
          </w:p>
          <w:p w14:paraId="26FCCBE3"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Octubre</w:t>
            </w:r>
          </w:p>
        </w:tc>
        <w:tc>
          <w:tcPr>
            <w:tcW w:w="1530" w:type="dxa"/>
            <w:tcBorders>
              <w:top w:val="single" w:sz="4" w:space="0" w:color="auto"/>
              <w:left w:val="single" w:sz="4" w:space="0" w:color="auto"/>
              <w:bottom w:val="single" w:sz="4" w:space="0" w:color="auto"/>
              <w:right w:val="single" w:sz="4" w:space="0" w:color="auto"/>
            </w:tcBorders>
            <w:vAlign w:val="center"/>
          </w:tcPr>
          <w:p w14:paraId="4B2682DB"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230</w:t>
            </w:r>
          </w:p>
          <w:p w14:paraId="1F76D8AA" w14:textId="77777777" w:rsidR="00DB0427" w:rsidRPr="00596A3A" w:rsidRDefault="00DB0427" w:rsidP="00787385">
            <w:pPr>
              <w:spacing w:before="0" w:after="0" w:line="240" w:lineRule="auto"/>
              <w:jc w:val="center"/>
              <w:rPr>
                <w:rFonts w:ascii="Arial" w:hAnsi="Arial" w:cs="Arial"/>
                <w:sz w:val="18"/>
                <w:szCs w:val="20"/>
                <w:lang w:val="es-ES"/>
              </w:rPr>
            </w:pPr>
          </w:p>
        </w:tc>
      </w:tr>
      <w:tr w:rsidR="00DB0427" w:rsidRPr="00596A3A" w14:paraId="155CFE29" w14:textId="77777777" w:rsidTr="00217F5E">
        <w:trPr>
          <w:trHeight w:val="141"/>
        </w:trPr>
        <w:tc>
          <w:tcPr>
            <w:tcW w:w="661" w:type="dxa"/>
            <w:tcBorders>
              <w:top w:val="single" w:sz="4" w:space="0" w:color="auto"/>
              <w:left w:val="single" w:sz="4" w:space="0" w:color="auto"/>
              <w:bottom w:val="single" w:sz="4" w:space="0" w:color="auto"/>
              <w:right w:val="single" w:sz="4" w:space="0" w:color="auto"/>
            </w:tcBorders>
            <w:vAlign w:val="center"/>
            <w:hideMark/>
          </w:tcPr>
          <w:p w14:paraId="3BE2A68C"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2007</w:t>
            </w:r>
          </w:p>
        </w:tc>
        <w:tc>
          <w:tcPr>
            <w:tcW w:w="1094" w:type="dxa"/>
            <w:tcBorders>
              <w:top w:val="single" w:sz="4" w:space="0" w:color="auto"/>
              <w:left w:val="single" w:sz="4" w:space="0" w:color="auto"/>
              <w:bottom w:val="single" w:sz="4" w:space="0" w:color="auto"/>
              <w:right w:val="single" w:sz="4" w:space="0" w:color="auto"/>
            </w:tcBorders>
            <w:vAlign w:val="center"/>
            <w:hideMark/>
          </w:tcPr>
          <w:p w14:paraId="011C2420"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DEAN</w:t>
            </w:r>
          </w:p>
        </w:tc>
        <w:tc>
          <w:tcPr>
            <w:tcW w:w="2560" w:type="dxa"/>
            <w:tcBorders>
              <w:top w:val="single" w:sz="4" w:space="0" w:color="auto"/>
              <w:left w:val="single" w:sz="4" w:space="0" w:color="auto"/>
              <w:bottom w:val="single" w:sz="4" w:space="0" w:color="auto"/>
              <w:right w:val="single" w:sz="4" w:space="0" w:color="auto"/>
            </w:tcBorders>
            <w:vAlign w:val="center"/>
            <w:hideMark/>
          </w:tcPr>
          <w:p w14:paraId="2FA29C3E"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Chetumal Q. Roo</w:t>
            </w:r>
          </w:p>
        </w:tc>
        <w:tc>
          <w:tcPr>
            <w:tcW w:w="2158" w:type="dxa"/>
            <w:tcBorders>
              <w:top w:val="single" w:sz="4" w:space="0" w:color="auto"/>
              <w:left w:val="single" w:sz="4" w:space="0" w:color="auto"/>
              <w:bottom w:val="single" w:sz="4" w:space="0" w:color="auto"/>
              <w:right w:val="single" w:sz="4" w:space="0" w:color="auto"/>
            </w:tcBorders>
            <w:vAlign w:val="center"/>
            <w:hideMark/>
          </w:tcPr>
          <w:p w14:paraId="0C50CE58"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QROO, CAMP,VER, HGO, PUE, QTRO.</w:t>
            </w:r>
          </w:p>
        </w:tc>
        <w:tc>
          <w:tcPr>
            <w:tcW w:w="1573" w:type="dxa"/>
            <w:tcBorders>
              <w:top w:val="single" w:sz="4" w:space="0" w:color="auto"/>
              <w:left w:val="single" w:sz="4" w:space="0" w:color="auto"/>
              <w:bottom w:val="single" w:sz="4" w:space="0" w:color="auto"/>
              <w:right w:val="single" w:sz="4" w:space="0" w:color="auto"/>
            </w:tcBorders>
            <w:vAlign w:val="center"/>
            <w:hideMark/>
          </w:tcPr>
          <w:p w14:paraId="1308C074"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21-22 Agosto</w:t>
            </w:r>
          </w:p>
        </w:tc>
        <w:tc>
          <w:tcPr>
            <w:tcW w:w="1530" w:type="dxa"/>
            <w:tcBorders>
              <w:top w:val="single" w:sz="4" w:space="0" w:color="auto"/>
              <w:left w:val="single" w:sz="4" w:space="0" w:color="auto"/>
              <w:bottom w:val="single" w:sz="4" w:space="0" w:color="auto"/>
              <w:right w:val="single" w:sz="4" w:space="0" w:color="auto"/>
            </w:tcBorders>
            <w:vAlign w:val="center"/>
            <w:hideMark/>
          </w:tcPr>
          <w:p w14:paraId="51CBDFFE" w14:textId="77777777" w:rsidR="00DB0427" w:rsidRPr="00596A3A" w:rsidRDefault="00DB0427" w:rsidP="00787385">
            <w:pPr>
              <w:spacing w:before="0" w:after="0" w:line="240" w:lineRule="auto"/>
              <w:jc w:val="center"/>
              <w:rPr>
                <w:rFonts w:ascii="Arial" w:hAnsi="Arial" w:cs="Arial"/>
                <w:sz w:val="18"/>
                <w:szCs w:val="20"/>
                <w:lang w:val="es-ES"/>
              </w:rPr>
            </w:pPr>
            <w:r w:rsidRPr="00596A3A">
              <w:rPr>
                <w:rFonts w:ascii="Arial" w:hAnsi="Arial" w:cs="Arial"/>
                <w:sz w:val="18"/>
                <w:szCs w:val="20"/>
                <w:lang w:val="es-ES"/>
              </w:rPr>
              <w:t>270</w:t>
            </w:r>
          </w:p>
        </w:tc>
      </w:tr>
    </w:tbl>
    <w:p w14:paraId="2B8F35D3" w14:textId="77777777" w:rsidR="00DB0427" w:rsidRPr="00596A3A" w:rsidRDefault="00DB0427" w:rsidP="00C80695">
      <w:pPr>
        <w:spacing w:before="0" w:after="0" w:line="240" w:lineRule="auto"/>
        <w:rPr>
          <w:rFonts w:ascii="Arial" w:hAnsi="Arial" w:cs="Arial"/>
          <w:sz w:val="20"/>
        </w:rPr>
      </w:pPr>
      <w:r w:rsidRPr="00596A3A">
        <w:rPr>
          <w:rFonts w:ascii="Arial" w:hAnsi="Arial" w:cs="Arial"/>
          <w:sz w:val="20"/>
        </w:rPr>
        <w:t xml:space="preserve">Fuente: Elaborado con información histórica del Servicio Meteorológico Nacional. </w:t>
      </w:r>
    </w:p>
    <w:p w14:paraId="11F90ADC" w14:textId="77777777" w:rsidR="00DB0427" w:rsidRPr="00596A3A" w:rsidRDefault="00DB0427" w:rsidP="00C80695">
      <w:pPr>
        <w:spacing w:before="0" w:after="0" w:line="240" w:lineRule="auto"/>
        <w:rPr>
          <w:rFonts w:ascii="Arial" w:hAnsi="Arial" w:cs="Arial"/>
        </w:rPr>
      </w:pPr>
    </w:p>
    <w:p w14:paraId="3010ABB5" w14:textId="07138F63" w:rsidR="00DB0427" w:rsidRPr="00596A3A" w:rsidRDefault="00217F5E" w:rsidP="00C80695">
      <w:pPr>
        <w:spacing w:before="0" w:after="0" w:line="240" w:lineRule="auto"/>
        <w:rPr>
          <w:rFonts w:ascii="Arial" w:hAnsi="Arial" w:cs="Arial"/>
        </w:rPr>
      </w:pPr>
      <w:r w:rsidRPr="00596A3A">
        <w:rPr>
          <w:rFonts w:ascii="Arial" w:hAnsi="Arial" w:cs="Arial"/>
        </w:rPr>
        <w:t>Por su parte, e</w:t>
      </w:r>
      <w:r w:rsidR="00DB0427" w:rsidRPr="00596A3A">
        <w:rPr>
          <w:rFonts w:ascii="Arial" w:hAnsi="Arial" w:cs="Arial"/>
        </w:rPr>
        <w:t>l huracán Dean azotó las costas del sureste de México en 2007, como un huracán categoría 5 en la escala Saffir-Simpson causando un severo daño en la infraestructura y biodiversidad, produ</w:t>
      </w:r>
      <w:r w:rsidRPr="00596A3A">
        <w:rPr>
          <w:rFonts w:ascii="Arial" w:hAnsi="Arial" w:cs="Arial"/>
        </w:rPr>
        <w:t>ciendo</w:t>
      </w:r>
      <w:r w:rsidR="00DB0427" w:rsidRPr="00596A3A">
        <w:rPr>
          <w:rFonts w:ascii="Arial" w:hAnsi="Arial" w:cs="Arial"/>
        </w:rPr>
        <w:t xml:space="preserve"> efectos severos. </w:t>
      </w:r>
      <w:r w:rsidR="00046E4A">
        <w:rPr>
          <w:rFonts w:ascii="Arial" w:hAnsi="Arial" w:cs="Arial"/>
        </w:rPr>
        <w:t>Como consecuencia de estas perturbaciones</w:t>
      </w:r>
      <w:r w:rsidR="00DB0427" w:rsidRPr="00596A3A">
        <w:rPr>
          <w:rFonts w:ascii="Arial" w:hAnsi="Arial" w:cs="Arial"/>
        </w:rPr>
        <w:t xml:space="preserve"> se detectaron importantes áreas con pedacería y colonias </w:t>
      </w:r>
      <w:r w:rsidRPr="00596A3A">
        <w:rPr>
          <w:rFonts w:ascii="Arial" w:hAnsi="Arial" w:cs="Arial"/>
        </w:rPr>
        <w:t>sueltas</w:t>
      </w:r>
      <w:r w:rsidR="00DB0427" w:rsidRPr="00596A3A">
        <w:rPr>
          <w:rFonts w:ascii="Arial" w:hAnsi="Arial" w:cs="Arial"/>
        </w:rPr>
        <w:t xml:space="preserve"> y</w:t>
      </w:r>
      <w:r w:rsidRPr="00596A3A">
        <w:rPr>
          <w:rFonts w:ascii="Arial" w:hAnsi="Arial" w:cs="Arial"/>
        </w:rPr>
        <w:t xml:space="preserve"> erosionadas en los arrecifes</w:t>
      </w:r>
      <w:r w:rsidR="00DB0427" w:rsidRPr="00596A3A">
        <w:rPr>
          <w:rFonts w:ascii="Arial" w:hAnsi="Arial" w:cs="Arial"/>
        </w:rPr>
        <w:t>, así como grandes depósitos de arena que cubr</w:t>
      </w:r>
      <w:r w:rsidRPr="00596A3A">
        <w:rPr>
          <w:rFonts w:ascii="Arial" w:hAnsi="Arial" w:cs="Arial"/>
        </w:rPr>
        <w:t>ían en ocasiones la</w:t>
      </w:r>
      <w:r w:rsidR="00DB0427" w:rsidRPr="00596A3A">
        <w:rPr>
          <w:rFonts w:ascii="Arial" w:hAnsi="Arial" w:cs="Arial"/>
        </w:rPr>
        <w:t xml:space="preserve"> totalidad </w:t>
      </w:r>
      <w:r w:rsidRPr="00596A3A">
        <w:rPr>
          <w:rFonts w:ascii="Arial" w:hAnsi="Arial" w:cs="Arial"/>
        </w:rPr>
        <w:t>d</w:t>
      </w:r>
      <w:r w:rsidR="00DB0427" w:rsidRPr="00596A3A">
        <w:rPr>
          <w:rFonts w:ascii="Arial" w:hAnsi="Arial" w:cs="Arial"/>
        </w:rPr>
        <w:t>el arrecife dejando sólo la parte de algunas gorgonias al descubierto.</w:t>
      </w:r>
    </w:p>
    <w:p w14:paraId="1AA9B5E2" w14:textId="77777777" w:rsidR="00217F5E" w:rsidRPr="00596A3A" w:rsidRDefault="00217F5E" w:rsidP="00C80695">
      <w:pPr>
        <w:spacing w:before="0" w:after="0" w:line="240" w:lineRule="auto"/>
        <w:rPr>
          <w:rFonts w:ascii="Arial" w:hAnsi="Arial" w:cs="Arial"/>
        </w:rPr>
      </w:pPr>
    </w:p>
    <w:p w14:paraId="0A98003F" w14:textId="77777777" w:rsidR="00DB0427" w:rsidRPr="00596A3A" w:rsidRDefault="00DB0427" w:rsidP="00C80695">
      <w:pPr>
        <w:spacing w:before="0" w:after="0" w:line="240" w:lineRule="auto"/>
        <w:rPr>
          <w:rFonts w:ascii="Arial" w:hAnsi="Arial" w:cs="Arial"/>
        </w:rPr>
      </w:pPr>
      <w:r w:rsidRPr="00596A3A">
        <w:rPr>
          <w:rFonts w:ascii="Arial" w:hAnsi="Arial" w:cs="Arial"/>
        </w:rPr>
        <w:t xml:space="preserve">Algunas fotografías aéreas e imágenes de satélite de los efectos del huracán Wilma del año 2005 reflejan el alto riesgo de la instalación de infraestructura en particular en las islas de barrera y cayos de la costa norte de Quintana Roo. </w:t>
      </w:r>
    </w:p>
    <w:p w14:paraId="2FEE5CBE" w14:textId="77777777" w:rsidR="00185CAA" w:rsidRPr="00596A3A" w:rsidRDefault="00185CAA" w:rsidP="00C80695">
      <w:pPr>
        <w:spacing w:before="0" w:after="0" w:line="240" w:lineRule="auto"/>
        <w:rPr>
          <w:rFonts w:ascii="Arial" w:hAnsi="Arial" w:cs="Arial"/>
          <w:b/>
          <w:i/>
        </w:rPr>
      </w:pPr>
    </w:p>
    <w:p w14:paraId="2D341FDF" w14:textId="77777777" w:rsidR="00DB0427" w:rsidRPr="00596A3A" w:rsidRDefault="00DB0427" w:rsidP="00C80695">
      <w:pPr>
        <w:spacing w:before="0" w:after="0" w:line="240" w:lineRule="auto"/>
        <w:rPr>
          <w:rFonts w:ascii="Arial" w:hAnsi="Arial" w:cs="Arial"/>
          <w:b/>
          <w:i/>
        </w:rPr>
      </w:pPr>
      <w:r w:rsidRPr="00B52472">
        <w:rPr>
          <w:rFonts w:ascii="Arial" w:hAnsi="Arial" w:cs="Arial"/>
          <w:b/>
          <w:i/>
        </w:rPr>
        <w:t>Demográfico y Socioeconómico</w:t>
      </w:r>
      <w:r w:rsidRPr="00596A3A">
        <w:rPr>
          <w:rFonts w:ascii="Arial" w:hAnsi="Arial" w:cs="Arial"/>
          <w:b/>
          <w:i/>
        </w:rPr>
        <w:t xml:space="preserve"> </w:t>
      </w:r>
    </w:p>
    <w:p w14:paraId="5F493CFB" w14:textId="77777777" w:rsidR="00AE1A66" w:rsidRPr="00596A3A" w:rsidRDefault="00AE1A66" w:rsidP="00C80695">
      <w:pPr>
        <w:spacing w:before="0" w:after="0" w:line="240" w:lineRule="auto"/>
        <w:rPr>
          <w:rFonts w:ascii="Arial" w:hAnsi="Arial" w:cs="Arial"/>
          <w:b/>
          <w:u w:val="single"/>
        </w:rPr>
      </w:pPr>
    </w:p>
    <w:p w14:paraId="75562AFC" w14:textId="77777777" w:rsidR="00C80695" w:rsidRPr="00596A3A" w:rsidRDefault="001C1524" w:rsidP="00C80695">
      <w:pPr>
        <w:spacing w:before="0" w:after="0" w:line="240" w:lineRule="auto"/>
        <w:rPr>
          <w:rFonts w:ascii="Arial" w:hAnsi="Arial" w:cs="Arial"/>
          <w:i/>
        </w:rPr>
      </w:pPr>
      <w:r w:rsidRPr="00596A3A">
        <w:rPr>
          <w:rFonts w:ascii="Arial" w:hAnsi="Arial" w:cs="Arial"/>
          <w:i/>
        </w:rPr>
        <w:t>Expansión de asentamientos humanos regulares e irregulares</w:t>
      </w:r>
    </w:p>
    <w:p w14:paraId="02004EDE" w14:textId="77777777" w:rsidR="00AE1A66" w:rsidRPr="00596A3A" w:rsidRDefault="00AE1A66" w:rsidP="00C80695">
      <w:pPr>
        <w:spacing w:before="0" w:after="0" w:line="240" w:lineRule="auto"/>
        <w:rPr>
          <w:rFonts w:ascii="Arial" w:hAnsi="Arial" w:cs="Arial"/>
        </w:rPr>
      </w:pPr>
    </w:p>
    <w:p w14:paraId="408CD25D" w14:textId="52B0788C" w:rsidR="001C1524" w:rsidRPr="00596A3A" w:rsidRDefault="001C1524" w:rsidP="00C80695">
      <w:pPr>
        <w:spacing w:before="0" w:after="0" w:line="240" w:lineRule="auto"/>
        <w:rPr>
          <w:rFonts w:ascii="Arial" w:hAnsi="Arial" w:cs="Arial"/>
        </w:rPr>
      </w:pPr>
      <w:r w:rsidRPr="00596A3A">
        <w:rPr>
          <w:rFonts w:ascii="Arial" w:hAnsi="Arial" w:cs="Arial"/>
        </w:rPr>
        <w:t xml:space="preserve">Una de las principales amenazas a las que se enfrenta la </w:t>
      </w:r>
      <w:r w:rsidR="00AE1A66" w:rsidRPr="00596A3A">
        <w:rPr>
          <w:rFonts w:ascii="Arial" w:hAnsi="Arial" w:cs="Arial"/>
        </w:rPr>
        <w:t xml:space="preserve">porción </w:t>
      </w:r>
      <w:r w:rsidRPr="00596A3A">
        <w:rPr>
          <w:rFonts w:ascii="Arial" w:hAnsi="Arial" w:cs="Arial"/>
        </w:rPr>
        <w:t>continental de Isla Mujeres, es el cambio de uso de suelo y el fraccionamiento del hábitat que ocurre tanto en el régimen de propiedad privada como social (Merediz, et al., 2006). El área manifiesta una gran presión urbana para la ocupación de la tierra derivada del crecimiento demográfico que ha tenido la ciudad vecina de Cancún, principal polo turístico del Estado.</w:t>
      </w:r>
      <w:r w:rsidR="00AE1A66" w:rsidRPr="00596A3A">
        <w:rPr>
          <w:rFonts w:ascii="Arial" w:hAnsi="Arial" w:cs="Arial"/>
        </w:rPr>
        <w:t xml:space="preserve"> </w:t>
      </w:r>
      <w:r w:rsidR="00071E8D" w:rsidRPr="00596A3A">
        <w:rPr>
          <w:rFonts w:ascii="Arial" w:hAnsi="Arial" w:cs="Arial"/>
        </w:rPr>
        <w:t xml:space="preserve">Una porción de dicho Municipio corresponde a la </w:t>
      </w:r>
      <w:r w:rsidR="00E4505B" w:rsidRPr="00596A3A">
        <w:rPr>
          <w:rFonts w:ascii="Arial" w:hAnsi="Arial" w:cs="Arial"/>
        </w:rPr>
        <w:t>superficie</w:t>
      </w:r>
      <w:r w:rsidR="00071E8D" w:rsidRPr="00596A3A">
        <w:rPr>
          <w:rFonts w:ascii="Arial" w:hAnsi="Arial" w:cs="Arial"/>
        </w:rPr>
        <w:t xml:space="preserve"> terrestre</w:t>
      </w:r>
      <w:r w:rsidR="00AE1A66" w:rsidRPr="00596A3A">
        <w:rPr>
          <w:rFonts w:ascii="Arial" w:hAnsi="Arial" w:cs="Arial"/>
        </w:rPr>
        <w:t xml:space="preserve"> </w:t>
      </w:r>
      <w:r w:rsidR="00071E8D" w:rsidRPr="00596A3A">
        <w:rPr>
          <w:rFonts w:ascii="Arial" w:hAnsi="Arial" w:cs="Arial"/>
        </w:rPr>
        <w:t xml:space="preserve">de la Reserva de la Biosfera. </w:t>
      </w:r>
    </w:p>
    <w:p w14:paraId="1347AB4A" w14:textId="77777777" w:rsidR="00AE1A66" w:rsidRPr="00596A3A" w:rsidRDefault="00AE1A66" w:rsidP="00C80695">
      <w:pPr>
        <w:spacing w:before="0" w:after="0" w:line="240" w:lineRule="auto"/>
        <w:rPr>
          <w:rFonts w:ascii="Arial" w:hAnsi="Arial" w:cs="Arial"/>
        </w:rPr>
      </w:pPr>
    </w:p>
    <w:p w14:paraId="72B2D218" w14:textId="147076AD" w:rsidR="00E4505B" w:rsidRPr="00596A3A" w:rsidRDefault="00E4505B" w:rsidP="00E4505B">
      <w:pPr>
        <w:spacing w:before="0" w:after="0" w:line="240" w:lineRule="auto"/>
        <w:rPr>
          <w:rFonts w:ascii="Arial" w:hAnsi="Arial" w:cs="Arial"/>
        </w:rPr>
      </w:pPr>
      <w:r w:rsidRPr="00596A3A">
        <w:rPr>
          <w:rFonts w:ascii="Arial" w:hAnsi="Arial" w:cs="Arial"/>
        </w:rPr>
        <w:t xml:space="preserve">Respecto a los asentamientos establecidos de manera ilegal, éstos representan un grave problema para el desarrollo urbano planificado, un riesgo para las familias que se establecen en suelos no aptos para tal fin y un riesgo latente para las condiciones ambientales </w:t>
      </w:r>
      <w:r w:rsidRPr="00596A3A">
        <w:rPr>
          <w:rFonts w:ascii="Arial" w:hAnsi="Arial" w:cs="Arial"/>
        </w:rPr>
        <w:lastRenderedPageBreak/>
        <w:t>principalmente por la falta de infraestructura para el manejo adecuado de los residuos sólidos y líquidos que se generan y que originan una contaminación generalizada al entorno natural.</w:t>
      </w:r>
    </w:p>
    <w:p w14:paraId="5132E026" w14:textId="77777777" w:rsidR="00E4505B" w:rsidRPr="00596A3A" w:rsidRDefault="00E4505B" w:rsidP="00E4505B">
      <w:pPr>
        <w:spacing w:before="0" w:after="0" w:line="240" w:lineRule="auto"/>
        <w:rPr>
          <w:rFonts w:ascii="Arial" w:hAnsi="Arial" w:cs="Arial"/>
          <w:i/>
        </w:rPr>
      </w:pPr>
    </w:p>
    <w:p w14:paraId="756EFDE4" w14:textId="79FD8040" w:rsidR="001C1524" w:rsidRPr="00596A3A" w:rsidRDefault="001C1524" w:rsidP="00C80695">
      <w:pPr>
        <w:spacing w:before="0" w:after="0" w:line="240" w:lineRule="auto"/>
        <w:rPr>
          <w:rFonts w:ascii="Arial" w:hAnsi="Arial" w:cs="Arial"/>
        </w:rPr>
      </w:pPr>
      <w:r w:rsidRPr="00596A3A">
        <w:rPr>
          <w:rFonts w:ascii="Arial" w:hAnsi="Arial" w:cs="Arial"/>
        </w:rPr>
        <w:t xml:space="preserve">De acuerdo al Consejo Nacional de Población, el municipio de Isla Mujeres pasará de 18,824 personas en 2014 a 26,091 para el 2025, con un incremento del 38% de su población (COESPO, 2010, en Gob. de Isla Mujeres 2013), por lo que es de esperarse un incremento en la demanda de servicios y bienes de todo tipo, entre ellos los ambientales y en el cambio de uso de suelo para la </w:t>
      </w:r>
      <w:r w:rsidR="00E4505B" w:rsidRPr="00596A3A">
        <w:rPr>
          <w:rFonts w:ascii="Arial" w:hAnsi="Arial" w:cs="Arial"/>
        </w:rPr>
        <w:t>zona de influencia de la Reserva, así como en los impactos causados al área por contaminación</w:t>
      </w:r>
      <w:r w:rsidRPr="00596A3A">
        <w:rPr>
          <w:rFonts w:ascii="Arial" w:hAnsi="Arial" w:cs="Arial"/>
        </w:rPr>
        <w:t>.</w:t>
      </w:r>
    </w:p>
    <w:p w14:paraId="3F82E16B" w14:textId="77777777" w:rsidR="00AE1A66" w:rsidRPr="00596A3A" w:rsidRDefault="00AE1A66" w:rsidP="00C80695">
      <w:pPr>
        <w:spacing w:before="0" w:after="0" w:line="240" w:lineRule="auto"/>
        <w:rPr>
          <w:rFonts w:ascii="Arial" w:hAnsi="Arial" w:cs="Arial"/>
        </w:rPr>
      </w:pPr>
    </w:p>
    <w:p w14:paraId="43B76921" w14:textId="77777777" w:rsidR="00DB0427" w:rsidRPr="00596A3A" w:rsidRDefault="00DB0427" w:rsidP="00C80695">
      <w:pPr>
        <w:spacing w:before="0" w:after="0" w:line="240" w:lineRule="auto"/>
        <w:rPr>
          <w:rFonts w:ascii="Arial" w:hAnsi="Arial" w:cs="Arial"/>
          <w:i/>
        </w:rPr>
      </w:pPr>
      <w:r w:rsidRPr="00596A3A">
        <w:rPr>
          <w:rFonts w:ascii="Arial" w:hAnsi="Arial" w:cs="Arial"/>
          <w:i/>
        </w:rPr>
        <w:t>Pesca</w:t>
      </w:r>
    </w:p>
    <w:p w14:paraId="087E4AAB" w14:textId="77777777" w:rsidR="00C80695" w:rsidRPr="00596A3A" w:rsidRDefault="00C80695" w:rsidP="00C80695">
      <w:pPr>
        <w:spacing w:before="0" w:after="0" w:line="240" w:lineRule="auto"/>
        <w:rPr>
          <w:rFonts w:ascii="Arial" w:hAnsi="Arial" w:cs="Arial"/>
          <w:i/>
        </w:rPr>
      </w:pPr>
    </w:p>
    <w:p w14:paraId="6E48FCE3" w14:textId="17674C91" w:rsidR="00DB0427" w:rsidRPr="00B52472" w:rsidRDefault="00DB0427" w:rsidP="00C80695">
      <w:pPr>
        <w:autoSpaceDE w:val="0"/>
        <w:autoSpaceDN w:val="0"/>
        <w:adjustRightInd w:val="0"/>
        <w:spacing w:before="0" w:after="0" w:line="240" w:lineRule="auto"/>
        <w:rPr>
          <w:rFonts w:ascii="Arial" w:hAnsi="Arial" w:cs="Arial"/>
        </w:rPr>
      </w:pPr>
      <w:r w:rsidRPr="00596A3A">
        <w:rPr>
          <w:rFonts w:ascii="Arial" w:eastAsia="GaramondPremrPro" w:hAnsi="Arial" w:cs="Arial"/>
        </w:rPr>
        <w:t>La pesca en el litoral de Quintana Roo es una actividad socioeconómica de primer orden. La región costera del estado es una estrecha franja arenosa de unos 800 km y es la frontera marítima con el Mar Caribe. La producción pesquera litoral en Quintana Roo es muy baja (en comparación con otros Estados: Veracruz, Sinaloa, etc), el volumen total oscila en 2,054 toneladas; el mero y la langosta representan más del 50% de la captura total, 32.6 y 20% respectivamente; los organismos restantes se capturan por debajo de las 400 toneladas anuales. La acuacultura en el Estado es nula o no representa un valor insignificante</w:t>
      </w:r>
      <w:r w:rsidRPr="00596A3A">
        <w:rPr>
          <w:rFonts w:ascii="Arial" w:hAnsi="Arial" w:cs="Arial"/>
        </w:rPr>
        <w:t xml:space="preserve"> (</w:t>
      </w:r>
      <w:r w:rsidRPr="00B52472">
        <w:rPr>
          <w:rFonts w:ascii="Arial" w:hAnsi="Arial" w:cs="Arial"/>
        </w:rPr>
        <w:t>Botello).</w:t>
      </w:r>
    </w:p>
    <w:p w14:paraId="011A91DF" w14:textId="77777777" w:rsidR="00DB0427" w:rsidRPr="00B52472" w:rsidRDefault="00DB0427" w:rsidP="00C80695">
      <w:pPr>
        <w:autoSpaceDE w:val="0"/>
        <w:autoSpaceDN w:val="0"/>
        <w:adjustRightInd w:val="0"/>
        <w:spacing w:before="0" w:after="0" w:line="240" w:lineRule="auto"/>
        <w:rPr>
          <w:rFonts w:ascii="Arial" w:hAnsi="Arial" w:cs="Arial"/>
          <w:b/>
        </w:rPr>
      </w:pPr>
    </w:p>
    <w:p w14:paraId="735ABFCC" w14:textId="52DBD904" w:rsidR="00DB0427" w:rsidRPr="00596A3A" w:rsidRDefault="00DB0427" w:rsidP="00C80695">
      <w:pPr>
        <w:autoSpaceDE w:val="0"/>
        <w:autoSpaceDN w:val="0"/>
        <w:adjustRightInd w:val="0"/>
        <w:spacing w:before="0" w:after="0" w:line="240" w:lineRule="auto"/>
        <w:rPr>
          <w:rFonts w:ascii="Arial" w:hAnsi="Arial" w:cs="Arial"/>
        </w:rPr>
      </w:pPr>
      <w:r w:rsidRPr="00B52472">
        <w:rPr>
          <w:rFonts w:ascii="Arial" w:eastAsia="GaramondPremrPro" w:hAnsi="Arial" w:cs="Arial"/>
        </w:rPr>
        <w:t xml:space="preserve">El litoral quintanarroense cuenta con </w:t>
      </w:r>
      <w:r w:rsidR="00914E02" w:rsidRPr="00B52472">
        <w:rPr>
          <w:rFonts w:ascii="Arial" w:eastAsia="GaramondPremrPro" w:hAnsi="Arial" w:cs="Arial"/>
        </w:rPr>
        <w:t xml:space="preserve">diez </w:t>
      </w:r>
      <w:r w:rsidRPr="00B52472">
        <w:rPr>
          <w:rFonts w:ascii="Arial" w:eastAsia="GaramondPremrPro" w:hAnsi="Arial" w:cs="Arial"/>
        </w:rPr>
        <w:t xml:space="preserve">municipios costeros donde se localizan 16 comunidades en las cuáles un porcentaje de su población se dedica a </w:t>
      </w:r>
      <w:r w:rsidR="0052188A" w:rsidRPr="00B52472">
        <w:rPr>
          <w:rFonts w:ascii="Arial" w:eastAsia="GaramondPremrPro" w:hAnsi="Arial" w:cs="Arial"/>
        </w:rPr>
        <w:t>la actividad pesquera</w:t>
      </w:r>
      <w:r w:rsidRPr="00B52472">
        <w:rPr>
          <w:rFonts w:ascii="Arial" w:eastAsia="GaramondPremrPro" w:hAnsi="Arial" w:cs="Arial"/>
        </w:rPr>
        <w:t xml:space="preserve"> como actividad económica principal. El número oficial de pescadores   artesanales de Quintana Roo varía según la fuente, los datos van de 753 a 833 como   socios   registrados   en   las   25   cooperativas   del   Estado (SAGARPA Gobierno  Q.  Roo,  2008;  SAGARPA Gobierno   Q</w:t>
      </w:r>
      <w:r w:rsidRPr="00596A3A">
        <w:rPr>
          <w:rFonts w:ascii="Arial" w:eastAsia="GaramondPremrPro" w:hAnsi="Arial" w:cs="Arial"/>
        </w:rPr>
        <w:t>.   Roo,  2010). Por otro lado, aun cuando no se tiene conocimiento de un reporte que incluya a todos los pescadores activos en el Estado, es posible realizar una aproximación tomando en cuenta dos aspectos:1) que las cooperativas tiene</w:t>
      </w:r>
      <w:r w:rsidR="009436FA">
        <w:rPr>
          <w:rFonts w:ascii="Arial" w:eastAsia="GaramondPremrPro" w:hAnsi="Arial" w:cs="Arial"/>
        </w:rPr>
        <w:t>n</w:t>
      </w:r>
      <w:r w:rsidRPr="00596A3A">
        <w:rPr>
          <w:rFonts w:ascii="Arial" w:eastAsia="GaramondPremrPro" w:hAnsi="Arial" w:cs="Arial"/>
        </w:rPr>
        <w:t xml:space="preserve"> registrado un número de pescadores denominados aspirantes o afiliados que no aparecen en las estimaciones publicadas, y 2) que por cada socio pueden participar en las faenas de pesca hasta tres acompañantes en la misma embarcación. Por lo anterior una estimación conservadora del número de personas dedicadas   directamente a la pesca artesanal en el Estado de Quintana   Roo   pude   oscilar   entre    2,200 a 2,500</w:t>
      </w:r>
      <w:r w:rsidRPr="00596A3A">
        <w:rPr>
          <w:rFonts w:ascii="Arial" w:hAnsi="Arial" w:cs="Arial"/>
        </w:rPr>
        <w:t xml:space="preserve"> (Bobadilla</w:t>
      </w:r>
      <w:r w:rsidR="009436FA">
        <w:rPr>
          <w:rFonts w:ascii="Arial" w:hAnsi="Arial" w:cs="Arial"/>
        </w:rPr>
        <w:t xml:space="preserve"> </w:t>
      </w:r>
      <w:r w:rsidRPr="00596A3A">
        <w:rPr>
          <w:rFonts w:ascii="Arial" w:hAnsi="Arial" w:cs="Arial"/>
        </w:rPr>
        <w:t>2014)</w:t>
      </w:r>
      <w:ins w:id="19" w:author="Daniela Evia Duarte" w:date="2017-07-11T11:36:00Z">
        <w:r w:rsidR="009278D8">
          <w:rPr>
            <w:rFonts w:ascii="Arial" w:hAnsi="Arial" w:cs="Arial"/>
          </w:rPr>
          <w:t>.</w:t>
        </w:r>
      </w:ins>
    </w:p>
    <w:p w14:paraId="7B7CE041" w14:textId="77777777" w:rsidR="00DB0427" w:rsidRPr="00596A3A" w:rsidRDefault="00DB0427" w:rsidP="00C80695">
      <w:pPr>
        <w:autoSpaceDE w:val="0"/>
        <w:autoSpaceDN w:val="0"/>
        <w:adjustRightInd w:val="0"/>
        <w:spacing w:before="0" w:after="0" w:line="240" w:lineRule="auto"/>
        <w:rPr>
          <w:rFonts w:ascii="Arial" w:hAnsi="Arial" w:cs="Arial"/>
        </w:rPr>
      </w:pPr>
    </w:p>
    <w:p w14:paraId="00B41F9E" w14:textId="57214718" w:rsidR="00DB0427" w:rsidRPr="00596A3A" w:rsidRDefault="00DB0427" w:rsidP="00C80695">
      <w:pPr>
        <w:spacing w:before="0" w:after="0" w:line="240" w:lineRule="auto"/>
        <w:rPr>
          <w:rFonts w:ascii="Arial" w:eastAsia="GaramondPremrPro" w:hAnsi="Arial" w:cs="Arial"/>
        </w:rPr>
      </w:pPr>
      <w:r w:rsidRPr="00596A3A">
        <w:rPr>
          <w:rFonts w:ascii="Arial" w:eastAsia="GaramondPremrPro" w:hAnsi="Arial" w:cs="Arial"/>
        </w:rPr>
        <w:t>Resalta que hay una alta concentración de pescadores en la zona norte del Estado, seis de cada 10 socios cooperativados realizan sus actividades en esta zona siendo Lázaro Cárdenas e Isla Mujeres los municipios con mayor número de pescadores registrados. Esta concentración del esfuerzo pesquero puede deberse en gran parte a que esta región cuenta con una amplia plataforma continental y con mayores condiciones para el desarrollo de las actividades pesqueras (Sosa-C</w:t>
      </w:r>
      <w:r w:rsidR="00343FC1" w:rsidRPr="00596A3A">
        <w:rPr>
          <w:rFonts w:ascii="Arial" w:eastAsia="GaramondPremrPro" w:hAnsi="Arial" w:cs="Arial"/>
        </w:rPr>
        <w:t xml:space="preserve">ordero, 1994; Medina-Quej </w:t>
      </w:r>
      <w:r w:rsidR="00343FC1" w:rsidRPr="00596A3A">
        <w:rPr>
          <w:rFonts w:ascii="Arial" w:eastAsia="GaramondPremrPro" w:hAnsi="Arial" w:cs="Arial"/>
          <w:i/>
        </w:rPr>
        <w:t>et al</w:t>
      </w:r>
      <w:r w:rsidR="00343FC1" w:rsidRPr="00596A3A">
        <w:rPr>
          <w:rFonts w:ascii="Arial" w:eastAsia="GaramondPremrPro" w:hAnsi="Arial" w:cs="Arial"/>
        </w:rPr>
        <w:t>,</w:t>
      </w:r>
      <w:r w:rsidRPr="00596A3A">
        <w:rPr>
          <w:rFonts w:ascii="Arial" w:eastAsia="GaramondPremrPro" w:hAnsi="Arial" w:cs="Arial"/>
        </w:rPr>
        <w:t xml:space="preserve"> 2002)</w:t>
      </w:r>
      <w:ins w:id="20" w:author="Daniela Evia Duarte" w:date="2017-07-11T11:37:00Z">
        <w:r w:rsidR="009278D8">
          <w:rPr>
            <w:rFonts w:ascii="Arial" w:eastAsia="GaramondPremrPro" w:hAnsi="Arial" w:cs="Arial"/>
          </w:rPr>
          <w:t>.</w:t>
        </w:r>
      </w:ins>
    </w:p>
    <w:p w14:paraId="192DA992" w14:textId="216D0AB0" w:rsidR="00DB0427" w:rsidRPr="00596A3A" w:rsidRDefault="00DB0427" w:rsidP="00C80695">
      <w:pPr>
        <w:autoSpaceDE w:val="0"/>
        <w:autoSpaceDN w:val="0"/>
        <w:adjustRightInd w:val="0"/>
        <w:spacing w:before="0" w:after="0" w:line="240" w:lineRule="auto"/>
        <w:rPr>
          <w:rFonts w:ascii="Arial" w:eastAsia="GaramondPremrPro" w:hAnsi="Arial" w:cs="Arial"/>
        </w:rPr>
      </w:pPr>
      <w:r w:rsidRPr="00596A3A">
        <w:rPr>
          <w:rFonts w:ascii="Arial" w:eastAsia="GaramondPremrPro" w:hAnsi="Arial" w:cs="Arial"/>
        </w:rPr>
        <w:t xml:space="preserve">Las pesquerías en los arrecifes coralinos incluyen pargos, meros y langostas. Numerosas agregaciones de desove de mero han sido explotadas comercialmente durante más de 50 años, y la mayoría de estas agregaciones pueden haber sido objeto de sobrepesca. El colapso de los stocks de caracol debido a la sobreexplotación a finales de 1970 llevó al cierre de la pesca (Iniciativa Arrecifes </w:t>
      </w:r>
      <w:r w:rsidR="00914E02">
        <w:rPr>
          <w:rFonts w:ascii="Arial" w:eastAsia="GaramondPremrPro" w:hAnsi="Arial" w:cs="Arial"/>
        </w:rPr>
        <w:t>S</w:t>
      </w:r>
      <w:r w:rsidRPr="00596A3A">
        <w:rPr>
          <w:rFonts w:ascii="Arial" w:eastAsia="GaramondPremrPro" w:hAnsi="Arial" w:cs="Arial"/>
        </w:rPr>
        <w:t>aludables 2012)</w:t>
      </w:r>
      <w:r w:rsidR="00914E02">
        <w:rPr>
          <w:rFonts w:ascii="Arial" w:eastAsia="GaramondPremrPro" w:hAnsi="Arial" w:cs="Arial"/>
        </w:rPr>
        <w:t>.</w:t>
      </w:r>
    </w:p>
    <w:p w14:paraId="07CF1039" w14:textId="77777777" w:rsidR="00DB0427" w:rsidRPr="00596A3A" w:rsidRDefault="00DB0427" w:rsidP="00C80695">
      <w:pPr>
        <w:spacing w:before="0" w:after="0" w:line="240" w:lineRule="auto"/>
        <w:rPr>
          <w:rFonts w:ascii="Arial" w:hAnsi="Arial" w:cs="Arial"/>
          <w:u w:val="single"/>
        </w:rPr>
      </w:pPr>
    </w:p>
    <w:p w14:paraId="2DAE12F1" w14:textId="77777777" w:rsidR="00DB0427" w:rsidRPr="00596A3A" w:rsidRDefault="00DB0427" w:rsidP="00C80695">
      <w:pPr>
        <w:spacing w:before="0" w:after="0" w:line="240" w:lineRule="auto"/>
        <w:rPr>
          <w:rFonts w:ascii="Arial" w:hAnsi="Arial" w:cs="Arial"/>
          <w:i/>
        </w:rPr>
      </w:pPr>
      <w:r w:rsidRPr="00596A3A">
        <w:rPr>
          <w:rFonts w:ascii="Arial" w:hAnsi="Arial" w:cs="Arial"/>
          <w:i/>
        </w:rPr>
        <w:t>Pesca ilegal</w:t>
      </w:r>
    </w:p>
    <w:p w14:paraId="700348ED" w14:textId="77777777" w:rsidR="00C80695" w:rsidRPr="00596A3A" w:rsidRDefault="00C80695" w:rsidP="00C80695">
      <w:pPr>
        <w:spacing w:before="0" w:after="0" w:line="240" w:lineRule="auto"/>
        <w:rPr>
          <w:rFonts w:ascii="Arial" w:hAnsi="Arial" w:cs="Arial"/>
        </w:rPr>
      </w:pPr>
    </w:p>
    <w:p w14:paraId="0A197A8A" w14:textId="77777777" w:rsidR="00DB0427" w:rsidRPr="00596A3A" w:rsidRDefault="00DB0427" w:rsidP="00C80695">
      <w:pPr>
        <w:spacing w:before="0" w:after="0" w:line="240" w:lineRule="auto"/>
        <w:rPr>
          <w:rFonts w:ascii="Arial" w:hAnsi="Arial" w:cs="Arial"/>
        </w:rPr>
      </w:pPr>
      <w:r w:rsidRPr="00596A3A">
        <w:rPr>
          <w:rFonts w:ascii="Arial" w:hAnsi="Arial" w:cs="Arial"/>
        </w:rPr>
        <w:t xml:space="preserve">Este tipo de práctica disminuye los principales recursos marinos explotables de la región. Aunado a lo anterior, la captura indiscriminada de las diversas tallas de madurez sexual </w:t>
      </w:r>
      <w:r w:rsidRPr="00596A3A">
        <w:rPr>
          <w:rFonts w:ascii="Arial" w:hAnsi="Arial" w:cs="Arial"/>
        </w:rPr>
        <w:lastRenderedPageBreak/>
        <w:t>principalmente de las pequeñas, por debajo de la talla mínima legal de captura impide la recuperación de las poblaciones naturales.</w:t>
      </w:r>
    </w:p>
    <w:p w14:paraId="0E7EA6D6" w14:textId="77777777" w:rsidR="00DB0427" w:rsidRPr="00596A3A" w:rsidRDefault="00DB0427" w:rsidP="00C80695">
      <w:pPr>
        <w:spacing w:before="0" w:after="0" w:line="240" w:lineRule="auto"/>
        <w:rPr>
          <w:rFonts w:ascii="Arial" w:hAnsi="Arial" w:cs="Arial"/>
        </w:rPr>
      </w:pPr>
    </w:p>
    <w:p w14:paraId="2BD31F65" w14:textId="0291D4BA" w:rsidR="00DB0427" w:rsidRPr="00596A3A" w:rsidRDefault="00DB0427" w:rsidP="00C80695">
      <w:pPr>
        <w:spacing w:before="0" w:after="0" w:line="240" w:lineRule="auto"/>
        <w:rPr>
          <w:rFonts w:ascii="Arial" w:hAnsi="Arial" w:cs="Arial"/>
        </w:rPr>
      </w:pPr>
      <w:r w:rsidRPr="00596A3A">
        <w:rPr>
          <w:rFonts w:ascii="Arial" w:hAnsi="Arial" w:cs="Arial"/>
        </w:rPr>
        <w:t xml:space="preserve">La problemática se centra principalmente en la violación de las vedas, cuotas de captura y artes de pesca permitidas. Asimismo, la amplia extensión marina del ANP, la dificultad de acceso a zonas alejadas, </w:t>
      </w:r>
      <w:r w:rsidR="00314E8B">
        <w:rPr>
          <w:rFonts w:ascii="Arial" w:hAnsi="Arial" w:cs="Arial"/>
        </w:rPr>
        <w:t xml:space="preserve">la </w:t>
      </w:r>
      <w:r w:rsidRPr="00596A3A">
        <w:rPr>
          <w:rFonts w:ascii="Arial" w:hAnsi="Arial" w:cs="Arial"/>
        </w:rPr>
        <w:t xml:space="preserve">falta de infraestructura como embarcaciones para atención inmediata de delitos pesqueros, así como </w:t>
      </w:r>
      <w:r w:rsidR="00314E8B">
        <w:rPr>
          <w:rFonts w:ascii="Arial" w:hAnsi="Arial" w:cs="Arial"/>
        </w:rPr>
        <w:t xml:space="preserve">la falta </w:t>
      </w:r>
      <w:r w:rsidRPr="00596A3A">
        <w:rPr>
          <w:rFonts w:ascii="Arial" w:hAnsi="Arial" w:cs="Arial"/>
        </w:rPr>
        <w:t>de personal que realice actividades de inspección y</w:t>
      </w:r>
      <w:r w:rsidR="00314E8B">
        <w:rPr>
          <w:rFonts w:ascii="Arial" w:hAnsi="Arial" w:cs="Arial"/>
        </w:rPr>
        <w:t>/o</w:t>
      </w:r>
      <w:r w:rsidRPr="00596A3A">
        <w:rPr>
          <w:rFonts w:ascii="Arial" w:hAnsi="Arial" w:cs="Arial"/>
        </w:rPr>
        <w:t xml:space="preserve"> vigilancia, la ausencia y total carencia de inspectores federales en materia de protección ambiental agudizan la problemática. Es por todo esto que se requiere coordinar acciones en esta materia junto con CONAPESCA, PROFEPA, SEMAR, Capitanía de Puerto (SCT), cooperativas y pescadores legales y la CONANP.</w:t>
      </w:r>
    </w:p>
    <w:p w14:paraId="5D683800" w14:textId="77777777" w:rsidR="00DB0427" w:rsidRPr="00596A3A" w:rsidRDefault="00DB0427" w:rsidP="00C80695">
      <w:pPr>
        <w:spacing w:before="0" w:after="0" w:line="240" w:lineRule="auto"/>
        <w:rPr>
          <w:rFonts w:ascii="Arial" w:hAnsi="Arial" w:cs="Arial"/>
        </w:rPr>
      </w:pPr>
    </w:p>
    <w:p w14:paraId="02393314" w14:textId="77777777" w:rsidR="00DB0427" w:rsidRPr="00596A3A" w:rsidRDefault="00DB0427" w:rsidP="00C80695">
      <w:pPr>
        <w:spacing w:before="0" w:after="0" w:line="240" w:lineRule="auto"/>
        <w:rPr>
          <w:rFonts w:ascii="Arial" w:hAnsi="Arial" w:cs="Arial"/>
          <w:i/>
          <w:color w:val="000624"/>
        </w:rPr>
      </w:pPr>
      <w:r w:rsidRPr="00596A3A">
        <w:rPr>
          <w:rFonts w:ascii="Arial" w:hAnsi="Arial" w:cs="Arial"/>
          <w:i/>
          <w:color w:val="000624"/>
        </w:rPr>
        <w:t>Turismo</w:t>
      </w:r>
    </w:p>
    <w:p w14:paraId="49119EE3" w14:textId="77777777" w:rsidR="00C80695" w:rsidRPr="00596A3A" w:rsidRDefault="00C80695" w:rsidP="00C80695">
      <w:pPr>
        <w:autoSpaceDE w:val="0"/>
        <w:autoSpaceDN w:val="0"/>
        <w:adjustRightInd w:val="0"/>
        <w:spacing w:before="0" w:after="0" w:line="240" w:lineRule="auto"/>
        <w:rPr>
          <w:rFonts w:ascii="Arial" w:hAnsi="Arial" w:cs="Arial"/>
        </w:rPr>
      </w:pPr>
    </w:p>
    <w:p w14:paraId="6769449B" w14:textId="19D2AE1D" w:rsidR="00DB0427" w:rsidRPr="00596A3A" w:rsidRDefault="00DB0427" w:rsidP="00C80695">
      <w:pPr>
        <w:autoSpaceDE w:val="0"/>
        <w:autoSpaceDN w:val="0"/>
        <w:adjustRightInd w:val="0"/>
        <w:spacing w:before="0" w:after="0" w:line="240" w:lineRule="auto"/>
        <w:rPr>
          <w:rFonts w:ascii="Arial" w:hAnsi="Arial" w:cs="Arial"/>
        </w:rPr>
      </w:pPr>
      <w:r w:rsidRPr="00596A3A">
        <w:rPr>
          <w:rFonts w:ascii="Arial" w:hAnsi="Arial" w:cs="Arial"/>
        </w:rPr>
        <w:t>Quintana Roo cuenta 50,483 km2 de extensión territorial y 900 kilómetros de litoral costero, un ambiente natural de gran belleza, y a su vez un importante crecimiento poblacional derivado del dinamismo económico y generación de empleos en el sector turístico, mismo que genera actividades productivas que ejerce una presión sobre los ecosistemas</w:t>
      </w:r>
      <w:r w:rsidRPr="00B52472">
        <w:rPr>
          <w:rFonts w:ascii="Arial" w:hAnsi="Arial" w:cs="Arial"/>
        </w:rPr>
        <w:t>. En el 2012 Quintana Roo captó el 38.9% del total de divisas que ingresaron al país por concepto de turismo (SEDETUR, 2013). En 2015, los principales destinos de Quintana Roo recibieron 8.2 millones de turistas internacionales; en este mismo año Cancún rompió, por tercer año consecutivo, todos sus récords en afluencia turística, ocupación hotelera, derrama económica</w:t>
      </w:r>
      <w:r w:rsidRPr="00596A3A">
        <w:rPr>
          <w:rFonts w:ascii="Arial" w:hAnsi="Arial" w:cs="Arial"/>
        </w:rPr>
        <w:t xml:space="preserve"> y arribo de pasajeros por vía aérea, registrando entre 2012 a 2015 un crecimiento de 41% en la llegada de turistas nacionales e internacionales (SEDETUR</w:t>
      </w:r>
      <w:r w:rsidR="00F25EF1" w:rsidRPr="00596A3A">
        <w:rPr>
          <w:rFonts w:ascii="Arial" w:hAnsi="Arial" w:cs="Arial"/>
        </w:rPr>
        <w:t>,</w:t>
      </w:r>
      <w:r w:rsidRPr="00596A3A">
        <w:rPr>
          <w:rFonts w:ascii="Arial" w:hAnsi="Arial" w:cs="Arial"/>
        </w:rPr>
        <w:t xml:space="preserve"> 2015)</w:t>
      </w:r>
      <w:r w:rsidR="00F25EF1" w:rsidRPr="00596A3A">
        <w:rPr>
          <w:rFonts w:ascii="Arial" w:hAnsi="Arial" w:cs="Arial"/>
        </w:rPr>
        <w:t>.</w:t>
      </w:r>
    </w:p>
    <w:p w14:paraId="4C79CCF2" w14:textId="77777777" w:rsidR="00DB0427" w:rsidRPr="00596A3A" w:rsidRDefault="00DB0427" w:rsidP="00C80695">
      <w:pPr>
        <w:autoSpaceDE w:val="0"/>
        <w:autoSpaceDN w:val="0"/>
        <w:adjustRightInd w:val="0"/>
        <w:spacing w:before="0" w:after="0" w:line="240" w:lineRule="auto"/>
        <w:rPr>
          <w:rFonts w:ascii="Arial" w:hAnsi="Arial" w:cs="Arial"/>
        </w:rPr>
      </w:pPr>
    </w:p>
    <w:p w14:paraId="77B83A33" w14:textId="77777777" w:rsidR="00DB0427" w:rsidRPr="00596A3A" w:rsidRDefault="00DB0427" w:rsidP="00C80695">
      <w:pPr>
        <w:autoSpaceDE w:val="0"/>
        <w:autoSpaceDN w:val="0"/>
        <w:adjustRightInd w:val="0"/>
        <w:spacing w:before="0" w:after="0" w:line="240" w:lineRule="auto"/>
        <w:rPr>
          <w:rFonts w:ascii="Arial" w:hAnsi="Arial" w:cs="Arial"/>
        </w:rPr>
      </w:pPr>
      <w:r w:rsidRPr="00596A3A">
        <w:rPr>
          <w:rFonts w:ascii="Arial" w:hAnsi="Arial" w:cs="Arial"/>
        </w:rPr>
        <w:t>La infraestructura hotelera refleja la evolución de Quintana Roo, los registros señalan que en 1974 el estado recibía 339 000 visitantes, cifra que se incrementó en las últimas cuatro décadas y que, en 2013, llegó a 13.1 millones, de los cuales, más de 9.4 millones eran turistas, Cancún (con cuatro millones de turistas) y la Riviera Maya (que tiene una afluencia de 4.1 millones) son de los destinos más importantes. En 1974 se disponía de 66 hoteles y en 2013 ya había 910; 42 % se concentraba en la Riviera Maya (Solidaridad y Tulum) y 21 % en Benito Juárez (Cancún y Puerto Morelos); a la par, el número de habitaciones pasó de 2 250 unidades en 1974 a 86 588 para 2013, sin duda el mayor número del país, sobre todo en los centros de playa. De hecho, en la última década, la Riviera Maya ha superado a Cancún (SEDETUR, 2013).</w:t>
      </w:r>
    </w:p>
    <w:p w14:paraId="00AC15E3" w14:textId="77777777" w:rsidR="00DB0427" w:rsidRPr="00596A3A" w:rsidRDefault="00DB0427" w:rsidP="00C80695">
      <w:pPr>
        <w:autoSpaceDE w:val="0"/>
        <w:autoSpaceDN w:val="0"/>
        <w:adjustRightInd w:val="0"/>
        <w:spacing w:before="0" w:after="0" w:line="240" w:lineRule="auto"/>
        <w:rPr>
          <w:rFonts w:ascii="Arial" w:hAnsi="Arial" w:cs="Arial"/>
        </w:rPr>
      </w:pPr>
    </w:p>
    <w:p w14:paraId="719DB202" w14:textId="364E9B64" w:rsidR="00DB0427" w:rsidRPr="00596A3A" w:rsidRDefault="00DB0427" w:rsidP="00C80695">
      <w:pPr>
        <w:autoSpaceDE w:val="0"/>
        <w:autoSpaceDN w:val="0"/>
        <w:adjustRightInd w:val="0"/>
        <w:spacing w:before="0" w:after="0" w:line="240" w:lineRule="auto"/>
        <w:rPr>
          <w:rFonts w:ascii="Arial" w:hAnsi="Arial" w:cs="Arial"/>
        </w:rPr>
      </w:pPr>
      <w:r w:rsidRPr="00596A3A">
        <w:rPr>
          <w:rFonts w:ascii="Arial" w:hAnsi="Arial" w:cs="Arial"/>
        </w:rPr>
        <w:t>La Riviera Maya (Solidaridad y Tulum), representa el 47 % de las habitaciones, y Benito Juárez (Cancún y Puerto Morelos), el 41 %, junto con los municipios de Cozumel e Isla Mujeres, concentran 96 % de la oferta hotelera en el estado, un claro ejemplo de polarización entre la zona norte y sur en este rubro y en términos económicos. De acuerdo con las proyecciones se espera que para 2030 la región Caribe Norte tenga más de 136 000 cuartos (Gobierno del Estado de Quintana Roo, 2010).</w:t>
      </w:r>
    </w:p>
    <w:p w14:paraId="49C2DDC1" w14:textId="77777777" w:rsidR="00DB0427" w:rsidRPr="00596A3A" w:rsidRDefault="00DB0427" w:rsidP="00C80695">
      <w:pPr>
        <w:autoSpaceDE w:val="0"/>
        <w:autoSpaceDN w:val="0"/>
        <w:adjustRightInd w:val="0"/>
        <w:spacing w:before="0" w:after="0" w:line="240" w:lineRule="auto"/>
        <w:rPr>
          <w:rFonts w:ascii="Arial" w:hAnsi="Arial" w:cs="Arial"/>
        </w:rPr>
      </w:pPr>
      <w:r w:rsidRPr="00596A3A">
        <w:rPr>
          <w:rFonts w:ascii="Arial" w:hAnsi="Arial" w:cs="Arial"/>
        </w:rPr>
        <w:t>De acuerdo a datos del Instituto Nacional de Migración, la entidad tiene un flujo de visitantes extranjeros ciento veinte veces mayor al del promedio nacional.</w:t>
      </w:r>
    </w:p>
    <w:p w14:paraId="53C205A9" w14:textId="77777777" w:rsidR="00DB0427" w:rsidRPr="00596A3A" w:rsidRDefault="00DB0427" w:rsidP="00C80695">
      <w:pPr>
        <w:autoSpaceDE w:val="0"/>
        <w:autoSpaceDN w:val="0"/>
        <w:adjustRightInd w:val="0"/>
        <w:spacing w:before="0" w:after="0" w:line="240" w:lineRule="auto"/>
        <w:rPr>
          <w:rFonts w:ascii="Arial" w:hAnsi="Arial" w:cs="Arial"/>
        </w:rPr>
      </w:pPr>
    </w:p>
    <w:p w14:paraId="55600859" w14:textId="2F9A86F0" w:rsidR="00DB0427" w:rsidRPr="00596A3A" w:rsidRDefault="00DB0427" w:rsidP="00C80695">
      <w:pPr>
        <w:autoSpaceDE w:val="0"/>
        <w:autoSpaceDN w:val="0"/>
        <w:adjustRightInd w:val="0"/>
        <w:spacing w:before="0" w:after="0" w:line="240" w:lineRule="auto"/>
        <w:rPr>
          <w:rFonts w:ascii="Arial" w:hAnsi="Arial" w:cs="Arial"/>
          <w:color w:val="000000"/>
        </w:rPr>
      </w:pPr>
      <w:r w:rsidRPr="00B52472">
        <w:rPr>
          <w:rFonts w:ascii="Arial" w:hAnsi="Arial" w:cs="Arial"/>
        </w:rPr>
        <w:t>Los estudios sugieren que la estructura hotelera es una fuerza modificadora directa del paisaje de litorales y su zona de influencia.</w:t>
      </w:r>
      <w:r w:rsidRPr="00596A3A">
        <w:rPr>
          <w:rFonts w:ascii="Arial" w:hAnsi="Arial" w:cs="Arial"/>
        </w:rPr>
        <w:t xml:space="preserve"> Por lo tanto resulta fundamental que los desarrollos turísticos prevengan y mitiguen los posibles desequilibrios ecológicos que se presentan desde la etapa de construcción de infraestructuras hasta la de su mantenimiento, de tal forma que se compaginen éstos con la protección y conservación de los recursos naturales. (</w:t>
      </w:r>
      <w:r w:rsidRPr="00596A3A">
        <w:rPr>
          <w:rFonts w:ascii="Arial" w:hAnsi="Arial" w:cs="Arial"/>
          <w:color w:val="000000"/>
        </w:rPr>
        <w:t xml:space="preserve">Arroyo </w:t>
      </w:r>
      <w:r w:rsidRPr="00596A3A">
        <w:rPr>
          <w:rFonts w:ascii="Arial" w:hAnsi="Arial" w:cs="Arial"/>
          <w:i/>
          <w:color w:val="000000"/>
        </w:rPr>
        <w:t>et al</w:t>
      </w:r>
      <w:r w:rsidRPr="00596A3A">
        <w:rPr>
          <w:rFonts w:ascii="Arial" w:hAnsi="Arial" w:cs="Arial"/>
          <w:color w:val="000000"/>
        </w:rPr>
        <w:t>.2015)</w:t>
      </w:r>
    </w:p>
    <w:p w14:paraId="602D2402" w14:textId="77777777" w:rsidR="00DB0427" w:rsidRPr="00596A3A" w:rsidRDefault="00DB0427" w:rsidP="00C80695">
      <w:pPr>
        <w:autoSpaceDE w:val="0"/>
        <w:autoSpaceDN w:val="0"/>
        <w:adjustRightInd w:val="0"/>
        <w:spacing w:before="0" w:after="0" w:line="240" w:lineRule="auto"/>
        <w:rPr>
          <w:rFonts w:ascii="Arial" w:hAnsi="Arial" w:cs="Arial"/>
          <w:color w:val="000000"/>
        </w:rPr>
      </w:pPr>
    </w:p>
    <w:p w14:paraId="3ECB4D39" w14:textId="77777777" w:rsidR="00DB0427" w:rsidRPr="00B52472" w:rsidRDefault="00DB0427" w:rsidP="00C80695">
      <w:pPr>
        <w:autoSpaceDE w:val="0"/>
        <w:autoSpaceDN w:val="0"/>
        <w:adjustRightInd w:val="0"/>
        <w:spacing w:before="0" w:after="0" w:line="240" w:lineRule="auto"/>
        <w:rPr>
          <w:rFonts w:ascii="Arial" w:hAnsi="Arial" w:cs="Arial"/>
        </w:rPr>
      </w:pPr>
      <w:r w:rsidRPr="00B52472">
        <w:rPr>
          <w:rFonts w:ascii="Arial" w:hAnsi="Arial" w:cs="Arial"/>
        </w:rPr>
        <w:t xml:space="preserve">Así mismo la actividad turística mal regulada tiene el potencial de causar varios efectos negativos en las poblaciones, el comportamiento y el bienestar de las especies. Se ha documentado que algunos efectos negativos que genera el segmento de turismo de naturaleza sobre la vida silvestre en general son: interrupción de la actividad natural, lesiones o muerte directa y alteración del hábitat (Green </w:t>
      </w:r>
      <w:r w:rsidRPr="00B52472">
        <w:rPr>
          <w:rFonts w:ascii="Arial" w:hAnsi="Arial" w:cs="Arial"/>
          <w:i/>
        </w:rPr>
        <w:t>et al</w:t>
      </w:r>
      <w:r w:rsidRPr="00B52472">
        <w:rPr>
          <w:rFonts w:ascii="Arial" w:hAnsi="Arial" w:cs="Arial"/>
        </w:rPr>
        <w:t>. 2001). La presencia y aproximación de humanos en su hábitat puede generar cambios en su actividad que podrían llevar a gastos energéticos innecesarios. Esta perturbación puede presentar distintos niveles de impacto dependiendo del animal y del tipo de interacción con los humanos (Montero-Quintana, 2015).</w:t>
      </w:r>
    </w:p>
    <w:p w14:paraId="64D04EAC" w14:textId="77777777" w:rsidR="00DB0427" w:rsidRPr="00B52472" w:rsidRDefault="00DB0427" w:rsidP="00C80695">
      <w:pPr>
        <w:autoSpaceDE w:val="0"/>
        <w:autoSpaceDN w:val="0"/>
        <w:adjustRightInd w:val="0"/>
        <w:spacing w:before="0" w:after="0" w:line="240" w:lineRule="auto"/>
        <w:rPr>
          <w:rFonts w:ascii="Arial" w:hAnsi="Arial" w:cs="Arial"/>
        </w:rPr>
      </w:pPr>
    </w:p>
    <w:p w14:paraId="185E5E26" w14:textId="30B34734" w:rsidR="00DB0427" w:rsidRPr="00596A3A" w:rsidRDefault="00DB0427" w:rsidP="00C80695">
      <w:pPr>
        <w:autoSpaceDE w:val="0"/>
        <w:autoSpaceDN w:val="0"/>
        <w:adjustRightInd w:val="0"/>
        <w:spacing w:before="0" w:after="0" w:line="240" w:lineRule="auto"/>
        <w:rPr>
          <w:rFonts w:ascii="Arial" w:hAnsi="Arial" w:cs="Arial"/>
        </w:rPr>
      </w:pPr>
      <w:r w:rsidRPr="00B52472">
        <w:rPr>
          <w:rFonts w:ascii="Arial" w:hAnsi="Arial" w:cs="Arial"/>
        </w:rPr>
        <w:t>Las principales amenazas al ambiente marino, derivadas de las actividades turísticas en la Reserva de la Biosfera son: alta concentración de embarcaciones y de turistas en zonas arrecifales someras</w:t>
      </w:r>
      <w:r w:rsidR="00314E8B" w:rsidRPr="00B52472">
        <w:rPr>
          <w:rFonts w:ascii="Arial" w:hAnsi="Arial" w:cs="Arial"/>
        </w:rPr>
        <w:t xml:space="preserve"> o en zonas de agregación de diversas especies</w:t>
      </w:r>
      <w:r w:rsidRPr="00B52472">
        <w:rPr>
          <w:rFonts w:ascii="Arial" w:hAnsi="Arial" w:cs="Arial"/>
        </w:rPr>
        <w:t>, ruptura, fragmentación y destrucción de arrecifes por contactos de buceadores inexpertos, extracción de especies de ornato, encallamiento de embarcaciones recreativas, de servicios y privadas, derrames y mal manejo de aceites y gasolina de embarcaciones y contaminación por aguas residuales y residuos sólidos (basura y otros).</w:t>
      </w:r>
      <w:r w:rsidRPr="00596A3A">
        <w:rPr>
          <w:rFonts w:ascii="Arial" w:hAnsi="Arial" w:cs="Arial"/>
        </w:rPr>
        <w:t xml:space="preserve"> </w:t>
      </w:r>
    </w:p>
    <w:p w14:paraId="774E947E" w14:textId="77777777" w:rsidR="00DB0427" w:rsidRPr="00596A3A" w:rsidRDefault="00DB0427" w:rsidP="00C80695">
      <w:pPr>
        <w:autoSpaceDE w:val="0"/>
        <w:autoSpaceDN w:val="0"/>
        <w:adjustRightInd w:val="0"/>
        <w:spacing w:before="0" w:after="0" w:line="240" w:lineRule="auto"/>
        <w:rPr>
          <w:rFonts w:ascii="Arial" w:hAnsi="Arial" w:cs="Arial"/>
        </w:rPr>
      </w:pPr>
    </w:p>
    <w:p w14:paraId="1CA3AAEC" w14:textId="6F3FD0D6" w:rsidR="00DB0427" w:rsidRPr="00596A3A" w:rsidRDefault="00DB0427" w:rsidP="00C80695">
      <w:pPr>
        <w:spacing w:before="0" w:after="0" w:line="240" w:lineRule="auto"/>
        <w:rPr>
          <w:rFonts w:ascii="Arial" w:hAnsi="Arial" w:cs="Arial"/>
        </w:rPr>
      </w:pPr>
      <w:r w:rsidRPr="00596A3A">
        <w:rPr>
          <w:rFonts w:ascii="Arial" w:hAnsi="Arial" w:cs="Arial"/>
        </w:rPr>
        <w:t>Particularmente, en Akumal existe una problemática por el creciente turismo de observación de tortugas marinas</w:t>
      </w:r>
      <w:r w:rsidR="00314E8B">
        <w:rPr>
          <w:rFonts w:ascii="Arial" w:hAnsi="Arial" w:cs="Arial"/>
        </w:rPr>
        <w:t>.</w:t>
      </w:r>
      <w:r w:rsidRPr="00596A3A">
        <w:rPr>
          <w:rFonts w:ascii="Arial" w:hAnsi="Arial" w:cs="Arial"/>
        </w:rPr>
        <w:t xml:space="preserve">  La barrera arrecifal frente a Akumal determina la existencia de una laguna de baja profundidad donde se desarrolla una importante, aunque espacialmente limitada pradera de pastos marinos, que da sustento a la presencia </w:t>
      </w:r>
      <w:r w:rsidR="0052188A" w:rsidRPr="00596A3A">
        <w:rPr>
          <w:rFonts w:ascii="Arial" w:hAnsi="Arial" w:cs="Arial"/>
        </w:rPr>
        <w:t>continua</w:t>
      </w:r>
      <w:r w:rsidRPr="00596A3A">
        <w:rPr>
          <w:rFonts w:ascii="Arial" w:hAnsi="Arial" w:cs="Arial"/>
        </w:rPr>
        <w:t xml:space="preserve"> de numerosas tortugas marinas. Esto ha generado que un número importante de hoteles y empresas de prestadores de servicios turísticos oferten la actividad de nado con tortugas (Prezas, 1996). Ruíz, </w:t>
      </w:r>
      <w:r w:rsidR="00314E8B">
        <w:rPr>
          <w:rFonts w:ascii="Arial" w:hAnsi="Arial" w:cs="Arial"/>
        </w:rPr>
        <w:t>(</w:t>
      </w:r>
      <w:r w:rsidRPr="00596A3A">
        <w:rPr>
          <w:rFonts w:ascii="Arial" w:hAnsi="Arial" w:cs="Arial"/>
        </w:rPr>
        <w:t xml:space="preserve">2008) observó que el número de tortugas en la bahía decrece conforme se incrementa la presencia de turistas, la afluencia de turistas en esta zona puede llegar a ser de hasta 15,000 visitantes al mes. </w:t>
      </w:r>
      <w:r w:rsidRPr="00B52472">
        <w:rPr>
          <w:rFonts w:ascii="Arial" w:hAnsi="Arial" w:cs="Arial"/>
        </w:rPr>
        <w:t>Existe una sobre oferta de servicio de avistamiento, aumentando también el número de operadores, utilizando guías mal entrenados, y que prestan a sus turistas chalecos hundibles y aletas largas, que generan turbulencias de arena que afectan a los corales y pastos marinos por dispersión de la misma,</w:t>
      </w:r>
      <w:r w:rsidRPr="00596A3A">
        <w:rPr>
          <w:rFonts w:ascii="Arial" w:hAnsi="Arial" w:cs="Arial"/>
        </w:rPr>
        <w:t xml:space="preserve"> lo que genera que los pastos no reciban la luz necesaria para elaborar sus funciones y que el arrecife sean dañados, ya sea por ruptura o por dispersión de sedimentos.</w:t>
      </w:r>
    </w:p>
    <w:p w14:paraId="44094ECB" w14:textId="77777777" w:rsidR="00C80695" w:rsidRPr="00596A3A" w:rsidRDefault="00C80695" w:rsidP="00C80695">
      <w:pPr>
        <w:spacing w:before="0" w:after="0" w:line="240" w:lineRule="auto"/>
        <w:rPr>
          <w:rFonts w:ascii="Arial" w:hAnsi="Arial" w:cs="Arial"/>
        </w:rPr>
      </w:pPr>
    </w:p>
    <w:p w14:paraId="4DE0F108" w14:textId="0490F532" w:rsidR="00DB0427" w:rsidRPr="00B52472" w:rsidRDefault="00DB0427" w:rsidP="00C80695">
      <w:pPr>
        <w:spacing w:before="0" w:after="0" w:line="240" w:lineRule="auto"/>
        <w:rPr>
          <w:rFonts w:ascii="Arial" w:hAnsi="Arial" w:cs="Arial"/>
        </w:rPr>
      </w:pPr>
      <w:r w:rsidRPr="00596A3A">
        <w:rPr>
          <w:rFonts w:ascii="Arial" w:hAnsi="Arial" w:cs="Arial"/>
        </w:rPr>
        <w:t>As</w:t>
      </w:r>
      <w:r w:rsidR="00C80695" w:rsidRPr="00596A3A">
        <w:rPr>
          <w:rFonts w:ascii="Arial" w:hAnsi="Arial" w:cs="Arial"/>
        </w:rPr>
        <w:t>i</w:t>
      </w:r>
      <w:r w:rsidRPr="00596A3A">
        <w:rPr>
          <w:rFonts w:ascii="Arial" w:hAnsi="Arial" w:cs="Arial"/>
        </w:rPr>
        <w:t xml:space="preserve">mismo el aumento de la demanda en las actividades turísticas relacionadas con el </w:t>
      </w:r>
      <w:r w:rsidR="005E5BCE">
        <w:rPr>
          <w:rFonts w:ascii="Arial" w:hAnsi="Arial" w:cs="Arial"/>
        </w:rPr>
        <w:t>t</w:t>
      </w:r>
      <w:r w:rsidRPr="00596A3A">
        <w:rPr>
          <w:rFonts w:ascii="Arial" w:hAnsi="Arial" w:cs="Arial"/>
        </w:rPr>
        <w:t xml:space="preserve">iburón </w:t>
      </w:r>
      <w:r w:rsidR="005E5BCE">
        <w:rPr>
          <w:rFonts w:ascii="Arial" w:hAnsi="Arial" w:cs="Arial"/>
        </w:rPr>
        <w:t>b</w:t>
      </w:r>
      <w:r w:rsidRPr="00596A3A">
        <w:rPr>
          <w:rFonts w:ascii="Arial" w:hAnsi="Arial" w:cs="Arial"/>
        </w:rPr>
        <w:t xml:space="preserve">allena en “el Azul” ha generado la necesidad de tomar medidas de manejo que cumplan con el principio precautorio. Existen pocos estudios analizando el comportamiento de los tiburones ballena durante la interacción con los humanos (Quiros 2007; Cárdenas-Palomo 2008, 2009b; Haskell </w:t>
      </w:r>
      <w:r w:rsidRPr="00596A3A">
        <w:rPr>
          <w:rFonts w:ascii="Arial" w:hAnsi="Arial" w:cs="Arial"/>
          <w:i/>
        </w:rPr>
        <w:t>et al</w:t>
      </w:r>
      <w:r w:rsidR="00343FC1" w:rsidRPr="00596A3A">
        <w:rPr>
          <w:rFonts w:ascii="Arial" w:hAnsi="Arial" w:cs="Arial"/>
        </w:rPr>
        <w:t>,</w:t>
      </w:r>
      <w:r w:rsidRPr="00596A3A">
        <w:rPr>
          <w:rFonts w:ascii="Arial" w:hAnsi="Arial" w:cs="Arial"/>
        </w:rPr>
        <w:t xml:space="preserve"> 2014). Estos estudios han concluido que los tiburones ballena responden al acoso con un cambio de dirección o un estremecimiento, que conforme los nadadores se alejan algunos metros del animal este reduce la probabilidad de cambiar de dirección (Quiros 2007). </w:t>
      </w:r>
      <w:r w:rsidRPr="00B52472">
        <w:rPr>
          <w:rFonts w:ascii="Arial" w:hAnsi="Arial" w:cs="Arial"/>
        </w:rPr>
        <w:t>Otros estudios mencionan que la distancia y la ubicación de los nadadores respecto al tiburón, el uso de flash fotográfico, tocarlo, obstruir su camino y el uso de equipo de buceo,</w:t>
      </w:r>
      <w:r w:rsidR="005E5BCE" w:rsidRPr="00B52472">
        <w:rPr>
          <w:rFonts w:ascii="Arial" w:hAnsi="Arial" w:cs="Arial"/>
        </w:rPr>
        <w:t xml:space="preserve"> afectan el comportamiento del tiburón b</w:t>
      </w:r>
      <w:r w:rsidRPr="00B52472">
        <w:rPr>
          <w:rFonts w:ascii="Arial" w:hAnsi="Arial" w:cs="Arial"/>
        </w:rPr>
        <w:t>allena. La proximidad, el número de nadadores y la cantidad de botes se pueden traducir, como se ha visto en otras especies, en un abandono en la oportunidad de alimentarse, cambio en los patrones de crianza y pérdida de sitios de fidelidad (Heyman</w:t>
      </w:r>
      <w:r w:rsidR="00343FC1" w:rsidRPr="00B52472">
        <w:rPr>
          <w:rFonts w:ascii="Arial" w:hAnsi="Arial" w:cs="Arial"/>
        </w:rPr>
        <w:t>,</w:t>
      </w:r>
      <w:r w:rsidRPr="00B52472">
        <w:rPr>
          <w:rFonts w:ascii="Arial" w:hAnsi="Arial" w:cs="Arial"/>
        </w:rPr>
        <w:t xml:space="preserve"> 2010; Techera </w:t>
      </w:r>
      <w:r w:rsidRPr="00B52472">
        <w:rPr>
          <w:rFonts w:ascii="Arial" w:hAnsi="Arial" w:cs="Arial"/>
          <w:i/>
        </w:rPr>
        <w:t>et al</w:t>
      </w:r>
      <w:r w:rsidR="00343FC1" w:rsidRPr="00B52472">
        <w:rPr>
          <w:rFonts w:ascii="Arial" w:hAnsi="Arial" w:cs="Arial"/>
        </w:rPr>
        <w:t>,</w:t>
      </w:r>
      <w:r w:rsidRPr="00B52472">
        <w:rPr>
          <w:rFonts w:ascii="Arial" w:hAnsi="Arial" w:cs="Arial"/>
        </w:rPr>
        <w:t xml:space="preserve"> 2013; Lara</w:t>
      </w:r>
      <w:r w:rsidR="00343FC1" w:rsidRPr="00B52472">
        <w:rPr>
          <w:rFonts w:ascii="Arial" w:hAnsi="Arial" w:cs="Arial"/>
        </w:rPr>
        <w:t>,</w:t>
      </w:r>
      <w:r w:rsidRPr="00B52472">
        <w:rPr>
          <w:rFonts w:ascii="Arial" w:hAnsi="Arial" w:cs="Arial"/>
        </w:rPr>
        <w:t xml:space="preserve"> 2013). Estudios recientes (Trujillo-Córdova y Mimila-Herrera, 2016) incluyen cambios en el comportamiento alimentario asociado a incremento en el número de nadadores.</w:t>
      </w:r>
    </w:p>
    <w:p w14:paraId="209C6126" w14:textId="77777777" w:rsidR="00D103F7" w:rsidRPr="00B52472" w:rsidRDefault="00D103F7" w:rsidP="00C80695">
      <w:pPr>
        <w:tabs>
          <w:tab w:val="left" w:pos="3465"/>
        </w:tabs>
        <w:autoSpaceDE w:val="0"/>
        <w:autoSpaceDN w:val="0"/>
        <w:adjustRightInd w:val="0"/>
        <w:spacing w:before="0" w:after="0" w:line="240" w:lineRule="auto"/>
        <w:rPr>
          <w:rFonts w:ascii="Arial" w:hAnsi="Arial" w:cs="Arial"/>
        </w:rPr>
      </w:pPr>
      <w:r w:rsidRPr="00B52472">
        <w:rPr>
          <w:rFonts w:ascii="Arial" w:hAnsi="Arial" w:cs="Arial"/>
        </w:rPr>
        <w:tab/>
      </w:r>
    </w:p>
    <w:p w14:paraId="2A47A594" w14:textId="77777777" w:rsidR="00D103F7" w:rsidRPr="00596A3A" w:rsidRDefault="00D103F7" w:rsidP="00C80695">
      <w:pPr>
        <w:autoSpaceDE w:val="0"/>
        <w:autoSpaceDN w:val="0"/>
        <w:adjustRightInd w:val="0"/>
        <w:spacing w:before="0" w:after="0" w:line="240" w:lineRule="auto"/>
        <w:rPr>
          <w:rFonts w:ascii="Arial" w:eastAsia="Times New Roman" w:hAnsi="Arial" w:cs="Arial"/>
          <w:b/>
          <w:i/>
          <w:lang w:val="es-ES" w:eastAsia="es-ES"/>
        </w:rPr>
      </w:pPr>
      <w:r w:rsidRPr="00B52472">
        <w:rPr>
          <w:rFonts w:ascii="Arial" w:eastAsia="Times New Roman" w:hAnsi="Arial" w:cs="Arial"/>
          <w:b/>
          <w:i/>
          <w:lang w:val="es-ES" w:eastAsia="es-ES"/>
        </w:rPr>
        <w:t>Presencia y coordinación institucional</w:t>
      </w:r>
      <w:r w:rsidRPr="00596A3A">
        <w:rPr>
          <w:rFonts w:ascii="Arial" w:eastAsia="Times New Roman" w:hAnsi="Arial" w:cs="Arial"/>
          <w:b/>
          <w:i/>
          <w:lang w:val="es-ES" w:eastAsia="es-ES"/>
        </w:rPr>
        <w:t xml:space="preserve"> </w:t>
      </w:r>
    </w:p>
    <w:p w14:paraId="2CA09D4D" w14:textId="77777777" w:rsidR="000B20C8" w:rsidRPr="00596A3A" w:rsidRDefault="000B20C8" w:rsidP="00C80695">
      <w:pPr>
        <w:spacing w:before="0" w:after="0" w:line="240" w:lineRule="auto"/>
        <w:rPr>
          <w:rFonts w:ascii="Arial" w:hAnsi="Arial" w:cs="Arial"/>
          <w:lang w:val="es-ES"/>
        </w:rPr>
      </w:pPr>
    </w:p>
    <w:p w14:paraId="19A7F024" w14:textId="77777777" w:rsidR="00D103F7" w:rsidRPr="00596A3A" w:rsidRDefault="00D103F7" w:rsidP="005E38F0">
      <w:pPr>
        <w:tabs>
          <w:tab w:val="left" w:pos="5954"/>
        </w:tabs>
        <w:spacing w:before="0" w:after="0" w:line="240" w:lineRule="auto"/>
        <w:rPr>
          <w:rFonts w:ascii="Arial" w:hAnsi="Arial" w:cs="Arial"/>
          <w:lang w:val="es-ES"/>
        </w:rPr>
      </w:pPr>
      <w:r w:rsidRPr="00596A3A">
        <w:rPr>
          <w:rFonts w:ascii="Arial" w:hAnsi="Arial" w:cs="Arial"/>
          <w:lang w:val="es-ES"/>
        </w:rPr>
        <w:lastRenderedPageBreak/>
        <w:t xml:space="preserve">El manejo de los recursos naturales en la Reserva de la Biosfera Caribe Mexicano recae por atribuciones directamente en la </w:t>
      </w:r>
      <w:r w:rsidRPr="00B52472">
        <w:rPr>
          <w:rFonts w:ascii="Arial" w:hAnsi="Arial" w:cs="Arial"/>
          <w:lang w:val="es-ES"/>
        </w:rPr>
        <w:t>CONANP</w:t>
      </w:r>
      <w:r w:rsidRPr="00596A3A">
        <w:rPr>
          <w:rFonts w:ascii="Arial" w:hAnsi="Arial" w:cs="Arial"/>
          <w:lang w:val="es-ES"/>
        </w:rPr>
        <w:t>. Sin embargo, para hacer efectivo y eficiente este manejo es necesario el apoyo, la coordinación y la presencia de distintas autoridades de los tres órdenes de gobierno, así como una participación activa de la sociedad. A continuación se presenta una tabla que relaciona las instancias o dependencias de coordinación y los temas de interés.</w:t>
      </w:r>
    </w:p>
    <w:p w14:paraId="300F5A39" w14:textId="77777777" w:rsidR="000B20C8" w:rsidRPr="00596A3A" w:rsidRDefault="000B20C8" w:rsidP="00C80695">
      <w:pPr>
        <w:spacing w:before="0" w:after="0" w:line="240" w:lineRule="auto"/>
        <w:rPr>
          <w:rFonts w:ascii="Arial" w:hAnsi="Arial" w:cs="Arial"/>
          <w:lang w:val="es-ES"/>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0A0" w:firstRow="1" w:lastRow="0" w:firstColumn="1" w:lastColumn="0" w:noHBand="0" w:noVBand="0"/>
      </w:tblPr>
      <w:tblGrid>
        <w:gridCol w:w="4655"/>
        <w:gridCol w:w="4935"/>
      </w:tblGrid>
      <w:tr w:rsidR="00F063A8" w:rsidRPr="00596A3A" w14:paraId="50359270"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7DB791F7" w14:textId="77777777" w:rsidR="00F063A8" w:rsidRPr="00596A3A" w:rsidRDefault="00F063A8" w:rsidP="00C270D4">
            <w:pPr>
              <w:spacing w:before="0" w:after="0" w:line="240" w:lineRule="auto"/>
              <w:rPr>
                <w:rFonts w:ascii="Arial" w:hAnsi="Arial" w:cs="Arial"/>
                <w:b/>
                <w:lang w:val="es-ES"/>
              </w:rPr>
            </w:pPr>
            <w:r w:rsidRPr="00596A3A">
              <w:rPr>
                <w:rFonts w:ascii="Arial" w:hAnsi="Arial" w:cs="Arial"/>
                <w:b/>
                <w:lang w:val="es-ES"/>
              </w:rPr>
              <w:t>Dependencia</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6679E6E" w14:textId="77777777" w:rsidR="00F063A8" w:rsidRPr="00596A3A" w:rsidRDefault="00F063A8" w:rsidP="00C270D4">
            <w:pPr>
              <w:spacing w:before="0" w:after="0" w:line="240" w:lineRule="auto"/>
              <w:rPr>
                <w:rFonts w:ascii="Arial" w:hAnsi="Arial" w:cs="Arial"/>
                <w:b/>
                <w:lang w:val="es-ES"/>
              </w:rPr>
            </w:pPr>
            <w:r w:rsidRPr="00596A3A">
              <w:rPr>
                <w:rFonts w:ascii="Arial" w:hAnsi="Arial" w:cs="Arial"/>
                <w:b/>
                <w:lang w:val="es-ES"/>
              </w:rPr>
              <w:t>Tema de incidencia</w:t>
            </w:r>
          </w:p>
        </w:tc>
      </w:tr>
      <w:tr w:rsidR="00F063A8" w:rsidRPr="00596A3A" w14:paraId="2B5C1EAE"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23FC089"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Centro de Investigación y Estudios Avanzados (CINVESTAV)</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2CA062F"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 xml:space="preserve">Investigación y monitoreo </w:t>
            </w:r>
          </w:p>
        </w:tc>
      </w:tr>
      <w:tr w:rsidR="00F063A8" w:rsidRPr="00596A3A" w14:paraId="326B9A02"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811B861"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Colegio de la Frontera Sur (ECOSUR)</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ADB1970"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Investigación y monitoreo</w:t>
            </w:r>
          </w:p>
        </w:tc>
      </w:tr>
      <w:tr w:rsidR="00F063A8" w:rsidRPr="00596A3A" w14:paraId="7E7AD958"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64FFFAAB"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Comisión Nacional de Acuacultura y Pesca (CONAPESCA)</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4B4057F3"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Autorizaciones, regulación, inspección y vigilancia de actividades pesqueras</w:t>
            </w:r>
          </w:p>
        </w:tc>
      </w:tr>
      <w:tr w:rsidR="00F063A8" w:rsidRPr="00596A3A" w14:paraId="050F2AAC"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49F0FD87"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Comisión Nacional de Áreas Naturales</w:t>
            </w:r>
          </w:p>
          <w:p w14:paraId="3D3B07EC" w14:textId="7E3B85D8"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 xml:space="preserve">Protegidas (CONANP) </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1CABC772" w14:textId="65B9CE19"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Dirección y administración del ANP</w:t>
            </w:r>
            <w:r w:rsidR="00314E8B">
              <w:rPr>
                <w:rFonts w:ascii="Arial" w:hAnsi="Arial" w:cs="Arial"/>
                <w:lang w:val="es-ES"/>
              </w:rPr>
              <w:t>, inspección y vigilancia de actividades en el área</w:t>
            </w:r>
          </w:p>
        </w:tc>
      </w:tr>
      <w:tr w:rsidR="00F063A8" w:rsidRPr="00596A3A" w14:paraId="00240804"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1E4BC30"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Comisión Nacional del Agua (CONAGUA)</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F143DA7"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Uso y manejo de cuerpos de agua y monitoreo</w:t>
            </w:r>
          </w:p>
          <w:p w14:paraId="368DFCB2"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hidrometeorológico</w:t>
            </w:r>
          </w:p>
        </w:tc>
      </w:tr>
      <w:tr w:rsidR="00F063A8" w:rsidRPr="00596A3A" w14:paraId="03ED921C"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15442A5"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Comisión Nacional para el Conocimiento de la Biodiversidad (CONABIO)</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188D6878"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Proyectos de investigación para el uso y conservación de los recursos naturales</w:t>
            </w:r>
          </w:p>
        </w:tc>
      </w:tr>
      <w:tr w:rsidR="00F063A8" w:rsidRPr="00596A3A" w14:paraId="70FF80B5"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4C0AF20B"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Gobiernos municipales</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AF480D6"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Administración en diferentes aspectos de incidencia</w:t>
            </w:r>
          </w:p>
        </w:tc>
      </w:tr>
      <w:tr w:rsidR="00F063A8" w:rsidRPr="00596A3A" w14:paraId="611616B0"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14F9A055"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 xml:space="preserve">Instituto Nacional de la Pesca (INAPESCA) </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4788AB07"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 xml:space="preserve">Investigación, manejo y opiniones técnicas de recursos pesqueros </w:t>
            </w:r>
          </w:p>
        </w:tc>
      </w:tr>
      <w:tr w:rsidR="00F063A8" w:rsidRPr="00596A3A" w14:paraId="47DB77F2"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7715467"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Procuraduría Federal de Protección al</w:t>
            </w:r>
          </w:p>
          <w:p w14:paraId="41BFAD90"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 xml:space="preserve">Ambiente (PROFEPA) </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7172455A"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Inspección, vigilancia y aplicación de normas ambientales</w:t>
            </w:r>
          </w:p>
        </w:tc>
      </w:tr>
      <w:tr w:rsidR="00F063A8" w:rsidRPr="00596A3A" w14:paraId="4A54326E"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4995481E"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Secretaría de Comunicaciones y Transportes</w:t>
            </w:r>
          </w:p>
          <w:p w14:paraId="7EFC927E"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 xml:space="preserve">(SCT) </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A8CE5AF"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 xml:space="preserve">Regulación, inspección y vigilancia de actividades náuticas; autorizaciones, señalamientos y seguridad portuaria y resguardo marítimo </w:t>
            </w:r>
          </w:p>
        </w:tc>
      </w:tr>
      <w:tr w:rsidR="00F063A8" w:rsidRPr="00596A3A" w14:paraId="63183101"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1B1F8738"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Secretaría de Marina Armada de México (SM-AM)</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23934058"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Inspección y vigilancia, elaboración de cartas náuticas, contingencias, operativos y seguridad en altamar</w:t>
            </w:r>
          </w:p>
        </w:tc>
      </w:tr>
      <w:tr w:rsidR="00F063A8" w:rsidRPr="00596A3A" w14:paraId="0541B188"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21CE6AE"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Secretaría de la Defensa Nacional (SEDENA)</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19CA6998"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Vigilancia</w:t>
            </w:r>
          </w:p>
        </w:tc>
      </w:tr>
      <w:tr w:rsidR="00F063A8" w:rsidRPr="00596A3A" w14:paraId="3DE0FA56"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4444628E"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Secretaría de Medio Ambiente del Estado de Quintana Roo (SEMA)</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0E85CB9D"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Regulación y manejo de recursos naturales</w:t>
            </w:r>
          </w:p>
        </w:tc>
      </w:tr>
      <w:tr w:rsidR="00F063A8" w:rsidRPr="00596A3A" w14:paraId="2C2CF8C8"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7AF086D6"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lastRenderedPageBreak/>
              <w:t>Secretaría de Medio Ambiente y Recursos</w:t>
            </w:r>
          </w:p>
          <w:p w14:paraId="7871B886"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 xml:space="preserve">Naturales (SEMARNAT) </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DC0E564"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Regulación, manejo, protección y autorización sobre recursos naturales</w:t>
            </w:r>
          </w:p>
        </w:tc>
      </w:tr>
      <w:tr w:rsidR="00F063A8" w:rsidRPr="00596A3A" w14:paraId="53DCD082"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450E71F"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 xml:space="preserve">Secretaría de Turismo (SECTUR) </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3EBF81A1"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Promoción, regulación y autorizaciones en materia de turismo</w:t>
            </w:r>
          </w:p>
        </w:tc>
      </w:tr>
      <w:tr w:rsidR="00F063A8" w:rsidRPr="00596A3A" w14:paraId="3FD28DCA" w14:textId="77777777" w:rsidTr="00F063A8">
        <w:trPr>
          <w:trHeight w:val="420"/>
          <w:jc w:val="center"/>
        </w:trPr>
        <w:tc>
          <w:tcPr>
            <w:tcW w:w="2427"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7A8205B5" w14:textId="77777777" w:rsidR="00046E4A" w:rsidRDefault="00F063A8" w:rsidP="00046E4A">
            <w:pPr>
              <w:spacing w:before="0" w:after="0" w:line="240" w:lineRule="auto"/>
              <w:rPr>
                <w:rFonts w:ascii="Arial" w:hAnsi="Arial" w:cs="Arial"/>
                <w:lang w:val="es-ES"/>
              </w:rPr>
            </w:pPr>
            <w:r w:rsidRPr="00596A3A">
              <w:rPr>
                <w:rFonts w:ascii="Arial" w:hAnsi="Arial" w:cs="Arial"/>
                <w:lang w:val="es-ES"/>
              </w:rPr>
              <w:t xml:space="preserve">Universidad Nacional Autónoma de México, Estación de Biología en Puerto Morelos,  </w:t>
            </w:r>
            <w:r w:rsidR="00046E4A">
              <w:rPr>
                <w:rFonts w:ascii="Arial" w:hAnsi="Arial" w:cs="Arial"/>
                <w:lang w:val="es-ES"/>
              </w:rPr>
              <w:t>Universidad Nacional Autónoma de México,</w:t>
            </w:r>
          </w:p>
          <w:p w14:paraId="5937EEF4" w14:textId="4C8AA315" w:rsidR="00F063A8" w:rsidRPr="00596A3A" w:rsidRDefault="00046E4A" w:rsidP="00046E4A">
            <w:pPr>
              <w:spacing w:before="0" w:after="0" w:line="240" w:lineRule="auto"/>
              <w:rPr>
                <w:rFonts w:ascii="Arial" w:hAnsi="Arial" w:cs="Arial"/>
                <w:lang w:val="es-ES"/>
              </w:rPr>
            </w:pPr>
            <w:r>
              <w:rPr>
                <w:rFonts w:ascii="Arial" w:hAnsi="Arial" w:cs="Arial"/>
                <w:lang w:val="es-ES"/>
              </w:rPr>
              <w:t>Unidad Académica de Ciencia y Tecnología de la UNAM en Yucatán</w:t>
            </w:r>
          </w:p>
        </w:tc>
        <w:tc>
          <w:tcPr>
            <w:tcW w:w="2573"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vAlign w:val="center"/>
          </w:tcPr>
          <w:p w14:paraId="51D6FDC7" w14:textId="77777777" w:rsidR="00F063A8" w:rsidRPr="00596A3A" w:rsidRDefault="00F063A8" w:rsidP="00C270D4">
            <w:pPr>
              <w:spacing w:before="0" w:after="0" w:line="240" w:lineRule="auto"/>
              <w:rPr>
                <w:rFonts w:ascii="Arial" w:hAnsi="Arial" w:cs="Arial"/>
                <w:lang w:val="es-ES"/>
              </w:rPr>
            </w:pPr>
            <w:r w:rsidRPr="00596A3A">
              <w:rPr>
                <w:rFonts w:ascii="Arial" w:hAnsi="Arial" w:cs="Arial"/>
                <w:lang w:val="es-ES"/>
              </w:rPr>
              <w:t>Investigación y monitoreo</w:t>
            </w:r>
          </w:p>
        </w:tc>
      </w:tr>
    </w:tbl>
    <w:p w14:paraId="4746F769" w14:textId="77777777" w:rsidR="00D103F7" w:rsidRPr="00596A3A" w:rsidRDefault="00D103F7" w:rsidP="00C80695">
      <w:pPr>
        <w:spacing w:before="0" w:after="0" w:line="240" w:lineRule="auto"/>
        <w:rPr>
          <w:rFonts w:ascii="Arial" w:hAnsi="Arial" w:cs="Arial"/>
          <w:lang w:val="es-ES"/>
        </w:rPr>
      </w:pPr>
    </w:p>
    <w:p w14:paraId="253645EC" w14:textId="77777777" w:rsidR="00D103F7" w:rsidRPr="00596A3A" w:rsidRDefault="00D103F7" w:rsidP="00C80695">
      <w:pPr>
        <w:spacing w:before="0" w:after="0" w:line="240" w:lineRule="auto"/>
        <w:rPr>
          <w:rFonts w:ascii="Arial" w:hAnsi="Arial" w:cs="Arial"/>
          <w:lang w:eastAsia="es-MX"/>
        </w:rPr>
      </w:pPr>
    </w:p>
    <w:p w14:paraId="6627123D" w14:textId="77777777" w:rsidR="00425257" w:rsidRPr="00596A3A" w:rsidRDefault="00425257" w:rsidP="00C80695">
      <w:pPr>
        <w:pStyle w:val="Default"/>
        <w:jc w:val="both"/>
        <w:rPr>
          <w:rFonts w:ascii="Arial" w:hAnsi="Arial" w:cs="Arial"/>
          <w:color w:val="auto"/>
          <w:sz w:val="22"/>
          <w:szCs w:val="22"/>
        </w:rPr>
      </w:pPr>
    </w:p>
    <w:p w14:paraId="58749E4A" w14:textId="77777777" w:rsidR="00B54919" w:rsidRPr="00B52472" w:rsidRDefault="00B54919" w:rsidP="00C80695">
      <w:pPr>
        <w:pStyle w:val="Ttulo1"/>
      </w:pPr>
      <w:bookmarkStart w:id="21" w:name="_Toc474849421"/>
      <w:bookmarkStart w:id="22" w:name="_Toc483396455"/>
      <w:r w:rsidRPr="00B52472">
        <w:t>6. SUBPROGRAMAS DE CONSERVACIÓN</w:t>
      </w:r>
      <w:bookmarkEnd w:id="21"/>
      <w:bookmarkEnd w:id="22"/>
    </w:p>
    <w:p w14:paraId="0CE96A82" w14:textId="77777777" w:rsidR="00B54919" w:rsidRPr="00B52472" w:rsidRDefault="00B54919" w:rsidP="00C80695">
      <w:pPr>
        <w:pStyle w:val="Textodecuerpo"/>
        <w:spacing w:before="0" w:after="0" w:line="240" w:lineRule="auto"/>
        <w:rPr>
          <w:rFonts w:ascii="Arial" w:hAnsi="Arial" w:cs="Arial"/>
        </w:rPr>
      </w:pPr>
    </w:p>
    <w:p w14:paraId="71A7A6BC" w14:textId="7D9F40F4" w:rsidR="00B54919" w:rsidRPr="00B52472" w:rsidRDefault="00B54919" w:rsidP="00C80695">
      <w:pPr>
        <w:pStyle w:val="Textodecuerpo"/>
        <w:spacing w:before="0" w:after="0" w:line="240" w:lineRule="auto"/>
        <w:rPr>
          <w:rFonts w:ascii="Arial" w:hAnsi="Arial" w:cs="Arial"/>
          <w:sz w:val="20"/>
          <w:szCs w:val="20"/>
        </w:rPr>
      </w:pPr>
      <w:r w:rsidRPr="00B52472">
        <w:rPr>
          <w:rFonts w:ascii="Arial" w:hAnsi="Arial" w:cs="Arial"/>
          <w:sz w:val="20"/>
          <w:szCs w:val="20"/>
        </w:rPr>
        <w:t>Con el fin de alcanzar los objetivos de creación del ANP, es necesario determinar los subprogramas dentro de este Programa de Manejo (PM) en congruencia con los lineamientos vigentes de sustentabilidad que establecen el Plan Nacional de Desarrollo, el Programa Nacional de Medio Ambiente y Recursos Naturales y el Programa de Nacional de Áreas Naturales Protegidas, promoviendo y fomentando la participación de l</w:t>
      </w:r>
      <w:r w:rsidR="00314E8B" w:rsidRPr="00B52472">
        <w:rPr>
          <w:rFonts w:ascii="Arial" w:hAnsi="Arial" w:cs="Arial"/>
          <w:sz w:val="20"/>
          <w:szCs w:val="20"/>
        </w:rPr>
        <w:t>o</w:t>
      </w:r>
      <w:r w:rsidRPr="00B52472">
        <w:rPr>
          <w:rFonts w:ascii="Arial" w:hAnsi="Arial" w:cs="Arial"/>
          <w:sz w:val="20"/>
          <w:szCs w:val="20"/>
        </w:rPr>
        <w:t>s sectores que interactúan en la Reserva de la Biosfera.</w:t>
      </w:r>
    </w:p>
    <w:p w14:paraId="47B46C43" w14:textId="77777777" w:rsidR="00B54919" w:rsidRPr="00B52472" w:rsidRDefault="00B54919" w:rsidP="00C80695">
      <w:pPr>
        <w:pStyle w:val="Textodecuerpo"/>
        <w:spacing w:before="0" w:after="0" w:line="240" w:lineRule="auto"/>
        <w:rPr>
          <w:rFonts w:ascii="Arial" w:hAnsi="Arial" w:cs="Arial"/>
          <w:sz w:val="20"/>
          <w:szCs w:val="20"/>
        </w:rPr>
      </w:pPr>
    </w:p>
    <w:p w14:paraId="6FAA2AD1" w14:textId="77777777" w:rsidR="00B54919" w:rsidRPr="00B52472" w:rsidRDefault="00B54919" w:rsidP="00C80695">
      <w:pPr>
        <w:pStyle w:val="Textodecuerpo"/>
        <w:spacing w:before="0" w:after="0" w:line="240" w:lineRule="auto"/>
        <w:rPr>
          <w:rFonts w:ascii="Arial" w:hAnsi="Arial" w:cs="Arial"/>
          <w:sz w:val="20"/>
          <w:szCs w:val="20"/>
        </w:rPr>
      </w:pPr>
      <w:r w:rsidRPr="00B52472">
        <w:rPr>
          <w:rFonts w:ascii="Arial" w:hAnsi="Arial" w:cs="Arial"/>
          <w:sz w:val="20"/>
          <w:szCs w:val="20"/>
        </w:rPr>
        <w:t xml:space="preserve">El presente PM desarrolla seis subprogramas, cada uno de los cuales está conformado por diferentes componentes, creando para cada uno de ellos, objetivos, metas, actividades y acciones específicas, que son derivados del diagnóstico de la situación actual de los ecosistemas, de su biodiversidad, del análisis de la problemática y de las necesidades que en ella existen. </w:t>
      </w:r>
    </w:p>
    <w:p w14:paraId="6E398404" w14:textId="77777777" w:rsidR="00B54919" w:rsidRPr="00B52472" w:rsidRDefault="00B54919" w:rsidP="00C80695">
      <w:pPr>
        <w:pStyle w:val="Textodecuerpo"/>
        <w:spacing w:before="0" w:after="0" w:line="240" w:lineRule="auto"/>
        <w:rPr>
          <w:rFonts w:ascii="Arial" w:hAnsi="Arial" w:cs="Arial"/>
          <w:sz w:val="20"/>
          <w:szCs w:val="20"/>
        </w:rPr>
      </w:pPr>
    </w:p>
    <w:p w14:paraId="2F8A8377" w14:textId="77777777" w:rsidR="00B54919" w:rsidRPr="00596A3A" w:rsidRDefault="00B54919" w:rsidP="00C80695">
      <w:pPr>
        <w:pStyle w:val="Textodecuerpo"/>
        <w:spacing w:before="0" w:after="0" w:line="240" w:lineRule="auto"/>
        <w:rPr>
          <w:rFonts w:ascii="Arial" w:hAnsi="Arial" w:cs="Arial"/>
          <w:sz w:val="20"/>
          <w:szCs w:val="20"/>
        </w:rPr>
      </w:pPr>
      <w:r w:rsidRPr="00B52472">
        <w:rPr>
          <w:rFonts w:ascii="Arial" w:hAnsi="Arial" w:cs="Arial"/>
          <w:sz w:val="20"/>
          <w:szCs w:val="20"/>
        </w:rPr>
        <w:t>Los subprogramas que componen el presente documento son: Protección, Manejo, Restauración, Conocimiento, Cultura y Gestión.</w:t>
      </w:r>
    </w:p>
    <w:p w14:paraId="6FE2495D" w14:textId="77777777" w:rsidR="00B54919" w:rsidRPr="00596A3A" w:rsidRDefault="00B54919" w:rsidP="00C80695">
      <w:pPr>
        <w:pStyle w:val="Textodecuerpo"/>
        <w:spacing w:before="0" w:after="0" w:line="240" w:lineRule="auto"/>
        <w:rPr>
          <w:rFonts w:ascii="Arial" w:hAnsi="Arial" w:cs="Arial"/>
          <w:sz w:val="20"/>
          <w:szCs w:val="20"/>
        </w:rPr>
      </w:pPr>
    </w:p>
    <w:p w14:paraId="57256C85" w14:textId="77777777" w:rsidR="00B54919" w:rsidRPr="00596A3A" w:rsidRDefault="00B54919" w:rsidP="00C80695">
      <w:pPr>
        <w:pStyle w:val="Textodecuerpo"/>
        <w:spacing w:before="0" w:after="0" w:line="240" w:lineRule="auto"/>
        <w:rPr>
          <w:rFonts w:ascii="Arial" w:hAnsi="Arial" w:cs="Arial"/>
          <w:sz w:val="20"/>
          <w:szCs w:val="20"/>
        </w:rPr>
      </w:pPr>
      <w:r w:rsidRPr="00596A3A">
        <w:rPr>
          <w:rFonts w:ascii="Arial" w:hAnsi="Arial" w:cs="Arial"/>
          <w:sz w:val="20"/>
          <w:szCs w:val="20"/>
        </w:rPr>
        <w:t>Los periodos de tiempo, es decir, los plazos para el cumplimiento de las acciones que deberán desarrollarse en la Reserva de la Biosfera son los siguientes:</w:t>
      </w:r>
    </w:p>
    <w:p w14:paraId="51C10E32" w14:textId="77777777" w:rsidR="00B54919" w:rsidRPr="00596A3A" w:rsidRDefault="00B54919" w:rsidP="00C80695">
      <w:pPr>
        <w:pStyle w:val="Textodecuerpo"/>
        <w:spacing w:before="0" w:after="0" w:line="240" w:lineRule="auto"/>
        <w:rPr>
          <w:rFonts w:ascii="Arial" w:hAnsi="Arial" w:cs="Arial"/>
          <w:sz w:val="20"/>
          <w:szCs w:val="20"/>
        </w:rPr>
      </w:pPr>
    </w:p>
    <w:p w14:paraId="764A72DF" w14:textId="77777777" w:rsidR="00B54919" w:rsidRPr="00596A3A" w:rsidRDefault="00B54919" w:rsidP="00C80695">
      <w:pPr>
        <w:pStyle w:val="Textodecuerpo"/>
        <w:spacing w:before="0" w:after="0" w:line="240" w:lineRule="auto"/>
        <w:rPr>
          <w:rFonts w:ascii="Arial" w:hAnsi="Arial" w:cs="Arial"/>
          <w:sz w:val="20"/>
          <w:szCs w:val="20"/>
        </w:rPr>
      </w:pPr>
      <w:r w:rsidRPr="00596A3A">
        <w:rPr>
          <w:rFonts w:ascii="Arial" w:hAnsi="Arial" w:cs="Arial"/>
          <w:sz w:val="20"/>
          <w:szCs w:val="20"/>
        </w:rPr>
        <w:t>Corto plazo: 1 a 2 años</w:t>
      </w:r>
      <w:r w:rsidRPr="00596A3A">
        <w:rPr>
          <w:rFonts w:ascii="Arial" w:hAnsi="Arial" w:cs="Arial"/>
          <w:sz w:val="20"/>
          <w:szCs w:val="20"/>
        </w:rPr>
        <w:tab/>
      </w:r>
      <w:r w:rsidRPr="00596A3A">
        <w:rPr>
          <w:rFonts w:ascii="Arial" w:hAnsi="Arial" w:cs="Arial"/>
          <w:sz w:val="20"/>
          <w:szCs w:val="20"/>
        </w:rPr>
        <w:tab/>
      </w:r>
      <w:r w:rsidRPr="00596A3A">
        <w:rPr>
          <w:rFonts w:ascii="Arial" w:hAnsi="Arial" w:cs="Arial"/>
          <w:sz w:val="20"/>
          <w:szCs w:val="20"/>
        </w:rPr>
        <w:tab/>
        <w:t>C</w:t>
      </w:r>
    </w:p>
    <w:p w14:paraId="2125C5A2" w14:textId="77777777" w:rsidR="00B54919" w:rsidRPr="00596A3A" w:rsidRDefault="00B54919" w:rsidP="00C80695">
      <w:pPr>
        <w:pStyle w:val="Textodecuerpo"/>
        <w:spacing w:before="0" w:after="0" w:line="240" w:lineRule="auto"/>
        <w:rPr>
          <w:rFonts w:ascii="Arial" w:hAnsi="Arial" w:cs="Arial"/>
          <w:sz w:val="20"/>
          <w:szCs w:val="20"/>
        </w:rPr>
      </w:pPr>
      <w:r w:rsidRPr="00596A3A">
        <w:rPr>
          <w:rFonts w:ascii="Arial" w:hAnsi="Arial" w:cs="Arial"/>
          <w:sz w:val="20"/>
          <w:szCs w:val="20"/>
        </w:rPr>
        <w:t>Mediano plazo: 3 a 4 años</w:t>
      </w:r>
      <w:r w:rsidRPr="00596A3A">
        <w:rPr>
          <w:rFonts w:ascii="Arial" w:hAnsi="Arial" w:cs="Arial"/>
          <w:sz w:val="20"/>
          <w:szCs w:val="20"/>
        </w:rPr>
        <w:tab/>
      </w:r>
      <w:r w:rsidRPr="00596A3A">
        <w:rPr>
          <w:rFonts w:ascii="Arial" w:hAnsi="Arial" w:cs="Arial"/>
          <w:sz w:val="20"/>
          <w:szCs w:val="20"/>
        </w:rPr>
        <w:tab/>
        <w:t>M</w:t>
      </w:r>
    </w:p>
    <w:p w14:paraId="411B8BA1" w14:textId="77777777" w:rsidR="00B54919" w:rsidRPr="00596A3A" w:rsidRDefault="00B54919" w:rsidP="00C80695">
      <w:pPr>
        <w:pStyle w:val="Textodecuerpo"/>
        <w:spacing w:before="0" w:after="0" w:line="240" w:lineRule="auto"/>
        <w:rPr>
          <w:rFonts w:ascii="Arial" w:hAnsi="Arial" w:cs="Arial"/>
          <w:sz w:val="20"/>
          <w:szCs w:val="20"/>
        </w:rPr>
      </w:pPr>
      <w:r w:rsidRPr="00596A3A">
        <w:rPr>
          <w:rFonts w:ascii="Arial" w:hAnsi="Arial" w:cs="Arial"/>
          <w:sz w:val="20"/>
          <w:szCs w:val="20"/>
        </w:rPr>
        <w:t>Largo plazo: 5 a más años</w:t>
      </w:r>
      <w:r w:rsidRPr="00596A3A">
        <w:rPr>
          <w:rFonts w:ascii="Arial" w:hAnsi="Arial" w:cs="Arial"/>
          <w:sz w:val="20"/>
          <w:szCs w:val="20"/>
        </w:rPr>
        <w:tab/>
      </w:r>
      <w:r w:rsidRPr="00596A3A">
        <w:rPr>
          <w:rFonts w:ascii="Arial" w:hAnsi="Arial" w:cs="Arial"/>
          <w:sz w:val="20"/>
          <w:szCs w:val="20"/>
        </w:rPr>
        <w:tab/>
        <w:t>L</w:t>
      </w:r>
    </w:p>
    <w:p w14:paraId="58C866AB" w14:textId="77777777" w:rsidR="00B54919" w:rsidRPr="00596A3A" w:rsidRDefault="00B54919" w:rsidP="00C80695">
      <w:pPr>
        <w:pStyle w:val="Textodecuerpo"/>
        <w:spacing w:before="0" w:after="0" w:line="240" w:lineRule="auto"/>
        <w:rPr>
          <w:rFonts w:ascii="Arial" w:hAnsi="Arial" w:cs="Arial"/>
          <w:sz w:val="20"/>
          <w:szCs w:val="20"/>
        </w:rPr>
      </w:pPr>
      <w:r w:rsidRPr="00596A3A">
        <w:rPr>
          <w:rFonts w:ascii="Arial" w:hAnsi="Arial" w:cs="Arial"/>
          <w:sz w:val="20"/>
          <w:szCs w:val="20"/>
        </w:rPr>
        <w:t>Permanente: de esfuerzo continuo</w:t>
      </w:r>
      <w:r w:rsidRPr="00596A3A">
        <w:rPr>
          <w:rFonts w:ascii="Arial" w:hAnsi="Arial" w:cs="Arial"/>
          <w:sz w:val="20"/>
          <w:szCs w:val="20"/>
        </w:rPr>
        <w:tab/>
        <w:t>P</w:t>
      </w:r>
    </w:p>
    <w:p w14:paraId="1B179D64" w14:textId="77777777" w:rsidR="00B54919" w:rsidRPr="00596A3A" w:rsidRDefault="00B54919" w:rsidP="00C80695">
      <w:pPr>
        <w:spacing w:before="0" w:after="0" w:line="240" w:lineRule="auto"/>
        <w:rPr>
          <w:rFonts w:ascii="Arial" w:hAnsi="Arial" w:cs="Arial"/>
        </w:rPr>
      </w:pPr>
    </w:p>
    <w:p w14:paraId="73FDD50D" w14:textId="77777777" w:rsidR="00B54919" w:rsidRPr="00596A3A" w:rsidRDefault="00B54919" w:rsidP="00C80695">
      <w:pPr>
        <w:pStyle w:val="Ttulo1"/>
      </w:pPr>
      <w:bookmarkStart w:id="23" w:name="_Toc474849422"/>
      <w:bookmarkStart w:id="24" w:name="_Toc483396456"/>
      <w:r w:rsidRPr="00B52472">
        <w:t>6.1 SUBPROGRAMA DE PROTECCIÓN</w:t>
      </w:r>
      <w:bookmarkEnd w:id="23"/>
      <w:bookmarkEnd w:id="24"/>
    </w:p>
    <w:p w14:paraId="6BE337C0" w14:textId="77777777" w:rsidR="00B54919" w:rsidRPr="00596A3A" w:rsidRDefault="00B54919" w:rsidP="00C80695">
      <w:pPr>
        <w:pStyle w:val="Texto"/>
        <w:rPr>
          <w:rFonts w:ascii="Arial" w:hAnsi="Arial" w:cs="Arial"/>
          <w:sz w:val="20"/>
          <w:szCs w:val="20"/>
        </w:rPr>
      </w:pPr>
    </w:p>
    <w:p w14:paraId="06DEAD7A" w14:textId="77777777" w:rsidR="00B54919" w:rsidRPr="00596A3A" w:rsidRDefault="00B54919" w:rsidP="00C80695">
      <w:pPr>
        <w:pStyle w:val="Texto"/>
        <w:rPr>
          <w:rFonts w:ascii="Arial" w:hAnsi="Arial" w:cs="Arial"/>
          <w:sz w:val="20"/>
          <w:szCs w:val="20"/>
        </w:rPr>
      </w:pPr>
      <w:r w:rsidRPr="00596A3A">
        <w:rPr>
          <w:rFonts w:ascii="Arial" w:hAnsi="Arial" w:cs="Arial"/>
          <w:sz w:val="20"/>
          <w:szCs w:val="20"/>
        </w:rPr>
        <w:t>El subprograma de protección responde a la problemática identificada previamente con la participación de diferentes sectores, así como a la necesidad de evitar la pérdida, alteración y degradación de los ecosistemas y la diversidad biológica. El subprograma se enfoca principalmente a la implementación de acciones de prevención y vigilancia efectiva que mantengan el buen funcionamiento de los ecosistemas albergados en el área natural protegida.</w:t>
      </w:r>
    </w:p>
    <w:p w14:paraId="27B1C404" w14:textId="77777777" w:rsidR="00B54919" w:rsidRPr="00596A3A" w:rsidRDefault="00B54919" w:rsidP="00C80695">
      <w:pPr>
        <w:pStyle w:val="Default"/>
        <w:rPr>
          <w:rFonts w:ascii="Arial" w:hAnsi="Arial" w:cs="Arial"/>
          <w:color w:val="auto"/>
        </w:rPr>
      </w:pPr>
    </w:p>
    <w:p w14:paraId="69B984BF" w14:textId="77777777" w:rsidR="00B54919" w:rsidRPr="00596A3A" w:rsidRDefault="00B54919" w:rsidP="00C80695">
      <w:pPr>
        <w:pStyle w:val="Texto"/>
        <w:rPr>
          <w:rFonts w:ascii="Arial" w:hAnsi="Arial" w:cs="Arial"/>
          <w:sz w:val="20"/>
          <w:szCs w:val="20"/>
        </w:rPr>
      </w:pPr>
      <w:r w:rsidRPr="00596A3A">
        <w:rPr>
          <w:rFonts w:ascii="Arial" w:hAnsi="Arial" w:cs="Arial"/>
          <w:sz w:val="20"/>
          <w:szCs w:val="20"/>
        </w:rPr>
        <w:t>Objetivo general</w:t>
      </w:r>
    </w:p>
    <w:p w14:paraId="0D26958A" w14:textId="77777777" w:rsidR="00B54919" w:rsidRPr="00596A3A" w:rsidRDefault="00B54919" w:rsidP="00C80695">
      <w:pPr>
        <w:pStyle w:val="Texto"/>
        <w:rPr>
          <w:rFonts w:ascii="Arial" w:hAnsi="Arial" w:cs="Arial"/>
          <w:sz w:val="20"/>
          <w:szCs w:val="20"/>
        </w:rPr>
      </w:pPr>
    </w:p>
    <w:p w14:paraId="1C43962B" w14:textId="77777777" w:rsidR="00B54919" w:rsidRPr="00596A3A" w:rsidRDefault="00B54919" w:rsidP="00C80695">
      <w:pPr>
        <w:pStyle w:val="Texto"/>
        <w:rPr>
          <w:rFonts w:ascii="Arial" w:hAnsi="Arial" w:cs="Arial"/>
          <w:sz w:val="20"/>
          <w:szCs w:val="20"/>
        </w:rPr>
      </w:pPr>
      <w:r w:rsidRPr="00596A3A">
        <w:rPr>
          <w:rFonts w:ascii="Arial" w:hAnsi="Arial" w:cs="Arial"/>
          <w:sz w:val="20"/>
          <w:szCs w:val="20"/>
        </w:rPr>
        <w:t>Favorecer la permanencia y conservación de la diversidad biológica de la Reserva de la Biosfera Caribe Mexicano, a través del establecimiento y promoción de un conjunto de políticas y medidas para mejorar el ambiente y controlar el deterioro de los ecosistemas.</w:t>
      </w:r>
    </w:p>
    <w:p w14:paraId="67E4AA96" w14:textId="77777777" w:rsidR="00B54919" w:rsidRPr="00596A3A" w:rsidRDefault="00B54919" w:rsidP="00C80695">
      <w:pPr>
        <w:pStyle w:val="Texto"/>
        <w:rPr>
          <w:rFonts w:ascii="Arial" w:hAnsi="Arial" w:cs="Arial"/>
          <w:sz w:val="20"/>
          <w:szCs w:val="20"/>
        </w:rPr>
      </w:pPr>
    </w:p>
    <w:p w14:paraId="4A713AD2" w14:textId="77777777" w:rsidR="00B54919" w:rsidRPr="00596A3A" w:rsidRDefault="00B54919" w:rsidP="00C80695">
      <w:pPr>
        <w:pStyle w:val="Texto"/>
        <w:rPr>
          <w:rFonts w:ascii="Arial" w:hAnsi="Arial" w:cs="Arial"/>
          <w:sz w:val="20"/>
          <w:szCs w:val="20"/>
        </w:rPr>
      </w:pPr>
      <w:r w:rsidRPr="00596A3A">
        <w:rPr>
          <w:rFonts w:ascii="Arial" w:hAnsi="Arial" w:cs="Arial"/>
          <w:sz w:val="20"/>
          <w:szCs w:val="20"/>
        </w:rPr>
        <w:t>Estrategias</w:t>
      </w:r>
    </w:p>
    <w:p w14:paraId="74EA6D91" w14:textId="77777777" w:rsidR="00B54919" w:rsidRPr="00596A3A" w:rsidRDefault="00B54919" w:rsidP="00C80695">
      <w:pPr>
        <w:pStyle w:val="Texto"/>
        <w:rPr>
          <w:rFonts w:ascii="Arial" w:hAnsi="Arial" w:cs="Arial"/>
          <w:sz w:val="20"/>
          <w:szCs w:val="20"/>
        </w:rPr>
      </w:pPr>
    </w:p>
    <w:p w14:paraId="607A475D" w14:textId="618BD929" w:rsidR="00B54919" w:rsidRPr="00596A3A" w:rsidRDefault="00B54919" w:rsidP="00C80695">
      <w:pPr>
        <w:pStyle w:val="Texto"/>
        <w:numPr>
          <w:ilvl w:val="0"/>
          <w:numId w:val="18"/>
        </w:numPr>
        <w:jc w:val="both"/>
        <w:rPr>
          <w:rFonts w:ascii="Arial" w:hAnsi="Arial" w:cs="Arial"/>
          <w:sz w:val="20"/>
          <w:szCs w:val="20"/>
        </w:rPr>
      </w:pPr>
      <w:r w:rsidRPr="00596A3A">
        <w:rPr>
          <w:rFonts w:ascii="Arial" w:hAnsi="Arial" w:cs="Arial"/>
          <w:sz w:val="20"/>
          <w:szCs w:val="20"/>
        </w:rPr>
        <w:t>Promover mecanismos que permitan fortalecer la coordinación interinstitucional para la conservación de los recursos naturales; mejora de los mecanismos de vigilancia; control de especies exóticas invasoras y prevención y atención a contingencias o accidentes.</w:t>
      </w:r>
    </w:p>
    <w:p w14:paraId="4E10A602" w14:textId="77777777" w:rsidR="00B54919" w:rsidRPr="00596A3A" w:rsidRDefault="00B54919" w:rsidP="00C80695">
      <w:pPr>
        <w:pStyle w:val="Texto"/>
        <w:numPr>
          <w:ilvl w:val="0"/>
          <w:numId w:val="18"/>
        </w:numPr>
        <w:jc w:val="both"/>
        <w:rPr>
          <w:rFonts w:ascii="Arial" w:hAnsi="Arial" w:cs="Arial"/>
          <w:sz w:val="20"/>
          <w:szCs w:val="20"/>
        </w:rPr>
      </w:pPr>
      <w:r w:rsidRPr="00596A3A">
        <w:rPr>
          <w:rFonts w:ascii="Arial" w:hAnsi="Arial" w:cs="Arial"/>
          <w:sz w:val="20"/>
          <w:szCs w:val="20"/>
        </w:rPr>
        <w:t>Fomentar la participación activa de la comunidad y usuarios del ANP en los esquemas de protección y conservación de los recursos marinos y terrestres.</w:t>
      </w:r>
    </w:p>
    <w:p w14:paraId="6FBD71CA" w14:textId="77777777" w:rsidR="00B54919" w:rsidRPr="00596A3A" w:rsidRDefault="00B54919" w:rsidP="00C80695">
      <w:pPr>
        <w:pStyle w:val="Texto"/>
        <w:numPr>
          <w:ilvl w:val="0"/>
          <w:numId w:val="18"/>
        </w:numPr>
        <w:jc w:val="both"/>
        <w:rPr>
          <w:rFonts w:ascii="Arial" w:hAnsi="Arial" w:cs="Arial"/>
          <w:sz w:val="20"/>
          <w:szCs w:val="20"/>
        </w:rPr>
      </w:pPr>
      <w:r w:rsidRPr="00596A3A">
        <w:rPr>
          <w:rFonts w:ascii="Arial" w:hAnsi="Arial" w:cs="Arial"/>
          <w:sz w:val="20"/>
          <w:szCs w:val="20"/>
        </w:rPr>
        <w:t xml:space="preserve">Consolidar un sistema de vigilancia eficiente dentro del ANP a fin de que se cumpla con la normatividad vigente, poniendo especial énfasis en los sitios con mayor concentración de actividades antropogénicas, recurrencia de ilícitos y áreas frágiles o sensibles. </w:t>
      </w:r>
    </w:p>
    <w:p w14:paraId="51C35522" w14:textId="77777777" w:rsidR="00B54919" w:rsidRPr="00596A3A" w:rsidRDefault="00B54919" w:rsidP="00C80695">
      <w:pPr>
        <w:pStyle w:val="Texto"/>
        <w:numPr>
          <w:ilvl w:val="0"/>
          <w:numId w:val="18"/>
        </w:numPr>
        <w:jc w:val="both"/>
        <w:rPr>
          <w:rFonts w:ascii="Arial" w:hAnsi="Arial" w:cs="Arial"/>
          <w:sz w:val="20"/>
          <w:szCs w:val="20"/>
        </w:rPr>
      </w:pPr>
      <w:r w:rsidRPr="00596A3A">
        <w:rPr>
          <w:rFonts w:ascii="Arial" w:hAnsi="Arial" w:cs="Arial"/>
          <w:sz w:val="20"/>
          <w:szCs w:val="20"/>
        </w:rPr>
        <w:t>Fomentar la incorporación de nuevos mecanismos y tecnologías que apoyen las acciones de supervisión y vigilancia.</w:t>
      </w:r>
    </w:p>
    <w:p w14:paraId="4DA5D1D7" w14:textId="77777777" w:rsidR="00B54919" w:rsidRPr="00596A3A" w:rsidRDefault="00B54919" w:rsidP="00C80695">
      <w:pPr>
        <w:pStyle w:val="Texto"/>
        <w:ind w:left="709" w:hanging="709"/>
        <w:rPr>
          <w:rFonts w:ascii="Arial" w:hAnsi="Arial" w:cs="Arial"/>
          <w:sz w:val="20"/>
          <w:szCs w:val="20"/>
        </w:rPr>
      </w:pPr>
    </w:p>
    <w:p w14:paraId="6D7012CC" w14:textId="77777777" w:rsidR="00B54919" w:rsidRPr="00596A3A" w:rsidRDefault="00B54919" w:rsidP="00C80695">
      <w:pPr>
        <w:pStyle w:val="Ttulo2"/>
        <w:rPr>
          <w:lang w:val="es-MX"/>
        </w:rPr>
      </w:pPr>
      <w:bookmarkStart w:id="25" w:name="_Toc474849423"/>
      <w:bookmarkStart w:id="26" w:name="_Toc483396457"/>
      <w:r w:rsidRPr="00596A3A">
        <w:rPr>
          <w:lang w:val="es-MX"/>
        </w:rPr>
        <w:t>6.1.1. Componente de inspección y vigilancia</w:t>
      </w:r>
      <w:bookmarkEnd w:id="25"/>
      <w:bookmarkEnd w:id="26"/>
    </w:p>
    <w:p w14:paraId="7F8E1950" w14:textId="77777777" w:rsidR="00B54919" w:rsidRPr="00596A3A" w:rsidRDefault="00B54919" w:rsidP="00C80695">
      <w:pPr>
        <w:pStyle w:val="Default"/>
        <w:rPr>
          <w:rFonts w:ascii="Arial" w:hAnsi="Arial" w:cs="Arial"/>
          <w:color w:val="auto"/>
        </w:rPr>
      </w:pPr>
    </w:p>
    <w:p w14:paraId="096DFFFC" w14:textId="77777777" w:rsidR="00B54919" w:rsidRPr="00596A3A" w:rsidRDefault="00B54919" w:rsidP="00C80695">
      <w:pPr>
        <w:pStyle w:val="Textodecuerpo"/>
        <w:spacing w:before="0" w:after="0" w:line="240" w:lineRule="auto"/>
        <w:rPr>
          <w:rFonts w:ascii="Arial" w:hAnsi="Arial" w:cs="Arial"/>
          <w:sz w:val="20"/>
          <w:szCs w:val="20"/>
        </w:rPr>
      </w:pPr>
      <w:r w:rsidRPr="00596A3A">
        <w:rPr>
          <w:rFonts w:ascii="Arial" w:hAnsi="Arial" w:cs="Arial"/>
          <w:sz w:val="20"/>
          <w:szCs w:val="20"/>
        </w:rPr>
        <w:t>La gran extensión que incorpora el polígono de la Reserva de la Biosfera Caribe Mexicano así como la lejanía de algunas de sus zonas núcleo implican un gran reto para las labores de supervisión y vigilancia, es por ello que se requiere implementar una estrategia eficaz que concentre los esfuerzos en sitios con una alta presencia de actividades antropogénicas o sitios frágiles, sensibles y prioritarios, que se puedan ver afectados por dichas actividades o por la presencia de fenómenos naturales.</w:t>
      </w:r>
    </w:p>
    <w:p w14:paraId="5C022C01" w14:textId="77777777" w:rsidR="00B54919" w:rsidRPr="00596A3A" w:rsidRDefault="00B54919" w:rsidP="00C80695">
      <w:pPr>
        <w:pStyle w:val="Textodecuerpo"/>
        <w:spacing w:before="0" w:after="0" w:line="240" w:lineRule="auto"/>
        <w:rPr>
          <w:rFonts w:ascii="Arial" w:hAnsi="Arial" w:cs="Arial"/>
          <w:sz w:val="20"/>
          <w:szCs w:val="20"/>
        </w:rPr>
      </w:pPr>
      <w:r w:rsidRPr="00596A3A">
        <w:rPr>
          <w:rFonts w:ascii="Arial" w:hAnsi="Arial" w:cs="Arial"/>
          <w:sz w:val="20"/>
          <w:szCs w:val="20"/>
        </w:rPr>
        <w:t xml:space="preserve">Las acciones de supervisión, inspección y vigilancia requieren ser compartidas entre los diversos actores, dependencias competentes, la Dirección de la Reserva de la Biosfera y apoyarse con las áreas protegidas contiguas o inmersas en su polígono, con el fin de sumar esfuerzos para lograr la preservación de la RBCM.  </w:t>
      </w:r>
    </w:p>
    <w:p w14:paraId="5A5F0AD0" w14:textId="77777777" w:rsidR="00B54919" w:rsidRPr="00596A3A" w:rsidRDefault="00B54919" w:rsidP="00C80695">
      <w:pPr>
        <w:pStyle w:val="Textodecuerpo"/>
        <w:spacing w:before="0" w:after="0" w:line="240" w:lineRule="auto"/>
        <w:rPr>
          <w:rFonts w:ascii="Arial" w:hAnsi="Arial" w:cs="Arial"/>
          <w:sz w:val="20"/>
          <w:szCs w:val="20"/>
        </w:rPr>
      </w:pPr>
    </w:p>
    <w:p w14:paraId="0B2EAF59" w14:textId="77777777" w:rsidR="00B54919" w:rsidRPr="00596A3A" w:rsidRDefault="00B54919" w:rsidP="00C80695">
      <w:pPr>
        <w:pStyle w:val="Textodecuerpo"/>
        <w:spacing w:before="0" w:after="0" w:line="240" w:lineRule="auto"/>
        <w:rPr>
          <w:rFonts w:ascii="Arial" w:hAnsi="Arial" w:cs="Arial"/>
          <w:b/>
          <w:sz w:val="20"/>
          <w:szCs w:val="20"/>
        </w:rPr>
      </w:pPr>
      <w:r w:rsidRPr="00596A3A">
        <w:rPr>
          <w:rFonts w:ascii="Arial" w:hAnsi="Arial" w:cs="Arial"/>
          <w:b/>
          <w:sz w:val="20"/>
          <w:szCs w:val="20"/>
        </w:rPr>
        <w:t>Objetivos específicos</w:t>
      </w:r>
    </w:p>
    <w:p w14:paraId="19099E62" w14:textId="77777777" w:rsidR="00B54919" w:rsidRPr="00596A3A" w:rsidRDefault="00B54919" w:rsidP="00C80695">
      <w:pPr>
        <w:pStyle w:val="Lista2"/>
        <w:numPr>
          <w:ilvl w:val="0"/>
          <w:numId w:val="16"/>
        </w:numPr>
        <w:autoSpaceDE w:val="0"/>
        <w:autoSpaceDN w:val="0"/>
        <w:jc w:val="both"/>
        <w:rPr>
          <w:rFonts w:ascii="Arial" w:hAnsi="Arial" w:cs="Arial"/>
          <w:sz w:val="20"/>
        </w:rPr>
      </w:pPr>
      <w:r w:rsidRPr="00596A3A">
        <w:rPr>
          <w:rFonts w:ascii="Arial" w:hAnsi="Arial" w:cs="Arial"/>
          <w:sz w:val="20"/>
        </w:rPr>
        <w:t xml:space="preserve">Lograr la participación de diversas dependencias de los tres órdenes de gobierno competentes en materia de supervisión, inspección y vigilancia. </w:t>
      </w:r>
    </w:p>
    <w:p w14:paraId="210DE028" w14:textId="77777777" w:rsidR="00B54919" w:rsidRPr="00596A3A" w:rsidRDefault="00B54919" w:rsidP="00C80695">
      <w:pPr>
        <w:pStyle w:val="Lista2"/>
        <w:numPr>
          <w:ilvl w:val="0"/>
          <w:numId w:val="16"/>
        </w:numPr>
        <w:autoSpaceDE w:val="0"/>
        <w:autoSpaceDN w:val="0"/>
        <w:jc w:val="both"/>
        <w:rPr>
          <w:rFonts w:ascii="Arial" w:hAnsi="Arial" w:cs="Arial"/>
          <w:sz w:val="20"/>
        </w:rPr>
      </w:pPr>
      <w:r w:rsidRPr="00596A3A">
        <w:rPr>
          <w:rFonts w:ascii="Arial" w:hAnsi="Arial" w:cs="Arial"/>
          <w:sz w:val="20"/>
        </w:rPr>
        <w:t>Lograr la participación de los usuarios, pobladores y comunidad en general en las labores de prevención y detección de ilícitos y faltas a la normatividad</w:t>
      </w:r>
    </w:p>
    <w:p w14:paraId="2C5D2E1B" w14:textId="77777777" w:rsidR="00B54919" w:rsidRPr="00596A3A" w:rsidRDefault="00B54919" w:rsidP="00C80695">
      <w:pPr>
        <w:pStyle w:val="Lista2"/>
        <w:numPr>
          <w:ilvl w:val="0"/>
          <w:numId w:val="16"/>
        </w:numPr>
        <w:autoSpaceDE w:val="0"/>
        <w:autoSpaceDN w:val="0"/>
        <w:jc w:val="both"/>
        <w:rPr>
          <w:rFonts w:ascii="Arial" w:hAnsi="Arial" w:cs="Arial"/>
          <w:sz w:val="20"/>
        </w:rPr>
      </w:pPr>
      <w:r w:rsidRPr="00596A3A">
        <w:rPr>
          <w:rFonts w:ascii="Arial" w:hAnsi="Arial" w:cs="Arial"/>
          <w:sz w:val="20"/>
        </w:rPr>
        <w:t xml:space="preserve">Prevenir ilícitos a través de la difusión de la normatividad del ANP, señalización y sensibilización de los usuarios y comunidad en general. </w:t>
      </w:r>
    </w:p>
    <w:p w14:paraId="0DBE97E8" w14:textId="77777777" w:rsidR="00B54919" w:rsidRPr="00596A3A" w:rsidRDefault="00B54919" w:rsidP="00C80695">
      <w:pPr>
        <w:pStyle w:val="Lista2"/>
        <w:numPr>
          <w:ilvl w:val="0"/>
          <w:numId w:val="16"/>
        </w:numPr>
        <w:autoSpaceDE w:val="0"/>
        <w:autoSpaceDN w:val="0"/>
        <w:jc w:val="both"/>
        <w:rPr>
          <w:rFonts w:ascii="Arial" w:hAnsi="Arial" w:cs="Arial"/>
          <w:sz w:val="20"/>
        </w:rPr>
      </w:pPr>
      <w:r w:rsidRPr="00596A3A">
        <w:rPr>
          <w:rFonts w:ascii="Arial" w:hAnsi="Arial" w:cs="Arial"/>
          <w:sz w:val="20"/>
        </w:rPr>
        <w:t>Contar con personal capacitado en supervisión y vigilancia</w:t>
      </w:r>
    </w:p>
    <w:p w14:paraId="63D64771" w14:textId="77777777" w:rsidR="00B54919" w:rsidRPr="00596A3A" w:rsidRDefault="00B54919" w:rsidP="00C80695">
      <w:pPr>
        <w:pStyle w:val="Sangra2detdecuerpo"/>
        <w:numPr>
          <w:ilvl w:val="0"/>
          <w:numId w:val="16"/>
        </w:numPr>
        <w:autoSpaceDN w:val="0"/>
        <w:spacing w:before="0" w:after="0" w:line="240" w:lineRule="auto"/>
        <w:ind w:right="-228"/>
        <w:rPr>
          <w:rFonts w:ascii="Arial" w:hAnsi="Arial" w:cs="Arial"/>
          <w:sz w:val="20"/>
          <w:szCs w:val="20"/>
        </w:rPr>
      </w:pPr>
      <w:r w:rsidRPr="00596A3A">
        <w:rPr>
          <w:rFonts w:ascii="Arial" w:hAnsi="Arial" w:cs="Arial"/>
          <w:sz w:val="20"/>
          <w:szCs w:val="20"/>
        </w:rPr>
        <w:t>Vincular el resultado de las acciones de vigilancia con mecanismos efectivos de sanción con el fin de evitar recurrencia en la presencia de ilícitos</w:t>
      </w:r>
    </w:p>
    <w:p w14:paraId="2E7FA1AE" w14:textId="77777777" w:rsidR="00B54919" w:rsidRPr="00596A3A" w:rsidRDefault="00B54919" w:rsidP="00C80695">
      <w:pPr>
        <w:pStyle w:val="Lista2"/>
        <w:ind w:left="0" w:firstLine="0"/>
        <w:jc w:val="both"/>
        <w:rPr>
          <w:rFonts w:ascii="Arial" w:hAnsi="Arial" w:cs="Arial"/>
          <w:sz w:val="20"/>
        </w:rPr>
      </w:pPr>
    </w:p>
    <w:p w14:paraId="716A4BB4" w14:textId="77777777" w:rsidR="00B54919" w:rsidRPr="00596A3A" w:rsidRDefault="00B54919" w:rsidP="00C80695">
      <w:pPr>
        <w:pStyle w:val="Textodecuerpo"/>
        <w:spacing w:before="0" w:after="0" w:line="240" w:lineRule="auto"/>
        <w:rPr>
          <w:rFonts w:ascii="Arial" w:hAnsi="Arial" w:cs="Arial"/>
          <w:b/>
          <w:sz w:val="20"/>
          <w:szCs w:val="20"/>
        </w:rPr>
      </w:pPr>
      <w:r w:rsidRPr="00596A3A">
        <w:rPr>
          <w:rFonts w:ascii="Arial" w:hAnsi="Arial" w:cs="Arial"/>
          <w:b/>
          <w:sz w:val="20"/>
          <w:szCs w:val="20"/>
        </w:rPr>
        <w:t>Metas y resultados esperados</w:t>
      </w:r>
    </w:p>
    <w:p w14:paraId="15E71AC6" w14:textId="77777777" w:rsidR="00B54919" w:rsidRPr="00596A3A" w:rsidRDefault="00B54919" w:rsidP="00C80695">
      <w:pPr>
        <w:pStyle w:val="Listaconvietas2"/>
        <w:numPr>
          <w:ilvl w:val="0"/>
          <w:numId w:val="17"/>
        </w:numPr>
        <w:tabs>
          <w:tab w:val="left" w:pos="708"/>
        </w:tabs>
        <w:autoSpaceDE w:val="0"/>
        <w:autoSpaceDN w:val="0"/>
        <w:spacing w:before="0" w:after="0" w:line="240" w:lineRule="auto"/>
        <w:contextualSpacing w:val="0"/>
        <w:rPr>
          <w:rFonts w:ascii="Arial" w:hAnsi="Arial" w:cs="Arial"/>
          <w:sz w:val="20"/>
          <w:szCs w:val="20"/>
        </w:rPr>
      </w:pPr>
      <w:r w:rsidRPr="00596A3A">
        <w:rPr>
          <w:rFonts w:ascii="Arial" w:hAnsi="Arial" w:cs="Arial"/>
          <w:sz w:val="20"/>
          <w:szCs w:val="20"/>
        </w:rPr>
        <w:t>Contar con una programación anual de supervisión y vigilancia.</w:t>
      </w:r>
    </w:p>
    <w:p w14:paraId="5DFAE470" w14:textId="448F9190" w:rsidR="00B54919" w:rsidRPr="00596A3A" w:rsidRDefault="00B54919" w:rsidP="00C80695">
      <w:pPr>
        <w:pStyle w:val="Listaconvietas2"/>
        <w:numPr>
          <w:ilvl w:val="0"/>
          <w:numId w:val="17"/>
        </w:numPr>
        <w:tabs>
          <w:tab w:val="left" w:pos="708"/>
        </w:tabs>
        <w:autoSpaceDE w:val="0"/>
        <w:autoSpaceDN w:val="0"/>
        <w:spacing w:before="0" w:after="0" w:line="240" w:lineRule="auto"/>
        <w:contextualSpacing w:val="0"/>
        <w:rPr>
          <w:rFonts w:ascii="Arial" w:hAnsi="Arial" w:cs="Arial"/>
          <w:sz w:val="20"/>
          <w:szCs w:val="20"/>
        </w:rPr>
      </w:pPr>
      <w:r w:rsidRPr="00596A3A">
        <w:rPr>
          <w:rFonts w:ascii="Arial" w:hAnsi="Arial" w:cs="Arial"/>
          <w:sz w:val="20"/>
          <w:szCs w:val="20"/>
        </w:rPr>
        <w:t>Gestionar al menos 2 operativos anu</w:t>
      </w:r>
      <w:r w:rsidR="00314E8B">
        <w:rPr>
          <w:rFonts w:ascii="Arial" w:hAnsi="Arial" w:cs="Arial"/>
          <w:sz w:val="20"/>
          <w:szCs w:val="20"/>
        </w:rPr>
        <w:t>a</w:t>
      </w:r>
      <w:r w:rsidRPr="00596A3A">
        <w:rPr>
          <w:rFonts w:ascii="Arial" w:hAnsi="Arial" w:cs="Arial"/>
          <w:sz w:val="20"/>
          <w:szCs w:val="20"/>
        </w:rPr>
        <w:t>les conjuntos con las dependencias de gobierno involucradas.</w:t>
      </w:r>
    </w:p>
    <w:p w14:paraId="7D1A739A" w14:textId="77777777" w:rsidR="00B54919" w:rsidRPr="00596A3A" w:rsidRDefault="00B54919" w:rsidP="00C80695">
      <w:pPr>
        <w:pStyle w:val="Sangra2detdecuerpo"/>
        <w:numPr>
          <w:ilvl w:val="0"/>
          <w:numId w:val="17"/>
        </w:numPr>
        <w:autoSpaceDN w:val="0"/>
        <w:spacing w:before="0" w:after="0" w:line="240" w:lineRule="auto"/>
        <w:ind w:right="-228"/>
        <w:rPr>
          <w:rFonts w:ascii="Arial" w:hAnsi="Arial" w:cs="Arial"/>
          <w:sz w:val="20"/>
          <w:szCs w:val="20"/>
        </w:rPr>
      </w:pPr>
      <w:r w:rsidRPr="00596A3A">
        <w:rPr>
          <w:rFonts w:ascii="Arial" w:hAnsi="Arial" w:cs="Arial"/>
          <w:sz w:val="20"/>
          <w:szCs w:val="20"/>
        </w:rPr>
        <w:t>Contar con un mapa de ilícitos, por tipo y frecuencia, a mediano plazo.</w:t>
      </w:r>
    </w:p>
    <w:p w14:paraId="7AD1CFC1" w14:textId="77777777" w:rsidR="00B54919" w:rsidRPr="00596A3A" w:rsidRDefault="00B54919" w:rsidP="00C80695">
      <w:pPr>
        <w:pStyle w:val="Sangra2detdecuerpo"/>
        <w:numPr>
          <w:ilvl w:val="0"/>
          <w:numId w:val="17"/>
        </w:numPr>
        <w:autoSpaceDN w:val="0"/>
        <w:spacing w:before="0" w:after="0" w:line="240" w:lineRule="auto"/>
        <w:ind w:right="-228"/>
        <w:rPr>
          <w:rFonts w:ascii="Arial" w:hAnsi="Arial" w:cs="Arial"/>
          <w:sz w:val="20"/>
          <w:szCs w:val="20"/>
        </w:rPr>
      </w:pPr>
      <w:r w:rsidRPr="00596A3A">
        <w:rPr>
          <w:rFonts w:ascii="Arial" w:hAnsi="Arial" w:cs="Arial"/>
          <w:sz w:val="20"/>
          <w:szCs w:val="20"/>
        </w:rPr>
        <w:t>Obtener indicadores del grado de cumplimiento de las medidas de regulación aplicables a largo plazo.</w:t>
      </w:r>
    </w:p>
    <w:p w14:paraId="5E1C2635" w14:textId="77777777" w:rsidR="00B54919" w:rsidRPr="00596A3A" w:rsidRDefault="00B54919" w:rsidP="00C80695">
      <w:pPr>
        <w:pStyle w:val="Sangra2detdecuerpo"/>
        <w:autoSpaceDN w:val="0"/>
        <w:spacing w:before="0" w:after="0" w:line="240" w:lineRule="auto"/>
        <w:ind w:left="720" w:right="-228"/>
        <w:rPr>
          <w:rFonts w:ascii="Arial" w:hAnsi="Arial" w:cs="Arial"/>
          <w:sz w:val="20"/>
          <w:szCs w:val="20"/>
        </w:rPr>
      </w:pPr>
    </w:p>
    <w:tbl>
      <w:tblPr>
        <w:tblW w:w="5000" w:type="pct"/>
        <w:tblLook w:val="01E0" w:firstRow="1" w:lastRow="1" w:firstColumn="1" w:lastColumn="1" w:noHBand="0" w:noVBand="0"/>
      </w:tblPr>
      <w:tblGrid>
        <w:gridCol w:w="8475"/>
        <w:gridCol w:w="1101"/>
      </w:tblGrid>
      <w:tr w:rsidR="00F063A8" w:rsidRPr="00596A3A" w14:paraId="389F7A60" w14:textId="77777777" w:rsidTr="00C270D4">
        <w:tc>
          <w:tcPr>
            <w:tcW w:w="4425" w:type="pct"/>
            <w:tcBorders>
              <w:top w:val="single" w:sz="4" w:space="0" w:color="auto"/>
              <w:left w:val="single" w:sz="4" w:space="0" w:color="auto"/>
              <w:bottom w:val="single" w:sz="4" w:space="0" w:color="auto"/>
              <w:right w:val="single" w:sz="4" w:space="0" w:color="auto"/>
            </w:tcBorders>
          </w:tcPr>
          <w:p w14:paraId="5C4E9484" w14:textId="77777777" w:rsidR="00F063A8" w:rsidRPr="00596A3A" w:rsidRDefault="00F063A8" w:rsidP="00C270D4">
            <w:pPr>
              <w:spacing w:before="0" w:after="0" w:line="240" w:lineRule="auto"/>
              <w:rPr>
                <w:rFonts w:ascii="Arial" w:hAnsi="Arial" w:cs="Arial"/>
                <w:b/>
                <w:sz w:val="20"/>
                <w:szCs w:val="20"/>
              </w:rPr>
            </w:pPr>
            <w:r w:rsidRPr="00596A3A">
              <w:rPr>
                <w:rFonts w:ascii="Arial" w:hAnsi="Arial" w:cs="Arial"/>
                <w:b/>
                <w:sz w:val="20"/>
                <w:szCs w:val="20"/>
              </w:rPr>
              <w:t>Actividades</w:t>
            </w:r>
            <w:r w:rsidRPr="00596A3A">
              <w:rPr>
                <w:rFonts w:ascii="Arial" w:hAnsi="Arial" w:cs="Arial"/>
                <w:b/>
                <w:sz w:val="20"/>
                <w:szCs w:val="20"/>
                <w:vertAlign w:val="superscript"/>
              </w:rPr>
              <w:t>*</w:t>
            </w:r>
            <w:r w:rsidRPr="00596A3A">
              <w:rPr>
                <w:rFonts w:ascii="Arial" w:hAnsi="Arial" w:cs="Arial"/>
                <w:b/>
                <w:sz w:val="20"/>
                <w:szCs w:val="20"/>
              </w:rPr>
              <w:t xml:space="preserve"> y acciones</w:t>
            </w:r>
          </w:p>
        </w:tc>
        <w:tc>
          <w:tcPr>
            <w:tcW w:w="575" w:type="pct"/>
            <w:tcBorders>
              <w:top w:val="single" w:sz="4" w:space="0" w:color="auto"/>
              <w:left w:val="single" w:sz="4" w:space="0" w:color="auto"/>
              <w:bottom w:val="single" w:sz="4" w:space="0" w:color="auto"/>
              <w:right w:val="single" w:sz="4" w:space="0" w:color="auto"/>
            </w:tcBorders>
          </w:tcPr>
          <w:p w14:paraId="4DA47168" w14:textId="77777777" w:rsidR="00F063A8" w:rsidRPr="00596A3A" w:rsidRDefault="00F063A8" w:rsidP="00C270D4">
            <w:pPr>
              <w:spacing w:before="0" w:after="0" w:line="240" w:lineRule="auto"/>
              <w:rPr>
                <w:rFonts w:ascii="Arial" w:hAnsi="Arial" w:cs="Arial"/>
                <w:b/>
                <w:sz w:val="20"/>
                <w:szCs w:val="20"/>
              </w:rPr>
            </w:pPr>
            <w:r w:rsidRPr="00596A3A">
              <w:rPr>
                <w:rFonts w:ascii="Arial" w:hAnsi="Arial" w:cs="Arial"/>
                <w:b/>
                <w:sz w:val="20"/>
                <w:szCs w:val="20"/>
              </w:rPr>
              <w:t>Plazo</w:t>
            </w:r>
          </w:p>
        </w:tc>
      </w:tr>
      <w:tr w:rsidR="00F063A8" w:rsidRPr="00596A3A" w14:paraId="336F5FFF" w14:textId="77777777" w:rsidTr="00C270D4">
        <w:tc>
          <w:tcPr>
            <w:tcW w:w="5000" w:type="pct"/>
            <w:gridSpan w:val="2"/>
            <w:tcBorders>
              <w:top w:val="single" w:sz="4" w:space="0" w:color="auto"/>
              <w:left w:val="single" w:sz="4" w:space="0" w:color="auto"/>
              <w:bottom w:val="single" w:sz="4" w:space="0" w:color="auto"/>
              <w:right w:val="single" w:sz="4" w:space="0" w:color="auto"/>
            </w:tcBorders>
          </w:tcPr>
          <w:p w14:paraId="59267550" w14:textId="77777777" w:rsidR="00F063A8" w:rsidRPr="00596A3A" w:rsidRDefault="00F063A8" w:rsidP="00C270D4">
            <w:pPr>
              <w:spacing w:before="0" w:after="0" w:line="240" w:lineRule="auto"/>
              <w:rPr>
                <w:rFonts w:ascii="Arial" w:hAnsi="Arial" w:cs="Arial"/>
                <w:i/>
                <w:sz w:val="20"/>
                <w:szCs w:val="20"/>
              </w:rPr>
            </w:pPr>
            <w:r w:rsidRPr="00596A3A">
              <w:rPr>
                <w:rFonts w:ascii="Arial" w:hAnsi="Arial" w:cs="Arial"/>
                <w:i/>
                <w:sz w:val="20"/>
                <w:szCs w:val="20"/>
              </w:rPr>
              <w:t xml:space="preserve">Elaboración e implementación de la programación anual de supervisión y vigilancia </w:t>
            </w:r>
          </w:p>
        </w:tc>
      </w:tr>
      <w:tr w:rsidR="00F063A8" w:rsidRPr="00596A3A" w14:paraId="7F9D4102" w14:textId="77777777" w:rsidTr="00C270D4">
        <w:tc>
          <w:tcPr>
            <w:tcW w:w="4425" w:type="pct"/>
            <w:tcBorders>
              <w:top w:val="single" w:sz="4" w:space="0" w:color="auto"/>
              <w:left w:val="single" w:sz="4" w:space="0" w:color="auto"/>
              <w:bottom w:val="single" w:sz="4" w:space="0" w:color="auto"/>
              <w:right w:val="single" w:sz="4" w:space="0" w:color="auto"/>
            </w:tcBorders>
          </w:tcPr>
          <w:p w14:paraId="52C27C9F" w14:textId="77777777" w:rsidR="00F063A8" w:rsidRPr="00596A3A" w:rsidRDefault="00F063A8" w:rsidP="00C270D4">
            <w:pPr>
              <w:spacing w:before="0" w:after="0" w:line="240" w:lineRule="auto"/>
              <w:rPr>
                <w:rFonts w:ascii="Arial" w:hAnsi="Arial" w:cs="Arial"/>
                <w:sz w:val="20"/>
                <w:szCs w:val="20"/>
              </w:rPr>
            </w:pPr>
            <w:r w:rsidRPr="00596A3A">
              <w:rPr>
                <w:rFonts w:ascii="Arial" w:hAnsi="Arial" w:cs="Arial"/>
                <w:sz w:val="20"/>
                <w:szCs w:val="20"/>
              </w:rPr>
              <w:t>Identificar e integrar un padrón de usuarios que operan dentro de la Reserva de la Biosfera</w:t>
            </w:r>
          </w:p>
        </w:tc>
        <w:tc>
          <w:tcPr>
            <w:tcW w:w="575" w:type="pct"/>
            <w:tcBorders>
              <w:top w:val="single" w:sz="4" w:space="0" w:color="auto"/>
              <w:left w:val="single" w:sz="4" w:space="0" w:color="auto"/>
              <w:bottom w:val="single" w:sz="4" w:space="0" w:color="auto"/>
              <w:right w:val="single" w:sz="4" w:space="0" w:color="auto"/>
            </w:tcBorders>
          </w:tcPr>
          <w:p w14:paraId="0A33C871" w14:textId="77777777" w:rsidR="00F063A8" w:rsidRPr="00596A3A" w:rsidRDefault="00F063A8" w:rsidP="00C270D4">
            <w:pPr>
              <w:spacing w:before="0" w:after="0" w:line="240" w:lineRule="auto"/>
              <w:jc w:val="center"/>
              <w:rPr>
                <w:rFonts w:ascii="Arial" w:hAnsi="Arial" w:cs="Arial"/>
                <w:sz w:val="20"/>
                <w:szCs w:val="20"/>
              </w:rPr>
            </w:pPr>
            <w:r w:rsidRPr="00596A3A">
              <w:rPr>
                <w:rFonts w:ascii="Arial" w:hAnsi="Arial" w:cs="Arial"/>
                <w:sz w:val="20"/>
                <w:szCs w:val="20"/>
              </w:rPr>
              <w:t>C</w:t>
            </w:r>
          </w:p>
        </w:tc>
      </w:tr>
      <w:tr w:rsidR="00F063A8" w:rsidRPr="00596A3A" w14:paraId="54E53E5B" w14:textId="77777777" w:rsidTr="00C270D4">
        <w:tc>
          <w:tcPr>
            <w:tcW w:w="4425" w:type="pct"/>
            <w:tcBorders>
              <w:top w:val="single" w:sz="4" w:space="0" w:color="auto"/>
              <w:left w:val="single" w:sz="4" w:space="0" w:color="auto"/>
              <w:bottom w:val="single" w:sz="4" w:space="0" w:color="auto"/>
              <w:right w:val="single" w:sz="4" w:space="0" w:color="auto"/>
            </w:tcBorders>
          </w:tcPr>
          <w:p w14:paraId="4ED3DF23" w14:textId="77777777" w:rsidR="00F063A8" w:rsidRPr="00596A3A" w:rsidRDefault="00F063A8" w:rsidP="00C270D4">
            <w:pPr>
              <w:spacing w:before="0" w:after="0" w:line="240" w:lineRule="auto"/>
              <w:rPr>
                <w:rFonts w:ascii="Arial" w:hAnsi="Arial" w:cs="Arial"/>
                <w:sz w:val="20"/>
                <w:szCs w:val="20"/>
              </w:rPr>
            </w:pPr>
            <w:r w:rsidRPr="00596A3A">
              <w:rPr>
                <w:rFonts w:ascii="Arial" w:hAnsi="Arial" w:cs="Arial"/>
                <w:sz w:val="20"/>
                <w:szCs w:val="20"/>
              </w:rPr>
              <w:t>Identificar focos rojos los cuales presenten mayor número de actividades antropogénicas y con mayor frecuencia de ilícitos</w:t>
            </w:r>
          </w:p>
        </w:tc>
        <w:tc>
          <w:tcPr>
            <w:tcW w:w="575" w:type="pct"/>
            <w:tcBorders>
              <w:top w:val="single" w:sz="4" w:space="0" w:color="auto"/>
              <w:left w:val="single" w:sz="4" w:space="0" w:color="auto"/>
              <w:bottom w:val="single" w:sz="4" w:space="0" w:color="auto"/>
              <w:right w:val="single" w:sz="4" w:space="0" w:color="auto"/>
            </w:tcBorders>
          </w:tcPr>
          <w:p w14:paraId="312433D5" w14:textId="77777777" w:rsidR="00F063A8" w:rsidRPr="00596A3A" w:rsidRDefault="00F063A8" w:rsidP="00C270D4">
            <w:pPr>
              <w:spacing w:before="0" w:after="0" w:line="240" w:lineRule="auto"/>
              <w:jc w:val="center"/>
              <w:rPr>
                <w:rFonts w:ascii="Arial" w:hAnsi="Arial" w:cs="Arial"/>
                <w:sz w:val="20"/>
                <w:szCs w:val="20"/>
              </w:rPr>
            </w:pPr>
            <w:r w:rsidRPr="00596A3A">
              <w:rPr>
                <w:rFonts w:ascii="Arial" w:hAnsi="Arial" w:cs="Arial"/>
                <w:sz w:val="20"/>
                <w:szCs w:val="20"/>
              </w:rPr>
              <w:t>P</w:t>
            </w:r>
          </w:p>
        </w:tc>
      </w:tr>
      <w:tr w:rsidR="00F063A8" w:rsidRPr="00596A3A" w14:paraId="3235832F" w14:textId="77777777" w:rsidTr="00C270D4">
        <w:tc>
          <w:tcPr>
            <w:tcW w:w="4425" w:type="pct"/>
            <w:tcBorders>
              <w:top w:val="single" w:sz="4" w:space="0" w:color="auto"/>
              <w:left w:val="single" w:sz="4" w:space="0" w:color="auto"/>
              <w:bottom w:val="single" w:sz="4" w:space="0" w:color="auto"/>
              <w:right w:val="single" w:sz="4" w:space="0" w:color="auto"/>
            </w:tcBorders>
          </w:tcPr>
          <w:p w14:paraId="799609F0" w14:textId="77777777" w:rsidR="00F063A8" w:rsidRPr="00596A3A" w:rsidRDefault="00F063A8" w:rsidP="00C270D4">
            <w:pPr>
              <w:spacing w:before="0" w:after="0" w:line="240" w:lineRule="auto"/>
              <w:rPr>
                <w:rFonts w:ascii="Arial" w:hAnsi="Arial" w:cs="Arial"/>
                <w:sz w:val="20"/>
                <w:szCs w:val="20"/>
              </w:rPr>
            </w:pPr>
            <w:r w:rsidRPr="00596A3A">
              <w:rPr>
                <w:rFonts w:ascii="Arial" w:hAnsi="Arial" w:cs="Arial"/>
                <w:sz w:val="20"/>
                <w:szCs w:val="20"/>
              </w:rPr>
              <w:t>Realizar registros de las acciones de supervisión y vigilancia, a través de un mecanismo de manejo de la información (ej. Bases de datos), y analizar los datos para aplicar la información obtenida en la toma de decisiones</w:t>
            </w:r>
          </w:p>
        </w:tc>
        <w:tc>
          <w:tcPr>
            <w:tcW w:w="575" w:type="pct"/>
            <w:tcBorders>
              <w:top w:val="single" w:sz="4" w:space="0" w:color="auto"/>
              <w:left w:val="single" w:sz="4" w:space="0" w:color="auto"/>
              <w:bottom w:val="single" w:sz="4" w:space="0" w:color="auto"/>
              <w:right w:val="single" w:sz="4" w:space="0" w:color="auto"/>
            </w:tcBorders>
          </w:tcPr>
          <w:p w14:paraId="0C083713" w14:textId="77777777" w:rsidR="00F063A8" w:rsidRPr="00596A3A" w:rsidRDefault="00F063A8" w:rsidP="00C270D4">
            <w:pPr>
              <w:spacing w:before="0" w:after="0" w:line="240" w:lineRule="auto"/>
              <w:jc w:val="center"/>
              <w:rPr>
                <w:rFonts w:ascii="Arial" w:hAnsi="Arial" w:cs="Arial"/>
                <w:sz w:val="20"/>
                <w:szCs w:val="20"/>
              </w:rPr>
            </w:pPr>
            <w:r w:rsidRPr="00596A3A">
              <w:rPr>
                <w:rFonts w:ascii="Arial" w:hAnsi="Arial" w:cs="Arial"/>
                <w:sz w:val="20"/>
                <w:szCs w:val="20"/>
              </w:rPr>
              <w:t>P</w:t>
            </w:r>
          </w:p>
        </w:tc>
      </w:tr>
      <w:tr w:rsidR="00F063A8" w:rsidRPr="00596A3A" w14:paraId="0B3E1D25" w14:textId="77777777" w:rsidTr="00C270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425" w:type="pct"/>
          </w:tcPr>
          <w:p w14:paraId="49F66D27" w14:textId="77777777" w:rsidR="00F063A8" w:rsidRPr="00596A3A" w:rsidRDefault="00F063A8" w:rsidP="00C270D4">
            <w:pPr>
              <w:spacing w:before="0" w:after="0" w:line="240" w:lineRule="auto"/>
              <w:rPr>
                <w:rFonts w:ascii="Arial" w:hAnsi="Arial" w:cs="Arial"/>
                <w:sz w:val="20"/>
                <w:szCs w:val="20"/>
              </w:rPr>
            </w:pPr>
            <w:r w:rsidRPr="00596A3A">
              <w:rPr>
                <w:rFonts w:ascii="Arial" w:hAnsi="Arial" w:cs="Arial"/>
                <w:sz w:val="20"/>
                <w:szCs w:val="20"/>
              </w:rPr>
              <w:t>Realizar recorridos marinos y terrestres de supervisión y vigilancia, adaptando su frecuencia, duración y horario a la problemática identificada y sitios prioritarios o de mayor concentración de actividades productivas</w:t>
            </w:r>
          </w:p>
        </w:tc>
        <w:tc>
          <w:tcPr>
            <w:tcW w:w="575" w:type="pct"/>
            <w:vAlign w:val="center"/>
          </w:tcPr>
          <w:p w14:paraId="0DC64B29" w14:textId="77777777" w:rsidR="00F063A8" w:rsidRPr="00596A3A" w:rsidRDefault="00F063A8" w:rsidP="00C270D4">
            <w:pPr>
              <w:spacing w:before="0" w:after="0" w:line="240" w:lineRule="auto"/>
              <w:jc w:val="center"/>
              <w:rPr>
                <w:rFonts w:ascii="Arial" w:hAnsi="Arial" w:cs="Arial"/>
                <w:sz w:val="20"/>
                <w:szCs w:val="20"/>
              </w:rPr>
            </w:pPr>
            <w:r w:rsidRPr="00596A3A">
              <w:rPr>
                <w:rFonts w:ascii="Arial" w:hAnsi="Arial" w:cs="Arial"/>
                <w:sz w:val="20"/>
                <w:szCs w:val="20"/>
              </w:rPr>
              <w:t>P</w:t>
            </w:r>
          </w:p>
        </w:tc>
      </w:tr>
      <w:tr w:rsidR="00F063A8" w:rsidRPr="00596A3A" w14:paraId="45E70812" w14:textId="77777777" w:rsidTr="00C270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425" w:type="pct"/>
          </w:tcPr>
          <w:p w14:paraId="68F0BF39" w14:textId="77777777" w:rsidR="00F063A8" w:rsidRPr="00596A3A" w:rsidRDefault="00F063A8" w:rsidP="00C270D4">
            <w:pPr>
              <w:spacing w:before="0" w:after="0" w:line="240" w:lineRule="auto"/>
              <w:rPr>
                <w:rFonts w:ascii="Arial" w:hAnsi="Arial" w:cs="Arial"/>
                <w:sz w:val="20"/>
                <w:szCs w:val="20"/>
              </w:rPr>
            </w:pPr>
            <w:r w:rsidRPr="00596A3A">
              <w:rPr>
                <w:rFonts w:ascii="Arial" w:hAnsi="Arial" w:cs="Arial"/>
                <w:sz w:val="20"/>
                <w:szCs w:val="20"/>
              </w:rPr>
              <w:t>Capacitar al personal involucrado en la supervisión y vigilancia</w:t>
            </w:r>
          </w:p>
        </w:tc>
        <w:tc>
          <w:tcPr>
            <w:tcW w:w="575" w:type="pct"/>
            <w:vAlign w:val="center"/>
          </w:tcPr>
          <w:p w14:paraId="76E4E30B" w14:textId="77777777" w:rsidR="00F063A8" w:rsidRPr="00596A3A" w:rsidRDefault="00F063A8" w:rsidP="00C270D4">
            <w:pPr>
              <w:spacing w:before="0" w:after="0" w:line="240" w:lineRule="auto"/>
              <w:jc w:val="center"/>
              <w:rPr>
                <w:rFonts w:ascii="Arial" w:hAnsi="Arial" w:cs="Arial"/>
                <w:sz w:val="20"/>
                <w:szCs w:val="20"/>
              </w:rPr>
            </w:pPr>
            <w:r w:rsidRPr="00596A3A">
              <w:rPr>
                <w:rFonts w:ascii="Arial" w:hAnsi="Arial" w:cs="Arial"/>
                <w:sz w:val="20"/>
                <w:szCs w:val="20"/>
              </w:rPr>
              <w:t>P</w:t>
            </w:r>
          </w:p>
        </w:tc>
      </w:tr>
      <w:tr w:rsidR="00F063A8" w:rsidRPr="00596A3A" w14:paraId="27585B9F" w14:textId="77777777" w:rsidTr="00C270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00" w:type="pct"/>
            <w:gridSpan w:val="2"/>
          </w:tcPr>
          <w:p w14:paraId="4B2D63BE" w14:textId="77777777" w:rsidR="00F063A8" w:rsidRPr="00596A3A" w:rsidRDefault="00F063A8" w:rsidP="00C270D4">
            <w:pPr>
              <w:spacing w:before="0" w:after="0" w:line="240" w:lineRule="auto"/>
              <w:jc w:val="left"/>
              <w:rPr>
                <w:rFonts w:ascii="Arial" w:hAnsi="Arial" w:cs="Arial"/>
                <w:i/>
                <w:sz w:val="20"/>
                <w:szCs w:val="20"/>
              </w:rPr>
            </w:pPr>
            <w:r w:rsidRPr="00596A3A">
              <w:rPr>
                <w:rFonts w:ascii="Arial" w:hAnsi="Arial" w:cs="Arial"/>
                <w:i/>
                <w:sz w:val="20"/>
                <w:szCs w:val="20"/>
              </w:rPr>
              <w:lastRenderedPageBreak/>
              <w:t>Participación social y coordinación interinstitucional</w:t>
            </w:r>
          </w:p>
        </w:tc>
      </w:tr>
      <w:tr w:rsidR="00F063A8" w:rsidRPr="00596A3A" w14:paraId="5F6894F8" w14:textId="77777777" w:rsidTr="00C270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425" w:type="pct"/>
          </w:tcPr>
          <w:p w14:paraId="03BFB650" w14:textId="77777777" w:rsidR="00F063A8" w:rsidRPr="00596A3A" w:rsidRDefault="00F063A8" w:rsidP="00C270D4">
            <w:pPr>
              <w:spacing w:before="0" w:after="0" w:line="240" w:lineRule="auto"/>
              <w:rPr>
                <w:rFonts w:ascii="Arial" w:hAnsi="Arial" w:cs="Arial"/>
                <w:sz w:val="20"/>
                <w:szCs w:val="20"/>
              </w:rPr>
            </w:pPr>
            <w:r w:rsidRPr="00596A3A">
              <w:rPr>
                <w:rFonts w:ascii="Arial" w:hAnsi="Arial" w:cs="Arial"/>
                <w:sz w:val="20"/>
                <w:szCs w:val="20"/>
              </w:rPr>
              <w:t>Fomentar entre los usuarios de la Reserva de la Biosfera la realización de buenas prácticas en su operación, generando y aplicando mecanismos de difusión de las disposiciones legales aplicables, en coordinación con el Subprograma de Cultura</w:t>
            </w:r>
          </w:p>
        </w:tc>
        <w:tc>
          <w:tcPr>
            <w:tcW w:w="575" w:type="pct"/>
            <w:vAlign w:val="center"/>
          </w:tcPr>
          <w:p w14:paraId="6CC1BC7A" w14:textId="77777777" w:rsidR="00F063A8" w:rsidRPr="00596A3A" w:rsidRDefault="00F063A8" w:rsidP="00C270D4">
            <w:pPr>
              <w:spacing w:before="0" w:after="0" w:line="240" w:lineRule="auto"/>
              <w:jc w:val="center"/>
              <w:rPr>
                <w:rFonts w:ascii="Arial" w:hAnsi="Arial" w:cs="Arial"/>
                <w:sz w:val="20"/>
                <w:szCs w:val="20"/>
              </w:rPr>
            </w:pPr>
            <w:r w:rsidRPr="00596A3A">
              <w:rPr>
                <w:rFonts w:ascii="Arial" w:hAnsi="Arial" w:cs="Arial"/>
                <w:sz w:val="20"/>
                <w:szCs w:val="20"/>
              </w:rPr>
              <w:t>P</w:t>
            </w:r>
          </w:p>
        </w:tc>
      </w:tr>
      <w:tr w:rsidR="00F063A8" w:rsidRPr="00596A3A" w14:paraId="1BC31D54" w14:textId="77777777" w:rsidTr="00C270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425" w:type="pct"/>
          </w:tcPr>
          <w:p w14:paraId="4A27E9A6" w14:textId="77777777" w:rsidR="00F063A8" w:rsidRPr="00596A3A" w:rsidRDefault="00F063A8" w:rsidP="00C270D4">
            <w:pPr>
              <w:spacing w:before="0" w:after="0" w:line="240" w:lineRule="auto"/>
              <w:rPr>
                <w:rFonts w:ascii="Arial" w:hAnsi="Arial" w:cs="Arial"/>
                <w:sz w:val="20"/>
                <w:szCs w:val="20"/>
              </w:rPr>
            </w:pPr>
            <w:r w:rsidRPr="00596A3A">
              <w:rPr>
                <w:rFonts w:ascii="Arial" w:hAnsi="Arial" w:cs="Arial"/>
                <w:sz w:val="20"/>
                <w:szCs w:val="20"/>
              </w:rPr>
              <w:t>Promover la participación comunitaria en la vigilancia por parte de los pescadores, prestadores de servicios, pobladores y demás usuarios del ANP</w:t>
            </w:r>
          </w:p>
        </w:tc>
        <w:tc>
          <w:tcPr>
            <w:tcW w:w="575" w:type="pct"/>
            <w:vAlign w:val="center"/>
          </w:tcPr>
          <w:p w14:paraId="783B734C" w14:textId="77777777" w:rsidR="00F063A8" w:rsidRPr="00596A3A" w:rsidRDefault="00F063A8" w:rsidP="00C270D4">
            <w:pPr>
              <w:spacing w:before="0" w:after="0" w:line="240" w:lineRule="auto"/>
              <w:jc w:val="center"/>
              <w:rPr>
                <w:rFonts w:ascii="Arial" w:hAnsi="Arial" w:cs="Arial"/>
                <w:sz w:val="20"/>
                <w:szCs w:val="20"/>
              </w:rPr>
            </w:pPr>
            <w:r w:rsidRPr="00596A3A">
              <w:rPr>
                <w:rFonts w:ascii="Arial" w:hAnsi="Arial" w:cs="Arial"/>
                <w:sz w:val="20"/>
                <w:szCs w:val="20"/>
              </w:rPr>
              <w:t>P</w:t>
            </w:r>
          </w:p>
        </w:tc>
      </w:tr>
      <w:tr w:rsidR="00F063A8" w:rsidRPr="00596A3A" w14:paraId="007D970F" w14:textId="77777777" w:rsidTr="00C270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425" w:type="pct"/>
          </w:tcPr>
          <w:p w14:paraId="2748D697" w14:textId="77777777" w:rsidR="00F063A8" w:rsidRPr="00596A3A" w:rsidRDefault="00F063A8" w:rsidP="00C270D4">
            <w:pPr>
              <w:spacing w:before="0" w:after="0" w:line="240" w:lineRule="auto"/>
              <w:rPr>
                <w:rFonts w:ascii="Arial" w:hAnsi="Arial" w:cs="Arial"/>
                <w:sz w:val="20"/>
                <w:szCs w:val="20"/>
              </w:rPr>
            </w:pPr>
            <w:r w:rsidRPr="00596A3A">
              <w:rPr>
                <w:rFonts w:ascii="Arial" w:hAnsi="Arial" w:cs="Arial"/>
                <w:sz w:val="20"/>
                <w:szCs w:val="20"/>
              </w:rPr>
              <w:t>Gestionar y coordinar con las autoridades competentes acciones de prevención, inspección, vigilancia y control de ilícitos</w:t>
            </w:r>
          </w:p>
        </w:tc>
        <w:tc>
          <w:tcPr>
            <w:tcW w:w="575" w:type="pct"/>
            <w:vAlign w:val="center"/>
          </w:tcPr>
          <w:p w14:paraId="305D25BD" w14:textId="77777777" w:rsidR="00F063A8" w:rsidRPr="00596A3A" w:rsidRDefault="00F063A8" w:rsidP="00C270D4">
            <w:pPr>
              <w:spacing w:before="0" w:after="0" w:line="240" w:lineRule="auto"/>
              <w:jc w:val="center"/>
              <w:rPr>
                <w:rFonts w:ascii="Arial" w:hAnsi="Arial" w:cs="Arial"/>
                <w:sz w:val="20"/>
                <w:szCs w:val="20"/>
              </w:rPr>
            </w:pPr>
            <w:r w:rsidRPr="00596A3A">
              <w:rPr>
                <w:rFonts w:ascii="Arial" w:hAnsi="Arial" w:cs="Arial"/>
                <w:sz w:val="20"/>
                <w:szCs w:val="20"/>
              </w:rPr>
              <w:t>P</w:t>
            </w:r>
          </w:p>
        </w:tc>
      </w:tr>
      <w:tr w:rsidR="00F063A8" w:rsidRPr="00596A3A" w14:paraId="308A6921" w14:textId="77777777" w:rsidTr="00C270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425" w:type="pct"/>
          </w:tcPr>
          <w:p w14:paraId="6D18D44B" w14:textId="77777777" w:rsidR="00F063A8" w:rsidRPr="00596A3A" w:rsidRDefault="00F063A8" w:rsidP="00C270D4">
            <w:pPr>
              <w:spacing w:before="0" w:after="0" w:line="240" w:lineRule="auto"/>
              <w:rPr>
                <w:rFonts w:ascii="Arial" w:hAnsi="Arial" w:cs="Arial"/>
                <w:sz w:val="20"/>
                <w:szCs w:val="20"/>
              </w:rPr>
            </w:pPr>
            <w:r w:rsidRPr="00596A3A">
              <w:rPr>
                <w:rFonts w:ascii="Arial" w:hAnsi="Arial" w:cs="Arial"/>
                <w:sz w:val="20"/>
                <w:szCs w:val="20"/>
              </w:rPr>
              <w:t>Elaboración y seguimiento de denuncias ambientales para entrega a las autoridades competentes en la materia</w:t>
            </w:r>
          </w:p>
        </w:tc>
        <w:tc>
          <w:tcPr>
            <w:tcW w:w="575" w:type="pct"/>
            <w:vAlign w:val="center"/>
          </w:tcPr>
          <w:p w14:paraId="6C9523C7" w14:textId="77777777" w:rsidR="00F063A8" w:rsidRPr="00596A3A" w:rsidRDefault="00F063A8" w:rsidP="00C270D4">
            <w:pPr>
              <w:spacing w:before="0" w:after="0" w:line="240" w:lineRule="auto"/>
              <w:jc w:val="center"/>
              <w:rPr>
                <w:rFonts w:ascii="Arial" w:hAnsi="Arial" w:cs="Arial"/>
                <w:sz w:val="20"/>
                <w:szCs w:val="20"/>
              </w:rPr>
            </w:pPr>
            <w:r w:rsidRPr="00596A3A">
              <w:rPr>
                <w:rFonts w:ascii="Arial" w:hAnsi="Arial" w:cs="Arial"/>
                <w:sz w:val="20"/>
                <w:szCs w:val="20"/>
              </w:rPr>
              <w:t>P</w:t>
            </w:r>
          </w:p>
        </w:tc>
      </w:tr>
    </w:tbl>
    <w:p w14:paraId="5BE3557E" w14:textId="77777777" w:rsidR="00B54919" w:rsidRPr="00596A3A" w:rsidRDefault="00B54919" w:rsidP="00C80695">
      <w:pPr>
        <w:pStyle w:val="Epgrafe"/>
        <w:spacing w:before="0"/>
        <w:rPr>
          <w:rFonts w:ascii="Arial" w:hAnsi="Arial" w:cs="Arial"/>
          <w:b w:val="0"/>
          <w:sz w:val="20"/>
          <w:szCs w:val="20"/>
          <w:lang w:val="es-MX"/>
        </w:rPr>
      </w:pPr>
      <w:r w:rsidRPr="00596A3A">
        <w:rPr>
          <w:rFonts w:ascii="Arial" w:eastAsia="Batang" w:hAnsi="Arial" w:cs="Arial"/>
          <w:b w:val="0"/>
          <w:sz w:val="20"/>
          <w:szCs w:val="20"/>
          <w:lang w:val="es-MX"/>
        </w:rPr>
        <w:t>* Las actividades se presentan en letra cursiva.</w:t>
      </w:r>
    </w:p>
    <w:p w14:paraId="3B53ADA9" w14:textId="77777777" w:rsidR="00B54919" w:rsidRPr="00596A3A" w:rsidRDefault="00B54919" w:rsidP="00C80695">
      <w:pPr>
        <w:pStyle w:val="Default"/>
        <w:rPr>
          <w:rFonts w:ascii="Arial" w:hAnsi="Arial" w:cs="Arial"/>
          <w:color w:val="auto"/>
          <w:sz w:val="20"/>
          <w:szCs w:val="20"/>
        </w:rPr>
      </w:pPr>
    </w:p>
    <w:p w14:paraId="1439F753" w14:textId="77777777" w:rsidR="00B54919" w:rsidRPr="00596A3A" w:rsidRDefault="00B54919" w:rsidP="00C80695">
      <w:pPr>
        <w:pStyle w:val="Ttulo2"/>
        <w:rPr>
          <w:lang w:val="es-MX"/>
        </w:rPr>
      </w:pPr>
      <w:bookmarkStart w:id="27" w:name="_Toc474849424"/>
      <w:bookmarkStart w:id="28" w:name="_Toc483396458"/>
      <w:r w:rsidRPr="00596A3A">
        <w:rPr>
          <w:rStyle w:val="Ttulo2Car"/>
          <w:b/>
          <w:bCs/>
          <w:lang w:val="es-MX"/>
        </w:rPr>
        <w:t>6.1.2. Componente de prevención, control y combate de incendios y contingencias ambientales</w:t>
      </w:r>
      <w:bookmarkEnd w:id="27"/>
      <w:bookmarkEnd w:id="28"/>
    </w:p>
    <w:p w14:paraId="0ED1F735" w14:textId="77777777" w:rsidR="00B54919" w:rsidRPr="00596A3A" w:rsidRDefault="00B54919" w:rsidP="00C80695">
      <w:pPr>
        <w:pStyle w:val="Default"/>
        <w:jc w:val="both"/>
        <w:rPr>
          <w:rFonts w:ascii="Arial" w:hAnsi="Arial" w:cs="Arial"/>
          <w:color w:val="auto"/>
          <w:sz w:val="20"/>
          <w:szCs w:val="20"/>
        </w:rPr>
      </w:pPr>
    </w:p>
    <w:p w14:paraId="28056DBE" w14:textId="52D02D82" w:rsidR="00B54919" w:rsidRPr="00596A3A" w:rsidRDefault="00B54919" w:rsidP="00C80695">
      <w:pPr>
        <w:pStyle w:val="Default"/>
        <w:jc w:val="both"/>
        <w:rPr>
          <w:rFonts w:ascii="Arial" w:hAnsi="Arial" w:cs="Arial"/>
          <w:color w:val="auto"/>
          <w:sz w:val="20"/>
          <w:szCs w:val="20"/>
        </w:rPr>
      </w:pPr>
      <w:r w:rsidRPr="00596A3A">
        <w:rPr>
          <w:rFonts w:ascii="Arial" w:hAnsi="Arial" w:cs="Arial"/>
          <w:color w:val="auto"/>
          <w:sz w:val="20"/>
          <w:szCs w:val="20"/>
        </w:rPr>
        <w:t>A pesar de que la porción terrestre de la Reserva de la Biosfera puede ser susceptible de incendios este riesgo es bajo lo anterior debido a su ubicación, baja cantidad de actividades antropogénicas y el tipo de vegetación presente (principalmente humedales). Sin embargo</w:t>
      </w:r>
      <w:r w:rsidR="00314E8B">
        <w:rPr>
          <w:rFonts w:ascii="Arial" w:hAnsi="Arial" w:cs="Arial"/>
          <w:color w:val="auto"/>
          <w:sz w:val="20"/>
          <w:szCs w:val="20"/>
        </w:rPr>
        <w:t>,</w:t>
      </w:r>
      <w:r w:rsidRPr="00596A3A">
        <w:rPr>
          <w:rFonts w:ascii="Arial" w:hAnsi="Arial" w:cs="Arial"/>
          <w:color w:val="auto"/>
          <w:sz w:val="20"/>
          <w:szCs w:val="20"/>
        </w:rPr>
        <w:t xml:space="preserve"> al existir la posibilidad de incendio se deben realizar acciones de prevención y vigilancia de los puntos de calor que permita la detección temprana y la aplicación de protocolos de control de incendios. </w:t>
      </w:r>
    </w:p>
    <w:p w14:paraId="734FE26B" w14:textId="77777777" w:rsidR="00B54919" w:rsidRPr="00596A3A" w:rsidRDefault="00B54919" w:rsidP="00C80695">
      <w:pPr>
        <w:pStyle w:val="Default"/>
        <w:jc w:val="both"/>
        <w:rPr>
          <w:rFonts w:ascii="Arial" w:hAnsi="Arial" w:cs="Arial"/>
          <w:color w:val="auto"/>
          <w:sz w:val="20"/>
          <w:szCs w:val="20"/>
        </w:rPr>
      </w:pPr>
    </w:p>
    <w:p w14:paraId="5AAE1F40" w14:textId="4D16D1EF" w:rsidR="00B54919" w:rsidRPr="00596A3A" w:rsidRDefault="00B54919" w:rsidP="00C80695">
      <w:pPr>
        <w:pStyle w:val="Default"/>
        <w:jc w:val="both"/>
        <w:rPr>
          <w:rFonts w:ascii="Arial" w:hAnsi="Arial" w:cs="Arial"/>
          <w:color w:val="auto"/>
          <w:sz w:val="20"/>
          <w:szCs w:val="20"/>
        </w:rPr>
      </w:pPr>
      <w:r w:rsidRPr="00596A3A">
        <w:rPr>
          <w:rFonts w:ascii="Arial" w:hAnsi="Arial" w:cs="Arial"/>
          <w:color w:val="auto"/>
          <w:sz w:val="20"/>
          <w:szCs w:val="20"/>
        </w:rPr>
        <w:t>En contraste, y debido a su posición geográfica, la Reserva de la Biosfera tiene una alta incidencia de fenómenos hidrometeorológicos, como lo han sido los huracanes Iván, Emily, Wilma y Dean, entre otros, los cuales han afectado gravemente al arrecife coralino, duna costera y manglares del área. De igual forma, la Reserva de la Biosfera se encuentra en un importante destino turístico con una alta presencia de embarcaciones turísticas, pesqueras y particulares que transitan diariamente por ella, lo cual implica un riesgo potencial de que suceda alguna contingencia ambiental por derrame de hidrocarburos o por colisiones con los arrecifes coralinos (encallamientos).</w:t>
      </w:r>
    </w:p>
    <w:p w14:paraId="64F1C82B" w14:textId="77777777" w:rsidR="00B54919" w:rsidRPr="00596A3A" w:rsidRDefault="00B54919" w:rsidP="00C80695">
      <w:pPr>
        <w:pStyle w:val="Default"/>
        <w:jc w:val="both"/>
        <w:rPr>
          <w:rFonts w:ascii="Arial" w:hAnsi="Arial" w:cs="Arial"/>
          <w:color w:val="auto"/>
          <w:sz w:val="20"/>
          <w:szCs w:val="20"/>
        </w:rPr>
      </w:pPr>
    </w:p>
    <w:p w14:paraId="2A99055F" w14:textId="77777777" w:rsidR="00B54919" w:rsidRPr="00596A3A" w:rsidRDefault="00B54919" w:rsidP="00C80695">
      <w:pPr>
        <w:pStyle w:val="Default"/>
        <w:jc w:val="both"/>
        <w:rPr>
          <w:rFonts w:ascii="Arial" w:hAnsi="Arial" w:cs="Arial"/>
          <w:color w:val="auto"/>
          <w:sz w:val="20"/>
          <w:szCs w:val="20"/>
        </w:rPr>
      </w:pPr>
      <w:r w:rsidRPr="00596A3A">
        <w:rPr>
          <w:rFonts w:ascii="Arial" w:hAnsi="Arial" w:cs="Arial"/>
          <w:color w:val="auto"/>
          <w:sz w:val="20"/>
          <w:szCs w:val="20"/>
        </w:rPr>
        <w:t>Por lo anterior el presente componente establece las acciones para la prevención, control y combate de incendios y contingencias ambientales que se puedan presentar en la Reserva de la Biosfera.</w:t>
      </w:r>
    </w:p>
    <w:p w14:paraId="4B6FC8A1" w14:textId="77777777" w:rsidR="00B54919" w:rsidRPr="00596A3A" w:rsidRDefault="00B54919" w:rsidP="00C80695">
      <w:pPr>
        <w:pStyle w:val="Default"/>
        <w:rPr>
          <w:rFonts w:ascii="Arial" w:hAnsi="Arial" w:cs="Arial"/>
          <w:color w:val="auto"/>
          <w:sz w:val="20"/>
          <w:szCs w:val="20"/>
        </w:rPr>
      </w:pPr>
    </w:p>
    <w:p w14:paraId="1A70AE65"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Objetivos particulares</w:t>
      </w:r>
    </w:p>
    <w:p w14:paraId="6FDF0D5D" w14:textId="77777777" w:rsidR="00B54919" w:rsidRPr="00596A3A" w:rsidRDefault="00B54919" w:rsidP="00C80695">
      <w:pPr>
        <w:numPr>
          <w:ilvl w:val="0"/>
          <w:numId w:val="19"/>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con procesos estandarizados para la atención de incendios y contingencias ambientales, tomando como referencia los existentes en otras ANP.</w:t>
      </w:r>
    </w:p>
    <w:p w14:paraId="5B109D39" w14:textId="162F0DE2" w:rsidR="00B54919" w:rsidRPr="00596A3A" w:rsidRDefault="00B54919" w:rsidP="00C80695">
      <w:pPr>
        <w:numPr>
          <w:ilvl w:val="0"/>
          <w:numId w:val="19"/>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 xml:space="preserve">Participar en la elaboración de los manuales de procedimientos que permitan respuestas rápidas y eficientes ante las contingencias. </w:t>
      </w:r>
    </w:p>
    <w:p w14:paraId="276C77E3" w14:textId="77777777" w:rsidR="00B54919" w:rsidRPr="00596A3A" w:rsidRDefault="00B54919" w:rsidP="00C80695">
      <w:pPr>
        <w:numPr>
          <w:ilvl w:val="0"/>
          <w:numId w:val="19"/>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Aplicar eficazmente los instrumentos jurídicos y técnicos que las autoridades competentes establezcan para la atención de incendios forestales, encallamientos, accidentes náuticos, derrame de hidrocarburos y en general cualquier contingencia ambiental que se presente en el ANP.</w:t>
      </w:r>
    </w:p>
    <w:p w14:paraId="074013B0" w14:textId="77777777" w:rsidR="00B54919" w:rsidRPr="00596A3A" w:rsidRDefault="00B54919" w:rsidP="00C80695">
      <w:pPr>
        <w:numPr>
          <w:ilvl w:val="0"/>
          <w:numId w:val="19"/>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Participar y colaborar con la Secretaría de Marina, para la ejecución del Plan Nacional de Contingencias para combatir y controlar derrames de hidrocarburos y otras sustancias nocivas en el mar y otros instrumentos.</w:t>
      </w:r>
    </w:p>
    <w:p w14:paraId="404000B5" w14:textId="77777777" w:rsidR="00B54919" w:rsidRPr="00596A3A" w:rsidRDefault="00B54919" w:rsidP="00C80695">
      <w:pPr>
        <w:autoSpaceDE w:val="0"/>
        <w:autoSpaceDN w:val="0"/>
        <w:adjustRightInd w:val="0"/>
        <w:spacing w:before="0" w:after="0" w:line="240" w:lineRule="auto"/>
        <w:ind w:left="720"/>
        <w:contextualSpacing/>
        <w:rPr>
          <w:rFonts w:ascii="Arial" w:eastAsia="Calibri" w:hAnsi="Arial" w:cs="Arial"/>
          <w:sz w:val="20"/>
          <w:szCs w:val="20"/>
          <w:lang w:val="es-ES" w:eastAsia="es-ES"/>
        </w:rPr>
      </w:pPr>
    </w:p>
    <w:p w14:paraId="7267FB50"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Metas y resultados esperados</w:t>
      </w:r>
    </w:p>
    <w:p w14:paraId="17F8735E" w14:textId="77777777" w:rsidR="00F063A8" w:rsidRPr="00596A3A" w:rsidRDefault="00F063A8" w:rsidP="00F063A8">
      <w:pPr>
        <w:numPr>
          <w:ilvl w:val="0"/>
          <w:numId w:val="20"/>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Atender y/o dar seguimiento al 100% de casos de contingencias por incendios y contingencias ambientales.</w:t>
      </w:r>
    </w:p>
    <w:p w14:paraId="057840C8" w14:textId="77777777" w:rsidR="00B54919" w:rsidRPr="00596A3A" w:rsidRDefault="00B54919" w:rsidP="00C80695">
      <w:pPr>
        <w:numPr>
          <w:ilvl w:val="0"/>
          <w:numId w:val="20"/>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en el mediano plazo, con un protocolo o manual interno sobre manejo de contingencias y mitigación de riesgos para el ANP</w:t>
      </w:r>
    </w:p>
    <w:p w14:paraId="7159F01A" w14:textId="77777777" w:rsidR="00B54919" w:rsidRPr="00596A3A" w:rsidRDefault="00B54919" w:rsidP="00C80695">
      <w:pPr>
        <w:autoSpaceDE w:val="0"/>
        <w:autoSpaceDN w:val="0"/>
        <w:adjustRightInd w:val="0"/>
        <w:spacing w:before="0" w:after="0" w:line="240" w:lineRule="auto"/>
        <w:ind w:left="720"/>
        <w:contextualSpacing/>
        <w:rPr>
          <w:rFonts w:ascii="Arial" w:eastAsia="Times New Roman" w:hAnsi="Arial" w:cs="Arial"/>
          <w:sz w:val="20"/>
          <w:szCs w:val="20"/>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2"/>
        <w:gridCol w:w="994"/>
      </w:tblGrid>
      <w:tr w:rsidR="00CF435B" w:rsidRPr="00596A3A" w14:paraId="343EE2E2" w14:textId="77777777" w:rsidTr="00D103F7">
        <w:tc>
          <w:tcPr>
            <w:tcW w:w="4481" w:type="pct"/>
          </w:tcPr>
          <w:p w14:paraId="225CFF2C"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Actividades</w:t>
            </w:r>
            <w:r w:rsidRPr="00596A3A">
              <w:rPr>
                <w:rFonts w:ascii="Arial" w:eastAsia="Times New Roman" w:hAnsi="Arial" w:cs="Arial"/>
                <w:b/>
                <w:sz w:val="20"/>
                <w:szCs w:val="20"/>
                <w:vertAlign w:val="superscript"/>
                <w:lang w:val="es-ES" w:eastAsia="es-ES"/>
              </w:rPr>
              <w:t>*</w:t>
            </w:r>
            <w:r w:rsidRPr="00596A3A">
              <w:rPr>
                <w:rFonts w:ascii="Arial" w:eastAsia="Times New Roman" w:hAnsi="Arial" w:cs="Arial"/>
                <w:b/>
                <w:sz w:val="20"/>
                <w:szCs w:val="20"/>
                <w:lang w:val="es-ES" w:eastAsia="es-ES"/>
              </w:rPr>
              <w:t xml:space="preserve"> y acciones</w:t>
            </w:r>
          </w:p>
        </w:tc>
        <w:tc>
          <w:tcPr>
            <w:tcW w:w="519" w:type="pct"/>
            <w:vAlign w:val="center"/>
          </w:tcPr>
          <w:p w14:paraId="64B5F9D9"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Plazo</w:t>
            </w:r>
          </w:p>
        </w:tc>
      </w:tr>
      <w:tr w:rsidR="00CF435B" w:rsidRPr="00596A3A" w14:paraId="7898B2B9" w14:textId="77777777" w:rsidTr="00D103F7">
        <w:tblPrEx>
          <w:tblLook w:val="00A0" w:firstRow="1" w:lastRow="0" w:firstColumn="1" w:lastColumn="0" w:noHBand="0" w:noVBand="0"/>
        </w:tblPrEx>
        <w:tc>
          <w:tcPr>
            <w:tcW w:w="5000" w:type="pct"/>
            <w:gridSpan w:val="2"/>
          </w:tcPr>
          <w:p w14:paraId="6B92C4E7"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Atención oportuna a incendios forestales, encallamientos, derrames de hidrocarburos, fenómenos meteorológicos y en general a contingencias ambientales</w:t>
            </w:r>
          </w:p>
        </w:tc>
      </w:tr>
      <w:tr w:rsidR="00CF435B" w:rsidRPr="00596A3A" w14:paraId="52FA291E" w14:textId="77777777" w:rsidTr="00D103F7">
        <w:tc>
          <w:tcPr>
            <w:tcW w:w="4481" w:type="pct"/>
          </w:tcPr>
          <w:p w14:paraId="150D5720"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Identificar sitios con riesgo de incendios y establecer vigilancia permanente de los puntos de </w:t>
            </w:r>
            <w:r w:rsidRPr="00596A3A">
              <w:rPr>
                <w:rFonts w:ascii="Arial" w:eastAsia="Times New Roman" w:hAnsi="Arial" w:cs="Arial"/>
                <w:sz w:val="20"/>
                <w:szCs w:val="20"/>
                <w:lang w:val="es-ES" w:eastAsia="es-ES"/>
              </w:rPr>
              <w:lastRenderedPageBreak/>
              <w:t>calor</w:t>
            </w:r>
          </w:p>
        </w:tc>
        <w:tc>
          <w:tcPr>
            <w:tcW w:w="519" w:type="pct"/>
            <w:vAlign w:val="center"/>
          </w:tcPr>
          <w:p w14:paraId="3BD41A1A"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lastRenderedPageBreak/>
              <w:t>P</w:t>
            </w:r>
          </w:p>
        </w:tc>
      </w:tr>
      <w:tr w:rsidR="00CF435B" w:rsidRPr="00596A3A" w14:paraId="0F3E13ED" w14:textId="77777777" w:rsidTr="00D103F7">
        <w:tc>
          <w:tcPr>
            <w:tcW w:w="4481" w:type="pct"/>
          </w:tcPr>
          <w:p w14:paraId="62083D49"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lastRenderedPageBreak/>
              <w:t>Implementar y ejecutar los protocolos, planes y programas de contingencia establecidos por otras dependencias, a fin de estandarizar los procedimientos de atención y seguimiento de contingencias ambientales</w:t>
            </w:r>
          </w:p>
        </w:tc>
        <w:tc>
          <w:tcPr>
            <w:tcW w:w="519" w:type="pct"/>
            <w:vAlign w:val="center"/>
          </w:tcPr>
          <w:p w14:paraId="71240E1B"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5BAAC16E" w14:textId="77777777" w:rsidTr="00D103F7">
        <w:tc>
          <w:tcPr>
            <w:tcW w:w="4481" w:type="pct"/>
          </w:tcPr>
          <w:p w14:paraId="5B8F3726" w14:textId="7F80A812"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Resguardar los bienes, equipo y documentos del área protegida, así como coordinar las acciones para la reparación de los daños ocasionados por fenómenos hidrometeorológicos</w:t>
            </w:r>
          </w:p>
        </w:tc>
        <w:tc>
          <w:tcPr>
            <w:tcW w:w="519" w:type="pct"/>
            <w:vAlign w:val="center"/>
          </w:tcPr>
          <w:p w14:paraId="204394A8"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193EF069" w14:textId="77777777" w:rsidTr="00D103F7">
        <w:tc>
          <w:tcPr>
            <w:tcW w:w="4481" w:type="pct"/>
          </w:tcPr>
          <w:p w14:paraId="40CB6EFB"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la participación de los usuarios del ANP y de los habitantes de la zona de influencia en la prevención y reporte de incendios forestales</w:t>
            </w:r>
          </w:p>
        </w:tc>
        <w:tc>
          <w:tcPr>
            <w:tcW w:w="519" w:type="pct"/>
            <w:vAlign w:val="center"/>
          </w:tcPr>
          <w:p w14:paraId="576D5ABD"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07B29B3F" w14:textId="77777777" w:rsidTr="00D103F7">
        <w:tc>
          <w:tcPr>
            <w:tcW w:w="5000" w:type="pct"/>
            <w:gridSpan w:val="2"/>
          </w:tcPr>
          <w:p w14:paraId="1E99A744" w14:textId="05BCAA1C" w:rsidR="00B54919" w:rsidRPr="00596A3A" w:rsidRDefault="00B54919" w:rsidP="00314E8B">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Participación y coordinación interinstitucional para la atención de incendios forestales y contingencias ambientales</w:t>
            </w:r>
          </w:p>
        </w:tc>
      </w:tr>
      <w:tr w:rsidR="00CF435B" w:rsidRPr="00596A3A" w14:paraId="3A6E6825" w14:textId="77777777" w:rsidTr="00D103F7">
        <w:tc>
          <w:tcPr>
            <w:tcW w:w="4481" w:type="pct"/>
          </w:tcPr>
          <w:p w14:paraId="69FA748F"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Coordinar con otras autoridades, organizaciones, y usuarios del ANP acciones de prevención y atención de incendios y contingencias ambientales</w:t>
            </w:r>
          </w:p>
        </w:tc>
        <w:tc>
          <w:tcPr>
            <w:tcW w:w="519" w:type="pct"/>
            <w:vAlign w:val="center"/>
          </w:tcPr>
          <w:p w14:paraId="48568663"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738B3C9A" w14:textId="77777777" w:rsidTr="00D103F7">
        <w:tc>
          <w:tcPr>
            <w:tcW w:w="4481" w:type="pct"/>
          </w:tcPr>
          <w:p w14:paraId="389E27A9"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Participar en los simulacros que realiza el “Plan nacional de contingencia para combatir y controlar derrames de hidrocarburos y otras sustancias nocivas en el mar” coordinado por Secretaría de Marina</w:t>
            </w:r>
          </w:p>
        </w:tc>
        <w:tc>
          <w:tcPr>
            <w:tcW w:w="519" w:type="pct"/>
            <w:vAlign w:val="center"/>
          </w:tcPr>
          <w:p w14:paraId="26645E88"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4A0A068C" w14:textId="77777777" w:rsidTr="00D103F7">
        <w:tc>
          <w:tcPr>
            <w:tcW w:w="4481" w:type="pct"/>
            <w:vAlign w:val="center"/>
          </w:tcPr>
          <w:p w14:paraId="3FA0DECD" w14:textId="31D6B97B"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Participar con la SEMAR en las actividades de remediación en casos de derrame de hidrocarburos dentro del ANP</w:t>
            </w:r>
          </w:p>
        </w:tc>
        <w:tc>
          <w:tcPr>
            <w:tcW w:w="519" w:type="pct"/>
            <w:vAlign w:val="center"/>
          </w:tcPr>
          <w:p w14:paraId="199025E2"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592B833C" w14:textId="77777777" w:rsidTr="00D103F7">
        <w:tc>
          <w:tcPr>
            <w:tcW w:w="4481" w:type="pct"/>
            <w:vAlign w:val="center"/>
          </w:tcPr>
          <w:p w14:paraId="7DAA1294"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Promover y gestionar con la autoridad competente la señalización de aquellas áreas susceptibles a encallamientos</w:t>
            </w:r>
          </w:p>
        </w:tc>
        <w:tc>
          <w:tcPr>
            <w:tcW w:w="519" w:type="pct"/>
            <w:vAlign w:val="center"/>
          </w:tcPr>
          <w:p w14:paraId="0097C349"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L</w:t>
            </w:r>
          </w:p>
        </w:tc>
      </w:tr>
      <w:tr w:rsidR="00CF435B" w:rsidRPr="00596A3A" w14:paraId="4CCD1D19" w14:textId="77777777" w:rsidTr="00D103F7">
        <w:tc>
          <w:tcPr>
            <w:tcW w:w="4481" w:type="pct"/>
          </w:tcPr>
          <w:p w14:paraId="75568C15" w14:textId="15967E33" w:rsidR="00B54919" w:rsidRPr="00596A3A" w:rsidRDefault="00B54919" w:rsidP="00314E8B">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Participar y colaborar en los comités de atención a huracanes, incendios forestales y contingencias a los que convoquen los diferentes órdenes de gobierno</w:t>
            </w:r>
          </w:p>
        </w:tc>
        <w:tc>
          <w:tcPr>
            <w:tcW w:w="519" w:type="pct"/>
            <w:vAlign w:val="center"/>
          </w:tcPr>
          <w:p w14:paraId="1448ED87"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bl>
    <w:p w14:paraId="73E225BD"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*Las actividades se presentan en letras cursivas.</w:t>
      </w:r>
    </w:p>
    <w:p w14:paraId="45CEC5D0" w14:textId="77777777" w:rsidR="00B54919" w:rsidRPr="00596A3A" w:rsidRDefault="00B54919" w:rsidP="00C80695">
      <w:pPr>
        <w:pStyle w:val="Default"/>
        <w:rPr>
          <w:rFonts w:ascii="Arial" w:hAnsi="Arial" w:cs="Arial"/>
          <w:color w:val="auto"/>
        </w:rPr>
      </w:pPr>
    </w:p>
    <w:p w14:paraId="288783AC" w14:textId="119570D8" w:rsidR="00B54919" w:rsidRPr="00596A3A" w:rsidRDefault="00B54919" w:rsidP="00C80695">
      <w:pPr>
        <w:pStyle w:val="Ttulo2"/>
        <w:rPr>
          <w:lang w:val="es-MX"/>
        </w:rPr>
      </w:pPr>
      <w:bookmarkStart w:id="29" w:name="_Toc474849425"/>
      <w:bookmarkStart w:id="30" w:name="_Toc483396459"/>
      <w:r w:rsidRPr="00596A3A">
        <w:rPr>
          <w:rStyle w:val="Ttulo2Car"/>
          <w:b/>
          <w:bCs/>
          <w:lang w:val="es-MX"/>
        </w:rPr>
        <w:t xml:space="preserve">6.1.3 Componente de preservación e integridad de </w:t>
      </w:r>
      <w:r w:rsidR="0052188A" w:rsidRPr="00596A3A">
        <w:rPr>
          <w:rStyle w:val="Ttulo2Car"/>
          <w:b/>
          <w:bCs/>
          <w:lang w:val="es-MX"/>
        </w:rPr>
        <w:t>áreas</w:t>
      </w:r>
      <w:r w:rsidRPr="00596A3A">
        <w:rPr>
          <w:rStyle w:val="Ttulo2Car"/>
          <w:b/>
          <w:bCs/>
          <w:lang w:val="es-MX"/>
        </w:rPr>
        <w:t xml:space="preserve"> núcleo, frágiles y sensibles</w:t>
      </w:r>
      <w:bookmarkEnd w:id="29"/>
      <w:bookmarkEnd w:id="30"/>
    </w:p>
    <w:p w14:paraId="71D31F6B" w14:textId="77777777" w:rsidR="00B54919" w:rsidRPr="00596A3A" w:rsidRDefault="00B54919" w:rsidP="00C80695">
      <w:pPr>
        <w:pStyle w:val="Default"/>
        <w:rPr>
          <w:rFonts w:ascii="Arial" w:hAnsi="Arial" w:cs="Arial"/>
          <w:color w:val="auto"/>
          <w:sz w:val="20"/>
          <w:szCs w:val="20"/>
        </w:rPr>
      </w:pPr>
    </w:p>
    <w:p w14:paraId="4B694614" w14:textId="091CC21B" w:rsidR="00B54919" w:rsidRPr="00596A3A" w:rsidRDefault="00B54919" w:rsidP="00C80695">
      <w:pPr>
        <w:pStyle w:val="Default"/>
        <w:jc w:val="both"/>
        <w:rPr>
          <w:rFonts w:ascii="Arial" w:hAnsi="Arial" w:cs="Arial"/>
          <w:color w:val="auto"/>
          <w:sz w:val="20"/>
          <w:szCs w:val="20"/>
        </w:rPr>
      </w:pPr>
      <w:r w:rsidRPr="00596A3A">
        <w:rPr>
          <w:rFonts w:ascii="Arial" w:hAnsi="Arial" w:cs="Arial"/>
          <w:color w:val="auto"/>
          <w:sz w:val="20"/>
          <w:szCs w:val="20"/>
        </w:rPr>
        <w:t>En la Reserva de la Biosfera existen 6 zonas núcleo, así como sitios de particular importancia por la cobertura de corales</w:t>
      </w:r>
      <w:r w:rsidR="00314E8B">
        <w:rPr>
          <w:rFonts w:ascii="Arial" w:hAnsi="Arial" w:cs="Arial"/>
          <w:color w:val="auto"/>
          <w:sz w:val="20"/>
          <w:szCs w:val="20"/>
        </w:rPr>
        <w:t>,</w:t>
      </w:r>
      <w:r w:rsidRPr="00596A3A">
        <w:rPr>
          <w:rFonts w:ascii="Arial" w:hAnsi="Arial" w:cs="Arial"/>
          <w:color w:val="auto"/>
          <w:sz w:val="20"/>
          <w:szCs w:val="20"/>
        </w:rPr>
        <w:t xml:space="preserve"> diversidad de especies</w:t>
      </w:r>
      <w:r w:rsidR="00314E8B">
        <w:rPr>
          <w:rFonts w:ascii="Arial" w:hAnsi="Arial" w:cs="Arial"/>
          <w:color w:val="auto"/>
          <w:sz w:val="20"/>
          <w:szCs w:val="20"/>
        </w:rPr>
        <w:t>,</w:t>
      </w:r>
      <w:r w:rsidRPr="00596A3A">
        <w:rPr>
          <w:rFonts w:ascii="Arial" w:hAnsi="Arial" w:cs="Arial"/>
          <w:color w:val="auto"/>
          <w:sz w:val="20"/>
          <w:szCs w:val="20"/>
        </w:rPr>
        <w:t xml:space="preserve"> sitios de alimentación, agregación y reproducción de especies y/o presencia de especies poco comunes. Dichos sitios son considerados como frágiles o sensibles a impactos naturales o antropogénicos y requieren de acciones de preservación específicas. </w:t>
      </w:r>
    </w:p>
    <w:p w14:paraId="20B250FF" w14:textId="77777777" w:rsidR="00B54919" w:rsidRPr="00596A3A" w:rsidRDefault="00B54919" w:rsidP="00C80695">
      <w:pPr>
        <w:pStyle w:val="Default"/>
        <w:jc w:val="both"/>
        <w:rPr>
          <w:rFonts w:ascii="Arial" w:hAnsi="Arial" w:cs="Arial"/>
          <w:color w:val="auto"/>
          <w:sz w:val="20"/>
          <w:szCs w:val="20"/>
        </w:rPr>
      </w:pPr>
    </w:p>
    <w:p w14:paraId="64ECC1D5" w14:textId="544E020B" w:rsidR="00F063A8" w:rsidRPr="00596A3A" w:rsidRDefault="00F063A8" w:rsidP="00F063A8">
      <w:pPr>
        <w:pStyle w:val="Default"/>
        <w:jc w:val="both"/>
        <w:rPr>
          <w:rFonts w:ascii="Arial" w:hAnsi="Arial" w:cs="Arial"/>
          <w:color w:val="auto"/>
          <w:sz w:val="20"/>
          <w:szCs w:val="20"/>
        </w:rPr>
      </w:pPr>
      <w:r w:rsidRPr="00596A3A">
        <w:rPr>
          <w:rFonts w:ascii="Arial" w:hAnsi="Arial" w:cs="Arial"/>
          <w:color w:val="auto"/>
          <w:sz w:val="20"/>
          <w:szCs w:val="20"/>
        </w:rPr>
        <w:t>Dos de las zonas núcleo corresponden a ecosistemas lagunares en los que actualmente se desarrollan actividades de navegación y pesca; y una tercera que corresponde a ecosistemas marino</w:t>
      </w:r>
      <w:ins w:id="31" w:author="Daniela Evia Duarte" w:date="2017-07-14T13:44:00Z">
        <w:r w:rsidR="009B5665">
          <w:rPr>
            <w:rFonts w:ascii="Arial" w:hAnsi="Arial" w:cs="Arial"/>
            <w:color w:val="auto"/>
            <w:sz w:val="20"/>
            <w:szCs w:val="20"/>
          </w:rPr>
          <w:t>s</w:t>
        </w:r>
      </w:ins>
      <w:r w:rsidRPr="00596A3A">
        <w:rPr>
          <w:rFonts w:ascii="Arial" w:hAnsi="Arial" w:cs="Arial"/>
          <w:color w:val="auto"/>
          <w:sz w:val="20"/>
          <w:szCs w:val="20"/>
        </w:rPr>
        <w:t xml:space="preserve"> costeros, en las cuales existe la presión de la expansión turística, así como del crecimiento poblacional particularmente al norte del Estado, lo cual podría traer efectos negativos en la conservación de los recursos naturales, mismos que requieren ser identificados, monitoreados y aplicar las medidas correspondientes para ocasionar el menor impacto posible. </w:t>
      </w:r>
    </w:p>
    <w:p w14:paraId="10C0E9A5" w14:textId="77777777" w:rsidR="00B54919" w:rsidRPr="00596A3A" w:rsidRDefault="00B54919" w:rsidP="00C80695">
      <w:pPr>
        <w:pStyle w:val="Default"/>
        <w:jc w:val="both"/>
        <w:rPr>
          <w:rFonts w:ascii="Arial" w:hAnsi="Arial" w:cs="Arial"/>
          <w:color w:val="auto"/>
          <w:sz w:val="20"/>
          <w:szCs w:val="20"/>
        </w:rPr>
      </w:pPr>
    </w:p>
    <w:p w14:paraId="53D011F7" w14:textId="5E4BE4E0" w:rsidR="00B54919" w:rsidRPr="00596A3A" w:rsidRDefault="00B54919" w:rsidP="00C80695">
      <w:pPr>
        <w:pStyle w:val="Default"/>
        <w:jc w:val="both"/>
        <w:rPr>
          <w:rFonts w:ascii="Arial" w:hAnsi="Arial" w:cs="Arial"/>
          <w:color w:val="auto"/>
          <w:sz w:val="20"/>
          <w:szCs w:val="20"/>
        </w:rPr>
      </w:pPr>
      <w:r w:rsidRPr="00596A3A">
        <w:rPr>
          <w:rFonts w:ascii="Arial" w:hAnsi="Arial" w:cs="Arial"/>
          <w:color w:val="auto"/>
          <w:sz w:val="20"/>
          <w:szCs w:val="20"/>
        </w:rPr>
        <w:t xml:space="preserve">Las restantes 3 zonas núcleo presentan la característica específica de ser áreas submarinas (ubicadas </w:t>
      </w:r>
      <w:r w:rsidRPr="00B52472">
        <w:rPr>
          <w:rFonts w:ascii="Arial" w:hAnsi="Arial" w:cs="Arial"/>
          <w:color w:val="auto"/>
          <w:sz w:val="20"/>
          <w:szCs w:val="20"/>
        </w:rPr>
        <w:t>de los 100 metros de</w:t>
      </w:r>
      <w:r w:rsidRPr="00596A3A">
        <w:rPr>
          <w:rFonts w:ascii="Arial" w:hAnsi="Arial" w:cs="Arial"/>
          <w:color w:val="auto"/>
          <w:sz w:val="20"/>
          <w:szCs w:val="20"/>
        </w:rPr>
        <w:t xml:space="preserve"> profundidad al lecho marino), además de encontrarse alejadas de la costa, por lo que la </w:t>
      </w:r>
      <w:r w:rsidR="0052188A" w:rsidRPr="00596A3A">
        <w:rPr>
          <w:rFonts w:ascii="Arial" w:hAnsi="Arial" w:cs="Arial"/>
          <w:color w:val="auto"/>
          <w:sz w:val="20"/>
          <w:szCs w:val="20"/>
        </w:rPr>
        <w:t>mayoría</w:t>
      </w:r>
      <w:r w:rsidRPr="00596A3A">
        <w:rPr>
          <w:rFonts w:ascii="Arial" w:hAnsi="Arial" w:cs="Arial"/>
          <w:color w:val="auto"/>
          <w:sz w:val="20"/>
          <w:szCs w:val="20"/>
        </w:rPr>
        <w:t xml:space="preserve"> de las acciones se enfocarán a acciones de preservación, investigación, monitoreo, así como el desarrollo de medidas que promuevan que dichas áreas permanezcan sin aprovechamientos, en concordancia con las actividades y regulaciones establecidas dentro del presente Programa de Manejo en esas zonas.    </w:t>
      </w:r>
    </w:p>
    <w:p w14:paraId="704E2551" w14:textId="77777777" w:rsidR="00B54919" w:rsidRPr="00596A3A" w:rsidRDefault="00B54919" w:rsidP="00C80695">
      <w:pPr>
        <w:pStyle w:val="Default"/>
        <w:jc w:val="both"/>
        <w:rPr>
          <w:rFonts w:ascii="Arial" w:hAnsi="Arial" w:cs="Arial"/>
          <w:color w:val="auto"/>
          <w:sz w:val="20"/>
          <w:szCs w:val="20"/>
        </w:rPr>
      </w:pPr>
    </w:p>
    <w:p w14:paraId="00FA868C" w14:textId="2F4F310B" w:rsidR="00B54919" w:rsidRPr="00596A3A" w:rsidRDefault="00B54919" w:rsidP="00C80695">
      <w:pPr>
        <w:pStyle w:val="Default"/>
        <w:jc w:val="both"/>
        <w:rPr>
          <w:rFonts w:ascii="Arial" w:hAnsi="Arial" w:cs="Arial"/>
          <w:color w:val="auto"/>
          <w:sz w:val="20"/>
          <w:szCs w:val="20"/>
        </w:rPr>
      </w:pPr>
      <w:r w:rsidRPr="00596A3A">
        <w:rPr>
          <w:rFonts w:ascii="Arial" w:hAnsi="Arial" w:cs="Arial"/>
          <w:color w:val="auto"/>
          <w:sz w:val="20"/>
          <w:szCs w:val="20"/>
        </w:rPr>
        <w:t xml:space="preserve">En cuanto a las áreas frágiles y sensibles se recomienda identificarlas como primer paso e integrar la información existente, como base para plantear el esquema más adecuado para su conservación, con el acompañamiento del sector académico. </w:t>
      </w:r>
    </w:p>
    <w:p w14:paraId="26084E8D" w14:textId="77777777" w:rsidR="00B54919" w:rsidRPr="00596A3A" w:rsidRDefault="00B54919" w:rsidP="00C80695">
      <w:pPr>
        <w:pStyle w:val="Default"/>
        <w:jc w:val="both"/>
        <w:rPr>
          <w:rFonts w:ascii="Arial" w:hAnsi="Arial" w:cs="Arial"/>
          <w:color w:val="auto"/>
          <w:sz w:val="20"/>
          <w:szCs w:val="20"/>
        </w:rPr>
      </w:pPr>
    </w:p>
    <w:p w14:paraId="27BA38B7" w14:textId="77777777" w:rsidR="00B54919" w:rsidRPr="00596A3A" w:rsidRDefault="00B54919" w:rsidP="00C80695">
      <w:pPr>
        <w:pStyle w:val="Default"/>
        <w:jc w:val="both"/>
        <w:rPr>
          <w:rFonts w:ascii="Arial" w:hAnsi="Arial" w:cs="Arial"/>
          <w:color w:val="auto"/>
          <w:sz w:val="20"/>
          <w:szCs w:val="20"/>
        </w:rPr>
      </w:pPr>
      <w:r w:rsidRPr="00596A3A">
        <w:rPr>
          <w:rFonts w:ascii="Arial" w:hAnsi="Arial" w:cs="Arial"/>
          <w:color w:val="auto"/>
          <w:sz w:val="20"/>
          <w:szCs w:val="20"/>
        </w:rPr>
        <w:t>Por lo anterior este componente establece las actividades de preservación de sus elementos ante presiones humanas y naturales que podrían poner en riesgo su permanencia a largo plazo.</w:t>
      </w:r>
    </w:p>
    <w:p w14:paraId="2E1E7A05" w14:textId="77777777" w:rsidR="00B54919" w:rsidRPr="00596A3A" w:rsidRDefault="00B54919" w:rsidP="00C80695">
      <w:pPr>
        <w:pStyle w:val="Default"/>
        <w:jc w:val="both"/>
        <w:rPr>
          <w:rFonts w:ascii="Arial" w:hAnsi="Arial" w:cs="Arial"/>
          <w:color w:val="auto"/>
          <w:sz w:val="20"/>
          <w:szCs w:val="20"/>
        </w:rPr>
      </w:pPr>
    </w:p>
    <w:p w14:paraId="623BD01E"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Objetivos particulares</w:t>
      </w:r>
    </w:p>
    <w:p w14:paraId="2BABFD3B" w14:textId="77777777" w:rsidR="00B54919" w:rsidRPr="00596A3A" w:rsidRDefault="00B54919" w:rsidP="00C80695">
      <w:pPr>
        <w:numPr>
          <w:ilvl w:val="0"/>
          <w:numId w:val="21"/>
        </w:numPr>
        <w:autoSpaceDE w:val="0"/>
        <w:autoSpaceDN w:val="0"/>
        <w:adjustRightInd w:val="0"/>
        <w:spacing w:before="0" w:after="0" w:line="240" w:lineRule="auto"/>
        <w:rPr>
          <w:rFonts w:ascii="Arial" w:eastAsia="Times New Roman" w:hAnsi="Arial" w:cs="Arial"/>
          <w:sz w:val="20"/>
          <w:szCs w:val="20"/>
          <w:lang w:val="es-ES"/>
        </w:rPr>
      </w:pPr>
      <w:r w:rsidRPr="00596A3A">
        <w:rPr>
          <w:rFonts w:ascii="Arial" w:eastAsia="Times New Roman" w:hAnsi="Arial" w:cs="Arial"/>
          <w:sz w:val="20"/>
          <w:szCs w:val="20"/>
          <w:lang w:val="es-ES"/>
        </w:rPr>
        <w:t xml:space="preserve">Mantener la estructura, conectividad y funcionalidad de las zonas núcleo y áreas frágiles o sensibles, que permitan conservar las poblaciones y especies cuyo ciclo biológico requiere de los </w:t>
      </w:r>
      <w:r w:rsidRPr="00596A3A">
        <w:rPr>
          <w:rFonts w:ascii="Arial" w:eastAsia="Times New Roman" w:hAnsi="Arial" w:cs="Arial"/>
          <w:sz w:val="20"/>
          <w:szCs w:val="20"/>
          <w:lang w:val="es-ES"/>
        </w:rPr>
        <w:lastRenderedPageBreak/>
        <w:t>elementos presentes en ellas, mediante acciones de manejo para prevenir y controlar los factores de perturbación.</w:t>
      </w:r>
      <w:r w:rsidRPr="00596A3A">
        <w:rPr>
          <w:rFonts w:ascii="Arial" w:hAnsi="Arial" w:cs="Arial"/>
        </w:rPr>
        <w:t xml:space="preserve"> </w:t>
      </w:r>
    </w:p>
    <w:p w14:paraId="001E9901" w14:textId="77777777" w:rsidR="00B54919" w:rsidRPr="00596A3A" w:rsidRDefault="00B54919" w:rsidP="00C80695">
      <w:pPr>
        <w:numPr>
          <w:ilvl w:val="0"/>
          <w:numId w:val="21"/>
        </w:numPr>
        <w:autoSpaceDE w:val="0"/>
        <w:autoSpaceDN w:val="0"/>
        <w:adjustRightInd w:val="0"/>
        <w:spacing w:before="0" w:after="0" w:line="240" w:lineRule="auto"/>
        <w:rPr>
          <w:rFonts w:ascii="Arial" w:eastAsia="Times New Roman" w:hAnsi="Arial" w:cs="Arial"/>
          <w:sz w:val="20"/>
          <w:szCs w:val="20"/>
          <w:lang w:val="es-ES"/>
        </w:rPr>
      </w:pPr>
      <w:r w:rsidRPr="00596A3A">
        <w:rPr>
          <w:rFonts w:ascii="Arial" w:eastAsia="Times New Roman" w:hAnsi="Arial" w:cs="Arial"/>
          <w:sz w:val="20"/>
          <w:szCs w:val="20"/>
          <w:lang w:val="es-ES"/>
        </w:rPr>
        <w:t>Desarrollar acciones y medidas de protección que garanticen la permanencia e integridad de las zonas núcleo y áreas frágiles y sensibles</w:t>
      </w:r>
    </w:p>
    <w:p w14:paraId="30E0634D" w14:textId="77777777" w:rsidR="00B54919" w:rsidRPr="00596A3A" w:rsidRDefault="00B54919" w:rsidP="00C80695">
      <w:pPr>
        <w:numPr>
          <w:ilvl w:val="0"/>
          <w:numId w:val="21"/>
        </w:numPr>
        <w:autoSpaceDE w:val="0"/>
        <w:autoSpaceDN w:val="0"/>
        <w:adjustRightInd w:val="0"/>
        <w:spacing w:before="0" w:after="0" w:line="240" w:lineRule="auto"/>
        <w:rPr>
          <w:rFonts w:ascii="Arial" w:eastAsia="Times New Roman" w:hAnsi="Arial" w:cs="Arial"/>
          <w:sz w:val="20"/>
          <w:szCs w:val="20"/>
          <w:lang w:val="es-ES"/>
        </w:rPr>
      </w:pPr>
      <w:r w:rsidRPr="00596A3A">
        <w:rPr>
          <w:rFonts w:ascii="Arial" w:eastAsia="Times New Roman" w:hAnsi="Arial" w:cs="Arial"/>
          <w:sz w:val="20"/>
          <w:szCs w:val="20"/>
          <w:lang w:val="es-ES"/>
        </w:rPr>
        <w:t>Evitar que las actividades humanas generen disturbios o factores estresantes en las poblaciones silvestres presentes en ellas.</w:t>
      </w:r>
    </w:p>
    <w:p w14:paraId="2B4E53B2"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76EDA9E7" w14:textId="77777777" w:rsidR="00B54919" w:rsidRPr="00596A3A" w:rsidRDefault="00B54919" w:rsidP="00C80695">
      <w:pPr>
        <w:autoSpaceDE w:val="0"/>
        <w:autoSpaceDN w:val="0"/>
        <w:adjustRightInd w:val="0"/>
        <w:spacing w:before="0" w:after="0" w:line="240" w:lineRule="auto"/>
        <w:rPr>
          <w:rFonts w:ascii="Arial" w:eastAsia="Times New Roman" w:hAnsi="Arial" w:cs="Arial"/>
          <w:b/>
          <w:i/>
          <w:iCs/>
          <w:sz w:val="20"/>
          <w:szCs w:val="20"/>
          <w:lang w:val="es-ES" w:eastAsia="es-ES"/>
        </w:rPr>
      </w:pPr>
      <w:r w:rsidRPr="00596A3A">
        <w:rPr>
          <w:rFonts w:ascii="Arial" w:eastAsia="Times New Roman" w:hAnsi="Arial" w:cs="Arial"/>
          <w:b/>
          <w:sz w:val="20"/>
          <w:szCs w:val="20"/>
          <w:lang w:val="es-ES" w:eastAsia="es-ES"/>
        </w:rPr>
        <w:t>Metas y resultados esperados</w:t>
      </w:r>
    </w:p>
    <w:p w14:paraId="169C05BF" w14:textId="77777777" w:rsidR="00B54919" w:rsidRPr="00596A3A" w:rsidRDefault="00B54919" w:rsidP="00C80695">
      <w:pPr>
        <w:numPr>
          <w:ilvl w:val="0"/>
          <w:numId w:val="21"/>
        </w:numPr>
        <w:autoSpaceDE w:val="0"/>
        <w:autoSpaceDN w:val="0"/>
        <w:adjustRightInd w:val="0"/>
        <w:spacing w:before="0" w:after="0" w:line="240" w:lineRule="auto"/>
        <w:rPr>
          <w:rFonts w:ascii="Arial" w:eastAsia="Times New Roman" w:hAnsi="Arial" w:cs="Arial"/>
          <w:sz w:val="20"/>
          <w:szCs w:val="20"/>
          <w:lang w:val="es-ES"/>
        </w:rPr>
      </w:pPr>
      <w:r w:rsidRPr="00596A3A">
        <w:rPr>
          <w:rFonts w:ascii="Arial" w:eastAsia="Times New Roman" w:hAnsi="Arial" w:cs="Arial"/>
          <w:sz w:val="20"/>
          <w:szCs w:val="20"/>
          <w:lang w:val="es-ES"/>
        </w:rPr>
        <w:t>Fomentar la realización de al menos un estudio al año en dichas áreas que permitan caracterizar los distintos hábitats que ahí se encuentren.</w:t>
      </w:r>
    </w:p>
    <w:p w14:paraId="7A952967" w14:textId="77777777" w:rsidR="00B54919" w:rsidRPr="00596A3A" w:rsidRDefault="00B54919" w:rsidP="00C80695">
      <w:pPr>
        <w:numPr>
          <w:ilvl w:val="0"/>
          <w:numId w:val="21"/>
        </w:numPr>
        <w:autoSpaceDE w:val="0"/>
        <w:autoSpaceDN w:val="0"/>
        <w:adjustRightInd w:val="0"/>
        <w:spacing w:before="0" w:after="0" w:line="240" w:lineRule="auto"/>
        <w:rPr>
          <w:rFonts w:ascii="Arial" w:eastAsia="Times New Roman" w:hAnsi="Arial" w:cs="Arial"/>
          <w:sz w:val="20"/>
          <w:szCs w:val="20"/>
          <w:lang w:val="es-ES"/>
        </w:rPr>
      </w:pPr>
      <w:r w:rsidRPr="00596A3A">
        <w:rPr>
          <w:rFonts w:ascii="Arial" w:eastAsia="Times New Roman" w:hAnsi="Arial" w:cs="Arial"/>
          <w:sz w:val="20"/>
          <w:szCs w:val="20"/>
          <w:lang w:val="es-ES"/>
        </w:rPr>
        <w:t>Identificar las necesidades de preservación para estas áreas en el mediano plazo.</w:t>
      </w:r>
    </w:p>
    <w:p w14:paraId="47625D63" w14:textId="77777777" w:rsidR="00B54919" w:rsidRPr="00596A3A" w:rsidRDefault="00B54919" w:rsidP="00C80695">
      <w:pPr>
        <w:numPr>
          <w:ilvl w:val="0"/>
          <w:numId w:val="21"/>
        </w:numPr>
        <w:autoSpaceDE w:val="0"/>
        <w:autoSpaceDN w:val="0"/>
        <w:adjustRightInd w:val="0"/>
        <w:spacing w:before="0" w:after="0" w:line="240" w:lineRule="auto"/>
        <w:rPr>
          <w:rFonts w:ascii="Arial" w:eastAsia="Times New Roman" w:hAnsi="Arial" w:cs="Arial"/>
          <w:sz w:val="20"/>
          <w:szCs w:val="20"/>
          <w:lang w:val="es-ES"/>
        </w:rPr>
      </w:pPr>
      <w:r w:rsidRPr="00596A3A">
        <w:rPr>
          <w:rFonts w:ascii="Arial" w:eastAsia="Times New Roman" w:hAnsi="Arial" w:cs="Arial"/>
          <w:sz w:val="20"/>
          <w:szCs w:val="20"/>
          <w:lang w:val="es-ES"/>
        </w:rPr>
        <w:t>Contar con información sobre la intensidad de uso en estas áreas, para proponer acciones que mitiguen el impacto por actividades antropogénicas, en el mediano plazo.</w:t>
      </w:r>
    </w:p>
    <w:p w14:paraId="23A57A4E" w14:textId="77777777" w:rsidR="00B54919" w:rsidRPr="00596A3A" w:rsidRDefault="00B54919" w:rsidP="00C80695">
      <w:pPr>
        <w:autoSpaceDE w:val="0"/>
        <w:autoSpaceDN w:val="0"/>
        <w:adjustRightInd w:val="0"/>
        <w:spacing w:before="0" w:after="0" w:line="240" w:lineRule="auto"/>
        <w:ind w:left="360"/>
        <w:rPr>
          <w:rFonts w:ascii="Arial" w:eastAsia="Times New Roman" w:hAnsi="Arial" w:cs="Arial"/>
          <w:sz w:val="20"/>
          <w:szCs w:val="20"/>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93"/>
        <w:gridCol w:w="1283"/>
      </w:tblGrid>
      <w:tr w:rsidR="00CF435B" w:rsidRPr="00596A3A" w14:paraId="4A89CBAE" w14:textId="77777777" w:rsidTr="00D103F7">
        <w:tc>
          <w:tcPr>
            <w:tcW w:w="4330" w:type="pct"/>
          </w:tcPr>
          <w:p w14:paraId="1E51C5EC"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Actividades</w:t>
            </w:r>
            <w:r w:rsidRPr="00596A3A">
              <w:rPr>
                <w:rFonts w:ascii="Arial" w:eastAsia="Times New Roman" w:hAnsi="Arial" w:cs="Arial"/>
                <w:b/>
                <w:sz w:val="20"/>
                <w:szCs w:val="20"/>
                <w:vertAlign w:val="superscript"/>
                <w:lang w:val="es-ES" w:eastAsia="es-ES"/>
              </w:rPr>
              <w:t>*</w:t>
            </w:r>
            <w:r w:rsidRPr="00596A3A">
              <w:rPr>
                <w:rFonts w:ascii="Arial" w:eastAsia="Times New Roman" w:hAnsi="Arial" w:cs="Arial"/>
                <w:b/>
                <w:sz w:val="20"/>
                <w:szCs w:val="20"/>
                <w:lang w:val="es-ES" w:eastAsia="es-ES"/>
              </w:rPr>
              <w:t xml:space="preserve"> y acciones</w:t>
            </w:r>
          </w:p>
        </w:tc>
        <w:tc>
          <w:tcPr>
            <w:tcW w:w="670" w:type="pct"/>
            <w:vAlign w:val="center"/>
          </w:tcPr>
          <w:p w14:paraId="4222C26E" w14:textId="77777777" w:rsidR="00B54919" w:rsidRPr="00596A3A" w:rsidRDefault="00B54919" w:rsidP="00C80695">
            <w:pPr>
              <w:autoSpaceDE w:val="0"/>
              <w:autoSpaceDN w:val="0"/>
              <w:adjustRightInd w:val="0"/>
              <w:spacing w:before="0" w:after="0" w:line="240" w:lineRule="auto"/>
              <w:jc w:val="center"/>
              <w:rPr>
                <w:rFonts w:ascii="Arial" w:hAnsi="Arial" w:cs="Arial"/>
                <w:b/>
              </w:rPr>
            </w:pPr>
            <w:r w:rsidRPr="00596A3A">
              <w:rPr>
                <w:rFonts w:ascii="Arial" w:hAnsi="Arial" w:cs="Arial"/>
                <w:b/>
              </w:rPr>
              <w:t>Plazo</w:t>
            </w:r>
          </w:p>
        </w:tc>
      </w:tr>
      <w:tr w:rsidR="00CF435B" w:rsidRPr="00596A3A" w14:paraId="74454DD7" w14:textId="77777777" w:rsidTr="00D103F7">
        <w:tc>
          <w:tcPr>
            <w:tcW w:w="5000" w:type="pct"/>
            <w:gridSpan w:val="2"/>
          </w:tcPr>
          <w:p w14:paraId="2357A442"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Identificación y descripción de las áreas núcleo, frágiles y sensibles</w:t>
            </w:r>
          </w:p>
        </w:tc>
      </w:tr>
      <w:tr w:rsidR="00CF435B" w:rsidRPr="00596A3A" w14:paraId="4FEC61CE" w14:textId="77777777" w:rsidTr="00D103F7">
        <w:tc>
          <w:tcPr>
            <w:tcW w:w="4330" w:type="pct"/>
          </w:tcPr>
          <w:p w14:paraId="21C83774"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Identificar dichas áreas y ubicarlas cartográficamente, así como las actividades antropogénicas que las impactan</w:t>
            </w:r>
          </w:p>
        </w:tc>
        <w:tc>
          <w:tcPr>
            <w:tcW w:w="670" w:type="pct"/>
            <w:vAlign w:val="center"/>
          </w:tcPr>
          <w:p w14:paraId="19042AD8"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w:t>
            </w:r>
          </w:p>
        </w:tc>
      </w:tr>
      <w:tr w:rsidR="00CF435B" w:rsidRPr="00596A3A" w14:paraId="71FBE4D6" w14:textId="77777777" w:rsidTr="00D103F7">
        <w:tc>
          <w:tcPr>
            <w:tcW w:w="4330" w:type="pct"/>
          </w:tcPr>
          <w:p w14:paraId="3A7104A9"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Identificar las especies o procesos relevantes en dichas áreas y sus necesidades de información, en coordinación con el sector académico </w:t>
            </w:r>
          </w:p>
        </w:tc>
        <w:tc>
          <w:tcPr>
            <w:tcW w:w="670" w:type="pct"/>
            <w:vAlign w:val="center"/>
          </w:tcPr>
          <w:p w14:paraId="1CCCA5A8"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64D4B773" w14:textId="77777777" w:rsidTr="00D103F7">
        <w:tc>
          <w:tcPr>
            <w:tcW w:w="4330" w:type="pct"/>
          </w:tcPr>
          <w:p w14:paraId="6786D888"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Identificar sus requerimientos de manejo, con apoyo de los sectores involucrados</w:t>
            </w:r>
          </w:p>
        </w:tc>
        <w:tc>
          <w:tcPr>
            <w:tcW w:w="670" w:type="pct"/>
            <w:vAlign w:val="center"/>
          </w:tcPr>
          <w:p w14:paraId="3B2DBDBC"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6317C5CA" w14:textId="77777777" w:rsidTr="00D103F7">
        <w:tc>
          <w:tcPr>
            <w:tcW w:w="4330" w:type="pct"/>
          </w:tcPr>
          <w:p w14:paraId="4F8EB508"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la elaboración de estudios y monitoreos relativos a las especies, hábitat y los procesos biológicos, así como de intensidad de uso, presión y estado actual de dichas áreas</w:t>
            </w:r>
          </w:p>
        </w:tc>
        <w:tc>
          <w:tcPr>
            <w:tcW w:w="670" w:type="pct"/>
            <w:vAlign w:val="center"/>
          </w:tcPr>
          <w:p w14:paraId="30C3D038"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3800CF06" w14:textId="77777777" w:rsidTr="00D103F7">
        <w:tc>
          <w:tcPr>
            <w:tcW w:w="5000" w:type="pct"/>
            <w:gridSpan w:val="2"/>
          </w:tcPr>
          <w:p w14:paraId="220BC13C"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i/>
                <w:sz w:val="20"/>
                <w:szCs w:val="20"/>
                <w:lang w:val="es-ES" w:eastAsia="es-ES"/>
              </w:rPr>
              <w:t>Preservación de las áreas núcleo, frágiles y sensibles, a través del control de los impactos causados por las actividades humanas</w:t>
            </w:r>
          </w:p>
        </w:tc>
      </w:tr>
      <w:tr w:rsidR="00CF435B" w:rsidRPr="00596A3A" w14:paraId="7C0514FE" w14:textId="77777777" w:rsidTr="00D103F7">
        <w:tc>
          <w:tcPr>
            <w:tcW w:w="4330" w:type="pct"/>
          </w:tcPr>
          <w:p w14:paraId="1212E3D0"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Implementar las medidas de manejo o señalización requeridas </w:t>
            </w:r>
          </w:p>
        </w:tc>
        <w:tc>
          <w:tcPr>
            <w:tcW w:w="670" w:type="pct"/>
          </w:tcPr>
          <w:p w14:paraId="79BA52BD" w14:textId="77777777" w:rsidR="00B54919" w:rsidRPr="00596A3A" w:rsidRDefault="00B54919" w:rsidP="00C80695">
            <w:pPr>
              <w:autoSpaceDE w:val="0"/>
              <w:autoSpaceDN w:val="0"/>
              <w:adjustRightInd w:val="0"/>
              <w:spacing w:before="0" w:after="0" w:line="240" w:lineRule="auto"/>
              <w:jc w:val="center"/>
              <w:rPr>
                <w:rFonts w:ascii="Arial" w:hAnsi="Arial" w:cs="Arial"/>
              </w:rPr>
            </w:pPr>
            <w:r w:rsidRPr="00596A3A">
              <w:rPr>
                <w:rFonts w:ascii="Arial" w:hAnsi="Arial" w:cs="Arial"/>
              </w:rPr>
              <w:t>P</w:t>
            </w:r>
          </w:p>
        </w:tc>
      </w:tr>
      <w:tr w:rsidR="00CF435B" w:rsidRPr="00596A3A" w14:paraId="15B570FB" w14:textId="77777777" w:rsidTr="00D103F7">
        <w:tc>
          <w:tcPr>
            <w:tcW w:w="4330" w:type="pct"/>
          </w:tcPr>
          <w:p w14:paraId="678BDE45"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Vigilar que el desarrollo de obras y actividades no impida la conectividad de los ecosistemas y no afecte el paisaje </w:t>
            </w:r>
          </w:p>
        </w:tc>
        <w:tc>
          <w:tcPr>
            <w:tcW w:w="670" w:type="pct"/>
          </w:tcPr>
          <w:p w14:paraId="7BDAD8A0" w14:textId="77777777" w:rsidR="00B54919" w:rsidRPr="00596A3A" w:rsidRDefault="00B54919" w:rsidP="00C80695">
            <w:pPr>
              <w:autoSpaceDE w:val="0"/>
              <w:autoSpaceDN w:val="0"/>
              <w:adjustRightInd w:val="0"/>
              <w:spacing w:before="0" w:after="0" w:line="240" w:lineRule="auto"/>
              <w:jc w:val="center"/>
              <w:rPr>
                <w:rFonts w:ascii="Arial" w:hAnsi="Arial" w:cs="Arial"/>
              </w:rPr>
            </w:pPr>
            <w:r w:rsidRPr="00596A3A">
              <w:rPr>
                <w:rFonts w:ascii="Arial" w:hAnsi="Arial" w:cs="Arial"/>
              </w:rPr>
              <w:t>P</w:t>
            </w:r>
          </w:p>
        </w:tc>
      </w:tr>
      <w:tr w:rsidR="00CF435B" w:rsidRPr="00596A3A" w14:paraId="622EDD7B" w14:textId="77777777" w:rsidTr="00D103F7">
        <w:tc>
          <w:tcPr>
            <w:tcW w:w="4330" w:type="pct"/>
          </w:tcPr>
          <w:p w14:paraId="6CBC1496"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Vigilar el cumplimiento de las regulaciones contenidas en el presente Programa de Manejo</w:t>
            </w:r>
          </w:p>
        </w:tc>
        <w:tc>
          <w:tcPr>
            <w:tcW w:w="670" w:type="pct"/>
          </w:tcPr>
          <w:p w14:paraId="066EC2AB" w14:textId="77777777" w:rsidR="00B54919" w:rsidRPr="00596A3A" w:rsidRDefault="00B54919" w:rsidP="00C80695">
            <w:pPr>
              <w:autoSpaceDE w:val="0"/>
              <w:autoSpaceDN w:val="0"/>
              <w:adjustRightInd w:val="0"/>
              <w:spacing w:before="0" w:after="0" w:line="240" w:lineRule="auto"/>
              <w:jc w:val="center"/>
              <w:rPr>
                <w:rFonts w:ascii="Arial" w:hAnsi="Arial" w:cs="Arial"/>
              </w:rPr>
            </w:pPr>
            <w:r w:rsidRPr="00596A3A">
              <w:rPr>
                <w:rFonts w:ascii="Arial" w:hAnsi="Arial" w:cs="Arial"/>
              </w:rPr>
              <w:t>P</w:t>
            </w:r>
          </w:p>
        </w:tc>
      </w:tr>
    </w:tbl>
    <w:p w14:paraId="3AF39CD6"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*Las actividades se presentan en letra cursiva.</w:t>
      </w:r>
      <w:bookmarkStart w:id="32" w:name="_Toc367711668"/>
    </w:p>
    <w:bookmarkEnd w:id="32"/>
    <w:p w14:paraId="2ED49FD3" w14:textId="77777777" w:rsidR="00B54919" w:rsidRPr="00596A3A" w:rsidRDefault="00B54919" w:rsidP="00C80695">
      <w:pPr>
        <w:pStyle w:val="Texto"/>
        <w:rPr>
          <w:rFonts w:ascii="Arial" w:hAnsi="Arial" w:cs="Arial"/>
          <w:sz w:val="20"/>
          <w:szCs w:val="20"/>
        </w:rPr>
      </w:pPr>
    </w:p>
    <w:p w14:paraId="2E043294" w14:textId="77777777" w:rsidR="00B54919" w:rsidRPr="00596A3A" w:rsidRDefault="00B54919" w:rsidP="00C80695">
      <w:pPr>
        <w:pStyle w:val="Texto"/>
        <w:rPr>
          <w:rFonts w:ascii="Arial" w:hAnsi="Arial" w:cs="Arial"/>
          <w:sz w:val="20"/>
          <w:szCs w:val="20"/>
        </w:rPr>
      </w:pPr>
    </w:p>
    <w:p w14:paraId="721511D5" w14:textId="77777777" w:rsidR="00B54919" w:rsidRPr="00596A3A" w:rsidRDefault="00B54919" w:rsidP="00C80695">
      <w:pPr>
        <w:pStyle w:val="Ttulo2"/>
        <w:rPr>
          <w:lang w:val="es-MX"/>
        </w:rPr>
      </w:pPr>
      <w:bookmarkStart w:id="33" w:name="_Toc474849426"/>
      <w:bookmarkStart w:id="34" w:name="_Toc483396460"/>
      <w:r w:rsidRPr="00596A3A">
        <w:rPr>
          <w:lang w:val="es-MX"/>
        </w:rPr>
        <w:t>6.1.4. Componente de protección contra especies invasoras y control de especies nocivas</w:t>
      </w:r>
      <w:bookmarkEnd w:id="33"/>
      <w:bookmarkEnd w:id="34"/>
    </w:p>
    <w:p w14:paraId="2D5A0FD1" w14:textId="77777777" w:rsidR="00B54919" w:rsidRPr="00596A3A" w:rsidRDefault="00B54919" w:rsidP="00C80695">
      <w:pPr>
        <w:pStyle w:val="Default"/>
        <w:jc w:val="both"/>
        <w:rPr>
          <w:rFonts w:ascii="Arial" w:hAnsi="Arial" w:cs="Arial"/>
          <w:color w:val="auto"/>
        </w:rPr>
      </w:pPr>
    </w:p>
    <w:p w14:paraId="731D8CEE" w14:textId="77777777" w:rsidR="00B54919" w:rsidRPr="00596A3A" w:rsidRDefault="00B54919" w:rsidP="00C80695">
      <w:pPr>
        <w:pStyle w:val="Default"/>
        <w:jc w:val="both"/>
        <w:rPr>
          <w:rFonts w:ascii="Arial" w:hAnsi="Arial" w:cs="Arial"/>
          <w:color w:val="auto"/>
          <w:sz w:val="20"/>
          <w:szCs w:val="20"/>
        </w:rPr>
      </w:pPr>
      <w:r w:rsidRPr="00596A3A">
        <w:rPr>
          <w:rFonts w:ascii="Arial" w:hAnsi="Arial" w:cs="Arial"/>
          <w:color w:val="auto"/>
          <w:sz w:val="20"/>
          <w:szCs w:val="20"/>
        </w:rPr>
        <w:t>La introducción de especies de flora y fauna ajenas a la Reserva de la Biosfera puede provocar un disturbio en sus condiciones ecológicas, ya que éstas compiten por recursos, desplazan a las especies nativas o incluso contribuyen a la desaparición de otras especies. El caso más conocido es el pez león (</w:t>
      </w:r>
      <w:r w:rsidRPr="00596A3A">
        <w:rPr>
          <w:rFonts w:ascii="Arial" w:hAnsi="Arial" w:cs="Arial"/>
          <w:i/>
          <w:color w:val="auto"/>
          <w:sz w:val="20"/>
          <w:szCs w:val="20"/>
        </w:rPr>
        <w:t>Pterois volitans</w:t>
      </w:r>
      <w:r w:rsidRPr="00596A3A">
        <w:rPr>
          <w:rFonts w:ascii="Arial" w:hAnsi="Arial" w:cs="Arial"/>
          <w:color w:val="auto"/>
          <w:sz w:val="20"/>
          <w:szCs w:val="20"/>
        </w:rPr>
        <w:t xml:space="preserve">), especie originaria del Indopacífico, el cual fue detectado en México en el año 2009 y que se ha distribuido rápidamente por todo el Caribe Mexicano. </w:t>
      </w:r>
    </w:p>
    <w:p w14:paraId="4FB475A7" w14:textId="77777777" w:rsidR="00B54919" w:rsidRPr="00596A3A" w:rsidRDefault="00B54919" w:rsidP="00C80695">
      <w:pPr>
        <w:pStyle w:val="Default"/>
        <w:jc w:val="both"/>
        <w:rPr>
          <w:rFonts w:ascii="Arial" w:hAnsi="Arial" w:cs="Arial"/>
          <w:color w:val="auto"/>
          <w:sz w:val="20"/>
          <w:szCs w:val="20"/>
        </w:rPr>
      </w:pPr>
    </w:p>
    <w:p w14:paraId="591276C9" w14:textId="77777777" w:rsidR="00B54919" w:rsidRPr="00596A3A" w:rsidRDefault="00B54919" w:rsidP="00C80695">
      <w:pPr>
        <w:pStyle w:val="Default"/>
        <w:jc w:val="both"/>
        <w:rPr>
          <w:rFonts w:ascii="Arial" w:hAnsi="Arial" w:cs="Arial"/>
          <w:color w:val="auto"/>
          <w:sz w:val="20"/>
          <w:szCs w:val="20"/>
        </w:rPr>
      </w:pPr>
      <w:r w:rsidRPr="00596A3A">
        <w:rPr>
          <w:rFonts w:ascii="Arial" w:hAnsi="Arial" w:cs="Arial"/>
          <w:color w:val="auto"/>
          <w:sz w:val="20"/>
          <w:szCs w:val="20"/>
        </w:rPr>
        <w:t>Por otro lado en la zona costera de la región se han visto serias afectaciones por especies exóticas invasoras como la casuarina (</w:t>
      </w:r>
      <w:r w:rsidRPr="00596A3A">
        <w:rPr>
          <w:rFonts w:ascii="Arial" w:hAnsi="Arial" w:cs="Arial"/>
          <w:i/>
          <w:color w:val="auto"/>
          <w:sz w:val="20"/>
          <w:szCs w:val="20"/>
        </w:rPr>
        <w:t>Casuarina equisetifolia</w:t>
      </w:r>
      <w:r w:rsidRPr="00596A3A">
        <w:rPr>
          <w:rFonts w:ascii="Arial" w:hAnsi="Arial" w:cs="Arial"/>
          <w:color w:val="auto"/>
          <w:sz w:val="20"/>
          <w:szCs w:val="20"/>
        </w:rPr>
        <w:t>), el ácaro rojo (</w:t>
      </w:r>
      <w:r w:rsidRPr="00596A3A">
        <w:rPr>
          <w:rFonts w:ascii="Arial" w:hAnsi="Arial" w:cs="Arial"/>
          <w:i/>
          <w:color w:val="auto"/>
          <w:sz w:val="20"/>
          <w:szCs w:val="20"/>
        </w:rPr>
        <w:t>Raoiella indica</w:t>
      </w:r>
      <w:r w:rsidRPr="00596A3A">
        <w:rPr>
          <w:rFonts w:ascii="Arial" w:hAnsi="Arial" w:cs="Arial"/>
          <w:color w:val="auto"/>
          <w:sz w:val="20"/>
          <w:szCs w:val="20"/>
        </w:rPr>
        <w:t>) o especies exóticas naturalizadas como la palma de coco (</w:t>
      </w:r>
      <w:r w:rsidRPr="00596A3A">
        <w:rPr>
          <w:rFonts w:ascii="Arial" w:hAnsi="Arial" w:cs="Arial"/>
          <w:i/>
          <w:color w:val="auto"/>
          <w:sz w:val="20"/>
          <w:szCs w:val="20"/>
        </w:rPr>
        <w:t>Cocos nucifera</w:t>
      </w:r>
      <w:r w:rsidRPr="00596A3A">
        <w:rPr>
          <w:rFonts w:ascii="Arial" w:hAnsi="Arial" w:cs="Arial"/>
          <w:color w:val="auto"/>
          <w:sz w:val="20"/>
          <w:szCs w:val="20"/>
        </w:rPr>
        <w:t xml:space="preserve">), las cuales han afectado a las especies nativas. </w:t>
      </w:r>
    </w:p>
    <w:p w14:paraId="3463E52C" w14:textId="77777777" w:rsidR="00B54919" w:rsidRPr="00596A3A" w:rsidRDefault="00B54919" w:rsidP="00C80695">
      <w:pPr>
        <w:pStyle w:val="Default"/>
        <w:jc w:val="both"/>
        <w:rPr>
          <w:rFonts w:ascii="Arial" w:hAnsi="Arial" w:cs="Arial"/>
          <w:color w:val="auto"/>
          <w:sz w:val="20"/>
          <w:szCs w:val="20"/>
        </w:rPr>
      </w:pPr>
    </w:p>
    <w:p w14:paraId="775B8EE4" w14:textId="0C19456C" w:rsidR="00B54919" w:rsidRPr="00596A3A" w:rsidRDefault="00B54919" w:rsidP="00C80695">
      <w:pPr>
        <w:pStyle w:val="Default"/>
        <w:jc w:val="both"/>
        <w:rPr>
          <w:rFonts w:ascii="Arial" w:hAnsi="Arial" w:cs="Arial"/>
          <w:color w:val="auto"/>
          <w:sz w:val="20"/>
          <w:szCs w:val="20"/>
        </w:rPr>
      </w:pPr>
      <w:r w:rsidRPr="00596A3A">
        <w:rPr>
          <w:rFonts w:ascii="Arial" w:hAnsi="Arial" w:cs="Arial"/>
          <w:color w:val="auto"/>
          <w:sz w:val="20"/>
          <w:szCs w:val="20"/>
        </w:rPr>
        <w:t xml:space="preserve">Por lo anterior todas estas especies son consideradas nocivas ya que pueden provocar daños o desequilibrios en el ecosistema, por lo que se requiere desarrollar acciones que apoyen la prevención, detección temprana, control, seguimiento y en su caso su erradicación. </w:t>
      </w:r>
    </w:p>
    <w:p w14:paraId="0E85ACBA" w14:textId="77777777" w:rsidR="00B54919" w:rsidRPr="00596A3A" w:rsidRDefault="00B54919" w:rsidP="00C80695">
      <w:pPr>
        <w:pStyle w:val="Default"/>
        <w:jc w:val="both"/>
        <w:rPr>
          <w:rFonts w:ascii="Arial" w:hAnsi="Arial" w:cs="Arial"/>
          <w:b/>
          <w:color w:val="auto"/>
          <w:sz w:val="20"/>
          <w:szCs w:val="20"/>
        </w:rPr>
      </w:pPr>
    </w:p>
    <w:p w14:paraId="394024A0" w14:textId="77777777" w:rsidR="00B54919" w:rsidRPr="00596A3A" w:rsidRDefault="00B54919" w:rsidP="00C80695">
      <w:pPr>
        <w:pStyle w:val="Default"/>
        <w:jc w:val="both"/>
        <w:rPr>
          <w:rFonts w:ascii="Arial" w:hAnsi="Arial" w:cs="Arial"/>
          <w:b/>
          <w:color w:val="auto"/>
          <w:sz w:val="20"/>
          <w:szCs w:val="20"/>
        </w:rPr>
      </w:pPr>
      <w:r w:rsidRPr="00596A3A">
        <w:rPr>
          <w:rFonts w:ascii="Arial" w:hAnsi="Arial" w:cs="Arial"/>
          <w:b/>
          <w:color w:val="auto"/>
          <w:sz w:val="20"/>
          <w:szCs w:val="20"/>
        </w:rPr>
        <w:t>Objetivos particulares</w:t>
      </w:r>
    </w:p>
    <w:p w14:paraId="6CC9EBC8" w14:textId="77777777" w:rsidR="00B54919" w:rsidRPr="00596A3A" w:rsidRDefault="00B54919" w:rsidP="00C80695">
      <w:pPr>
        <w:pStyle w:val="Default"/>
        <w:numPr>
          <w:ilvl w:val="0"/>
          <w:numId w:val="22"/>
        </w:numPr>
        <w:jc w:val="both"/>
        <w:rPr>
          <w:rFonts w:ascii="Arial" w:hAnsi="Arial" w:cs="Arial"/>
          <w:color w:val="auto"/>
          <w:sz w:val="20"/>
          <w:szCs w:val="20"/>
        </w:rPr>
      </w:pPr>
      <w:r w:rsidRPr="00596A3A">
        <w:rPr>
          <w:rFonts w:ascii="Arial" w:hAnsi="Arial" w:cs="Arial"/>
          <w:color w:val="auto"/>
          <w:sz w:val="20"/>
          <w:szCs w:val="20"/>
        </w:rPr>
        <w:t>Diseñar e implementar estrategias para la prevención y control de especies nocivas en la Reserva de la Biosfera</w:t>
      </w:r>
    </w:p>
    <w:p w14:paraId="196759CF" w14:textId="77777777" w:rsidR="00B54919" w:rsidRPr="00596A3A" w:rsidRDefault="00B54919" w:rsidP="00C80695">
      <w:pPr>
        <w:pStyle w:val="Default"/>
        <w:numPr>
          <w:ilvl w:val="0"/>
          <w:numId w:val="22"/>
        </w:numPr>
        <w:jc w:val="both"/>
        <w:rPr>
          <w:rFonts w:ascii="Arial" w:hAnsi="Arial" w:cs="Arial"/>
          <w:color w:val="auto"/>
          <w:sz w:val="20"/>
          <w:szCs w:val="20"/>
        </w:rPr>
      </w:pPr>
      <w:r w:rsidRPr="00596A3A">
        <w:rPr>
          <w:rFonts w:ascii="Arial" w:hAnsi="Arial" w:cs="Arial"/>
          <w:color w:val="auto"/>
          <w:sz w:val="20"/>
          <w:szCs w:val="20"/>
        </w:rPr>
        <w:lastRenderedPageBreak/>
        <w:t xml:space="preserve">Favorecer la realización de convenios de colaboración con instituciones académicas especializadas en especies nocivas con el fin de que realicen estudios, diagnósticos o propuestas de control de dichas especies. </w:t>
      </w:r>
    </w:p>
    <w:p w14:paraId="2CED214F" w14:textId="77777777" w:rsidR="00B54919" w:rsidRPr="00596A3A" w:rsidRDefault="00B54919" w:rsidP="00C80695">
      <w:pPr>
        <w:pStyle w:val="Default"/>
        <w:numPr>
          <w:ilvl w:val="0"/>
          <w:numId w:val="22"/>
        </w:numPr>
        <w:jc w:val="both"/>
        <w:rPr>
          <w:rFonts w:ascii="Arial" w:hAnsi="Arial" w:cs="Arial"/>
          <w:color w:val="auto"/>
          <w:sz w:val="20"/>
          <w:szCs w:val="20"/>
        </w:rPr>
      </w:pPr>
      <w:r w:rsidRPr="00596A3A">
        <w:rPr>
          <w:rFonts w:ascii="Arial" w:hAnsi="Arial" w:cs="Arial"/>
          <w:color w:val="auto"/>
          <w:sz w:val="20"/>
          <w:szCs w:val="20"/>
        </w:rPr>
        <w:t xml:space="preserve">Lograr acciones coordinadas con dependencias encargadas del tema para acciones de prevención y control de estas especies a nivel regional. </w:t>
      </w:r>
    </w:p>
    <w:p w14:paraId="202395A3" w14:textId="77777777" w:rsidR="00B54919" w:rsidRPr="00596A3A" w:rsidRDefault="00B54919" w:rsidP="00C80695">
      <w:pPr>
        <w:pStyle w:val="Default"/>
        <w:jc w:val="both"/>
        <w:rPr>
          <w:rFonts w:ascii="Arial" w:hAnsi="Arial" w:cs="Arial"/>
          <w:color w:val="auto"/>
          <w:sz w:val="20"/>
          <w:szCs w:val="20"/>
        </w:rPr>
      </w:pPr>
    </w:p>
    <w:p w14:paraId="10306210" w14:textId="77777777" w:rsidR="00B54919" w:rsidRPr="00596A3A" w:rsidRDefault="00B54919" w:rsidP="00C80695">
      <w:pPr>
        <w:pStyle w:val="Default"/>
        <w:jc w:val="both"/>
        <w:rPr>
          <w:rFonts w:ascii="Arial" w:hAnsi="Arial" w:cs="Arial"/>
          <w:b/>
          <w:color w:val="auto"/>
          <w:sz w:val="20"/>
          <w:szCs w:val="20"/>
        </w:rPr>
      </w:pPr>
      <w:r w:rsidRPr="00596A3A">
        <w:rPr>
          <w:rFonts w:ascii="Arial" w:hAnsi="Arial" w:cs="Arial"/>
          <w:b/>
          <w:color w:val="auto"/>
          <w:sz w:val="20"/>
          <w:szCs w:val="20"/>
        </w:rPr>
        <w:t>Metas y resultados esperados</w:t>
      </w:r>
    </w:p>
    <w:p w14:paraId="2B2EBD1B" w14:textId="77777777" w:rsidR="00B54919" w:rsidRPr="00596A3A" w:rsidRDefault="00B54919" w:rsidP="00C80695">
      <w:pPr>
        <w:pStyle w:val="Default"/>
        <w:numPr>
          <w:ilvl w:val="0"/>
          <w:numId w:val="22"/>
        </w:numPr>
        <w:jc w:val="both"/>
        <w:rPr>
          <w:rFonts w:ascii="Arial" w:hAnsi="Arial" w:cs="Arial"/>
          <w:color w:val="auto"/>
          <w:sz w:val="20"/>
          <w:szCs w:val="20"/>
        </w:rPr>
      </w:pPr>
      <w:r w:rsidRPr="00596A3A">
        <w:rPr>
          <w:rFonts w:ascii="Arial" w:hAnsi="Arial" w:cs="Arial"/>
          <w:color w:val="auto"/>
          <w:sz w:val="20"/>
          <w:szCs w:val="20"/>
        </w:rPr>
        <w:t>Contar a mediano plazo con un diagnóstico de las especies nocivas que sean potencialmente perjudiciales para el ANP.</w:t>
      </w:r>
    </w:p>
    <w:p w14:paraId="3B197E9D" w14:textId="77777777" w:rsidR="00B54919" w:rsidRPr="00596A3A" w:rsidRDefault="00B54919" w:rsidP="00C80695">
      <w:pPr>
        <w:pStyle w:val="Default"/>
        <w:numPr>
          <w:ilvl w:val="0"/>
          <w:numId w:val="22"/>
        </w:numPr>
        <w:jc w:val="both"/>
        <w:rPr>
          <w:rFonts w:ascii="Arial" w:hAnsi="Arial" w:cs="Arial"/>
          <w:color w:val="auto"/>
          <w:sz w:val="20"/>
          <w:szCs w:val="20"/>
        </w:rPr>
      </w:pPr>
      <w:r w:rsidRPr="00596A3A">
        <w:rPr>
          <w:rFonts w:ascii="Arial" w:hAnsi="Arial" w:cs="Arial"/>
          <w:color w:val="auto"/>
          <w:sz w:val="20"/>
          <w:szCs w:val="20"/>
        </w:rPr>
        <w:t>Implementar a mediano plazo un programa de prevención y control de especies nocivas que incluya la participación de la comunidad, organizaciones sociales y los tres órdenes de gobierno.</w:t>
      </w:r>
    </w:p>
    <w:p w14:paraId="5C1B23A7" w14:textId="77777777" w:rsidR="00B54919" w:rsidRPr="00596A3A" w:rsidRDefault="00B54919" w:rsidP="00C80695">
      <w:pPr>
        <w:pStyle w:val="Default"/>
        <w:ind w:left="720"/>
        <w:rPr>
          <w:rFonts w:ascii="Arial" w:hAnsi="Arial" w:cs="Arial"/>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2"/>
        <w:gridCol w:w="994"/>
      </w:tblGrid>
      <w:tr w:rsidR="00CF435B" w:rsidRPr="00596A3A" w14:paraId="55E28541" w14:textId="77777777" w:rsidTr="00D103F7">
        <w:tc>
          <w:tcPr>
            <w:tcW w:w="4481" w:type="pct"/>
          </w:tcPr>
          <w:p w14:paraId="1833969C"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Actividades</w:t>
            </w:r>
            <w:r w:rsidRPr="00596A3A">
              <w:rPr>
                <w:rFonts w:ascii="Arial" w:eastAsia="Times New Roman" w:hAnsi="Arial" w:cs="Arial"/>
                <w:b/>
                <w:sz w:val="20"/>
                <w:szCs w:val="20"/>
                <w:vertAlign w:val="superscript"/>
                <w:lang w:val="es-ES" w:eastAsia="es-ES"/>
              </w:rPr>
              <w:t>*</w:t>
            </w:r>
            <w:r w:rsidRPr="00596A3A">
              <w:rPr>
                <w:rFonts w:ascii="Arial" w:eastAsia="Times New Roman" w:hAnsi="Arial" w:cs="Arial"/>
                <w:b/>
                <w:sz w:val="20"/>
                <w:szCs w:val="20"/>
                <w:lang w:val="es-ES" w:eastAsia="es-ES"/>
              </w:rPr>
              <w:t xml:space="preserve"> y acciones</w:t>
            </w:r>
          </w:p>
        </w:tc>
        <w:tc>
          <w:tcPr>
            <w:tcW w:w="519" w:type="pct"/>
            <w:vAlign w:val="center"/>
          </w:tcPr>
          <w:p w14:paraId="0E25A974"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Plazo</w:t>
            </w:r>
          </w:p>
        </w:tc>
      </w:tr>
      <w:tr w:rsidR="00CF435B" w:rsidRPr="00596A3A" w14:paraId="361E3567" w14:textId="77777777" w:rsidTr="00D103F7">
        <w:tc>
          <w:tcPr>
            <w:tcW w:w="5000" w:type="pct"/>
            <w:gridSpan w:val="2"/>
          </w:tcPr>
          <w:p w14:paraId="6E1EFEB4"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Implementación de programas de prevención y control de especies exóticas, invasoras, plagas o poblaciones que se tornen perjudiciales</w:t>
            </w:r>
          </w:p>
        </w:tc>
      </w:tr>
      <w:tr w:rsidR="00CF435B" w:rsidRPr="00596A3A" w14:paraId="3E7707E2" w14:textId="77777777" w:rsidTr="00D103F7">
        <w:tc>
          <w:tcPr>
            <w:tcW w:w="4481" w:type="pct"/>
          </w:tcPr>
          <w:p w14:paraId="3FF38D8E"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Realizar diagnósticos de la presencia de dichas especies en la Reserva de la Biosfera e identificar las fuentes o vías principales de introducción</w:t>
            </w:r>
          </w:p>
        </w:tc>
        <w:tc>
          <w:tcPr>
            <w:tcW w:w="519" w:type="pct"/>
            <w:vAlign w:val="center"/>
          </w:tcPr>
          <w:p w14:paraId="7D8A51F4"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061155E2" w14:textId="77777777" w:rsidTr="00D103F7">
        <w:tc>
          <w:tcPr>
            <w:tcW w:w="4481" w:type="pct"/>
          </w:tcPr>
          <w:p w14:paraId="777647E2"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Establecer medidas de prevención, detección temprana y control para las especies perjudiciales detectadas</w:t>
            </w:r>
          </w:p>
        </w:tc>
        <w:tc>
          <w:tcPr>
            <w:tcW w:w="519" w:type="pct"/>
            <w:vAlign w:val="center"/>
          </w:tcPr>
          <w:p w14:paraId="0FB0A0B1"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2A2C29F2" w14:textId="77777777" w:rsidTr="00D103F7">
        <w:tc>
          <w:tcPr>
            <w:tcW w:w="4481" w:type="pct"/>
          </w:tcPr>
          <w:p w14:paraId="62187FB0"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Llevar a cabo acciones de monitoreo de las especies nocivas </w:t>
            </w:r>
          </w:p>
        </w:tc>
        <w:tc>
          <w:tcPr>
            <w:tcW w:w="519" w:type="pct"/>
            <w:vAlign w:val="center"/>
          </w:tcPr>
          <w:p w14:paraId="60E772CE"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14A274A6" w14:textId="77777777" w:rsidTr="00D103F7">
        <w:tc>
          <w:tcPr>
            <w:tcW w:w="4481" w:type="pct"/>
          </w:tcPr>
          <w:p w14:paraId="7B51EBF9"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Promover esquemas de recuperación de especies que hayan sido dañadas por la presencia de las especies nocivas, o bien de especies que pudieran considerarse como depredadores naturales de estas especies nocivas</w:t>
            </w:r>
          </w:p>
        </w:tc>
        <w:tc>
          <w:tcPr>
            <w:tcW w:w="519" w:type="pct"/>
            <w:vAlign w:val="center"/>
          </w:tcPr>
          <w:p w14:paraId="10D69F1A"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L</w:t>
            </w:r>
          </w:p>
        </w:tc>
      </w:tr>
      <w:tr w:rsidR="00CF435B" w:rsidRPr="00596A3A" w14:paraId="3F047517" w14:textId="77777777" w:rsidTr="00D103F7">
        <w:tc>
          <w:tcPr>
            <w:tcW w:w="5000" w:type="pct"/>
            <w:gridSpan w:val="2"/>
          </w:tcPr>
          <w:p w14:paraId="3761D3BB"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Participación comunitaria en la prevención y control de especies exóticas, invasoras, plagas o poblaciones que se tornen perjudiciales</w:t>
            </w:r>
          </w:p>
        </w:tc>
      </w:tr>
      <w:tr w:rsidR="00CF435B" w:rsidRPr="00596A3A" w14:paraId="6D669D9D" w14:textId="77777777" w:rsidTr="00D103F7">
        <w:tc>
          <w:tcPr>
            <w:tcW w:w="4481" w:type="pct"/>
          </w:tcPr>
          <w:p w14:paraId="290CCA20"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Promover actividades y talleres que sensibilicen a los usuarios del ANP para que participen en la prevención y control de las especies nocivas</w:t>
            </w:r>
          </w:p>
        </w:tc>
        <w:tc>
          <w:tcPr>
            <w:tcW w:w="519" w:type="pct"/>
            <w:vAlign w:val="center"/>
          </w:tcPr>
          <w:p w14:paraId="6AB2EE23"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5684CD00" w14:textId="77777777" w:rsidTr="00D103F7">
        <w:tc>
          <w:tcPr>
            <w:tcW w:w="4481" w:type="pct"/>
          </w:tcPr>
          <w:p w14:paraId="14B97544"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entre los usuarios del ANP el aprovechamiento de especies nocivas como una forma de control de dichas especies.</w:t>
            </w:r>
          </w:p>
        </w:tc>
        <w:tc>
          <w:tcPr>
            <w:tcW w:w="519" w:type="pct"/>
            <w:vAlign w:val="center"/>
          </w:tcPr>
          <w:p w14:paraId="29D47477"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44190EDD" w14:textId="77777777" w:rsidTr="00D103F7">
        <w:tc>
          <w:tcPr>
            <w:tcW w:w="5000" w:type="pct"/>
            <w:gridSpan w:val="2"/>
            <w:vAlign w:val="center"/>
          </w:tcPr>
          <w:p w14:paraId="3FB955B0"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 xml:space="preserve">Coordinación regional y transversal para la atención a especies nocivas </w:t>
            </w:r>
          </w:p>
        </w:tc>
      </w:tr>
      <w:tr w:rsidR="00CF435B" w:rsidRPr="00596A3A" w14:paraId="21356940" w14:textId="77777777" w:rsidTr="00D103F7">
        <w:tc>
          <w:tcPr>
            <w:tcW w:w="4481" w:type="pct"/>
            <w:vAlign w:val="center"/>
          </w:tcPr>
          <w:p w14:paraId="105C0A88"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Coordinar y concertar acciones de prevención y control de especies nocivas con dependencias de gobierno competentes como SENASICA, CONAPESCA, PROFEPA, CONABIO, entre otras, así como con el gobierno estatal y municipal.</w:t>
            </w:r>
          </w:p>
        </w:tc>
        <w:tc>
          <w:tcPr>
            <w:tcW w:w="519" w:type="pct"/>
            <w:vAlign w:val="center"/>
          </w:tcPr>
          <w:p w14:paraId="360CB981"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4387FD1F" w14:textId="77777777" w:rsidTr="00D103F7">
        <w:tc>
          <w:tcPr>
            <w:tcW w:w="4481" w:type="pct"/>
            <w:vAlign w:val="center"/>
          </w:tcPr>
          <w:p w14:paraId="1913787F"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Realizar acciones conjuntas con otras áreas protegidas para la atención integral de especies nocivas  </w:t>
            </w:r>
          </w:p>
        </w:tc>
        <w:tc>
          <w:tcPr>
            <w:tcW w:w="519" w:type="pct"/>
            <w:vAlign w:val="center"/>
          </w:tcPr>
          <w:p w14:paraId="1B02551D"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1B8F9042" w14:textId="77777777" w:rsidTr="00D103F7">
        <w:tc>
          <w:tcPr>
            <w:tcW w:w="4481" w:type="pct"/>
          </w:tcPr>
          <w:p w14:paraId="530661F5"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estudios e investigaciones regionales acerca del impacto y distribución de las especies nocivas</w:t>
            </w:r>
          </w:p>
        </w:tc>
        <w:tc>
          <w:tcPr>
            <w:tcW w:w="519" w:type="pct"/>
            <w:vAlign w:val="center"/>
          </w:tcPr>
          <w:p w14:paraId="36E8C9B9"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bl>
    <w:p w14:paraId="6D9DE37B"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*Las actividades se presentan en letra cursiva.</w:t>
      </w:r>
    </w:p>
    <w:p w14:paraId="5D2CC5AA" w14:textId="77777777" w:rsidR="00B54919" w:rsidRPr="00596A3A" w:rsidRDefault="00B54919" w:rsidP="00C80695">
      <w:pPr>
        <w:pStyle w:val="Default"/>
        <w:rPr>
          <w:rFonts w:ascii="Arial" w:hAnsi="Arial" w:cs="Arial"/>
          <w:color w:val="auto"/>
        </w:rPr>
      </w:pPr>
    </w:p>
    <w:p w14:paraId="19A7FED3" w14:textId="77777777" w:rsidR="00B54919" w:rsidRPr="00596A3A" w:rsidRDefault="00B54919" w:rsidP="00C80695">
      <w:pPr>
        <w:pStyle w:val="Ttulo2"/>
        <w:rPr>
          <w:lang w:val="es-MX"/>
        </w:rPr>
      </w:pPr>
      <w:bookmarkStart w:id="35" w:name="_Toc474849427"/>
      <w:bookmarkStart w:id="36" w:name="_Toc483396461"/>
      <w:r w:rsidRPr="00596A3A">
        <w:rPr>
          <w:lang w:val="es-MX"/>
        </w:rPr>
        <w:t>6.1.5. Componente de mitigación y adaptación al cambio climático</w:t>
      </w:r>
      <w:bookmarkEnd w:id="35"/>
      <w:bookmarkEnd w:id="36"/>
    </w:p>
    <w:p w14:paraId="7867560F" w14:textId="77777777" w:rsidR="0080529C" w:rsidRPr="00596A3A" w:rsidRDefault="0080529C" w:rsidP="00C80695">
      <w:pPr>
        <w:spacing w:before="0" w:after="0" w:line="240" w:lineRule="auto"/>
        <w:rPr>
          <w:rFonts w:ascii="Arial" w:hAnsi="Arial" w:cs="Arial"/>
          <w:sz w:val="20"/>
          <w:lang w:val="es-ES_tradnl"/>
        </w:rPr>
      </w:pPr>
    </w:p>
    <w:p w14:paraId="2F5D7350"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rPr>
        <w:t>El cambio climático global (CCG) es el problema más grave que enfrenta el planeta Tierra, el cual es producto de las actividades de origen antrópico. La Convención Marco de las Naciones Unidas sobre el Cambio Climático (CMCC), en su Artículo 1, define “cambio climático” como: “un cambio de clima atribuido directa o indirectamente a la actividad humana que altera la composición de la atmósfera mundial y que se suma a la variabilidad natural del clima observada durante períodos de tiempo comparables”.</w:t>
      </w:r>
    </w:p>
    <w:p w14:paraId="2F1D9343" w14:textId="77777777" w:rsidR="0080529C" w:rsidRPr="00596A3A" w:rsidRDefault="0080529C" w:rsidP="00C80695">
      <w:pPr>
        <w:spacing w:before="0" w:after="0" w:line="240" w:lineRule="auto"/>
        <w:rPr>
          <w:rFonts w:ascii="Arial" w:hAnsi="Arial" w:cs="Arial"/>
          <w:sz w:val="20"/>
        </w:rPr>
      </w:pPr>
    </w:p>
    <w:p w14:paraId="1CA74AF5"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rPr>
        <w:t>El clima es el factor principal que controla la distribución mundial de las especies, ya que tanto las especies animales como vegetales necesitan determinadas condiciones de temperatura, salinidad, precipitación, nutrientes y de la presencia constante de las especies de las que se alimentan. Por tal motivo, los cambios en la variabilidad climática en los extremos determinan los impactos del cambio climático sobre los ecosistemas y su biodiversidad.</w:t>
      </w:r>
    </w:p>
    <w:p w14:paraId="58F355C5" w14:textId="77777777" w:rsidR="0080529C" w:rsidRPr="00596A3A" w:rsidRDefault="0080529C" w:rsidP="00C80695">
      <w:pPr>
        <w:spacing w:before="0" w:after="0" w:line="240" w:lineRule="auto"/>
        <w:rPr>
          <w:rFonts w:ascii="Arial" w:hAnsi="Arial" w:cs="Arial"/>
          <w:sz w:val="20"/>
        </w:rPr>
      </w:pPr>
    </w:p>
    <w:p w14:paraId="0A2E4C53"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rPr>
        <w:lastRenderedPageBreak/>
        <w:t>Una de las principales consecuencias del cambio climático es el calentamiento global. Este provoca alteraciones en el ciclo hidrológico, modificaciones en los patrones de circulación de vientos, perturbaciones de las corrientes marinas, incremento del nivel del mar, modificaciones en la composición de la flora y la fauna, así como el deshielo de las masas polares. Mientras que algunos ecosistemas son susceptibles a beneficiarse del cambio climático, otros son más vulnerables, impactando directa o indirectamente en los paisajes productivos, zonas urbanas y áreas protegidas, por lo que ningún ecosistema está a salvo de su alcance.</w:t>
      </w:r>
    </w:p>
    <w:p w14:paraId="2D32B2E4" w14:textId="77777777" w:rsidR="0080529C" w:rsidRPr="00596A3A" w:rsidRDefault="0080529C" w:rsidP="00C80695">
      <w:pPr>
        <w:spacing w:before="0" w:after="0" w:line="240" w:lineRule="auto"/>
        <w:rPr>
          <w:rFonts w:ascii="Arial" w:hAnsi="Arial" w:cs="Arial"/>
          <w:sz w:val="20"/>
        </w:rPr>
      </w:pPr>
    </w:p>
    <w:p w14:paraId="0D05AB26"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rPr>
        <w:t>Los impactos se traducen en una pérdida de conectividad ecológica entre los ecosistemas de la región y esto afecta la resiliencia y capacidad adaptativa de los ecosistemas naturales.</w:t>
      </w:r>
    </w:p>
    <w:p w14:paraId="2D838DDF" w14:textId="77777777" w:rsidR="0080529C" w:rsidRPr="00596A3A" w:rsidRDefault="0080529C" w:rsidP="00C80695">
      <w:pPr>
        <w:spacing w:before="0" w:after="0" w:line="240" w:lineRule="auto"/>
        <w:rPr>
          <w:rFonts w:ascii="Arial" w:hAnsi="Arial" w:cs="Arial"/>
          <w:sz w:val="20"/>
        </w:rPr>
      </w:pPr>
    </w:p>
    <w:p w14:paraId="2AE67F47"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rPr>
        <w:t xml:space="preserve">En el contexto del CCG, las áreas protegidas juegan un rol fundamental desde distintos puntos de vista ya que tienen un papel preponderante tanto para la mitigación del CCG como para la adaptación de los sistemas naturales y humanos. </w:t>
      </w:r>
    </w:p>
    <w:p w14:paraId="67AD8368" w14:textId="77777777" w:rsidR="0080529C" w:rsidRPr="00596A3A" w:rsidRDefault="0080529C" w:rsidP="00C80695">
      <w:pPr>
        <w:spacing w:before="0" w:after="0" w:line="240" w:lineRule="auto"/>
        <w:rPr>
          <w:rFonts w:ascii="Arial" w:hAnsi="Arial" w:cs="Arial"/>
          <w:sz w:val="20"/>
        </w:rPr>
      </w:pPr>
    </w:p>
    <w:p w14:paraId="06972AF7"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rPr>
        <w:t>Los objetivos y acciones que se pretenden desarrollar tienen su base principal en la aplicación del principio precautorio para la conservación del capital natural, y el mantenimiento de los recursos naturales y los servicios ecosistémicos que benefician a las comunidades naturales y humanas dentro del ANP y en su zona de influencia.</w:t>
      </w:r>
    </w:p>
    <w:p w14:paraId="7057F4B5" w14:textId="77777777" w:rsidR="0080529C" w:rsidRPr="00596A3A" w:rsidRDefault="0080529C" w:rsidP="00C80695">
      <w:pPr>
        <w:spacing w:before="0" w:after="0" w:line="240" w:lineRule="auto"/>
        <w:rPr>
          <w:rFonts w:ascii="Arial" w:hAnsi="Arial" w:cs="Arial"/>
          <w:sz w:val="18"/>
        </w:rPr>
      </w:pPr>
    </w:p>
    <w:p w14:paraId="7953BFAF" w14:textId="77777777" w:rsidR="0080529C" w:rsidRPr="00596A3A" w:rsidRDefault="0080529C" w:rsidP="00C80695">
      <w:pPr>
        <w:spacing w:before="0" w:after="0" w:line="240" w:lineRule="auto"/>
        <w:rPr>
          <w:rFonts w:ascii="Arial" w:hAnsi="Arial" w:cs="Arial"/>
          <w:b/>
          <w:bCs/>
          <w:i/>
          <w:iCs/>
          <w:sz w:val="20"/>
        </w:rPr>
      </w:pPr>
      <w:r w:rsidRPr="00596A3A">
        <w:rPr>
          <w:rFonts w:ascii="Arial" w:hAnsi="Arial" w:cs="Arial"/>
          <w:b/>
          <w:bCs/>
          <w:i/>
          <w:iCs/>
          <w:sz w:val="20"/>
        </w:rPr>
        <w:t>Objetivos específicos</w:t>
      </w:r>
    </w:p>
    <w:p w14:paraId="1CED870D" w14:textId="77777777" w:rsidR="0080529C" w:rsidRPr="00596A3A" w:rsidRDefault="0080529C" w:rsidP="00C80695">
      <w:pPr>
        <w:spacing w:before="0" w:after="0" w:line="240" w:lineRule="auto"/>
        <w:rPr>
          <w:rFonts w:ascii="Arial" w:hAnsi="Arial" w:cs="Arial"/>
          <w:sz w:val="20"/>
        </w:rPr>
      </w:pPr>
    </w:p>
    <w:p w14:paraId="5F62B58B" w14:textId="77777777" w:rsidR="0080529C" w:rsidRPr="00596A3A" w:rsidRDefault="0080529C" w:rsidP="00C80695">
      <w:pPr>
        <w:numPr>
          <w:ilvl w:val="0"/>
          <w:numId w:val="113"/>
        </w:numPr>
        <w:spacing w:before="0" w:after="0" w:line="240" w:lineRule="auto"/>
        <w:rPr>
          <w:rFonts w:ascii="Arial" w:hAnsi="Arial" w:cs="Arial"/>
          <w:sz w:val="20"/>
        </w:rPr>
      </w:pPr>
      <w:r w:rsidRPr="00596A3A">
        <w:rPr>
          <w:rFonts w:ascii="Arial" w:hAnsi="Arial" w:cs="Arial"/>
          <w:sz w:val="20"/>
        </w:rPr>
        <w:t>Generar acciones que contribuyan a conservar la resiliencia y la conectividad ecológica entre los hábitats.</w:t>
      </w:r>
    </w:p>
    <w:p w14:paraId="68DB7BB2" w14:textId="77777777" w:rsidR="0080529C" w:rsidRPr="00596A3A" w:rsidRDefault="0080529C" w:rsidP="00C80695">
      <w:pPr>
        <w:pStyle w:val="Prrafodelista1"/>
        <w:numPr>
          <w:ilvl w:val="0"/>
          <w:numId w:val="113"/>
        </w:numPr>
        <w:spacing w:before="0"/>
        <w:rPr>
          <w:rFonts w:ascii="Arial" w:hAnsi="Arial" w:cs="Arial"/>
          <w:sz w:val="20"/>
          <w:szCs w:val="22"/>
          <w:lang w:val="es-MX"/>
        </w:rPr>
      </w:pPr>
      <w:r w:rsidRPr="00596A3A">
        <w:rPr>
          <w:rFonts w:ascii="Arial" w:hAnsi="Arial" w:cs="Arial"/>
          <w:sz w:val="20"/>
          <w:szCs w:val="22"/>
          <w:lang w:val="es-MX"/>
        </w:rPr>
        <w:t>Promover el aprovechamiento sustentable de recursos naturales de gran relevancia en el ANP y diversificar las opciones.</w:t>
      </w:r>
    </w:p>
    <w:p w14:paraId="47255293" w14:textId="77777777" w:rsidR="0080529C" w:rsidRPr="00596A3A" w:rsidRDefault="0080529C" w:rsidP="00C80695">
      <w:pPr>
        <w:spacing w:before="0" w:after="0" w:line="240" w:lineRule="auto"/>
        <w:rPr>
          <w:rFonts w:ascii="Arial" w:hAnsi="Arial" w:cs="Arial"/>
          <w:sz w:val="20"/>
        </w:rPr>
      </w:pPr>
    </w:p>
    <w:p w14:paraId="7DDDB55A" w14:textId="77777777" w:rsidR="0080529C" w:rsidRPr="00596A3A" w:rsidRDefault="0080529C" w:rsidP="00C80695">
      <w:pPr>
        <w:spacing w:before="0" w:after="0" w:line="240" w:lineRule="auto"/>
        <w:rPr>
          <w:rFonts w:ascii="Arial" w:hAnsi="Arial" w:cs="Arial"/>
          <w:b/>
          <w:bCs/>
          <w:i/>
          <w:iCs/>
          <w:sz w:val="20"/>
        </w:rPr>
      </w:pPr>
      <w:r w:rsidRPr="00596A3A">
        <w:rPr>
          <w:rFonts w:ascii="Arial" w:hAnsi="Arial" w:cs="Arial"/>
          <w:b/>
          <w:bCs/>
          <w:i/>
          <w:iCs/>
          <w:sz w:val="20"/>
        </w:rPr>
        <w:t>Metas y resultados esperados</w:t>
      </w:r>
    </w:p>
    <w:p w14:paraId="3D8349BD" w14:textId="77777777" w:rsidR="0080529C" w:rsidRPr="00596A3A" w:rsidRDefault="0080529C" w:rsidP="00C80695">
      <w:pPr>
        <w:spacing w:before="0" w:after="0" w:line="240" w:lineRule="auto"/>
        <w:rPr>
          <w:rFonts w:ascii="Arial" w:hAnsi="Arial" w:cs="Arial"/>
          <w:b/>
          <w:bCs/>
          <w:sz w:val="20"/>
        </w:rPr>
      </w:pPr>
    </w:p>
    <w:p w14:paraId="70B09DDE" w14:textId="77777777" w:rsidR="0080529C" w:rsidRPr="00596A3A" w:rsidRDefault="0080529C" w:rsidP="00C80695">
      <w:pPr>
        <w:numPr>
          <w:ilvl w:val="0"/>
          <w:numId w:val="113"/>
        </w:numPr>
        <w:spacing w:before="0" w:after="0" w:line="240" w:lineRule="auto"/>
        <w:rPr>
          <w:rFonts w:ascii="Arial" w:hAnsi="Arial" w:cs="Arial"/>
          <w:sz w:val="20"/>
        </w:rPr>
      </w:pPr>
      <w:r w:rsidRPr="00596A3A">
        <w:rPr>
          <w:rFonts w:ascii="Arial" w:hAnsi="Arial" w:cs="Arial"/>
          <w:sz w:val="20"/>
        </w:rPr>
        <w:t>Participar permanentemente en la agenda para la adaptación al cambio climático en lo que a conservación de biodiversidad y mantenimiento de servicios ecosistémicos del ANP se refiere, acorde a lo establecido en la Ley General de Cambio Climático, así como en iniciativas que promuevan la concurrencia entre sectores vinculados a los recursos naturales y el desarrollo sustentable.</w:t>
      </w:r>
    </w:p>
    <w:p w14:paraId="42A52F0E" w14:textId="77777777" w:rsidR="0080529C" w:rsidRPr="00596A3A" w:rsidRDefault="0080529C" w:rsidP="00C80695">
      <w:pPr>
        <w:numPr>
          <w:ilvl w:val="0"/>
          <w:numId w:val="113"/>
        </w:numPr>
        <w:spacing w:before="0" w:after="0" w:line="240" w:lineRule="auto"/>
        <w:rPr>
          <w:rFonts w:ascii="Arial" w:hAnsi="Arial" w:cs="Arial"/>
          <w:sz w:val="20"/>
        </w:rPr>
      </w:pPr>
      <w:r w:rsidRPr="00596A3A">
        <w:rPr>
          <w:rFonts w:ascii="Arial" w:hAnsi="Arial" w:cs="Arial"/>
          <w:sz w:val="20"/>
        </w:rPr>
        <w:t>Desarrollar en mediano plazo la agenda para la adaptación al cambio climático en el ANP y su zona de influencia.</w:t>
      </w:r>
    </w:p>
    <w:p w14:paraId="560B0B05" w14:textId="77777777" w:rsidR="0080529C" w:rsidRPr="00596A3A" w:rsidRDefault="0080529C" w:rsidP="00C80695">
      <w:pPr>
        <w:spacing w:before="0" w:after="0" w:line="240" w:lineRule="auto"/>
        <w:rPr>
          <w:rFonts w:ascii="Arial" w:hAnsi="Arial" w:cs="Arial"/>
          <w:sz w:val="20"/>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58"/>
        <w:gridCol w:w="1316"/>
      </w:tblGrid>
      <w:tr w:rsidR="0080529C" w:rsidRPr="00596A3A" w14:paraId="7FA1CF04" w14:textId="77777777" w:rsidTr="00C0661C">
        <w:tc>
          <w:tcPr>
            <w:tcW w:w="8755" w:type="dxa"/>
          </w:tcPr>
          <w:p w14:paraId="00B29DFB" w14:textId="77777777" w:rsidR="0080529C" w:rsidRPr="00596A3A" w:rsidRDefault="0080529C" w:rsidP="00C80695">
            <w:pPr>
              <w:spacing w:before="0" w:after="0" w:line="240" w:lineRule="auto"/>
              <w:rPr>
                <w:rFonts w:ascii="Arial" w:hAnsi="Arial" w:cs="Arial"/>
                <w:b/>
                <w:bCs/>
                <w:sz w:val="20"/>
              </w:rPr>
            </w:pPr>
            <w:r w:rsidRPr="00596A3A">
              <w:rPr>
                <w:rFonts w:ascii="Arial" w:hAnsi="Arial" w:cs="Arial"/>
                <w:b/>
                <w:bCs/>
                <w:sz w:val="20"/>
              </w:rPr>
              <w:t>Actividades* y acciones</w:t>
            </w:r>
          </w:p>
        </w:tc>
        <w:tc>
          <w:tcPr>
            <w:tcW w:w="1359" w:type="dxa"/>
          </w:tcPr>
          <w:p w14:paraId="5F634D85" w14:textId="77777777" w:rsidR="0080529C" w:rsidRPr="00596A3A" w:rsidRDefault="0080529C" w:rsidP="00C80695">
            <w:pPr>
              <w:spacing w:before="0" w:after="0" w:line="240" w:lineRule="auto"/>
              <w:jc w:val="center"/>
              <w:rPr>
                <w:rFonts w:ascii="Arial" w:hAnsi="Arial" w:cs="Arial"/>
                <w:b/>
                <w:bCs/>
                <w:sz w:val="20"/>
              </w:rPr>
            </w:pPr>
            <w:r w:rsidRPr="00596A3A">
              <w:rPr>
                <w:rFonts w:ascii="Arial" w:hAnsi="Arial" w:cs="Arial"/>
                <w:b/>
                <w:bCs/>
                <w:sz w:val="20"/>
              </w:rPr>
              <w:t>Plazo</w:t>
            </w:r>
          </w:p>
        </w:tc>
      </w:tr>
      <w:tr w:rsidR="0080529C" w:rsidRPr="00596A3A" w14:paraId="0EE20F45" w14:textId="77777777" w:rsidTr="00C0661C">
        <w:tc>
          <w:tcPr>
            <w:tcW w:w="10114" w:type="dxa"/>
            <w:gridSpan w:val="2"/>
          </w:tcPr>
          <w:p w14:paraId="7D8FC0BD" w14:textId="77777777" w:rsidR="0080529C" w:rsidRPr="00596A3A" w:rsidRDefault="0080529C" w:rsidP="00C80695">
            <w:pPr>
              <w:spacing w:before="0" w:after="0" w:line="240" w:lineRule="auto"/>
              <w:rPr>
                <w:rFonts w:ascii="Arial" w:hAnsi="Arial" w:cs="Arial"/>
                <w:i/>
                <w:iCs/>
                <w:sz w:val="20"/>
              </w:rPr>
            </w:pPr>
            <w:r w:rsidRPr="00596A3A">
              <w:rPr>
                <w:rFonts w:ascii="Arial" w:hAnsi="Arial" w:cs="Arial"/>
                <w:i/>
                <w:iCs/>
                <w:sz w:val="20"/>
              </w:rPr>
              <w:t>Contribuir a las medidas de adaptación al cambio climático</w:t>
            </w:r>
          </w:p>
        </w:tc>
      </w:tr>
      <w:tr w:rsidR="0080529C" w:rsidRPr="00596A3A" w14:paraId="7772A212" w14:textId="77777777" w:rsidTr="00C0661C">
        <w:tc>
          <w:tcPr>
            <w:tcW w:w="8755" w:type="dxa"/>
          </w:tcPr>
          <w:p w14:paraId="1170803E"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rPr>
              <w:t>Apoyar el diseño, implementación y evaluación de protocolos de monitoreo que contribuyan a dar seguimiento a los impactos del CCG sobre la biodiversidad y que permitan plantear acciones de manejo adaptativo</w:t>
            </w:r>
          </w:p>
        </w:tc>
        <w:tc>
          <w:tcPr>
            <w:tcW w:w="1359" w:type="dxa"/>
            <w:vAlign w:val="center"/>
          </w:tcPr>
          <w:p w14:paraId="23F48A84" w14:textId="77777777" w:rsidR="0080529C" w:rsidRPr="00596A3A" w:rsidRDefault="0080529C" w:rsidP="00C80695">
            <w:pPr>
              <w:spacing w:before="0" w:after="0" w:line="240" w:lineRule="auto"/>
              <w:jc w:val="center"/>
              <w:rPr>
                <w:rFonts w:ascii="Arial" w:hAnsi="Arial" w:cs="Arial"/>
                <w:sz w:val="20"/>
              </w:rPr>
            </w:pPr>
            <w:r w:rsidRPr="00596A3A">
              <w:rPr>
                <w:rFonts w:ascii="Arial" w:hAnsi="Arial" w:cs="Arial"/>
                <w:sz w:val="20"/>
              </w:rPr>
              <w:t>M</w:t>
            </w:r>
          </w:p>
        </w:tc>
      </w:tr>
      <w:tr w:rsidR="0080529C" w:rsidRPr="00596A3A" w14:paraId="6C8DAB51" w14:textId="77777777" w:rsidTr="00C0661C">
        <w:tc>
          <w:tcPr>
            <w:tcW w:w="8755" w:type="dxa"/>
          </w:tcPr>
          <w:p w14:paraId="03C08E9E"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rPr>
              <w:t>Promover el fortalecimiento de redes y la conectividad entre áreas de importancia biológica que faciliten los movimientos de especies y el flujo genético</w:t>
            </w:r>
          </w:p>
        </w:tc>
        <w:tc>
          <w:tcPr>
            <w:tcW w:w="1359" w:type="dxa"/>
            <w:vAlign w:val="center"/>
          </w:tcPr>
          <w:p w14:paraId="0D2C0377" w14:textId="77777777" w:rsidR="0080529C" w:rsidRPr="00596A3A" w:rsidRDefault="0080529C" w:rsidP="00C80695">
            <w:pPr>
              <w:spacing w:before="0" w:after="0" w:line="240" w:lineRule="auto"/>
              <w:jc w:val="center"/>
              <w:rPr>
                <w:rFonts w:ascii="Arial" w:hAnsi="Arial" w:cs="Arial"/>
                <w:sz w:val="20"/>
              </w:rPr>
            </w:pPr>
            <w:r w:rsidRPr="00596A3A">
              <w:rPr>
                <w:rFonts w:ascii="Arial" w:hAnsi="Arial" w:cs="Arial"/>
                <w:sz w:val="20"/>
              </w:rPr>
              <w:t>L</w:t>
            </w:r>
          </w:p>
        </w:tc>
      </w:tr>
      <w:tr w:rsidR="0080529C" w:rsidRPr="00596A3A" w14:paraId="371D3170" w14:textId="77777777" w:rsidTr="00C0661C">
        <w:tc>
          <w:tcPr>
            <w:tcW w:w="8755" w:type="dxa"/>
          </w:tcPr>
          <w:p w14:paraId="11F24062"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rPr>
              <w:t>Definir indicadores biológicos para el monitoreo de los impactos y las perturbaciones por el CCG</w:t>
            </w:r>
          </w:p>
        </w:tc>
        <w:tc>
          <w:tcPr>
            <w:tcW w:w="1359" w:type="dxa"/>
            <w:vAlign w:val="center"/>
          </w:tcPr>
          <w:p w14:paraId="159CB01E" w14:textId="77777777" w:rsidR="0080529C" w:rsidRPr="00596A3A" w:rsidRDefault="0080529C" w:rsidP="00C80695">
            <w:pPr>
              <w:spacing w:before="0" w:after="0" w:line="240" w:lineRule="auto"/>
              <w:jc w:val="center"/>
              <w:rPr>
                <w:rFonts w:ascii="Arial" w:hAnsi="Arial" w:cs="Arial"/>
                <w:sz w:val="20"/>
              </w:rPr>
            </w:pPr>
            <w:r w:rsidRPr="00596A3A">
              <w:rPr>
                <w:rFonts w:ascii="Arial" w:hAnsi="Arial" w:cs="Arial"/>
                <w:sz w:val="20"/>
              </w:rPr>
              <w:t>L</w:t>
            </w:r>
          </w:p>
        </w:tc>
      </w:tr>
      <w:tr w:rsidR="0080529C" w:rsidRPr="00596A3A" w14:paraId="18A4E03C" w14:textId="77777777" w:rsidTr="00C0661C">
        <w:tc>
          <w:tcPr>
            <w:tcW w:w="8755" w:type="dxa"/>
          </w:tcPr>
          <w:p w14:paraId="75FE548D"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rPr>
              <w:t>Integrar información a nivel de paisaje sobre escenarios de CCG y sus posibles efectos en los objetos de conservación prioritarios del ANP, además de formular medidas de adaptación y líneas de acción que permitan reducir la vulnerabilidad del sistema ante los posibles efectos del CCG</w:t>
            </w:r>
          </w:p>
        </w:tc>
        <w:tc>
          <w:tcPr>
            <w:tcW w:w="1359" w:type="dxa"/>
            <w:vAlign w:val="center"/>
          </w:tcPr>
          <w:p w14:paraId="38FE8E46" w14:textId="77777777" w:rsidR="0080529C" w:rsidRPr="00596A3A" w:rsidRDefault="0080529C" w:rsidP="00C80695">
            <w:pPr>
              <w:spacing w:before="0" w:after="0" w:line="240" w:lineRule="auto"/>
              <w:jc w:val="center"/>
              <w:rPr>
                <w:rFonts w:ascii="Arial" w:hAnsi="Arial" w:cs="Arial"/>
                <w:sz w:val="20"/>
              </w:rPr>
            </w:pPr>
            <w:r w:rsidRPr="00596A3A">
              <w:rPr>
                <w:rFonts w:ascii="Arial" w:hAnsi="Arial" w:cs="Arial"/>
                <w:sz w:val="20"/>
              </w:rPr>
              <w:t>L</w:t>
            </w:r>
          </w:p>
        </w:tc>
      </w:tr>
      <w:tr w:rsidR="0080529C" w:rsidRPr="00596A3A" w14:paraId="5E1DD013" w14:textId="77777777" w:rsidTr="00C0661C">
        <w:tc>
          <w:tcPr>
            <w:tcW w:w="10114" w:type="dxa"/>
            <w:gridSpan w:val="2"/>
          </w:tcPr>
          <w:p w14:paraId="083B183F" w14:textId="77777777" w:rsidR="0080529C" w:rsidRPr="00596A3A" w:rsidRDefault="0080529C" w:rsidP="00C80695">
            <w:pPr>
              <w:spacing w:before="0" w:after="0" w:line="240" w:lineRule="auto"/>
              <w:rPr>
                <w:rFonts w:ascii="Arial" w:hAnsi="Arial" w:cs="Arial"/>
                <w:i/>
                <w:iCs/>
                <w:sz w:val="20"/>
              </w:rPr>
            </w:pPr>
            <w:r w:rsidRPr="00596A3A">
              <w:rPr>
                <w:rFonts w:ascii="Arial" w:hAnsi="Arial" w:cs="Arial"/>
                <w:i/>
                <w:iCs/>
                <w:sz w:val="20"/>
              </w:rPr>
              <w:t>Reforzar el uso y manejo sustentables del agua</w:t>
            </w:r>
          </w:p>
        </w:tc>
      </w:tr>
      <w:tr w:rsidR="0080529C" w:rsidRPr="00596A3A" w14:paraId="60AED029" w14:textId="77777777" w:rsidTr="00C0661C">
        <w:tc>
          <w:tcPr>
            <w:tcW w:w="8755" w:type="dxa"/>
          </w:tcPr>
          <w:p w14:paraId="38C442AB"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rPr>
              <w:t xml:space="preserve">Promover la generación de estudios sobre el manejo integrado costero enfocados a mantener la calidad del agua en buen estado  </w:t>
            </w:r>
          </w:p>
        </w:tc>
        <w:tc>
          <w:tcPr>
            <w:tcW w:w="1359" w:type="dxa"/>
            <w:vAlign w:val="center"/>
          </w:tcPr>
          <w:p w14:paraId="5C3E64D3" w14:textId="77777777" w:rsidR="0080529C" w:rsidRPr="00596A3A" w:rsidRDefault="0080529C" w:rsidP="00C80695">
            <w:pPr>
              <w:spacing w:before="0" w:after="0" w:line="240" w:lineRule="auto"/>
              <w:jc w:val="center"/>
              <w:rPr>
                <w:rFonts w:ascii="Arial" w:hAnsi="Arial" w:cs="Arial"/>
                <w:sz w:val="20"/>
              </w:rPr>
            </w:pPr>
            <w:r w:rsidRPr="00596A3A">
              <w:rPr>
                <w:rFonts w:ascii="Arial" w:hAnsi="Arial" w:cs="Arial"/>
                <w:sz w:val="20"/>
              </w:rPr>
              <w:t>L</w:t>
            </w:r>
          </w:p>
        </w:tc>
      </w:tr>
      <w:tr w:rsidR="0080529C" w:rsidRPr="00596A3A" w14:paraId="6F886672" w14:textId="77777777" w:rsidTr="00C0661C">
        <w:tc>
          <w:tcPr>
            <w:tcW w:w="10114" w:type="dxa"/>
            <w:gridSpan w:val="2"/>
            <w:vAlign w:val="center"/>
          </w:tcPr>
          <w:p w14:paraId="2D74A91C" w14:textId="77777777" w:rsidR="0080529C" w:rsidRPr="00596A3A" w:rsidRDefault="0080529C" w:rsidP="00C80695">
            <w:pPr>
              <w:spacing w:before="0" w:after="0" w:line="240" w:lineRule="auto"/>
              <w:rPr>
                <w:rFonts w:ascii="Arial" w:hAnsi="Arial" w:cs="Arial"/>
                <w:i/>
                <w:iCs/>
                <w:sz w:val="20"/>
              </w:rPr>
            </w:pPr>
            <w:r w:rsidRPr="00596A3A">
              <w:rPr>
                <w:rFonts w:ascii="Arial" w:hAnsi="Arial" w:cs="Arial"/>
                <w:i/>
                <w:iCs/>
                <w:sz w:val="20"/>
              </w:rPr>
              <w:t>Proteger los arrecifes de coral, pastos marinos y microalgas</w:t>
            </w:r>
          </w:p>
        </w:tc>
      </w:tr>
      <w:tr w:rsidR="0080529C" w:rsidRPr="00596A3A" w14:paraId="14957BF1" w14:textId="77777777" w:rsidTr="00C0661C">
        <w:tc>
          <w:tcPr>
            <w:tcW w:w="8755" w:type="dxa"/>
          </w:tcPr>
          <w:p w14:paraId="5ECF03FF"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rPr>
              <w:t xml:space="preserve">Implementar políticas e instrumentos que incentiven y vinculen la protección de los </w:t>
            </w:r>
            <w:r w:rsidRPr="00596A3A">
              <w:rPr>
                <w:rFonts w:ascii="Arial" w:hAnsi="Arial" w:cs="Arial"/>
                <w:sz w:val="20"/>
              </w:rPr>
              <w:lastRenderedPageBreak/>
              <w:t>hábitats críticos, para la conectividad y la resiliencia de los paisajes con enfoque integral de manejo costero y cuencas</w:t>
            </w:r>
          </w:p>
        </w:tc>
        <w:tc>
          <w:tcPr>
            <w:tcW w:w="1359" w:type="dxa"/>
            <w:vAlign w:val="center"/>
          </w:tcPr>
          <w:p w14:paraId="46D92CB8" w14:textId="77777777" w:rsidR="0080529C" w:rsidRPr="00596A3A" w:rsidRDefault="0080529C" w:rsidP="00C80695">
            <w:pPr>
              <w:spacing w:before="0" w:after="0" w:line="240" w:lineRule="auto"/>
              <w:jc w:val="center"/>
              <w:rPr>
                <w:rFonts w:ascii="Arial" w:hAnsi="Arial" w:cs="Arial"/>
                <w:sz w:val="20"/>
              </w:rPr>
            </w:pPr>
            <w:r w:rsidRPr="00596A3A">
              <w:rPr>
                <w:rFonts w:ascii="Arial" w:hAnsi="Arial" w:cs="Arial"/>
                <w:sz w:val="20"/>
              </w:rPr>
              <w:lastRenderedPageBreak/>
              <w:t>L</w:t>
            </w:r>
          </w:p>
        </w:tc>
      </w:tr>
      <w:tr w:rsidR="0080529C" w:rsidRPr="00596A3A" w14:paraId="42BA8321" w14:textId="77777777" w:rsidTr="00C0661C">
        <w:tc>
          <w:tcPr>
            <w:tcW w:w="8755" w:type="dxa"/>
          </w:tcPr>
          <w:p w14:paraId="45C09202"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rPr>
              <w:lastRenderedPageBreak/>
              <w:t>Promover el manejo de recursos pesqueros con visión de co-manejo y tecnologías innovadoras</w:t>
            </w:r>
          </w:p>
        </w:tc>
        <w:tc>
          <w:tcPr>
            <w:tcW w:w="1359" w:type="dxa"/>
            <w:vAlign w:val="center"/>
          </w:tcPr>
          <w:p w14:paraId="07AE3F2E" w14:textId="77777777" w:rsidR="0080529C" w:rsidRPr="00596A3A" w:rsidRDefault="0080529C" w:rsidP="00C80695">
            <w:pPr>
              <w:spacing w:before="0" w:after="0" w:line="240" w:lineRule="auto"/>
              <w:jc w:val="center"/>
              <w:rPr>
                <w:rFonts w:ascii="Arial" w:hAnsi="Arial" w:cs="Arial"/>
                <w:sz w:val="20"/>
              </w:rPr>
            </w:pPr>
            <w:r w:rsidRPr="00596A3A">
              <w:rPr>
                <w:rFonts w:ascii="Arial" w:hAnsi="Arial" w:cs="Arial"/>
                <w:sz w:val="20"/>
              </w:rPr>
              <w:t>M</w:t>
            </w:r>
          </w:p>
        </w:tc>
      </w:tr>
      <w:tr w:rsidR="0080529C" w:rsidRPr="00596A3A" w14:paraId="7A385907" w14:textId="77777777" w:rsidTr="00C0661C">
        <w:tc>
          <w:tcPr>
            <w:tcW w:w="8755" w:type="dxa"/>
          </w:tcPr>
          <w:p w14:paraId="08456468"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rPr>
              <w:t>Participar en el establecimiento y vigilancia de políticas de ordenamiento territorial para la construcción de infraestructura limpia y uso turístico, con un enfoque dirigido a los efectos del cambio climático (incremento en el nivel del mar, incremento en la frecuencia e intensidad de tormentas y huracanes, modificación de las corrientes, y oleaje exacerbados)</w:t>
            </w:r>
          </w:p>
        </w:tc>
        <w:tc>
          <w:tcPr>
            <w:tcW w:w="1359" w:type="dxa"/>
            <w:vAlign w:val="center"/>
          </w:tcPr>
          <w:p w14:paraId="69298DF8" w14:textId="77777777" w:rsidR="0080529C" w:rsidRPr="00596A3A" w:rsidRDefault="0080529C" w:rsidP="00C80695">
            <w:pPr>
              <w:spacing w:before="0" w:after="0" w:line="240" w:lineRule="auto"/>
              <w:jc w:val="center"/>
              <w:rPr>
                <w:rFonts w:ascii="Arial" w:hAnsi="Arial" w:cs="Arial"/>
                <w:sz w:val="20"/>
              </w:rPr>
            </w:pPr>
            <w:r w:rsidRPr="00596A3A">
              <w:rPr>
                <w:rFonts w:ascii="Arial" w:hAnsi="Arial" w:cs="Arial"/>
                <w:sz w:val="20"/>
              </w:rPr>
              <w:t>P</w:t>
            </w:r>
          </w:p>
        </w:tc>
      </w:tr>
      <w:tr w:rsidR="0080529C" w:rsidRPr="00596A3A" w14:paraId="6AAA802D" w14:textId="77777777" w:rsidTr="00C0661C">
        <w:tc>
          <w:tcPr>
            <w:tcW w:w="8755" w:type="dxa"/>
          </w:tcPr>
          <w:p w14:paraId="5EBC5DFF"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lang w:eastAsia="es-MX"/>
              </w:rPr>
              <w:t>Fomentar el monitoreo, trasplante y restauración de arrecifes, así como el manejo costero integrado y el manejo de pesquerías con un enfoque de sustentabilidad</w:t>
            </w:r>
          </w:p>
        </w:tc>
        <w:tc>
          <w:tcPr>
            <w:tcW w:w="1359" w:type="dxa"/>
            <w:vAlign w:val="center"/>
          </w:tcPr>
          <w:p w14:paraId="7B6EF499" w14:textId="77777777" w:rsidR="0080529C" w:rsidRPr="00596A3A" w:rsidRDefault="0080529C" w:rsidP="00C80695">
            <w:pPr>
              <w:spacing w:before="0" w:after="0" w:line="240" w:lineRule="auto"/>
              <w:jc w:val="center"/>
              <w:rPr>
                <w:rFonts w:ascii="Arial" w:hAnsi="Arial" w:cs="Arial"/>
                <w:sz w:val="20"/>
              </w:rPr>
            </w:pPr>
            <w:r w:rsidRPr="00596A3A">
              <w:rPr>
                <w:rFonts w:ascii="Arial" w:hAnsi="Arial" w:cs="Arial"/>
                <w:sz w:val="20"/>
              </w:rPr>
              <w:t>P</w:t>
            </w:r>
          </w:p>
        </w:tc>
      </w:tr>
      <w:tr w:rsidR="0080529C" w:rsidRPr="00596A3A" w14:paraId="7AB63462" w14:textId="77777777" w:rsidTr="00C0661C">
        <w:tc>
          <w:tcPr>
            <w:tcW w:w="10114" w:type="dxa"/>
            <w:gridSpan w:val="2"/>
          </w:tcPr>
          <w:p w14:paraId="2A041C16" w14:textId="77777777" w:rsidR="0080529C" w:rsidRPr="00596A3A" w:rsidRDefault="0080529C" w:rsidP="00C80695">
            <w:pPr>
              <w:spacing w:before="0" w:after="0" w:line="240" w:lineRule="auto"/>
              <w:rPr>
                <w:rFonts w:ascii="Arial" w:hAnsi="Arial" w:cs="Arial"/>
                <w:i/>
                <w:iCs/>
                <w:sz w:val="20"/>
              </w:rPr>
            </w:pPr>
            <w:r w:rsidRPr="00596A3A">
              <w:rPr>
                <w:rFonts w:ascii="Arial" w:hAnsi="Arial" w:cs="Arial"/>
                <w:i/>
                <w:iCs/>
                <w:sz w:val="20"/>
              </w:rPr>
              <w:t xml:space="preserve">Proteger los manglares, humedales, playas y dunas </w:t>
            </w:r>
          </w:p>
        </w:tc>
      </w:tr>
      <w:tr w:rsidR="0080529C" w:rsidRPr="00596A3A" w14:paraId="0A15FCF3" w14:textId="77777777" w:rsidTr="00C0661C">
        <w:tc>
          <w:tcPr>
            <w:tcW w:w="8755" w:type="dxa"/>
          </w:tcPr>
          <w:p w14:paraId="3B047CE0"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rPr>
              <w:t>Impulsar el establecimiento de cinturones verdes y áreas que permitan la migración de los manglares en respuesta al incremento del nivel del mar y reduzcan impactos en las áreas adyacentes</w:t>
            </w:r>
          </w:p>
        </w:tc>
        <w:tc>
          <w:tcPr>
            <w:tcW w:w="1359" w:type="dxa"/>
            <w:vAlign w:val="center"/>
          </w:tcPr>
          <w:p w14:paraId="36377F28" w14:textId="77777777" w:rsidR="0080529C" w:rsidRPr="00596A3A" w:rsidRDefault="0080529C" w:rsidP="00C80695">
            <w:pPr>
              <w:spacing w:before="0" w:after="0" w:line="240" w:lineRule="auto"/>
              <w:jc w:val="center"/>
              <w:rPr>
                <w:rFonts w:ascii="Arial" w:hAnsi="Arial" w:cs="Arial"/>
                <w:sz w:val="20"/>
              </w:rPr>
            </w:pPr>
            <w:r w:rsidRPr="00596A3A">
              <w:rPr>
                <w:rFonts w:ascii="Arial" w:hAnsi="Arial" w:cs="Arial"/>
                <w:sz w:val="20"/>
              </w:rPr>
              <w:t>L</w:t>
            </w:r>
          </w:p>
        </w:tc>
      </w:tr>
      <w:tr w:rsidR="0080529C" w:rsidRPr="00596A3A" w14:paraId="1D8CF0B7" w14:textId="77777777" w:rsidTr="00C0661C">
        <w:tc>
          <w:tcPr>
            <w:tcW w:w="8755" w:type="dxa"/>
          </w:tcPr>
          <w:p w14:paraId="08959A79" w14:textId="77777777" w:rsidR="0080529C" w:rsidRPr="00596A3A" w:rsidRDefault="0080529C" w:rsidP="00C80695">
            <w:pPr>
              <w:spacing w:before="0" w:after="0" w:line="240" w:lineRule="auto"/>
              <w:rPr>
                <w:rFonts w:ascii="Arial" w:hAnsi="Arial" w:cs="Arial"/>
                <w:sz w:val="20"/>
              </w:rPr>
            </w:pPr>
            <w:r w:rsidRPr="00596A3A">
              <w:rPr>
                <w:rFonts w:ascii="Arial" w:hAnsi="Arial" w:cs="Arial"/>
                <w:sz w:val="20"/>
              </w:rPr>
              <w:t>Establecer líneas base sobre los manglares y monitorear su respuesta ante el CCG</w:t>
            </w:r>
          </w:p>
        </w:tc>
        <w:tc>
          <w:tcPr>
            <w:tcW w:w="1359" w:type="dxa"/>
            <w:vAlign w:val="center"/>
          </w:tcPr>
          <w:p w14:paraId="6E53BD2A" w14:textId="77777777" w:rsidR="0080529C" w:rsidRPr="00596A3A" w:rsidRDefault="0080529C" w:rsidP="00C80695">
            <w:pPr>
              <w:spacing w:before="0" w:after="0" w:line="240" w:lineRule="auto"/>
              <w:jc w:val="center"/>
              <w:rPr>
                <w:rFonts w:ascii="Arial" w:hAnsi="Arial" w:cs="Arial"/>
                <w:sz w:val="20"/>
              </w:rPr>
            </w:pPr>
            <w:r w:rsidRPr="00596A3A">
              <w:rPr>
                <w:rFonts w:ascii="Arial" w:hAnsi="Arial" w:cs="Arial"/>
                <w:sz w:val="20"/>
              </w:rPr>
              <w:t>M</w:t>
            </w:r>
          </w:p>
        </w:tc>
      </w:tr>
      <w:tr w:rsidR="0080529C" w:rsidRPr="00596A3A" w14:paraId="578AF1A8" w14:textId="77777777" w:rsidTr="00C0661C">
        <w:tc>
          <w:tcPr>
            <w:tcW w:w="8755" w:type="dxa"/>
          </w:tcPr>
          <w:p w14:paraId="42FB6B15" w14:textId="7622D018" w:rsidR="0080529C" w:rsidRPr="00596A3A" w:rsidRDefault="00F063A8" w:rsidP="00C80695">
            <w:pPr>
              <w:spacing w:before="0" w:after="0" w:line="240" w:lineRule="auto"/>
              <w:rPr>
                <w:rFonts w:ascii="Arial" w:hAnsi="Arial" w:cs="Arial"/>
                <w:sz w:val="20"/>
              </w:rPr>
            </w:pPr>
            <w:r w:rsidRPr="00596A3A">
              <w:rPr>
                <w:rFonts w:ascii="Arial" w:eastAsia="Times New Roman" w:hAnsi="Arial" w:cs="Arial"/>
                <w:sz w:val="20"/>
                <w:szCs w:val="20"/>
                <w:lang w:val="es-ES" w:eastAsia="es-ES"/>
              </w:rPr>
              <w:t>Retomar y aplicar las estimaciones realizadas del costo-beneficio de la inacción, con el fin de justificar la inversión por parte del sector náutico y turístico, y actores claves en la restauración y conservación de ecosistemas</w:t>
            </w:r>
          </w:p>
        </w:tc>
        <w:tc>
          <w:tcPr>
            <w:tcW w:w="1359" w:type="dxa"/>
            <w:vAlign w:val="center"/>
          </w:tcPr>
          <w:p w14:paraId="4247CCDC" w14:textId="77777777" w:rsidR="0080529C" w:rsidRPr="00596A3A" w:rsidRDefault="0080529C" w:rsidP="00C80695">
            <w:pPr>
              <w:spacing w:before="0" w:after="0" w:line="240" w:lineRule="auto"/>
              <w:jc w:val="center"/>
              <w:rPr>
                <w:rFonts w:ascii="Arial" w:hAnsi="Arial" w:cs="Arial"/>
                <w:sz w:val="20"/>
              </w:rPr>
            </w:pPr>
            <w:r w:rsidRPr="00596A3A">
              <w:rPr>
                <w:rFonts w:ascii="Arial" w:hAnsi="Arial" w:cs="Arial"/>
                <w:sz w:val="20"/>
              </w:rPr>
              <w:t>M</w:t>
            </w:r>
          </w:p>
        </w:tc>
      </w:tr>
    </w:tbl>
    <w:p w14:paraId="08659CCA" w14:textId="77777777" w:rsidR="0080529C" w:rsidRPr="00596A3A" w:rsidRDefault="0080529C" w:rsidP="00C80695">
      <w:pPr>
        <w:spacing w:before="0" w:after="0" w:line="240" w:lineRule="auto"/>
        <w:rPr>
          <w:rFonts w:ascii="Arial" w:hAnsi="Arial" w:cs="Arial"/>
          <w:sz w:val="18"/>
        </w:rPr>
      </w:pPr>
      <w:r w:rsidRPr="00596A3A">
        <w:rPr>
          <w:rFonts w:ascii="Arial" w:hAnsi="Arial" w:cs="Arial"/>
          <w:sz w:val="18"/>
        </w:rPr>
        <w:t>* Las actividades se presentan en letra cursiva.</w:t>
      </w:r>
    </w:p>
    <w:p w14:paraId="3D3CB44B" w14:textId="77777777" w:rsidR="0080529C" w:rsidRPr="00596A3A" w:rsidRDefault="0080529C" w:rsidP="00C80695">
      <w:pPr>
        <w:spacing w:before="0" w:after="0" w:line="240" w:lineRule="auto"/>
        <w:rPr>
          <w:rFonts w:ascii="Arial" w:hAnsi="Arial" w:cs="Arial"/>
        </w:rPr>
      </w:pPr>
    </w:p>
    <w:p w14:paraId="572E1F4C" w14:textId="77777777" w:rsidR="00B54919" w:rsidRPr="00596A3A" w:rsidRDefault="00B54919" w:rsidP="00C80695">
      <w:pPr>
        <w:autoSpaceDE w:val="0"/>
        <w:autoSpaceDN w:val="0"/>
        <w:spacing w:before="0" w:after="0" w:line="240" w:lineRule="auto"/>
        <w:rPr>
          <w:rFonts w:ascii="Arial" w:eastAsia="Times New Roman" w:hAnsi="Arial" w:cs="Arial"/>
          <w:sz w:val="20"/>
          <w:szCs w:val="20"/>
          <w:lang w:val="es-ES"/>
        </w:rPr>
      </w:pPr>
    </w:p>
    <w:p w14:paraId="1F739488" w14:textId="77777777" w:rsidR="00B54919" w:rsidRPr="00596A3A" w:rsidRDefault="00B54919" w:rsidP="00C80695">
      <w:pPr>
        <w:autoSpaceDE w:val="0"/>
        <w:autoSpaceDN w:val="0"/>
        <w:adjustRightInd w:val="0"/>
        <w:spacing w:before="0" w:after="0" w:line="240" w:lineRule="auto"/>
        <w:jc w:val="left"/>
        <w:rPr>
          <w:rFonts w:ascii="Arial" w:eastAsia="Times New Roman" w:hAnsi="Arial" w:cs="Arial"/>
          <w:b/>
          <w:bCs/>
          <w:sz w:val="20"/>
          <w:szCs w:val="20"/>
          <w:lang w:eastAsia="es-ES"/>
        </w:rPr>
      </w:pPr>
    </w:p>
    <w:p w14:paraId="3015EACB" w14:textId="77777777" w:rsidR="00B54919" w:rsidRPr="00596A3A" w:rsidRDefault="00B54919" w:rsidP="00C80695">
      <w:pPr>
        <w:pStyle w:val="Ttulo1"/>
      </w:pPr>
      <w:bookmarkStart w:id="37" w:name="_Toc474849428"/>
      <w:bookmarkStart w:id="38" w:name="_Toc483396462"/>
      <w:bookmarkStart w:id="39" w:name="_Toc193271635"/>
      <w:r w:rsidRPr="00B52472">
        <w:t>6.2 SUBPROGRAMA DE MANEJO</w:t>
      </w:r>
      <w:bookmarkEnd w:id="37"/>
      <w:bookmarkEnd w:id="38"/>
    </w:p>
    <w:p w14:paraId="53DD28DD" w14:textId="77777777" w:rsidR="00B54919" w:rsidRPr="00596A3A" w:rsidRDefault="00B54919" w:rsidP="00C80695">
      <w:pPr>
        <w:autoSpaceDE w:val="0"/>
        <w:autoSpaceDN w:val="0"/>
        <w:adjustRightInd w:val="0"/>
        <w:spacing w:before="0" w:after="0" w:line="240" w:lineRule="auto"/>
        <w:jc w:val="left"/>
        <w:rPr>
          <w:rFonts w:ascii="Arial" w:eastAsia="Times New Roman" w:hAnsi="Arial" w:cs="Arial"/>
          <w:b/>
          <w:bCs/>
          <w:lang w:eastAsia="es-ES"/>
        </w:rPr>
      </w:pPr>
    </w:p>
    <w:p w14:paraId="66758C30" w14:textId="77777777" w:rsidR="00B54919" w:rsidRPr="00596A3A" w:rsidRDefault="00B54919" w:rsidP="00C80695">
      <w:pPr>
        <w:spacing w:before="0" w:after="0" w:line="240" w:lineRule="auto"/>
        <w:rPr>
          <w:rFonts w:ascii="Arial" w:hAnsi="Arial" w:cs="Arial"/>
          <w:sz w:val="20"/>
          <w:szCs w:val="20"/>
          <w:lang w:val="es-ES"/>
        </w:rPr>
      </w:pPr>
      <w:bookmarkStart w:id="40" w:name="_Toc193271630"/>
      <w:r w:rsidRPr="00596A3A">
        <w:rPr>
          <w:rFonts w:ascii="Arial" w:hAnsi="Arial" w:cs="Arial"/>
          <w:sz w:val="20"/>
          <w:szCs w:val="20"/>
          <w:lang w:val="es-ES"/>
        </w:rPr>
        <w:t xml:space="preserve">La protección de espacios naturales tiene, entre otras finalidades, crear los mecanismos de manejo de los recursos orientados hacia la sustentabilidad, promoviendo la planeación de las actividades productivas de acuerdo a las características particulares de cada ecosistema y garantizando la permanencia del patrimonio natural. </w:t>
      </w:r>
    </w:p>
    <w:p w14:paraId="468FE87A" w14:textId="77777777" w:rsidR="00B54919" w:rsidRPr="00596A3A" w:rsidRDefault="00B54919" w:rsidP="00C80695">
      <w:pPr>
        <w:spacing w:before="0" w:after="0" w:line="240" w:lineRule="auto"/>
        <w:rPr>
          <w:rFonts w:ascii="Arial" w:hAnsi="Arial" w:cs="Arial"/>
          <w:sz w:val="20"/>
          <w:szCs w:val="20"/>
          <w:lang w:val="es-ES"/>
        </w:rPr>
      </w:pPr>
    </w:p>
    <w:p w14:paraId="19D65E66" w14:textId="77777777" w:rsidR="00B54919" w:rsidRPr="00596A3A" w:rsidRDefault="00B54919" w:rsidP="00C80695">
      <w:pPr>
        <w:spacing w:before="0" w:after="0" w:line="240" w:lineRule="auto"/>
        <w:ind w:right="-1"/>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Una de las estrategias de manejo del ANP, será establecer mecanismos de control que establezcan las formas de dar acceso a los aprovechamientos de los recursos, sean estos extractivos o no extractivos; así como de reglas y medidas que disminuyan la afectación de los recursos y, por ende, del bienestar de los usuarios. </w:t>
      </w:r>
    </w:p>
    <w:p w14:paraId="4FF02CDF" w14:textId="77777777" w:rsidR="00B54919" w:rsidRPr="00596A3A" w:rsidRDefault="00B54919" w:rsidP="00C80695">
      <w:pPr>
        <w:spacing w:before="0" w:after="0" w:line="240" w:lineRule="auto"/>
        <w:ind w:right="-1"/>
        <w:rPr>
          <w:rFonts w:ascii="Arial" w:eastAsia="Times New Roman" w:hAnsi="Arial" w:cs="Arial"/>
          <w:sz w:val="20"/>
          <w:szCs w:val="20"/>
          <w:lang w:val="es-ES" w:eastAsia="es-ES"/>
        </w:rPr>
      </w:pPr>
    </w:p>
    <w:p w14:paraId="4BF63B3B" w14:textId="525444F8" w:rsidR="00B54919" w:rsidRPr="00596A3A" w:rsidRDefault="00B54919" w:rsidP="00C80695">
      <w:pPr>
        <w:spacing w:before="0" w:after="0" w:line="240" w:lineRule="auto"/>
        <w:ind w:right="-1"/>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Por otro lado</w:t>
      </w:r>
      <w:r w:rsidR="00314E8B">
        <w:rPr>
          <w:rFonts w:ascii="Arial" w:eastAsia="Times New Roman" w:hAnsi="Arial" w:cs="Arial"/>
          <w:sz w:val="20"/>
          <w:szCs w:val="20"/>
          <w:lang w:val="es-ES" w:eastAsia="es-ES"/>
        </w:rPr>
        <w:t>,</w:t>
      </w:r>
      <w:r w:rsidRPr="00596A3A">
        <w:rPr>
          <w:rFonts w:ascii="Arial" w:eastAsia="Times New Roman" w:hAnsi="Arial" w:cs="Arial"/>
          <w:sz w:val="20"/>
          <w:szCs w:val="20"/>
          <w:lang w:val="es-ES" w:eastAsia="es-ES"/>
        </w:rPr>
        <w:t xml:space="preserve"> se implementarán acciones de manejo que permitan una mejor organización de las actividades que se realizan dentro de la Reserva, como por el ejemplo el diseño e implementación de un sistema de boyas de amarre y rosarios de protección, la creación de sitios alternativos para actividades turísticas y la designación de zonas con disposiciones especiales como sitios que requieren rehabilitación o restauración, entre otras.</w:t>
      </w:r>
    </w:p>
    <w:p w14:paraId="404B2691" w14:textId="77777777" w:rsidR="00B54919" w:rsidRPr="00596A3A" w:rsidRDefault="00B54919" w:rsidP="00C80695">
      <w:pPr>
        <w:autoSpaceDE w:val="0"/>
        <w:autoSpaceDN w:val="0"/>
        <w:spacing w:before="0" w:after="0" w:line="240" w:lineRule="auto"/>
        <w:rPr>
          <w:rFonts w:ascii="Arial" w:eastAsia="Times New Roman" w:hAnsi="Arial" w:cs="Arial"/>
          <w:bCs/>
          <w:lang w:val="es-ES" w:eastAsia="es-ES"/>
        </w:rPr>
      </w:pPr>
    </w:p>
    <w:p w14:paraId="1E13643E" w14:textId="77777777" w:rsidR="00B54919" w:rsidRPr="00596A3A" w:rsidRDefault="00B54919" w:rsidP="00C80695">
      <w:pPr>
        <w:autoSpaceDE w:val="0"/>
        <w:autoSpaceDN w:val="0"/>
        <w:spacing w:before="0" w:after="0" w:line="240" w:lineRule="auto"/>
        <w:rPr>
          <w:rFonts w:ascii="Arial" w:eastAsia="Times New Roman" w:hAnsi="Arial" w:cs="Arial"/>
          <w:b/>
          <w:bCs/>
          <w:lang w:val="es-ES" w:eastAsia="es-ES"/>
        </w:rPr>
      </w:pPr>
      <w:r w:rsidRPr="00596A3A">
        <w:rPr>
          <w:rFonts w:ascii="Arial" w:eastAsia="Times New Roman" w:hAnsi="Arial" w:cs="Arial"/>
          <w:b/>
          <w:bCs/>
          <w:lang w:val="es-ES" w:eastAsia="es-ES"/>
        </w:rPr>
        <w:t>Objetivo general</w:t>
      </w:r>
    </w:p>
    <w:p w14:paraId="68F950A6" w14:textId="77777777" w:rsidR="00B54919" w:rsidRPr="00596A3A" w:rsidRDefault="00B54919" w:rsidP="00C80695">
      <w:pPr>
        <w:autoSpaceDE w:val="0"/>
        <w:autoSpaceDN w:val="0"/>
        <w:spacing w:before="0" w:after="0" w:line="240" w:lineRule="auto"/>
        <w:rPr>
          <w:rFonts w:ascii="Arial" w:eastAsia="Times New Roman" w:hAnsi="Arial" w:cs="Arial"/>
          <w:lang w:val="es-ES" w:eastAsia="es-ES"/>
        </w:rPr>
      </w:pPr>
    </w:p>
    <w:p w14:paraId="3F97DE00" w14:textId="77777777" w:rsidR="00B54919" w:rsidRPr="00596A3A" w:rsidRDefault="00B54919" w:rsidP="00C80695">
      <w:pPr>
        <w:widowControl w:val="0"/>
        <w:autoSpaceDE w:val="0"/>
        <w:autoSpaceDN w:val="0"/>
        <w:adjustRightInd w:val="0"/>
        <w:spacing w:before="0" w:after="0" w:line="240" w:lineRule="auto"/>
        <w:rPr>
          <w:rFonts w:ascii="Arial" w:eastAsia="Times New Roman" w:hAnsi="Arial" w:cs="Arial"/>
          <w:sz w:val="20"/>
          <w:szCs w:val="20"/>
          <w:lang w:eastAsia="es-ES"/>
        </w:rPr>
      </w:pPr>
      <w:r w:rsidRPr="00596A3A">
        <w:rPr>
          <w:rFonts w:ascii="Arial" w:eastAsia="Times New Roman" w:hAnsi="Arial" w:cs="Arial"/>
          <w:sz w:val="20"/>
          <w:szCs w:val="20"/>
          <w:lang w:val="es-ES" w:eastAsia="es-ES"/>
        </w:rPr>
        <w:t xml:space="preserve">Establecer políticas, estrategias y programas, con el fin de determinar actividades y acciones orientadas al cumplimiento de los objetivos de conservación, protección, restauración, capacitación, educación </w:t>
      </w:r>
      <w:r w:rsidRPr="00596A3A">
        <w:rPr>
          <w:rFonts w:ascii="Arial" w:eastAsia="Calibri" w:hAnsi="Arial" w:cs="Arial"/>
          <w:bCs/>
          <w:sz w:val="20"/>
          <w:szCs w:val="20"/>
        </w:rPr>
        <w:t>y recreación de la Reserva de la Biosfera, a través de proyectos alternativos y la promoción de actividades de desarrollo sustentable.</w:t>
      </w:r>
    </w:p>
    <w:p w14:paraId="402C7CD8" w14:textId="77777777" w:rsidR="00B54919" w:rsidRPr="00596A3A" w:rsidRDefault="00B54919" w:rsidP="00C80695">
      <w:pPr>
        <w:autoSpaceDE w:val="0"/>
        <w:autoSpaceDN w:val="0"/>
        <w:spacing w:before="0" w:after="0" w:line="240" w:lineRule="auto"/>
        <w:rPr>
          <w:rFonts w:ascii="Arial" w:eastAsia="Times New Roman" w:hAnsi="Arial" w:cs="Arial"/>
          <w:lang w:val="es-ES" w:eastAsia="es-ES"/>
        </w:rPr>
      </w:pPr>
    </w:p>
    <w:p w14:paraId="05BE31F4" w14:textId="77777777" w:rsidR="00B54919" w:rsidRPr="00596A3A" w:rsidRDefault="00B54919" w:rsidP="00C80695">
      <w:pPr>
        <w:autoSpaceDE w:val="0"/>
        <w:autoSpaceDN w:val="0"/>
        <w:spacing w:before="0" w:after="0" w:line="240" w:lineRule="auto"/>
        <w:jc w:val="left"/>
        <w:rPr>
          <w:rFonts w:ascii="Arial" w:eastAsia="Times New Roman" w:hAnsi="Arial" w:cs="Arial"/>
          <w:b/>
          <w:lang w:val="es-ES" w:eastAsia="es-ES"/>
        </w:rPr>
      </w:pPr>
      <w:r w:rsidRPr="00596A3A">
        <w:rPr>
          <w:rFonts w:ascii="Arial" w:eastAsia="Times New Roman" w:hAnsi="Arial" w:cs="Arial"/>
          <w:b/>
          <w:lang w:val="es-ES" w:eastAsia="es-ES"/>
        </w:rPr>
        <w:t>Estrategias</w:t>
      </w:r>
    </w:p>
    <w:p w14:paraId="6C8F1C0E" w14:textId="77777777" w:rsidR="00B54919" w:rsidRPr="00596A3A" w:rsidRDefault="00B54919" w:rsidP="00C80695">
      <w:pPr>
        <w:numPr>
          <w:ilvl w:val="0"/>
          <w:numId w:val="42"/>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Instrumentar la subzonificación como una política de manejo, y las medidas de regulación para distribuir las actividades o usos acorde a las condiciones particulares de cada sitio.</w:t>
      </w:r>
    </w:p>
    <w:p w14:paraId="49342AB0" w14:textId="27B649AA" w:rsidR="00B54919" w:rsidRPr="00596A3A" w:rsidRDefault="00B54919" w:rsidP="00C80695">
      <w:pPr>
        <w:numPr>
          <w:ilvl w:val="0"/>
          <w:numId w:val="42"/>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Determinar los indicadores que permitan conocer el impacto de las actividades antropogénicas sobre los ecosistemas</w:t>
      </w:r>
      <w:r w:rsidR="00CD1EE6">
        <w:rPr>
          <w:rFonts w:ascii="Arial" w:eastAsia="Times New Roman" w:hAnsi="Arial" w:cs="Arial"/>
          <w:sz w:val="20"/>
          <w:szCs w:val="20"/>
          <w:lang w:val="es-ES" w:eastAsia="es-ES"/>
        </w:rPr>
        <w:t xml:space="preserve"> y/o especies</w:t>
      </w:r>
      <w:r w:rsidRPr="00596A3A">
        <w:rPr>
          <w:rFonts w:ascii="Arial" w:eastAsia="Times New Roman" w:hAnsi="Arial" w:cs="Arial"/>
          <w:sz w:val="20"/>
          <w:szCs w:val="20"/>
          <w:lang w:val="es-ES" w:eastAsia="es-ES"/>
        </w:rPr>
        <w:t xml:space="preserve"> presentes en el ANP, con especial énfasis en aquellos frágiles o sensibles </w:t>
      </w:r>
    </w:p>
    <w:p w14:paraId="71568776" w14:textId="77777777" w:rsidR="00B54919" w:rsidRPr="00596A3A" w:rsidRDefault="00B54919" w:rsidP="00C80695">
      <w:pPr>
        <w:numPr>
          <w:ilvl w:val="0"/>
          <w:numId w:val="42"/>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lastRenderedPageBreak/>
        <w:t>Promover la inclusión de nuevas tecnologías que eviten o minimicen los impactos potenciales de las actividades antropogénicas en los ecosistemas.</w:t>
      </w:r>
    </w:p>
    <w:p w14:paraId="1F97BECB" w14:textId="77777777" w:rsidR="00B54919" w:rsidRPr="00596A3A" w:rsidRDefault="00B54919" w:rsidP="00C80695">
      <w:pPr>
        <w:numPr>
          <w:ilvl w:val="0"/>
          <w:numId w:val="42"/>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Retomar la experiencia e insumos existentes en el manejo llevado a cabo en las áreas protegidas contiguas, para el desarrollo de las actividades en la RBCM.</w:t>
      </w:r>
    </w:p>
    <w:p w14:paraId="1B7F2E11" w14:textId="77777777" w:rsidR="00B54919" w:rsidRPr="00596A3A" w:rsidRDefault="00B54919" w:rsidP="00C80695">
      <w:pPr>
        <w:numPr>
          <w:ilvl w:val="0"/>
          <w:numId w:val="42"/>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Promover la creación e instalación de sitios alternativos para el buceo libre y buceo autónomo, con el fin de descargar aquellos con alta visitación e impacto.</w:t>
      </w:r>
    </w:p>
    <w:p w14:paraId="7916FE1E" w14:textId="77777777" w:rsidR="00B54919" w:rsidRPr="00596A3A" w:rsidRDefault="00B54919" w:rsidP="00C80695">
      <w:pPr>
        <w:spacing w:before="0" w:after="0" w:line="240" w:lineRule="auto"/>
        <w:contextualSpacing/>
        <w:jc w:val="left"/>
        <w:rPr>
          <w:rFonts w:ascii="Arial" w:hAnsi="Arial" w:cs="Arial"/>
          <w:bCs/>
          <w:sz w:val="24"/>
          <w:szCs w:val="24"/>
        </w:rPr>
      </w:pPr>
    </w:p>
    <w:p w14:paraId="021FAABB" w14:textId="77777777" w:rsidR="00B54919" w:rsidRPr="00596A3A" w:rsidRDefault="00B54919" w:rsidP="00C80695">
      <w:pPr>
        <w:pStyle w:val="Ttulo2"/>
        <w:rPr>
          <w:lang w:val="es-MX"/>
        </w:rPr>
      </w:pPr>
      <w:bookmarkStart w:id="41" w:name="_Toc474849429"/>
      <w:bookmarkStart w:id="42" w:name="_Toc483396463"/>
      <w:r w:rsidRPr="00596A3A">
        <w:rPr>
          <w:lang w:val="es-MX"/>
        </w:rPr>
        <w:t>6.2.1 Componente de actividades productivas alternativas</w:t>
      </w:r>
      <w:bookmarkEnd w:id="41"/>
      <w:bookmarkEnd w:id="42"/>
    </w:p>
    <w:p w14:paraId="13E575B8" w14:textId="77777777" w:rsidR="00B54919" w:rsidRPr="00596A3A" w:rsidRDefault="00B54919" w:rsidP="00C80695">
      <w:pPr>
        <w:spacing w:before="0" w:after="0" w:line="240" w:lineRule="auto"/>
        <w:ind w:left="360"/>
        <w:contextualSpacing/>
        <w:jc w:val="left"/>
        <w:rPr>
          <w:rFonts w:ascii="Arial" w:hAnsi="Arial" w:cs="Arial"/>
          <w:bCs/>
          <w:sz w:val="24"/>
          <w:szCs w:val="24"/>
        </w:rPr>
      </w:pPr>
    </w:p>
    <w:p w14:paraId="64E1C6A5" w14:textId="77777777" w:rsidR="00B54919" w:rsidRPr="00596A3A" w:rsidRDefault="00B54919" w:rsidP="00C80695">
      <w:pPr>
        <w:widowControl w:val="0"/>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En las áreas naturales protegidas, y particularmente en las Reservas de la Biosfera, se permite el aprovechamiento de los recursos naturales ya sea extractivo o no extractivo, tal es el caso del desarrollo de actividades turístico recreativas, pesca comercial, pesca deportiva, entre otras. Dichas actividades deben ser compatibles con los objetivos del área natural protegida, asegurando el mantenimiento de los servicios ecosistémicos a lo largo del tiempo.</w:t>
      </w:r>
    </w:p>
    <w:p w14:paraId="448E9EA1" w14:textId="77777777" w:rsidR="00B54919" w:rsidRPr="00596A3A" w:rsidRDefault="00B54919" w:rsidP="00C80695">
      <w:pPr>
        <w:widowControl w:val="0"/>
        <w:autoSpaceDE w:val="0"/>
        <w:autoSpaceDN w:val="0"/>
        <w:adjustRightInd w:val="0"/>
        <w:spacing w:before="0" w:after="0" w:line="240" w:lineRule="auto"/>
        <w:rPr>
          <w:rFonts w:ascii="Arial" w:eastAsia="Times New Roman" w:hAnsi="Arial" w:cs="Arial"/>
          <w:sz w:val="20"/>
          <w:szCs w:val="20"/>
          <w:lang w:val="es-ES" w:eastAsia="es-ES"/>
        </w:rPr>
      </w:pPr>
    </w:p>
    <w:p w14:paraId="2E68558A" w14:textId="77777777" w:rsidR="00B54919" w:rsidRPr="00B52472" w:rsidRDefault="00B54919" w:rsidP="00C80695">
      <w:pPr>
        <w:widowControl w:val="0"/>
        <w:autoSpaceDE w:val="0"/>
        <w:autoSpaceDN w:val="0"/>
        <w:adjustRightInd w:val="0"/>
        <w:spacing w:before="0" w:after="0" w:line="240" w:lineRule="auto"/>
        <w:rPr>
          <w:rFonts w:ascii="Arial" w:eastAsia="Times New Roman" w:hAnsi="Arial" w:cs="Arial"/>
          <w:sz w:val="20"/>
          <w:szCs w:val="20"/>
          <w:lang w:val="es-ES" w:eastAsia="es-ES"/>
        </w:rPr>
      </w:pPr>
      <w:r w:rsidRPr="00B52472">
        <w:rPr>
          <w:rFonts w:ascii="Arial" w:eastAsia="Times New Roman" w:hAnsi="Arial" w:cs="Arial"/>
          <w:sz w:val="20"/>
          <w:szCs w:val="20"/>
          <w:lang w:val="es-ES" w:eastAsia="es-ES"/>
        </w:rPr>
        <w:t xml:space="preserve">Particularmente, en el polígono marino de la Reserva de la Biosfera Caribe Mexicano, las actividades productivas más importantes son el turismo y la pesca. Dichas actividades generan grandes beneficios económicos a los pobladores de la zona de influencia, empresarios, y en general contribuyen a la economía del estado y del país. Por otro lado, en la porción terrestre de la Reserva de la Biosfera, misma que se localiza al norte del estado, existe el interés de los ejidatarios en realizar proyectos ecoturísticos de bajo impacto ambiental, que les permita mejorar su calidad de vida y conservar los recursos naturales. </w:t>
      </w:r>
    </w:p>
    <w:p w14:paraId="73A65ACF" w14:textId="77777777" w:rsidR="00B54919" w:rsidRPr="00B52472" w:rsidRDefault="00B54919" w:rsidP="00C80695">
      <w:pPr>
        <w:widowControl w:val="0"/>
        <w:autoSpaceDE w:val="0"/>
        <w:autoSpaceDN w:val="0"/>
        <w:adjustRightInd w:val="0"/>
        <w:spacing w:before="0" w:after="0" w:line="240" w:lineRule="auto"/>
        <w:rPr>
          <w:rFonts w:ascii="Arial" w:eastAsia="Times New Roman" w:hAnsi="Arial" w:cs="Arial"/>
          <w:sz w:val="20"/>
          <w:szCs w:val="20"/>
          <w:lang w:val="es-ES" w:eastAsia="es-ES"/>
        </w:rPr>
      </w:pPr>
    </w:p>
    <w:p w14:paraId="4FF6A292" w14:textId="77777777" w:rsidR="00B54919" w:rsidRPr="00B52472" w:rsidRDefault="00B54919" w:rsidP="00C80695">
      <w:pPr>
        <w:widowControl w:val="0"/>
        <w:autoSpaceDE w:val="0"/>
        <w:autoSpaceDN w:val="0"/>
        <w:adjustRightInd w:val="0"/>
        <w:spacing w:before="0" w:after="0" w:line="240" w:lineRule="auto"/>
        <w:rPr>
          <w:rFonts w:ascii="Arial" w:eastAsia="Times New Roman" w:hAnsi="Arial" w:cs="Arial"/>
          <w:sz w:val="20"/>
          <w:szCs w:val="20"/>
          <w:lang w:val="es-ES" w:eastAsia="es-ES"/>
        </w:rPr>
      </w:pPr>
      <w:r w:rsidRPr="00B52472">
        <w:rPr>
          <w:rFonts w:ascii="Arial" w:eastAsia="Times New Roman" w:hAnsi="Arial" w:cs="Arial"/>
          <w:sz w:val="20"/>
          <w:szCs w:val="20"/>
          <w:lang w:val="es-ES" w:eastAsia="es-ES"/>
        </w:rPr>
        <w:t xml:space="preserve">Por lo anterior, en la Reserva de la Biosfera se implementarán estrategias y mecanismos productivos que permitan asegurar el mantenimiento de un nivel de bienestar adecuado para las comunidades de la zona de influencia y usuarios, y al mismo tiempo permitir la conservación de la biodiversidad. </w:t>
      </w:r>
    </w:p>
    <w:p w14:paraId="43C7A01E" w14:textId="77777777" w:rsidR="00B54919" w:rsidRPr="00B52472" w:rsidRDefault="00B54919" w:rsidP="00C80695">
      <w:pPr>
        <w:widowControl w:val="0"/>
        <w:autoSpaceDE w:val="0"/>
        <w:autoSpaceDN w:val="0"/>
        <w:adjustRightInd w:val="0"/>
        <w:spacing w:before="0" w:after="0" w:line="240" w:lineRule="auto"/>
        <w:rPr>
          <w:rFonts w:ascii="Arial" w:eastAsia="Times New Roman" w:hAnsi="Arial" w:cs="Arial"/>
          <w:sz w:val="20"/>
          <w:szCs w:val="20"/>
          <w:lang w:val="es-ES" w:eastAsia="es-ES"/>
        </w:rPr>
      </w:pPr>
    </w:p>
    <w:p w14:paraId="5C567A03" w14:textId="77777777" w:rsidR="00B54919" w:rsidRPr="00B52472" w:rsidRDefault="00B54919" w:rsidP="00C80695">
      <w:pPr>
        <w:widowControl w:val="0"/>
        <w:autoSpaceDE w:val="0"/>
        <w:autoSpaceDN w:val="0"/>
        <w:adjustRightInd w:val="0"/>
        <w:spacing w:before="0" w:after="0" w:line="240" w:lineRule="auto"/>
        <w:rPr>
          <w:rFonts w:ascii="Arial" w:eastAsia="Times New Roman" w:hAnsi="Arial" w:cs="Arial"/>
          <w:sz w:val="20"/>
          <w:szCs w:val="20"/>
          <w:lang w:val="es-ES" w:eastAsia="es-ES"/>
        </w:rPr>
      </w:pPr>
      <w:r w:rsidRPr="00B52472">
        <w:rPr>
          <w:rFonts w:ascii="Arial" w:eastAsia="Times New Roman" w:hAnsi="Arial" w:cs="Arial"/>
          <w:sz w:val="20"/>
          <w:szCs w:val="20"/>
          <w:lang w:val="es-ES" w:eastAsia="es-ES"/>
        </w:rPr>
        <w:t>Uno de los mecanismos a utilizar para fomentar la participación de los diversos actores en la conservación del ANP, incluye el fomento de los programas de subsidio que promueve la CONANP, mismos que tienen como objetivo promover la conservación de los ecosistemas y la biodiversidad en las áreas naturales protegidas, mediante el aprovechamiento sostenible de los recursos naturales.</w:t>
      </w:r>
    </w:p>
    <w:p w14:paraId="7C939A21" w14:textId="77777777" w:rsidR="00B54919" w:rsidRPr="00B52472" w:rsidRDefault="00B54919" w:rsidP="00C80695">
      <w:pPr>
        <w:autoSpaceDE w:val="0"/>
        <w:autoSpaceDN w:val="0"/>
        <w:spacing w:before="0" w:after="0" w:line="240" w:lineRule="auto"/>
        <w:rPr>
          <w:rFonts w:ascii="Arial" w:eastAsia="Times New Roman" w:hAnsi="Arial" w:cs="Arial"/>
          <w:b/>
          <w:bCs/>
          <w:iCs/>
          <w:sz w:val="20"/>
          <w:szCs w:val="20"/>
          <w:lang w:val="es-ES" w:eastAsia="es-ES"/>
        </w:rPr>
      </w:pPr>
      <w:r w:rsidRPr="00B52472">
        <w:rPr>
          <w:rFonts w:ascii="Arial" w:eastAsia="Times New Roman" w:hAnsi="Arial" w:cs="Arial"/>
          <w:b/>
          <w:bCs/>
          <w:iCs/>
          <w:sz w:val="20"/>
          <w:szCs w:val="20"/>
          <w:lang w:val="es-ES" w:eastAsia="es-ES"/>
        </w:rPr>
        <w:br/>
        <w:t>Objetivos particulares</w:t>
      </w:r>
    </w:p>
    <w:p w14:paraId="458CEA69" w14:textId="77777777" w:rsidR="00B54919" w:rsidRPr="00B52472" w:rsidRDefault="00B54919" w:rsidP="00C80695">
      <w:pPr>
        <w:numPr>
          <w:ilvl w:val="0"/>
          <w:numId w:val="44"/>
        </w:numPr>
        <w:autoSpaceDE w:val="0"/>
        <w:autoSpaceDN w:val="0"/>
        <w:adjustRightInd w:val="0"/>
        <w:spacing w:before="0" w:after="0" w:line="240" w:lineRule="auto"/>
        <w:contextualSpacing/>
        <w:rPr>
          <w:rFonts w:ascii="Arial" w:hAnsi="Arial" w:cs="Arial"/>
          <w:sz w:val="20"/>
          <w:szCs w:val="20"/>
          <w:lang w:val="es-ES"/>
        </w:rPr>
      </w:pPr>
      <w:r w:rsidRPr="00B52472">
        <w:rPr>
          <w:rFonts w:ascii="Arial" w:hAnsi="Arial" w:cs="Arial"/>
          <w:sz w:val="20"/>
          <w:szCs w:val="20"/>
          <w:lang w:val="es-ES"/>
        </w:rPr>
        <w:t xml:space="preserve">Minimizar los impactos ambientales generados por actividades productivas, mediante la oferta de alternativas productivas que diversifiquen las actividades económicas en el ANP y su zona de influencia. </w:t>
      </w:r>
    </w:p>
    <w:p w14:paraId="4A0992BD" w14:textId="77777777" w:rsidR="00B54919" w:rsidRPr="00B52472" w:rsidRDefault="00B54919" w:rsidP="00C80695">
      <w:pPr>
        <w:numPr>
          <w:ilvl w:val="0"/>
          <w:numId w:val="44"/>
        </w:numPr>
        <w:autoSpaceDE w:val="0"/>
        <w:autoSpaceDN w:val="0"/>
        <w:adjustRightInd w:val="0"/>
        <w:spacing w:before="0" w:after="0" w:line="240" w:lineRule="auto"/>
        <w:contextualSpacing/>
        <w:rPr>
          <w:rFonts w:ascii="Arial" w:hAnsi="Arial" w:cs="Arial"/>
          <w:sz w:val="20"/>
          <w:szCs w:val="20"/>
          <w:lang w:val="es-ES"/>
        </w:rPr>
      </w:pPr>
      <w:r w:rsidRPr="00B52472">
        <w:rPr>
          <w:rFonts w:ascii="Arial" w:eastAsia="Times New Roman" w:hAnsi="Arial" w:cs="Arial"/>
          <w:sz w:val="20"/>
          <w:szCs w:val="20"/>
          <w:lang w:val="es-ES" w:eastAsia="es-ES"/>
        </w:rPr>
        <w:t>Lograr el desarrollo de actividades productivas sustentables y compatibles con los objetivos del ANP, apoyadas a través de programas de subsidio.</w:t>
      </w:r>
    </w:p>
    <w:p w14:paraId="6C4F3945" w14:textId="77777777" w:rsidR="00B54919" w:rsidRPr="00B52472" w:rsidRDefault="00B54919" w:rsidP="00C80695">
      <w:pPr>
        <w:spacing w:before="0" w:after="0" w:line="240" w:lineRule="auto"/>
        <w:ind w:left="720"/>
        <w:contextualSpacing/>
        <w:rPr>
          <w:rFonts w:ascii="Arial" w:hAnsi="Arial" w:cs="Arial"/>
          <w:sz w:val="24"/>
          <w:szCs w:val="24"/>
          <w:lang w:val="es-ES"/>
        </w:rPr>
      </w:pPr>
    </w:p>
    <w:p w14:paraId="3654F963" w14:textId="77777777" w:rsidR="00B54919" w:rsidRPr="00B52472" w:rsidRDefault="00B54919" w:rsidP="00C80695">
      <w:pPr>
        <w:spacing w:before="0" w:after="0" w:line="240" w:lineRule="auto"/>
        <w:rPr>
          <w:rFonts w:ascii="Arial" w:hAnsi="Arial" w:cs="Arial"/>
          <w:b/>
          <w:sz w:val="20"/>
          <w:lang w:val="es-ES"/>
        </w:rPr>
      </w:pPr>
      <w:r w:rsidRPr="00B52472">
        <w:rPr>
          <w:rFonts w:ascii="Arial" w:hAnsi="Arial" w:cs="Arial"/>
          <w:b/>
          <w:sz w:val="20"/>
          <w:lang w:val="es-ES"/>
        </w:rPr>
        <w:t>Metas y resultados esperados</w:t>
      </w:r>
    </w:p>
    <w:p w14:paraId="74F02566" w14:textId="77777777" w:rsidR="00B54919" w:rsidRPr="00B52472" w:rsidRDefault="00B54919" w:rsidP="00C80695">
      <w:pPr>
        <w:numPr>
          <w:ilvl w:val="0"/>
          <w:numId w:val="45"/>
        </w:numPr>
        <w:autoSpaceDE w:val="0"/>
        <w:autoSpaceDN w:val="0"/>
        <w:adjustRightInd w:val="0"/>
        <w:spacing w:before="0" w:after="0" w:line="240" w:lineRule="auto"/>
        <w:contextualSpacing/>
        <w:rPr>
          <w:rFonts w:ascii="Arial" w:hAnsi="Arial" w:cs="Arial"/>
          <w:sz w:val="20"/>
          <w:szCs w:val="20"/>
          <w:lang w:val="es-ES"/>
        </w:rPr>
      </w:pPr>
      <w:r w:rsidRPr="00B52472">
        <w:rPr>
          <w:rFonts w:ascii="Arial" w:hAnsi="Arial" w:cs="Arial"/>
          <w:sz w:val="20"/>
          <w:szCs w:val="20"/>
          <w:lang w:val="es-ES"/>
        </w:rPr>
        <w:t>Contar con una planeación estratégica anual que guíe la selección de proyectos productivos apoyados a través de los diferentes programas de subsidios.</w:t>
      </w:r>
    </w:p>
    <w:p w14:paraId="573A057C" w14:textId="77777777" w:rsidR="00F063A8" w:rsidRPr="00B52472" w:rsidRDefault="00F063A8" w:rsidP="00F063A8">
      <w:pPr>
        <w:numPr>
          <w:ilvl w:val="0"/>
          <w:numId w:val="45"/>
        </w:numPr>
        <w:autoSpaceDE w:val="0"/>
        <w:autoSpaceDN w:val="0"/>
        <w:adjustRightInd w:val="0"/>
        <w:spacing w:before="0" w:after="0" w:line="240" w:lineRule="auto"/>
        <w:contextualSpacing/>
        <w:rPr>
          <w:rFonts w:ascii="Arial" w:hAnsi="Arial" w:cs="Arial"/>
          <w:sz w:val="24"/>
          <w:szCs w:val="24"/>
          <w:lang w:val="es-ES"/>
        </w:rPr>
      </w:pPr>
      <w:r w:rsidRPr="00B52472">
        <w:rPr>
          <w:rFonts w:ascii="Arial" w:hAnsi="Arial" w:cs="Arial"/>
          <w:sz w:val="20"/>
          <w:szCs w:val="20"/>
          <w:lang w:val="es-ES"/>
        </w:rPr>
        <w:t xml:space="preserve">Impulsar la aplicación de tecnologías sustentables en las actividades productivas. </w:t>
      </w:r>
    </w:p>
    <w:p w14:paraId="67F15B02" w14:textId="77777777" w:rsidR="00F063A8" w:rsidRPr="00B52472" w:rsidRDefault="00F063A8" w:rsidP="00F063A8">
      <w:pPr>
        <w:autoSpaceDE w:val="0"/>
        <w:autoSpaceDN w:val="0"/>
        <w:adjustRightInd w:val="0"/>
        <w:spacing w:before="0" w:after="0" w:line="240" w:lineRule="auto"/>
        <w:ind w:left="720"/>
        <w:contextualSpacing/>
        <w:rPr>
          <w:rFonts w:ascii="Arial" w:hAnsi="Arial" w:cs="Arial"/>
          <w:sz w:val="24"/>
          <w:szCs w:val="24"/>
          <w:lang w:val="es-ES"/>
        </w:rPr>
      </w:pPr>
    </w:p>
    <w:p w14:paraId="53CB653F" w14:textId="77777777" w:rsidR="00B54919" w:rsidRPr="00B52472" w:rsidRDefault="00B54919" w:rsidP="00C80695">
      <w:pPr>
        <w:spacing w:before="0" w:after="0" w:line="240" w:lineRule="auto"/>
        <w:ind w:left="720"/>
        <w:contextualSpacing/>
        <w:jc w:val="left"/>
        <w:rPr>
          <w:rFonts w:ascii="Arial" w:hAnsi="Arial" w:cs="Arial"/>
          <w:sz w:val="24"/>
          <w:szCs w:val="24"/>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0A0" w:firstRow="1" w:lastRow="0" w:firstColumn="1" w:lastColumn="0" w:noHBand="0" w:noVBand="0"/>
      </w:tblPr>
      <w:tblGrid>
        <w:gridCol w:w="8622"/>
        <w:gridCol w:w="38"/>
        <w:gridCol w:w="930"/>
      </w:tblGrid>
      <w:tr w:rsidR="00CF435B" w:rsidRPr="00B52472" w14:paraId="54DA0199" w14:textId="77777777" w:rsidTr="00D103F7">
        <w:tc>
          <w:tcPr>
            <w:tcW w:w="4495" w:type="pct"/>
            <w:tcMar>
              <w:top w:w="100" w:type="dxa"/>
              <w:left w:w="115" w:type="dxa"/>
              <w:bottom w:w="100" w:type="dxa"/>
              <w:right w:w="115" w:type="dxa"/>
            </w:tcMar>
          </w:tcPr>
          <w:p w14:paraId="3CF7F7D4" w14:textId="77777777" w:rsidR="00B54919" w:rsidRPr="00B52472" w:rsidRDefault="00B54919" w:rsidP="00C80695">
            <w:pPr>
              <w:spacing w:before="0" w:after="0" w:line="240" w:lineRule="auto"/>
              <w:jc w:val="left"/>
              <w:rPr>
                <w:rFonts w:ascii="Arial" w:hAnsi="Arial" w:cs="Arial"/>
                <w:b/>
                <w:sz w:val="20"/>
                <w:szCs w:val="20"/>
                <w:lang w:val="es-ES"/>
              </w:rPr>
            </w:pPr>
            <w:r w:rsidRPr="00B52472">
              <w:rPr>
                <w:rFonts w:ascii="Arial" w:hAnsi="Arial" w:cs="Arial"/>
                <w:b/>
                <w:sz w:val="20"/>
                <w:szCs w:val="20"/>
                <w:lang w:val="es-ES"/>
              </w:rPr>
              <w:t>Actividades* y acciones</w:t>
            </w:r>
          </w:p>
        </w:tc>
        <w:tc>
          <w:tcPr>
            <w:tcW w:w="505" w:type="pct"/>
            <w:gridSpan w:val="2"/>
            <w:tcMar>
              <w:top w:w="100" w:type="dxa"/>
              <w:left w:w="115" w:type="dxa"/>
              <w:bottom w:w="100" w:type="dxa"/>
              <w:right w:w="115" w:type="dxa"/>
            </w:tcMar>
          </w:tcPr>
          <w:p w14:paraId="0FEB66F8" w14:textId="77777777" w:rsidR="00B54919" w:rsidRPr="00B52472" w:rsidRDefault="00B54919" w:rsidP="00C80695">
            <w:pPr>
              <w:spacing w:before="0" w:after="0" w:line="240" w:lineRule="auto"/>
              <w:jc w:val="left"/>
              <w:rPr>
                <w:rFonts w:ascii="Arial" w:hAnsi="Arial" w:cs="Arial"/>
                <w:b/>
                <w:sz w:val="20"/>
                <w:szCs w:val="20"/>
                <w:lang w:val="es-ES"/>
              </w:rPr>
            </w:pPr>
            <w:r w:rsidRPr="00B52472">
              <w:rPr>
                <w:rFonts w:ascii="Arial" w:hAnsi="Arial" w:cs="Arial"/>
                <w:b/>
                <w:sz w:val="20"/>
                <w:szCs w:val="20"/>
                <w:lang w:val="es-ES"/>
              </w:rPr>
              <w:t>Plazo</w:t>
            </w:r>
          </w:p>
        </w:tc>
      </w:tr>
      <w:tr w:rsidR="00CF435B" w:rsidRPr="00B52472" w14:paraId="18A4E85D" w14:textId="77777777" w:rsidTr="00D103F7">
        <w:trPr>
          <w:trHeight w:val="219"/>
        </w:trPr>
        <w:tc>
          <w:tcPr>
            <w:tcW w:w="5000" w:type="pct"/>
            <w:gridSpan w:val="3"/>
            <w:tcMar>
              <w:top w:w="100" w:type="dxa"/>
              <w:left w:w="115" w:type="dxa"/>
              <w:bottom w:w="100" w:type="dxa"/>
              <w:right w:w="115" w:type="dxa"/>
            </w:tcMar>
          </w:tcPr>
          <w:p w14:paraId="4A7C2BB0" w14:textId="77777777" w:rsidR="00B54919" w:rsidRPr="00B52472" w:rsidRDefault="00B54919" w:rsidP="00C80695">
            <w:pPr>
              <w:spacing w:before="0" w:after="0" w:line="240" w:lineRule="auto"/>
              <w:jc w:val="left"/>
              <w:rPr>
                <w:rFonts w:ascii="Arial" w:hAnsi="Arial" w:cs="Arial"/>
                <w:i/>
                <w:sz w:val="20"/>
                <w:szCs w:val="20"/>
                <w:lang w:val="es-ES"/>
              </w:rPr>
            </w:pPr>
            <w:r w:rsidRPr="00B52472">
              <w:rPr>
                <w:rFonts w:ascii="Arial" w:hAnsi="Arial" w:cs="Arial"/>
                <w:i/>
                <w:sz w:val="20"/>
                <w:szCs w:val="20"/>
                <w:lang w:val="es-ES"/>
              </w:rPr>
              <w:t>Fomento y fortalecimiento de actividades productivas de bajo impacto ambiental y alternativas</w:t>
            </w:r>
          </w:p>
        </w:tc>
      </w:tr>
      <w:tr w:rsidR="00CF435B" w:rsidRPr="00B52472" w14:paraId="48C719A9" w14:textId="77777777" w:rsidTr="00D103F7">
        <w:trPr>
          <w:trHeight w:val="339"/>
        </w:trPr>
        <w:tc>
          <w:tcPr>
            <w:tcW w:w="4515" w:type="pct"/>
            <w:gridSpan w:val="2"/>
            <w:tcMar>
              <w:top w:w="100" w:type="dxa"/>
              <w:left w:w="115" w:type="dxa"/>
              <w:bottom w:w="100" w:type="dxa"/>
              <w:right w:w="115" w:type="dxa"/>
            </w:tcMar>
          </w:tcPr>
          <w:p w14:paraId="09730112" w14:textId="77777777" w:rsidR="00B54919" w:rsidRPr="00B52472" w:rsidRDefault="00B54919" w:rsidP="00C80695">
            <w:pPr>
              <w:spacing w:before="0" w:after="0" w:line="240" w:lineRule="auto"/>
              <w:jc w:val="left"/>
              <w:rPr>
                <w:rFonts w:ascii="Arial" w:hAnsi="Arial" w:cs="Arial"/>
                <w:sz w:val="20"/>
                <w:szCs w:val="20"/>
                <w:lang w:val="es-ES"/>
              </w:rPr>
            </w:pPr>
            <w:r w:rsidRPr="00B52472">
              <w:rPr>
                <w:rFonts w:ascii="Arial" w:hAnsi="Arial" w:cs="Arial"/>
                <w:sz w:val="20"/>
                <w:szCs w:val="20"/>
                <w:lang w:val="es-ES"/>
              </w:rPr>
              <w:t xml:space="preserve">Identificar alternativas de aprovechamiento sustentable de los recursos naturales en la Reserva de la Biosfera </w:t>
            </w:r>
          </w:p>
        </w:tc>
        <w:tc>
          <w:tcPr>
            <w:tcW w:w="485" w:type="pct"/>
            <w:vAlign w:val="center"/>
          </w:tcPr>
          <w:p w14:paraId="1BFCB561" w14:textId="77777777" w:rsidR="00B54919" w:rsidRPr="00B52472" w:rsidRDefault="00B54919" w:rsidP="00C80695">
            <w:pPr>
              <w:spacing w:before="0" w:after="0" w:line="240" w:lineRule="auto"/>
              <w:jc w:val="center"/>
              <w:rPr>
                <w:rFonts w:ascii="Arial" w:hAnsi="Arial" w:cs="Arial"/>
                <w:sz w:val="20"/>
                <w:szCs w:val="20"/>
                <w:lang w:val="es-ES"/>
              </w:rPr>
            </w:pPr>
            <w:r w:rsidRPr="00B52472">
              <w:rPr>
                <w:rFonts w:ascii="Arial" w:hAnsi="Arial" w:cs="Arial"/>
                <w:sz w:val="20"/>
                <w:szCs w:val="20"/>
                <w:lang w:val="es-ES"/>
              </w:rPr>
              <w:t>C</w:t>
            </w:r>
          </w:p>
        </w:tc>
      </w:tr>
      <w:tr w:rsidR="00CF435B" w:rsidRPr="00B52472" w14:paraId="384D03CF" w14:textId="77777777" w:rsidTr="00D103F7">
        <w:trPr>
          <w:trHeight w:val="395"/>
        </w:trPr>
        <w:tc>
          <w:tcPr>
            <w:tcW w:w="4515" w:type="pct"/>
            <w:gridSpan w:val="2"/>
            <w:tcMar>
              <w:top w:w="100" w:type="dxa"/>
              <w:left w:w="115" w:type="dxa"/>
              <w:bottom w:w="100" w:type="dxa"/>
              <w:right w:w="115" w:type="dxa"/>
            </w:tcMar>
          </w:tcPr>
          <w:p w14:paraId="193056EB" w14:textId="77777777" w:rsidR="00B54919" w:rsidRPr="00B52472" w:rsidRDefault="00B54919" w:rsidP="00C80695">
            <w:pPr>
              <w:spacing w:before="0" w:after="0" w:line="240" w:lineRule="auto"/>
              <w:jc w:val="left"/>
              <w:rPr>
                <w:rFonts w:ascii="Arial" w:hAnsi="Arial" w:cs="Arial"/>
                <w:sz w:val="20"/>
                <w:szCs w:val="20"/>
                <w:lang w:val="es-ES"/>
              </w:rPr>
            </w:pPr>
            <w:r w:rsidRPr="00B52472">
              <w:rPr>
                <w:rFonts w:ascii="Arial" w:hAnsi="Arial" w:cs="Arial"/>
                <w:sz w:val="20"/>
                <w:szCs w:val="20"/>
                <w:lang w:val="es-ES"/>
              </w:rPr>
              <w:t xml:space="preserve">Impulsar el desarrollo de actividades de bajo impacto ambiental con la operación de programas de subsidio </w:t>
            </w:r>
            <w:r w:rsidRPr="00B52472">
              <w:rPr>
                <w:rFonts w:ascii="Arial" w:hAnsi="Arial" w:cs="Arial"/>
                <w:iCs/>
                <w:sz w:val="20"/>
                <w:szCs w:val="20"/>
                <w:lang w:val="es-ES"/>
              </w:rPr>
              <w:t>dentro del ANP y su zona de influencia</w:t>
            </w:r>
          </w:p>
        </w:tc>
        <w:tc>
          <w:tcPr>
            <w:tcW w:w="485" w:type="pct"/>
            <w:vAlign w:val="center"/>
          </w:tcPr>
          <w:p w14:paraId="6E8325C6" w14:textId="77777777" w:rsidR="00B54919" w:rsidRPr="00B52472" w:rsidRDefault="00B54919" w:rsidP="00C80695">
            <w:pPr>
              <w:spacing w:before="0" w:after="0" w:line="240" w:lineRule="auto"/>
              <w:jc w:val="center"/>
              <w:rPr>
                <w:rFonts w:ascii="Arial" w:hAnsi="Arial" w:cs="Arial"/>
                <w:sz w:val="20"/>
                <w:szCs w:val="20"/>
                <w:lang w:val="es-ES"/>
              </w:rPr>
            </w:pPr>
            <w:r w:rsidRPr="00B52472">
              <w:rPr>
                <w:rFonts w:ascii="Arial" w:hAnsi="Arial" w:cs="Arial"/>
                <w:sz w:val="20"/>
                <w:szCs w:val="20"/>
                <w:lang w:val="es-ES"/>
              </w:rPr>
              <w:t>P</w:t>
            </w:r>
          </w:p>
        </w:tc>
      </w:tr>
      <w:tr w:rsidR="00CF435B" w:rsidRPr="00B52472" w14:paraId="5CFBE29E" w14:textId="77777777" w:rsidTr="00D103F7">
        <w:tc>
          <w:tcPr>
            <w:tcW w:w="4515" w:type="pct"/>
            <w:gridSpan w:val="2"/>
            <w:tcMar>
              <w:top w:w="100" w:type="dxa"/>
              <w:left w:w="115" w:type="dxa"/>
              <w:bottom w:w="100" w:type="dxa"/>
              <w:right w:w="115" w:type="dxa"/>
            </w:tcMar>
          </w:tcPr>
          <w:p w14:paraId="7D97DECF" w14:textId="77777777" w:rsidR="00B54919" w:rsidRPr="00B52472" w:rsidRDefault="00B54919" w:rsidP="00C80695">
            <w:pPr>
              <w:spacing w:before="0" w:after="0" w:line="240" w:lineRule="auto"/>
              <w:jc w:val="left"/>
              <w:rPr>
                <w:rFonts w:ascii="Arial" w:hAnsi="Arial" w:cs="Arial"/>
                <w:sz w:val="20"/>
                <w:szCs w:val="20"/>
                <w:lang w:val="es-ES"/>
              </w:rPr>
            </w:pPr>
            <w:r w:rsidRPr="00B52472">
              <w:rPr>
                <w:rFonts w:ascii="Arial" w:hAnsi="Arial" w:cs="Arial"/>
                <w:sz w:val="20"/>
                <w:szCs w:val="20"/>
                <w:lang w:val="es-ES"/>
              </w:rPr>
              <w:lastRenderedPageBreak/>
              <w:t>Promover tecnologías novedosas nacionales e internacionales que dentro del marco regulatoria de protección incentiven la economía local y regional</w:t>
            </w:r>
          </w:p>
        </w:tc>
        <w:tc>
          <w:tcPr>
            <w:tcW w:w="485" w:type="pct"/>
            <w:tcMar>
              <w:top w:w="100" w:type="dxa"/>
              <w:left w:w="115" w:type="dxa"/>
              <w:bottom w:w="100" w:type="dxa"/>
              <w:right w:w="115" w:type="dxa"/>
            </w:tcMar>
            <w:vAlign w:val="center"/>
          </w:tcPr>
          <w:p w14:paraId="464B9765" w14:textId="77777777" w:rsidR="00B54919" w:rsidRPr="00B52472" w:rsidRDefault="00B54919" w:rsidP="00C80695">
            <w:pPr>
              <w:spacing w:before="0" w:after="0" w:line="240" w:lineRule="auto"/>
              <w:jc w:val="center"/>
              <w:rPr>
                <w:rFonts w:ascii="Arial" w:hAnsi="Arial" w:cs="Arial"/>
                <w:sz w:val="20"/>
                <w:szCs w:val="20"/>
                <w:lang w:val="es-ES"/>
              </w:rPr>
            </w:pPr>
            <w:r w:rsidRPr="00B52472">
              <w:rPr>
                <w:rFonts w:ascii="Arial" w:hAnsi="Arial" w:cs="Arial"/>
                <w:sz w:val="20"/>
                <w:szCs w:val="20"/>
                <w:lang w:val="es-ES"/>
              </w:rPr>
              <w:t>P</w:t>
            </w:r>
          </w:p>
        </w:tc>
      </w:tr>
      <w:tr w:rsidR="00CF435B" w:rsidRPr="00596A3A" w14:paraId="54B10F44" w14:textId="77777777" w:rsidTr="00D103F7">
        <w:tc>
          <w:tcPr>
            <w:tcW w:w="4515" w:type="pct"/>
            <w:gridSpan w:val="2"/>
            <w:tcMar>
              <w:top w:w="100" w:type="dxa"/>
              <w:left w:w="115" w:type="dxa"/>
              <w:bottom w:w="100" w:type="dxa"/>
              <w:right w:w="115" w:type="dxa"/>
            </w:tcMar>
          </w:tcPr>
          <w:p w14:paraId="4631BAF0" w14:textId="77777777" w:rsidR="00B54919" w:rsidRPr="00B52472" w:rsidRDefault="00B54919" w:rsidP="00C80695">
            <w:pPr>
              <w:spacing w:before="0" w:after="0" w:line="240" w:lineRule="auto"/>
              <w:jc w:val="left"/>
              <w:rPr>
                <w:rFonts w:ascii="Arial" w:hAnsi="Arial" w:cs="Arial"/>
                <w:sz w:val="20"/>
                <w:szCs w:val="20"/>
                <w:lang w:val="es-ES"/>
              </w:rPr>
            </w:pPr>
            <w:r w:rsidRPr="00B52472">
              <w:rPr>
                <w:rFonts w:ascii="Arial" w:hAnsi="Arial" w:cs="Arial"/>
                <w:sz w:val="20"/>
                <w:szCs w:val="20"/>
                <w:lang w:val="es-ES"/>
              </w:rPr>
              <w:t>Fortalecer la organización de cooperativas turísticas y pesqueras para que actualicen conocimientos, adquieran habilidades y mejoren capacidades que les permita competir con empresas de mayor tamaño</w:t>
            </w:r>
          </w:p>
        </w:tc>
        <w:tc>
          <w:tcPr>
            <w:tcW w:w="485" w:type="pct"/>
            <w:tcMar>
              <w:top w:w="100" w:type="dxa"/>
              <w:left w:w="115" w:type="dxa"/>
              <w:bottom w:w="100" w:type="dxa"/>
              <w:right w:w="115" w:type="dxa"/>
            </w:tcMar>
            <w:vAlign w:val="center"/>
          </w:tcPr>
          <w:p w14:paraId="7CDD6678" w14:textId="77777777" w:rsidR="00B54919" w:rsidRPr="00596A3A" w:rsidRDefault="00B54919" w:rsidP="00C80695">
            <w:pPr>
              <w:spacing w:before="0" w:after="0" w:line="240" w:lineRule="auto"/>
              <w:jc w:val="center"/>
              <w:rPr>
                <w:rFonts w:ascii="Arial" w:hAnsi="Arial" w:cs="Arial"/>
                <w:sz w:val="20"/>
                <w:szCs w:val="20"/>
                <w:lang w:val="es-ES"/>
              </w:rPr>
            </w:pPr>
            <w:r w:rsidRPr="00B52472">
              <w:rPr>
                <w:rFonts w:ascii="Arial" w:hAnsi="Arial" w:cs="Arial"/>
                <w:sz w:val="20"/>
                <w:szCs w:val="20"/>
                <w:lang w:val="es-ES"/>
              </w:rPr>
              <w:t>P</w:t>
            </w:r>
          </w:p>
        </w:tc>
      </w:tr>
      <w:tr w:rsidR="00CF435B" w:rsidRPr="00596A3A" w14:paraId="6130AB62" w14:textId="77777777" w:rsidTr="00D103F7">
        <w:tc>
          <w:tcPr>
            <w:tcW w:w="4515" w:type="pct"/>
            <w:gridSpan w:val="2"/>
            <w:tcMar>
              <w:top w:w="100" w:type="dxa"/>
              <w:left w:w="115" w:type="dxa"/>
              <w:bottom w:w="100" w:type="dxa"/>
              <w:right w:w="115" w:type="dxa"/>
            </w:tcMar>
          </w:tcPr>
          <w:p w14:paraId="27A37F58" w14:textId="77777777" w:rsidR="00B54919" w:rsidRPr="00596A3A" w:rsidRDefault="00B54919" w:rsidP="00C80695">
            <w:pPr>
              <w:spacing w:before="0" w:after="0" w:line="240" w:lineRule="auto"/>
              <w:jc w:val="left"/>
              <w:rPr>
                <w:rFonts w:ascii="Arial" w:hAnsi="Arial" w:cs="Arial"/>
                <w:sz w:val="20"/>
                <w:szCs w:val="20"/>
                <w:lang w:val="es-ES"/>
              </w:rPr>
            </w:pPr>
            <w:r w:rsidRPr="00596A3A">
              <w:rPr>
                <w:rFonts w:ascii="Arial" w:hAnsi="Arial" w:cs="Arial"/>
                <w:sz w:val="20"/>
                <w:szCs w:val="20"/>
                <w:lang w:val="es-ES"/>
              </w:rPr>
              <w:t xml:space="preserve">Fortalecer y consolidar actividades productivas sustentables, certificadas, dirigidas a mercados justos, o que promuevan la conservación de la biodiversidad y los servicios ecosistémicos. </w:t>
            </w:r>
          </w:p>
        </w:tc>
        <w:tc>
          <w:tcPr>
            <w:tcW w:w="485" w:type="pct"/>
            <w:tcMar>
              <w:top w:w="100" w:type="dxa"/>
              <w:left w:w="115" w:type="dxa"/>
              <w:bottom w:w="100" w:type="dxa"/>
              <w:right w:w="115" w:type="dxa"/>
            </w:tcMar>
            <w:vAlign w:val="center"/>
          </w:tcPr>
          <w:p w14:paraId="46590C10" w14:textId="77777777" w:rsidR="00B54919" w:rsidRPr="00596A3A" w:rsidRDefault="00B54919" w:rsidP="00C80695">
            <w:pPr>
              <w:spacing w:before="0" w:after="0" w:line="240" w:lineRule="auto"/>
              <w:jc w:val="center"/>
              <w:rPr>
                <w:rFonts w:ascii="Arial" w:hAnsi="Arial" w:cs="Arial"/>
                <w:sz w:val="20"/>
                <w:szCs w:val="20"/>
                <w:lang w:val="es-ES"/>
              </w:rPr>
            </w:pPr>
            <w:r w:rsidRPr="00596A3A">
              <w:rPr>
                <w:rFonts w:ascii="Arial" w:hAnsi="Arial" w:cs="Arial"/>
                <w:sz w:val="20"/>
                <w:szCs w:val="20"/>
                <w:lang w:val="es-ES"/>
              </w:rPr>
              <w:t>P</w:t>
            </w:r>
          </w:p>
        </w:tc>
      </w:tr>
      <w:tr w:rsidR="00CF435B" w:rsidRPr="00596A3A" w14:paraId="08F98872" w14:textId="77777777" w:rsidTr="00D103F7">
        <w:tc>
          <w:tcPr>
            <w:tcW w:w="4515" w:type="pct"/>
            <w:gridSpan w:val="2"/>
            <w:tcMar>
              <w:top w:w="100" w:type="dxa"/>
              <w:left w:w="115" w:type="dxa"/>
              <w:bottom w:w="100" w:type="dxa"/>
              <w:right w:w="115" w:type="dxa"/>
            </w:tcMar>
          </w:tcPr>
          <w:p w14:paraId="232BCC2F" w14:textId="77777777" w:rsidR="00B54919" w:rsidRPr="00596A3A" w:rsidRDefault="00B54919" w:rsidP="00C80695">
            <w:pPr>
              <w:spacing w:before="0" w:after="0" w:line="240" w:lineRule="auto"/>
              <w:jc w:val="left"/>
              <w:rPr>
                <w:rFonts w:ascii="Arial" w:hAnsi="Arial" w:cs="Arial"/>
                <w:sz w:val="20"/>
                <w:szCs w:val="20"/>
                <w:lang w:val="es-ES"/>
              </w:rPr>
            </w:pPr>
            <w:r w:rsidRPr="00596A3A">
              <w:rPr>
                <w:rFonts w:ascii="Arial" w:hAnsi="Arial" w:cs="Arial"/>
                <w:sz w:val="20"/>
                <w:szCs w:val="20"/>
                <w:lang w:val="es-ES"/>
              </w:rPr>
              <w:t>Difundir anualmente las convocatorias de subsidios otorgados por la CONANP y asesorar a los interesados en el desarrollo de sus proyectos</w:t>
            </w:r>
          </w:p>
        </w:tc>
        <w:tc>
          <w:tcPr>
            <w:tcW w:w="485" w:type="pct"/>
            <w:tcMar>
              <w:top w:w="100" w:type="dxa"/>
              <w:left w:w="115" w:type="dxa"/>
              <w:bottom w:w="100" w:type="dxa"/>
              <w:right w:w="115" w:type="dxa"/>
            </w:tcMar>
            <w:vAlign w:val="center"/>
          </w:tcPr>
          <w:p w14:paraId="6244EB08" w14:textId="77777777" w:rsidR="00B54919" w:rsidRPr="00596A3A" w:rsidRDefault="00B54919" w:rsidP="00C80695">
            <w:pPr>
              <w:spacing w:before="0" w:after="0" w:line="240" w:lineRule="auto"/>
              <w:jc w:val="center"/>
              <w:rPr>
                <w:rFonts w:ascii="Arial" w:hAnsi="Arial" w:cs="Arial"/>
                <w:sz w:val="20"/>
                <w:szCs w:val="20"/>
                <w:lang w:val="es-ES"/>
              </w:rPr>
            </w:pPr>
            <w:r w:rsidRPr="00596A3A">
              <w:rPr>
                <w:rFonts w:ascii="Arial" w:hAnsi="Arial" w:cs="Arial"/>
                <w:sz w:val="20"/>
                <w:szCs w:val="20"/>
                <w:lang w:val="es-ES"/>
              </w:rPr>
              <w:t>P</w:t>
            </w:r>
          </w:p>
        </w:tc>
      </w:tr>
      <w:tr w:rsidR="00CF435B" w:rsidRPr="00596A3A" w14:paraId="200F94F7" w14:textId="77777777" w:rsidTr="00D103F7">
        <w:tc>
          <w:tcPr>
            <w:tcW w:w="5000" w:type="pct"/>
            <w:gridSpan w:val="3"/>
            <w:tcMar>
              <w:top w:w="100" w:type="dxa"/>
              <w:left w:w="115" w:type="dxa"/>
              <w:bottom w:w="100" w:type="dxa"/>
              <w:right w:w="115" w:type="dxa"/>
            </w:tcMar>
          </w:tcPr>
          <w:p w14:paraId="67F43E86" w14:textId="77777777" w:rsidR="00B54919" w:rsidRPr="00596A3A" w:rsidRDefault="00B54919" w:rsidP="00C80695">
            <w:pPr>
              <w:spacing w:before="0" w:after="0" w:line="240" w:lineRule="auto"/>
              <w:jc w:val="left"/>
              <w:rPr>
                <w:rFonts w:ascii="Arial" w:hAnsi="Arial" w:cs="Arial"/>
                <w:i/>
                <w:sz w:val="20"/>
                <w:szCs w:val="20"/>
                <w:lang w:val="es-ES"/>
              </w:rPr>
            </w:pPr>
            <w:r w:rsidRPr="00596A3A">
              <w:rPr>
                <w:rFonts w:ascii="Arial" w:hAnsi="Arial" w:cs="Arial"/>
                <w:i/>
                <w:sz w:val="20"/>
                <w:szCs w:val="20"/>
                <w:lang w:val="es-ES"/>
              </w:rPr>
              <w:t>Coordinación interinstitucional  para la generación y fomento de actividades productivas sustentables</w:t>
            </w:r>
          </w:p>
        </w:tc>
      </w:tr>
      <w:tr w:rsidR="00CF435B" w:rsidRPr="00596A3A" w14:paraId="633511FE" w14:textId="77777777" w:rsidTr="00D103F7">
        <w:tc>
          <w:tcPr>
            <w:tcW w:w="4515" w:type="pct"/>
            <w:gridSpan w:val="2"/>
            <w:tcMar>
              <w:top w:w="100" w:type="dxa"/>
              <w:left w:w="115" w:type="dxa"/>
              <w:bottom w:w="100" w:type="dxa"/>
              <w:right w:w="115" w:type="dxa"/>
            </w:tcMar>
          </w:tcPr>
          <w:p w14:paraId="10D28BFE" w14:textId="77777777" w:rsidR="00B54919" w:rsidRPr="00596A3A" w:rsidRDefault="00B54919" w:rsidP="00C80695">
            <w:pPr>
              <w:spacing w:before="0" w:after="0" w:line="240" w:lineRule="auto"/>
              <w:jc w:val="left"/>
              <w:rPr>
                <w:rFonts w:ascii="Arial" w:hAnsi="Arial" w:cs="Arial"/>
                <w:sz w:val="20"/>
                <w:szCs w:val="20"/>
                <w:lang w:val="es-ES"/>
              </w:rPr>
            </w:pPr>
            <w:r w:rsidRPr="00596A3A">
              <w:rPr>
                <w:rFonts w:ascii="Arial" w:hAnsi="Arial" w:cs="Arial"/>
                <w:sz w:val="20"/>
                <w:szCs w:val="20"/>
                <w:lang w:val="es-ES"/>
              </w:rPr>
              <w:t>Promover la concurrencia de recursos públicos y privados, bajo un enfoque regional, para impulsar proyectos productivos alternativos con enfoque de conservación y aprovechamiento sustentable de la biodiversidad.</w:t>
            </w:r>
          </w:p>
        </w:tc>
        <w:tc>
          <w:tcPr>
            <w:tcW w:w="485" w:type="pct"/>
            <w:tcMar>
              <w:top w:w="100" w:type="dxa"/>
              <w:left w:w="115" w:type="dxa"/>
              <w:bottom w:w="100" w:type="dxa"/>
              <w:right w:w="115" w:type="dxa"/>
            </w:tcMar>
          </w:tcPr>
          <w:p w14:paraId="785154F4" w14:textId="77777777" w:rsidR="00B54919" w:rsidRPr="00596A3A" w:rsidRDefault="00B54919" w:rsidP="00C80695">
            <w:pPr>
              <w:spacing w:before="0" w:after="0" w:line="240" w:lineRule="auto"/>
              <w:jc w:val="left"/>
              <w:rPr>
                <w:rFonts w:ascii="Arial" w:hAnsi="Arial" w:cs="Arial"/>
                <w:sz w:val="20"/>
                <w:szCs w:val="20"/>
                <w:lang w:val="es-ES"/>
              </w:rPr>
            </w:pPr>
            <w:r w:rsidRPr="00596A3A">
              <w:rPr>
                <w:rFonts w:ascii="Arial" w:hAnsi="Arial" w:cs="Arial"/>
                <w:sz w:val="20"/>
                <w:szCs w:val="20"/>
                <w:lang w:val="es-ES"/>
              </w:rPr>
              <w:t>M</w:t>
            </w:r>
          </w:p>
        </w:tc>
      </w:tr>
    </w:tbl>
    <w:p w14:paraId="06003922" w14:textId="77777777" w:rsidR="00B54919" w:rsidRPr="00596A3A" w:rsidRDefault="00B54919" w:rsidP="00C80695">
      <w:p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*Las actividades se presentan en letra cursiva.</w:t>
      </w:r>
    </w:p>
    <w:p w14:paraId="519C8A7E" w14:textId="77777777" w:rsidR="00B54919" w:rsidRPr="00596A3A" w:rsidRDefault="00B54919" w:rsidP="00C80695">
      <w:pPr>
        <w:spacing w:before="0" w:after="0" w:line="240" w:lineRule="auto"/>
        <w:ind w:left="360"/>
        <w:contextualSpacing/>
        <w:jc w:val="left"/>
        <w:rPr>
          <w:rFonts w:ascii="Arial" w:hAnsi="Arial" w:cs="Arial"/>
          <w:bCs/>
          <w:sz w:val="24"/>
          <w:szCs w:val="24"/>
        </w:rPr>
      </w:pPr>
    </w:p>
    <w:p w14:paraId="7D79E600" w14:textId="77777777" w:rsidR="00B54919" w:rsidRPr="00596A3A" w:rsidRDefault="00B54919" w:rsidP="00C80695">
      <w:pPr>
        <w:pStyle w:val="Ttulo2"/>
        <w:rPr>
          <w:lang w:val="es-MX"/>
        </w:rPr>
      </w:pPr>
      <w:bookmarkStart w:id="43" w:name="_Toc474849430"/>
      <w:bookmarkStart w:id="44" w:name="_Toc483396464"/>
      <w:r w:rsidRPr="00596A3A">
        <w:rPr>
          <w:lang w:val="es-MX"/>
        </w:rPr>
        <w:t>6.2.2 Componente de manejo y uso sustentable de vida silvestre</w:t>
      </w:r>
      <w:bookmarkEnd w:id="43"/>
      <w:bookmarkEnd w:id="44"/>
    </w:p>
    <w:p w14:paraId="48799339" w14:textId="77777777" w:rsidR="00B54919" w:rsidRPr="00596A3A" w:rsidRDefault="00B54919" w:rsidP="00C80695">
      <w:pPr>
        <w:spacing w:before="0" w:after="0" w:line="240" w:lineRule="auto"/>
        <w:ind w:left="360"/>
        <w:contextualSpacing/>
        <w:jc w:val="left"/>
        <w:rPr>
          <w:rFonts w:ascii="Arial" w:hAnsi="Arial" w:cs="Arial"/>
          <w:bCs/>
          <w:sz w:val="24"/>
          <w:szCs w:val="24"/>
        </w:rPr>
      </w:pPr>
    </w:p>
    <w:p w14:paraId="7B11C9E5" w14:textId="77777777" w:rsidR="00B54919" w:rsidRPr="00596A3A" w:rsidRDefault="00B54919" w:rsidP="00C80695">
      <w:pPr>
        <w:spacing w:before="0" w:after="0" w:line="240" w:lineRule="auto"/>
        <w:ind w:right="-1"/>
        <w:rPr>
          <w:rFonts w:ascii="Arial" w:hAnsi="Arial" w:cs="Arial"/>
          <w:sz w:val="20"/>
          <w:szCs w:val="20"/>
          <w:lang w:val="es-ES"/>
        </w:rPr>
      </w:pPr>
      <w:r w:rsidRPr="00B52472">
        <w:rPr>
          <w:rFonts w:ascii="Arial" w:hAnsi="Arial" w:cs="Arial"/>
          <w:sz w:val="20"/>
          <w:szCs w:val="20"/>
          <w:lang w:val="es-ES"/>
        </w:rPr>
        <w:t>En la porción terrestre ubicada al norte de la Reserva de la Biosfera se encuentran terrenos ejidales, los cuales actualmente no presentan actividades productivas, sin embargo existe el interés por parte de los ejidatarios de desarrollar proyectos ecoturísticos de bajo impacto ambiental relacionados con la observación de especies de vida silvestre. A</w:t>
      </w:r>
      <w:r w:rsidRPr="00596A3A">
        <w:rPr>
          <w:rFonts w:ascii="Arial" w:hAnsi="Arial" w:cs="Arial"/>
          <w:sz w:val="20"/>
          <w:szCs w:val="20"/>
          <w:lang w:val="es-ES"/>
        </w:rPr>
        <w:t xml:space="preserve">simismo, en caso de haber propuestas de aprovechamientos se fomentará el uso de Unidades de Manejo para la Conservación de la Vida Silvestre también llamadas UMAs, ya que una de sus bondades es permitir la protección de la vida silvestre y su hábitat, al tiempo que brinda la posibilidad de llevar a cabo aprovechamientos racionales y sustentables. </w:t>
      </w:r>
    </w:p>
    <w:p w14:paraId="747B4E60" w14:textId="77777777" w:rsidR="00B54919" w:rsidRPr="00596A3A" w:rsidRDefault="00B54919" w:rsidP="00C80695">
      <w:pPr>
        <w:spacing w:before="0" w:after="0" w:line="240" w:lineRule="auto"/>
        <w:ind w:right="-1"/>
        <w:rPr>
          <w:rFonts w:ascii="Arial" w:hAnsi="Arial" w:cs="Arial"/>
          <w:sz w:val="20"/>
          <w:szCs w:val="20"/>
          <w:lang w:val="es-ES"/>
        </w:rPr>
      </w:pPr>
    </w:p>
    <w:p w14:paraId="397AA034" w14:textId="5FDAEBB8" w:rsidR="00B54919" w:rsidRPr="00596A3A" w:rsidRDefault="00B54919" w:rsidP="00C80695">
      <w:pPr>
        <w:spacing w:before="0" w:after="0" w:line="240" w:lineRule="auto"/>
        <w:ind w:right="-1"/>
        <w:rPr>
          <w:rFonts w:ascii="Arial" w:hAnsi="Arial" w:cs="Arial"/>
          <w:sz w:val="20"/>
          <w:szCs w:val="20"/>
          <w:lang w:val="es-ES"/>
        </w:rPr>
      </w:pPr>
      <w:r w:rsidRPr="00596A3A">
        <w:rPr>
          <w:rFonts w:ascii="Arial" w:hAnsi="Arial" w:cs="Arial"/>
          <w:sz w:val="20"/>
          <w:szCs w:val="20"/>
          <w:lang w:val="es-ES"/>
        </w:rPr>
        <w:t xml:space="preserve">De igual forma en la porción marina se desarrollan actividades de aprovechamiento no extractivo de vida silvestre tales como el nado con </w:t>
      </w:r>
      <w:r w:rsidR="00CD1EE6">
        <w:rPr>
          <w:rFonts w:ascii="Arial" w:hAnsi="Arial" w:cs="Arial"/>
          <w:sz w:val="20"/>
          <w:szCs w:val="20"/>
          <w:lang w:val="es-ES"/>
        </w:rPr>
        <w:t>T</w:t>
      </w:r>
      <w:r w:rsidRPr="00596A3A">
        <w:rPr>
          <w:rFonts w:ascii="Arial" w:hAnsi="Arial" w:cs="Arial"/>
          <w:sz w:val="20"/>
          <w:szCs w:val="20"/>
          <w:lang w:val="es-ES"/>
        </w:rPr>
        <w:t xml:space="preserve">iburón </w:t>
      </w:r>
      <w:r w:rsidR="00CD1EE6">
        <w:rPr>
          <w:rFonts w:ascii="Arial" w:hAnsi="Arial" w:cs="Arial"/>
          <w:sz w:val="20"/>
          <w:szCs w:val="20"/>
          <w:lang w:val="es-ES"/>
        </w:rPr>
        <w:t>B</w:t>
      </w:r>
      <w:r w:rsidRPr="00596A3A">
        <w:rPr>
          <w:rFonts w:ascii="Arial" w:hAnsi="Arial" w:cs="Arial"/>
          <w:sz w:val="20"/>
          <w:szCs w:val="20"/>
          <w:lang w:val="es-ES"/>
        </w:rPr>
        <w:t xml:space="preserve">allena y tortugas marinas, con el acompañamiento de guías certificados en turismo de naturaleza. </w:t>
      </w:r>
    </w:p>
    <w:p w14:paraId="3060B0F3" w14:textId="77777777" w:rsidR="00B54919" w:rsidRPr="00596A3A" w:rsidRDefault="00B54919" w:rsidP="00C80695">
      <w:pPr>
        <w:spacing w:before="0" w:after="0" w:line="240" w:lineRule="auto"/>
        <w:ind w:right="-1"/>
        <w:rPr>
          <w:rFonts w:ascii="Arial" w:hAnsi="Arial" w:cs="Arial"/>
          <w:sz w:val="20"/>
          <w:szCs w:val="20"/>
          <w:lang w:val="es-ES"/>
        </w:rPr>
      </w:pPr>
    </w:p>
    <w:p w14:paraId="08712DC0" w14:textId="77777777" w:rsidR="00B54919" w:rsidRPr="00596A3A" w:rsidRDefault="00B54919" w:rsidP="00C80695">
      <w:pPr>
        <w:spacing w:before="0" w:after="0" w:line="240" w:lineRule="auto"/>
        <w:ind w:right="-1"/>
        <w:rPr>
          <w:rFonts w:ascii="Arial" w:hAnsi="Arial" w:cs="Arial"/>
          <w:lang w:val="es-ES"/>
        </w:rPr>
      </w:pPr>
      <w:r w:rsidRPr="00596A3A">
        <w:rPr>
          <w:rFonts w:ascii="Arial" w:hAnsi="Arial" w:cs="Arial"/>
          <w:sz w:val="20"/>
          <w:szCs w:val="20"/>
          <w:lang w:val="es-ES"/>
        </w:rPr>
        <w:t>Por lo anterior, en este componente se describirán las acciones a tener en cuenta para garantizar que el manejo y uso sustentable de la vida</w:t>
      </w:r>
      <w:r w:rsidRPr="00596A3A">
        <w:rPr>
          <w:rFonts w:ascii="Arial" w:hAnsi="Arial" w:cs="Arial"/>
          <w:lang w:val="es-ES"/>
        </w:rPr>
        <w:t xml:space="preserve"> </w:t>
      </w:r>
      <w:r w:rsidRPr="00596A3A">
        <w:rPr>
          <w:rFonts w:ascii="Arial" w:hAnsi="Arial" w:cs="Arial"/>
          <w:sz w:val="20"/>
          <w:szCs w:val="20"/>
          <w:lang w:val="es-ES"/>
        </w:rPr>
        <w:t>silvestre promueva la conservación de especies y de su hábitat, permitiendo su mantenimiento o recuperación.</w:t>
      </w:r>
      <w:r w:rsidRPr="00596A3A">
        <w:rPr>
          <w:rFonts w:ascii="Arial" w:hAnsi="Arial" w:cs="Arial"/>
          <w:lang w:val="es-ES"/>
        </w:rPr>
        <w:t xml:space="preserve"> </w:t>
      </w:r>
    </w:p>
    <w:p w14:paraId="78F4DF8F" w14:textId="77777777" w:rsidR="00B54919" w:rsidRPr="00596A3A" w:rsidRDefault="00B54919" w:rsidP="00C80695">
      <w:pPr>
        <w:spacing w:before="0" w:after="0" w:line="240" w:lineRule="auto"/>
        <w:ind w:right="-1"/>
        <w:rPr>
          <w:rFonts w:ascii="Arial" w:hAnsi="Arial" w:cs="Arial"/>
          <w:lang w:val="es-ES"/>
        </w:rPr>
      </w:pPr>
    </w:p>
    <w:p w14:paraId="653175B8" w14:textId="77777777" w:rsidR="00B54919" w:rsidRPr="00596A3A" w:rsidRDefault="00B54919" w:rsidP="00C80695">
      <w:pPr>
        <w:tabs>
          <w:tab w:val="left" w:pos="4928"/>
        </w:tabs>
        <w:autoSpaceDE w:val="0"/>
        <w:autoSpaceDN w:val="0"/>
        <w:spacing w:before="0" w:after="0" w:line="240" w:lineRule="auto"/>
        <w:rPr>
          <w:rFonts w:ascii="Arial" w:eastAsia="Times New Roman" w:hAnsi="Arial" w:cs="Arial"/>
          <w:b/>
          <w:lang w:val="es-ES" w:eastAsia="es-ES"/>
        </w:rPr>
      </w:pPr>
      <w:r w:rsidRPr="00596A3A">
        <w:rPr>
          <w:rFonts w:ascii="Arial" w:eastAsia="Times New Roman" w:hAnsi="Arial" w:cs="Arial"/>
          <w:b/>
          <w:lang w:val="es-ES" w:eastAsia="es-ES"/>
        </w:rPr>
        <w:t>Objetivos específicos</w:t>
      </w:r>
    </w:p>
    <w:p w14:paraId="357E0EF4" w14:textId="77777777" w:rsidR="00B54919" w:rsidRPr="00596A3A" w:rsidRDefault="00B54919" w:rsidP="009B345A">
      <w:pPr>
        <w:pStyle w:val="Prrafodelista"/>
        <w:numPr>
          <w:ilvl w:val="0"/>
          <w:numId w:val="48"/>
        </w:numPr>
        <w:rPr>
          <w:lang w:val="es-ES"/>
        </w:rPr>
      </w:pPr>
      <w:r w:rsidRPr="00596A3A">
        <w:rPr>
          <w:lang w:val="es-ES"/>
        </w:rPr>
        <w:t>Prevenir los aprovechamientos indiscriminados de las especies silvestres mediante la orientación de proyectos y la promoción de actividades productivas no extractivas o el uso de UMAs.</w:t>
      </w:r>
    </w:p>
    <w:p w14:paraId="40106AD3" w14:textId="77777777" w:rsidR="00B54919" w:rsidRPr="00596A3A" w:rsidRDefault="00B54919" w:rsidP="009B345A">
      <w:pPr>
        <w:pStyle w:val="Prrafodelista"/>
        <w:numPr>
          <w:ilvl w:val="0"/>
          <w:numId w:val="48"/>
        </w:numPr>
        <w:rPr>
          <w:lang w:val="es-ES"/>
        </w:rPr>
      </w:pPr>
      <w:r w:rsidRPr="00596A3A">
        <w:rPr>
          <w:lang w:val="es-ES"/>
        </w:rPr>
        <w:t>Orientar el aprovechamiento de la flora y fauna presente en la Reserva de la Biosfera hacia un uso racional y ordenado y que promueva la conservación de las especies y de su hábitat.</w:t>
      </w:r>
    </w:p>
    <w:p w14:paraId="50DF05BB" w14:textId="77777777" w:rsidR="00B54919" w:rsidRPr="00596A3A" w:rsidRDefault="00B54919" w:rsidP="00C80695">
      <w:pPr>
        <w:tabs>
          <w:tab w:val="left" w:pos="9356"/>
        </w:tabs>
        <w:autoSpaceDE w:val="0"/>
        <w:autoSpaceDN w:val="0"/>
        <w:spacing w:before="0" w:after="0" w:line="240" w:lineRule="auto"/>
        <w:rPr>
          <w:rFonts w:ascii="Arial" w:eastAsia="Times New Roman" w:hAnsi="Arial" w:cs="Arial"/>
          <w:b/>
          <w:lang w:val="es-ES" w:eastAsia="es-ES"/>
        </w:rPr>
      </w:pPr>
    </w:p>
    <w:p w14:paraId="16EBB20D" w14:textId="77777777" w:rsidR="00B54919" w:rsidRPr="00596A3A" w:rsidRDefault="00B54919" w:rsidP="00C80695">
      <w:pPr>
        <w:autoSpaceDE w:val="0"/>
        <w:autoSpaceDN w:val="0"/>
        <w:spacing w:before="0" w:after="0" w:line="240" w:lineRule="auto"/>
        <w:rPr>
          <w:rFonts w:ascii="Arial" w:eastAsia="Times New Roman" w:hAnsi="Arial" w:cs="Arial"/>
          <w:b/>
          <w:lang w:val="es-ES" w:eastAsia="es-ES"/>
        </w:rPr>
      </w:pPr>
      <w:r w:rsidRPr="00596A3A">
        <w:rPr>
          <w:rFonts w:ascii="Arial" w:eastAsia="Times New Roman" w:hAnsi="Arial" w:cs="Arial"/>
          <w:b/>
          <w:lang w:val="es-ES" w:eastAsia="es-ES"/>
        </w:rPr>
        <w:t>Metas y resultados esperados</w:t>
      </w:r>
    </w:p>
    <w:p w14:paraId="6B1A4B67" w14:textId="77777777" w:rsidR="00B54919" w:rsidRPr="00B52472" w:rsidRDefault="00B54919" w:rsidP="00C80695">
      <w:pPr>
        <w:numPr>
          <w:ilvl w:val="0"/>
          <w:numId w:val="43"/>
        </w:numPr>
        <w:autoSpaceDE w:val="0"/>
        <w:autoSpaceDN w:val="0"/>
        <w:spacing w:before="0" w:after="0" w:line="240" w:lineRule="auto"/>
        <w:rPr>
          <w:rFonts w:ascii="Arial" w:eastAsia="Times New Roman" w:hAnsi="Arial" w:cs="Arial"/>
          <w:sz w:val="20"/>
          <w:szCs w:val="20"/>
          <w:lang w:val="es-ES" w:eastAsia="es-ES"/>
        </w:rPr>
      </w:pPr>
      <w:r w:rsidRPr="00B52472">
        <w:rPr>
          <w:rFonts w:ascii="Arial" w:eastAsia="Times New Roman" w:hAnsi="Arial" w:cs="Arial"/>
          <w:sz w:val="20"/>
          <w:szCs w:val="20"/>
          <w:lang w:val="es-ES" w:eastAsia="es-ES"/>
        </w:rPr>
        <w:t>Contar con un padrón de actividades y permisionarios que desarrollan actividades dentro de la RBCM, a mediano plazo.</w:t>
      </w:r>
    </w:p>
    <w:p w14:paraId="6ACB8E79" w14:textId="3DCA3062" w:rsidR="00B54919" w:rsidRPr="00B52472" w:rsidRDefault="0052188A" w:rsidP="00C80695">
      <w:pPr>
        <w:numPr>
          <w:ilvl w:val="0"/>
          <w:numId w:val="43"/>
        </w:numPr>
        <w:autoSpaceDE w:val="0"/>
        <w:autoSpaceDN w:val="0"/>
        <w:spacing w:before="0" w:after="0" w:line="240" w:lineRule="auto"/>
        <w:rPr>
          <w:rFonts w:ascii="Arial" w:eastAsia="Times New Roman" w:hAnsi="Arial" w:cs="Arial"/>
          <w:sz w:val="20"/>
          <w:szCs w:val="20"/>
          <w:lang w:val="es-ES" w:eastAsia="es-ES"/>
        </w:rPr>
      </w:pPr>
      <w:r w:rsidRPr="00B52472">
        <w:rPr>
          <w:rFonts w:ascii="Arial" w:eastAsia="Times New Roman" w:hAnsi="Arial" w:cs="Arial"/>
          <w:sz w:val="20"/>
          <w:szCs w:val="20"/>
          <w:lang w:val="es-ES" w:eastAsia="es-ES"/>
        </w:rPr>
        <w:t>Participar</w:t>
      </w:r>
      <w:r w:rsidR="00B54919" w:rsidRPr="00B52472">
        <w:rPr>
          <w:rFonts w:ascii="Arial" w:eastAsia="Times New Roman" w:hAnsi="Arial" w:cs="Arial"/>
          <w:sz w:val="20"/>
          <w:szCs w:val="20"/>
          <w:lang w:val="es-ES" w:eastAsia="es-ES"/>
        </w:rPr>
        <w:t xml:space="preserve"> en la totalidad de planes de manejo de aprovechamiento no extractivo de vida silvestre que se presenten.</w:t>
      </w:r>
    </w:p>
    <w:p w14:paraId="1E25B2EB" w14:textId="77777777" w:rsidR="00B54919" w:rsidRPr="00596A3A" w:rsidRDefault="00B54919" w:rsidP="00C80695">
      <w:pPr>
        <w:autoSpaceDE w:val="0"/>
        <w:autoSpaceDN w:val="0"/>
        <w:spacing w:before="0" w:after="0" w:line="240" w:lineRule="auto"/>
        <w:ind w:left="720"/>
        <w:jc w:val="left"/>
        <w:rPr>
          <w:rFonts w:ascii="Arial" w:eastAsia="Times New Roman" w:hAnsi="Arial" w:cs="Arial"/>
          <w:sz w:val="20"/>
          <w:szCs w:val="20"/>
          <w:lang w:val="es-ES" w:eastAsia="es-ES"/>
        </w:rPr>
      </w:pPr>
    </w:p>
    <w:tbl>
      <w:tblPr>
        <w:tblpPr w:leftFromText="141" w:rightFromText="141" w:vertAnchor="text" w:horzAnchor="margin" w:tblpXSpec="center" w:tblpY="7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8"/>
        <w:gridCol w:w="988"/>
      </w:tblGrid>
      <w:tr w:rsidR="00CF435B" w:rsidRPr="00596A3A" w14:paraId="21FD581A" w14:textId="77777777" w:rsidTr="00D103F7">
        <w:tc>
          <w:tcPr>
            <w:tcW w:w="4484" w:type="pct"/>
          </w:tcPr>
          <w:p w14:paraId="274D97B2" w14:textId="77777777" w:rsidR="00B54919" w:rsidRPr="00596A3A" w:rsidRDefault="00B54919" w:rsidP="00C80695">
            <w:pPr>
              <w:spacing w:before="0" w:after="0" w:line="240" w:lineRule="auto"/>
              <w:jc w:val="left"/>
              <w:rPr>
                <w:rFonts w:ascii="Arial" w:hAnsi="Arial" w:cs="Arial"/>
                <w:b/>
                <w:sz w:val="20"/>
                <w:szCs w:val="20"/>
                <w:lang w:val="es-ES"/>
              </w:rPr>
            </w:pPr>
            <w:r w:rsidRPr="00596A3A">
              <w:rPr>
                <w:rFonts w:ascii="Arial" w:hAnsi="Arial" w:cs="Arial"/>
                <w:b/>
                <w:sz w:val="20"/>
                <w:szCs w:val="20"/>
                <w:lang w:val="es-ES"/>
              </w:rPr>
              <w:t>Actividades* y acciones</w:t>
            </w:r>
          </w:p>
        </w:tc>
        <w:tc>
          <w:tcPr>
            <w:tcW w:w="516" w:type="pct"/>
          </w:tcPr>
          <w:p w14:paraId="66C15596" w14:textId="77777777" w:rsidR="00B54919" w:rsidRPr="00596A3A" w:rsidRDefault="00B54919" w:rsidP="00C80695">
            <w:pPr>
              <w:spacing w:before="0" w:after="0" w:line="240" w:lineRule="auto"/>
              <w:jc w:val="left"/>
              <w:rPr>
                <w:rFonts w:ascii="Arial" w:hAnsi="Arial" w:cs="Arial"/>
                <w:b/>
                <w:sz w:val="20"/>
                <w:szCs w:val="20"/>
                <w:lang w:val="es-ES"/>
              </w:rPr>
            </w:pPr>
            <w:r w:rsidRPr="00596A3A">
              <w:rPr>
                <w:rFonts w:ascii="Arial" w:hAnsi="Arial" w:cs="Arial"/>
                <w:b/>
                <w:sz w:val="20"/>
                <w:szCs w:val="20"/>
                <w:lang w:val="es-ES"/>
              </w:rPr>
              <w:t>Plazo</w:t>
            </w:r>
          </w:p>
        </w:tc>
      </w:tr>
      <w:tr w:rsidR="00CF435B" w:rsidRPr="00596A3A" w14:paraId="490E1AE1" w14:textId="77777777" w:rsidTr="00D103F7">
        <w:trPr>
          <w:trHeight w:val="319"/>
        </w:trPr>
        <w:tc>
          <w:tcPr>
            <w:tcW w:w="5000" w:type="pct"/>
            <w:gridSpan w:val="2"/>
          </w:tcPr>
          <w:p w14:paraId="0F29938C" w14:textId="77777777" w:rsidR="00B54919" w:rsidRPr="00596A3A" w:rsidRDefault="00B54919" w:rsidP="00C80695">
            <w:pPr>
              <w:spacing w:before="0" w:after="0" w:line="240" w:lineRule="auto"/>
              <w:jc w:val="left"/>
              <w:rPr>
                <w:rFonts w:ascii="Arial" w:hAnsi="Arial" w:cs="Arial"/>
                <w:i/>
                <w:sz w:val="20"/>
                <w:szCs w:val="20"/>
                <w:lang w:val="es-ES"/>
              </w:rPr>
            </w:pPr>
            <w:r w:rsidRPr="00596A3A">
              <w:rPr>
                <w:rFonts w:ascii="Arial" w:hAnsi="Arial" w:cs="Arial"/>
                <w:i/>
                <w:sz w:val="20"/>
                <w:szCs w:val="20"/>
                <w:lang w:val="es-ES"/>
              </w:rPr>
              <w:lastRenderedPageBreak/>
              <w:t>Conservación y aprovechamiento sustentable de la vida silvestre</w:t>
            </w:r>
          </w:p>
        </w:tc>
      </w:tr>
      <w:tr w:rsidR="00CF435B" w:rsidRPr="00596A3A" w14:paraId="56100549" w14:textId="77777777" w:rsidTr="00D103F7">
        <w:tc>
          <w:tcPr>
            <w:tcW w:w="4484" w:type="pct"/>
          </w:tcPr>
          <w:p w14:paraId="3D2A0C58" w14:textId="77777777" w:rsidR="00B54919" w:rsidRPr="00596A3A" w:rsidRDefault="00B54919" w:rsidP="00C80695">
            <w:pPr>
              <w:spacing w:before="0" w:after="0" w:line="240" w:lineRule="auto"/>
              <w:jc w:val="left"/>
              <w:rPr>
                <w:rFonts w:ascii="Arial" w:hAnsi="Arial" w:cs="Arial"/>
                <w:sz w:val="20"/>
                <w:szCs w:val="20"/>
                <w:lang w:val="es-ES"/>
              </w:rPr>
            </w:pPr>
            <w:r w:rsidRPr="00596A3A">
              <w:rPr>
                <w:rFonts w:ascii="Arial" w:hAnsi="Arial" w:cs="Arial"/>
                <w:sz w:val="20"/>
                <w:szCs w:val="20"/>
                <w:lang w:val="es-ES"/>
              </w:rPr>
              <w:t xml:space="preserve">Elaborar un </w:t>
            </w:r>
            <w:r w:rsidRPr="00B52472">
              <w:rPr>
                <w:rFonts w:ascii="Arial" w:hAnsi="Arial" w:cs="Arial"/>
                <w:sz w:val="20"/>
                <w:szCs w:val="20"/>
                <w:lang w:val="es-ES"/>
              </w:rPr>
              <w:t>padrón de actividades de aprovechamientos y permisionarios que</w:t>
            </w:r>
            <w:r w:rsidRPr="00596A3A">
              <w:rPr>
                <w:rFonts w:ascii="Arial" w:hAnsi="Arial" w:cs="Arial"/>
                <w:sz w:val="20"/>
                <w:szCs w:val="20"/>
                <w:lang w:val="es-ES"/>
              </w:rPr>
              <w:t xml:space="preserve"> desarrollan actividades dentro de la RBCM</w:t>
            </w:r>
          </w:p>
        </w:tc>
        <w:tc>
          <w:tcPr>
            <w:tcW w:w="516" w:type="pct"/>
          </w:tcPr>
          <w:p w14:paraId="1128674F" w14:textId="77777777" w:rsidR="00B54919" w:rsidRPr="00596A3A" w:rsidRDefault="00B54919" w:rsidP="00C80695">
            <w:pPr>
              <w:spacing w:before="0" w:after="0" w:line="240" w:lineRule="auto"/>
              <w:jc w:val="center"/>
              <w:rPr>
                <w:rFonts w:ascii="Arial" w:hAnsi="Arial" w:cs="Arial"/>
                <w:sz w:val="20"/>
                <w:szCs w:val="20"/>
                <w:lang w:val="es-ES"/>
              </w:rPr>
            </w:pPr>
            <w:r w:rsidRPr="00596A3A">
              <w:rPr>
                <w:rFonts w:ascii="Arial" w:hAnsi="Arial" w:cs="Arial"/>
                <w:sz w:val="20"/>
                <w:szCs w:val="20"/>
                <w:lang w:val="es-ES"/>
              </w:rPr>
              <w:t>M</w:t>
            </w:r>
          </w:p>
        </w:tc>
      </w:tr>
      <w:tr w:rsidR="00CF435B" w:rsidRPr="00596A3A" w14:paraId="71368912" w14:textId="77777777" w:rsidTr="00D103F7">
        <w:tc>
          <w:tcPr>
            <w:tcW w:w="4484" w:type="pct"/>
          </w:tcPr>
          <w:p w14:paraId="3FA79537" w14:textId="77777777" w:rsidR="00B54919" w:rsidRPr="00596A3A" w:rsidRDefault="00B54919" w:rsidP="00C80695">
            <w:pPr>
              <w:spacing w:before="0" w:after="0" w:line="240" w:lineRule="auto"/>
              <w:jc w:val="left"/>
              <w:rPr>
                <w:rFonts w:ascii="Arial" w:hAnsi="Arial" w:cs="Arial"/>
                <w:sz w:val="20"/>
                <w:szCs w:val="20"/>
                <w:lang w:val="es-ES"/>
              </w:rPr>
            </w:pPr>
            <w:r w:rsidRPr="00596A3A">
              <w:rPr>
                <w:rFonts w:ascii="Arial" w:hAnsi="Arial" w:cs="Arial"/>
                <w:sz w:val="20"/>
                <w:szCs w:val="20"/>
                <w:lang w:val="es-ES"/>
              </w:rPr>
              <w:t>Seguimiento y atención a las propuestas de aprovechamiento de vida silvestre por parte de los usuarios de la Reserva de la Biosfera</w:t>
            </w:r>
          </w:p>
        </w:tc>
        <w:tc>
          <w:tcPr>
            <w:tcW w:w="516" w:type="pct"/>
          </w:tcPr>
          <w:p w14:paraId="1B1434B3" w14:textId="77777777" w:rsidR="00B54919" w:rsidRPr="00596A3A" w:rsidRDefault="00B54919" w:rsidP="00C80695">
            <w:pPr>
              <w:spacing w:before="0" w:after="0" w:line="240" w:lineRule="auto"/>
              <w:jc w:val="center"/>
              <w:rPr>
                <w:rFonts w:ascii="Arial" w:hAnsi="Arial" w:cs="Arial"/>
                <w:sz w:val="20"/>
                <w:szCs w:val="20"/>
                <w:lang w:val="es-ES"/>
              </w:rPr>
            </w:pPr>
            <w:r w:rsidRPr="00596A3A">
              <w:rPr>
                <w:rFonts w:ascii="Arial" w:hAnsi="Arial" w:cs="Arial"/>
                <w:sz w:val="20"/>
                <w:szCs w:val="20"/>
                <w:lang w:val="es-ES"/>
              </w:rPr>
              <w:t>P</w:t>
            </w:r>
          </w:p>
        </w:tc>
      </w:tr>
      <w:tr w:rsidR="00CF435B" w:rsidRPr="00596A3A" w14:paraId="2564EADA" w14:textId="77777777" w:rsidTr="00D103F7">
        <w:tc>
          <w:tcPr>
            <w:tcW w:w="4484" w:type="pct"/>
          </w:tcPr>
          <w:p w14:paraId="543573C5" w14:textId="19AAAD61" w:rsidR="00B54919" w:rsidRPr="00596A3A" w:rsidRDefault="0080447F" w:rsidP="00C80695">
            <w:pPr>
              <w:spacing w:before="0" w:after="0" w:line="240" w:lineRule="auto"/>
              <w:jc w:val="left"/>
              <w:rPr>
                <w:rFonts w:ascii="Arial" w:hAnsi="Arial" w:cs="Arial"/>
                <w:sz w:val="20"/>
                <w:szCs w:val="20"/>
                <w:lang w:val="es-ES"/>
              </w:rPr>
            </w:pPr>
            <w:r>
              <w:rPr>
                <w:rFonts w:ascii="Arial" w:hAnsi="Arial" w:cs="Arial"/>
                <w:sz w:val="20"/>
                <w:szCs w:val="20"/>
                <w:lang w:val="es-ES"/>
              </w:rPr>
              <w:t xml:space="preserve">Impulsar </w:t>
            </w:r>
            <w:r w:rsidR="00B54919" w:rsidRPr="00596A3A">
              <w:rPr>
                <w:rFonts w:ascii="Arial" w:hAnsi="Arial" w:cs="Arial"/>
                <w:sz w:val="20"/>
                <w:szCs w:val="20"/>
                <w:lang w:val="es-ES"/>
              </w:rPr>
              <w:t>la realización de estudios que permitan conocer el estado actual de las poblaciones silvestres de flora y fauna de la Reserva, y sus hábitats</w:t>
            </w:r>
          </w:p>
        </w:tc>
        <w:tc>
          <w:tcPr>
            <w:tcW w:w="516" w:type="pct"/>
          </w:tcPr>
          <w:p w14:paraId="21A72C8D" w14:textId="77777777" w:rsidR="00B54919" w:rsidRPr="00596A3A" w:rsidRDefault="00B54919" w:rsidP="00C80695">
            <w:pPr>
              <w:spacing w:before="0" w:after="0" w:line="240" w:lineRule="auto"/>
              <w:jc w:val="center"/>
              <w:rPr>
                <w:rFonts w:ascii="Arial" w:hAnsi="Arial" w:cs="Arial"/>
                <w:sz w:val="20"/>
                <w:szCs w:val="20"/>
                <w:lang w:val="es-ES"/>
              </w:rPr>
            </w:pPr>
            <w:r w:rsidRPr="00596A3A">
              <w:rPr>
                <w:rFonts w:ascii="Arial" w:hAnsi="Arial" w:cs="Arial"/>
                <w:sz w:val="20"/>
                <w:szCs w:val="20"/>
                <w:lang w:val="es-ES"/>
              </w:rPr>
              <w:t>P</w:t>
            </w:r>
          </w:p>
        </w:tc>
      </w:tr>
      <w:tr w:rsidR="00CF435B" w:rsidRPr="00596A3A" w14:paraId="3AC37DDD" w14:textId="77777777" w:rsidTr="00D103F7">
        <w:tc>
          <w:tcPr>
            <w:tcW w:w="4484" w:type="pct"/>
          </w:tcPr>
          <w:p w14:paraId="2B926791" w14:textId="3472D9E1" w:rsidR="00B54919" w:rsidRPr="00596A3A" w:rsidRDefault="00B54919" w:rsidP="00C80695">
            <w:pPr>
              <w:spacing w:before="0" w:after="0" w:line="240" w:lineRule="auto"/>
              <w:jc w:val="left"/>
              <w:rPr>
                <w:rFonts w:ascii="Arial" w:hAnsi="Arial" w:cs="Arial"/>
                <w:sz w:val="20"/>
                <w:szCs w:val="20"/>
                <w:lang w:val="es-ES"/>
              </w:rPr>
            </w:pPr>
            <w:r w:rsidRPr="00596A3A">
              <w:rPr>
                <w:rFonts w:ascii="Arial" w:hAnsi="Arial" w:cs="Arial"/>
                <w:sz w:val="20"/>
                <w:szCs w:val="20"/>
                <w:lang w:val="es-ES"/>
              </w:rPr>
              <w:t xml:space="preserve">Impulsar la capacitación y certificación de guías encargados de los recorridos con </w:t>
            </w:r>
            <w:r w:rsidR="00CD1EE6">
              <w:rPr>
                <w:rFonts w:ascii="Arial" w:hAnsi="Arial" w:cs="Arial"/>
                <w:sz w:val="20"/>
                <w:szCs w:val="20"/>
                <w:lang w:val="es-ES"/>
              </w:rPr>
              <w:t>T</w:t>
            </w:r>
            <w:r w:rsidRPr="00596A3A">
              <w:rPr>
                <w:rFonts w:ascii="Arial" w:hAnsi="Arial" w:cs="Arial"/>
                <w:sz w:val="20"/>
                <w:szCs w:val="20"/>
                <w:lang w:val="es-ES"/>
              </w:rPr>
              <w:t xml:space="preserve">iburón </w:t>
            </w:r>
            <w:r w:rsidR="00CD1EE6">
              <w:rPr>
                <w:rFonts w:ascii="Arial" w:hAnsi="Arial" w:cs="Arial"/>
                <w:sz w:val="20"/>
                <w:szCs w:val="20"/>
                <w:lang w:val="es-ES"/>
              </w:rPr>
              <w:t>B</w:t>
            </w:r>
            <w:r w:rsidRPr="00596A3A">
              <w:rPr>
                <w:rFonts w:ascii="Arial" w:hAnsi="Arial" w:cs="Arial"/>
                <w:sz w:val="20"/>
                <w:szCs w:val="20"/>
                <w:lang w:val="es-ES"/>
              </w:rPr>
              <w:t>allena, tortugas marinas y otras especies aprovechadas</w:t>
            </w:r>
          </w:p>
        </w:tc>
        <w:tc>
          <w:tcPr>
            <w:tcW w:w="516" w:type="pct"/>
          </w:tcPr>
          <w:p w14:paraId="2A9BEC43" w14:textId="77777777" w:rsidR="00B54919" w:rsidRPr="00596A3A" w:rsidRDefault="00B54919" w:rsidP="00C80695">
            <w:pPr>
              <w:spacing w:before="0" w:after="0" w:line="240" w:lineRule="auto"/>
              <w:jc w:val="center"/>
              <w:rPr>
                <w:rFonts w:ascii="Arial" w:hAnsi="Arial" w:cs="Arial"/>
                <w:sz w:val="20"/>
                <w:szCs w:val="20"/>
                <w:lang w:val="es-ES"/>
              </w:rPr>
            </w:pPr>
            <w:r w:rsidRPr="00596A3A">
              <w:rPr>
                <w:rFonts w:ascii="Arial" w:hAnsi="Arial" w:cs="Arial"/>
                <w:sz w:val="20"/>
                <w:szCs w:val="20"/>
                <w:lang w:val="es-ES"/>
              </w:rPr>
              <w:t>P</w:t>
            </w:r>
          </w:p>
        </w:tc>
      </w:tr>
      <w:tr w:rsidR="00CF435B" w:rsidRPr="00596A3A" w14:paraId="1885CFB6" w14:textId="77777777" w:rsidTr="00D103F7">
        <w:tc>
          <w:tcPr>
            <w:tcW w:w="4484" w:type="pct"/>
          </w:tcPr>
          <w:p w14:paraId="78C0519C" w14:textId="77777777" w:rsidR="00B54919" w:rsidRPr="00596A3A" w:rsidRDefault="00B54919" w:rsidP="00C80695">
            <w:pPr>
              <w:spacing w:before="0" w:after="0" w:line="240" w:lineRule="auto"/>
              <w:jc w:val="left"/>
              <w:rPr>
                <w:rFonts w:ascii="Arial" w:hAnsi="Arial" w:cs="Arial"/>
                <w:sz w:val="20"/>
                <w:szCs w:val="20"/>
                <w:lang w:val="es-ES"/>
              </w:rPr>
            </w:pPr>
            <w:r w:rsidRPr="00596A3A">
              <w:rPr>
                <w:rFonts w:ascii="Arial" w:hAnsi="Arial" w:cs="Arial"/>
                <w:sz w:val="20"/>
                <w:szCs w:val="20"/>
                <w:lang w:val="es-ES"/>
              </w:rPr>
              <w:t>Colaborar con SEMARNAT y prestadores de servicios turísticos en la elaboración de planes de manejo para el aprovechamiento no extractivos de vida silvestre</w:t>
            </w:r>
          </w:p>
        </w:tc>
        <w:tc>
          <w:tcPr>
            <w:tcW w:w="516" w:type="pct"/>
          </w:tcPr>
          <w:p w14:paraId="0507D512" w14:textId="77777777" w:rsidR="00B54919" w:rsidRPr="00596A3A" w:rsidRDefault="00B54919" w:rsidP="00C80695">
            <w:pPr>
              <w:spacing w:before="0" w:after="0" w:line="240" w:lineRule="auto"/>
              <w:jc w:val="center"/>
              <w:rPr>
                <w:rFonts w:ascii="Arial" w:hAnsi="Arial" w:cs="Arial"/>
                <w:sz w:val="20"/>
                <w:szCs w:val="20"/>
                <w:lang w:val="es-ES"/>
              </w:rPr>
            </w:pPr>
            <w:r w:rsidRPr="00596A3A">
              <w:rPr>
                <w:rFonts w:ascii="Arial" w:hAnsi="Arial" w:cs="Arial"/>
                <w:sz w:val="20"/>
                <w:szCs w:val="20"/>
                <w:lang w:val="es-ES"/>
              </w:rPr>
              <w:t>P</w:t>
            </w:r>
          </w:p>
        </w:tc>
      </w:tr>
      <w:tr w:rsidR="00CF435B" w:rsidRPr="00596A3A" w14:paraId="62AFBE54" w14:textId="77777777" w:rsidTr="00D103F7">
        <w:tc>
          <w:tcPr>
            <w:tcW w:w="5000" w:type="pct"/>
            <w:gridSpan w:val="2"/>
          </w:tcPr>
          <w:p w14:paraId="607E271F" w14:textId="77777777" w:rsidR="00B54919" w:rsidRPr="00596A3A" w:rsidRDefault="00B54919" w:rsidP="00C80695">
            <w:pPr>
              <w:spacing w:before="0" w:after="0" w:line="240" w:lineRule="auto"/>
              <w:jc w:val="left"/>
              <w:rPr>
                <w:rFonts w:ascii="Arial" w:hAnsi="Arial" w:cs="Arial"/>
                <w:i/>
                <w:sz w:val="20"/>
                <w:szCs w:val="20"/>
                <w:lang w:val="es-ES"/>
              </w:rPr>
            </w:pPr>
            <w:r w:rsidRPr="00596A3A">
              <w:rPr>
                <w:rFonts w:ascii="Arial" w:hAnsi="Arial" w:cs="Arial"/>
                <w:i/>
                <w:sz w:val="20"/>
                <w:szCs w:val="20"/>
                <w:lang w:val="es-ES"/>
              </w:rPr>
              <w:t>Participación social y coordinación interinstitucional en relación al aprovechamiento sustentable de los recursos naturales</w:t>
            </w:r>
          </w:p>
        </w:tc>
      </w:tr>
      <w:tr w:rsidR="00CF435B" w:rsidRPr="00596A3A" w14:paraId="666A74DA" w14:textId="77777777" w:rsidTr="00D103F7">
        <w:tc>
          <w:tcPr>
            <w:tcW w:w="4484" w:type="pct"/>
          </w:tcPr>
          <w:p w14:paraId="0B259634" w14:textId="77777777" w:rsidR="00B54919" w:rsidRPr="00596A3A" w:rsidRDefault="00B54919" w:rsidP="00C80695">
            <w:pPr>
              <w:spacing w:before="0" w:after="0" w:line="240" w:lineRule="auto"/>
              <w:jc w:val="left"/>
              <w:rPr>
                <w:rFonts w:ascii="Arial" w:hAnsi="Arial" w:cs="Arial"/>
                <w:sz w:val="20"/>
                <w:szCs w:val="20"/>
                <w:lang w:val="es-ES"/>
              </w:rPr>
            </w:pPr>
            <w:r w:rsidRPr="00596A3A">
              <w:rPr>
                <w:rFonts w:ascii="Arial" w:hAnsi="Arial" w:cs="Arial"/>
                <w:sz w:val="20"/>
                <w:szCs w:val="20"/>
                <w:lang w:val="es-ES"/>
              </w:rPr>
              <w:t>Dar seguimiento y asesoría a los interesados en realizar aprovechamientos sustentables de vida silvestre</w:t>
            </w:r>
          </w:p>
        </w:tc>
        <w:tc>
          <w:tcPr>
            <w:tcW w:w="516" w:type="pct"/>
          </w:tcPr>
          <w:p w14:paraId="3BFFFBC4" w14:textId="77777777" w:rsidR="00B54919" w:rsidRPr="00596A3A" w:rsidRDefault="00B54919" w:rsidP="00C80695">
            <w:pPr>
              <w:spacing w:before="0" w:after="0" w:line="240" w:lineRule="auto"/>
              <w:jc w:val="center"/>
              <w:rPr>
                <w:rFonts w:ascii="Arial" w:hAnsi="Arial" w:cs="Arial"/>
                <w:sz w:val="20"/>
                <w:szCs w:val="20"/>
                <w:lang w:val="es-ES"/>
              </w:rPr>
            </w:pPr>
            <w:r w:rsidRPr="00596A3A">
              <w:rPr>
                <w:rFonts w:ascii="Arial" w:hAnsi="Arial" w:cs="Arial"/>
                <w:sz w:val="20"/>
                <w:szCs w:val="20"/>
                <w:lang w:val="es-ES"/>
              </w:rPr>
              <w:t>P</w:t>
            </w:r>
          </w:p>
        </w:tc>
      </w:tr>
      <w:tr w:rsidR="00CF435B" w:rsidRPr="00596A3A" w14:paraId="70946E7C" w14:textId="77777777" w:rsidTr="00D103F7">
        <w:trPr>
          <w:trHeight w:val="382"/>
        </w:trPr>
        <w:tc>
          <w:tcPr>
            <w:tcW w:w="4484" w:type="pct"/>
          </w:tcPr>
          <w:p w14:paraId="1D11C98E" w14:textId="77777777" w:rsidR="00B54919" w:rsidRPr="00596A3A" w:rsidRDefault="00B54919" w:rsidP="00C80695">
            <w:pPr>
              <w:spacing w:before="0" w:after="0" w:line="240" w:lineRule="auto"/>
              <w:jc w:val="left"/>
              <w:rPr>
                <w:rFonts w:ascii="Arial" w:hAnsi="Arial" w:cs="Arial"/>
                <w:sz w:val="20"/>
                <w:szCs w:val="20"/>
                <w:lang w:val="es-ES"/>
              </w:rPr>
            </w:pPr>
            <w:r w:rsidRPr="00596A3A">
              <w:rPr>
                <w:rFonts w:ascii="Arial" w:hAnsi="Arial" w:cs="Arial"/>
                <w:sz w:val="20"/>
                <w:szCs w:val="20"/>
                <w:lang w:val="es-ES"/>
              </w:rPr>
              <w:t>Motivar el interés de los poseedores de los recursos naturales y usuarios en restaurar, conservar, manejar y aprovechar sustentablemente la vida silvestre</w:t>
            </w:r>
          </w:p>
        </w:tc>
        <w:tc>
          <w:tcPr>
            <w:tcW w:w="516" w:type="pct"/>
          </w:tcPr>
          <w:p w14:paraId="4E6E17D0" w14:textId="77777777" w:rsidR="00B54919" w:rsidRPr="00596A3A" w:rsidRDefault="00B54919" w:rsidP="00C80695">
            <w:pPr>
              <w:spacing w:before="0" w:after="0" w:line="240" w:lineRule="auto"/>
              <w:jc w:val="center"/>
              <w:rPr>
                <w:rFonts w:ascii="Arial" w:hAnsi="Arial" w:cs="Arial"/>
                <w:sz w:val="20"/>
                <w:szCs w:val="20"/>
                <w:lang w:val="es-ES"/>
              </w:rPr>
            </w:pPr>
            <w:r w:rsidRPr="00596A3A">
              <w:rPr>
                <w:rFonts w:ascii="Arial" w:hAnsi="Arial" w:cs="Arial"/>
                <w:sz w:val="20"/>
                <w:szCs w:val="20"/>
                <w:lang w:val="es-ES"/>
              </w:rPr>
              <w:t>P</w:t>
            </w:r>
          </w:p>
        </w:tc>
      </w:tr>
      <w:tr w:rsidR="00CF435B" w:rsidRPr="00596A3A" w14:paraId="29537BBC" w14:textId="77777777" w:rsidTr="00D103F7">
        <w:trPr>
          <w:trHeight w:val="382"/>
        </w:trPr>
        <w:tc>
          <w:tcPr>
            <w:tcW w:w="4484" w:type="pct"/>
          </w:tcPr>
          <w:p w14:paraId="095F88C8" w14:textId="77777777" w:rsidR="00B54919" w:rsidRPr="00596A3A" w:rsidRDefault="00B54919" w:rsidP="00C80695">
            <w:pPr>
              <w:spacing w:before="0" w:after="0" w:line="240" w:lineRule="auto"/>
              <w:jc w:val="left"/>
              <w:rPr>
                <w:rFonts w:ascii="Arial" w:hAnsi="Arial" w:cs="Arial"/>
                <w:sz w:val="20"/>
                <w:szCs w:val="20"/>
                <w:lang w:val="es-ES"/>
              </w:rPr>
            </w:pPr>
            <w:r w:rsidRPr="00596A3A">
              <w:rPr>
                <w:rFonts w:ascii="Arial" w:hAnsi="Arial" w:cs="Arial"/>
                <w:sz w:val="20"/>
                <w:szCs w:val="20"/>
                <w:lang w:val="es-ES"/>
              </w:rPr>
              <w:t>Apoyar acciones de difusión y asesoría para facilitar a los interesados el acceso a subsidios para el aprovechamiento sustentable de los recursos naturales</w:t>
            </w:r>
          </w:p>
        </w:tc>
        <w:tc>
          <w:tcPr>
            <w:tcW w:w="516" w:type="pct"/>
          </w:tcPr>
          <w:p w14:paraId="310F0C31" w14:textId="77777777" w:rsidR="00B54919" w:rsidRPr="00596A3A" w:rsidRDefault="00B54919" w:rsidP="00C80695">
            <w:pPr>
              <w:spacing w:before="0" w:after="0" w:line="240" w:lineRule="auto"/>
              <w:jc w:val="center"/>
              <w:rPr>
                <w:rFonts w:ascii="Arial" w:hAnsi="Arial" w:cs="Arial"/>
                <w:sz w:val="20"/>
                <w:szCs w:val="20"/>
                <w:lang w:val="es-ES"/>
              </w:rPr>
            </w:pPr>
            <w:r w:rsidRPr="00596A3A">
              <w:rPr>
                <w:rFonts w:ascii="Arial" w:hAnsi="Arial" w:cs="Arial"/>
                <w:sz w:val="20"/>
                <w:szCs w:val="20"/>
                <w:lang w:val="es-ES"/>
              </w:rPr>
              <w:t>P</w:t>
            </w:r>
          </w:p>
        </w:tc>
      </w:tr>
    </w:tbl>
    <w:p w14:paraId="02BE9D2A" w14:textId="77777777" w:rsidR="00B54919" w:rsidRPr="00596A3A" w:rsidRDefault="00B54919" w:rsidP="00C80695">
      <w:pPr>
        <w:autoSpaceDE w:val="0"/>
        <w:autoSpaceDN w:val="0"/>
        <w:spacing w:before="0" w:after="0" w:line="240" w:lineRule="auto"/>
        <w:jc w:val="left"/>
        <w:rPr>
          <w:rFonts w:ascii="Arial" w:eastAsia="Times New Roman" w:hAnsi="Arial" w:cs="Arial"/>
          <w:bCs/>
          <w:sz w:val="20"/>
          <w:szCs w:val="20"/>
          <w:lang w:eastAsia="es-ES"/>
        </w:rPr>
      </w:pPr>
      <w:r w:rsidRPr="00596A3A">
        <w:rPr>
          <w:rFonts w:ascii="Arial" w:eastAsia="Batang" w:hAnsi="Arial" w:cs="Arial"/>
          <w:bCs/>
          <w:sz w:val="20"/>
          <w:szCs w:val="20"/>
          <w:lang w:eastAsia="es-ES"/>
        </w:rPr>
        <w:t>* Las actividades se presentan en letra cursiva.</w:t>
      </w:r>
    </w:p>
    <w:p w14:paraId="659FFAC5" w14:textId="77777777" w:rsidR="00B54919" w:rsidRPr="00596A3A" w:rsidRDefault="00B54919" w:rsidP="00C80695">
      <w:pPr>
        <w:spacing w:before="0" w:after="0" w:line="240" w:lineRule="auto"/>
        <w:ind w:left="360"/>
        <w:contextualSpacing/>
        <w:jc w:val="left"/>
        <w:rPr>
          <w:rFonts w:ascii="Arial" w:hAnsi="Arial" w:cs="Arial"/>
          <w:bCs/>
          <w:sz w:val="24"/>
          <w:szCs w:val="24"/>
        </w:rPr>
      </w:pPr>
    </w:p>
    <w:p w14:paraId="45643F58" w14:textId="77777777" w:rsidR="00B54919" w:rsidRPr="00596A3A" w:rsidRDefault="00B54919" w:rsidP="00C80695">
      <w:pPr>
        <w:pStyle w:val="Ttulo2"/>
        <w:rPr>
          <w:lang w:val="es-MX"/>
        </w:rPr>
      </w:pPr>
      <w:bookmarkStart w:id="45" w:name="_Toc474849431"/>
      <w:bookmarkStart w:id="46" w:name="_Toc483396465"/>
      <w:r w:rsidRPr="00596A3A">
        <w:rPr>
          <w:lang w:val="es-MX"/>
        </w:rPr>
        <w:t>6.2.3 Componente de Manejo y Uso Sustentable de Pesquerías</w:t>
      </w:r>
      <w:bookmarkEnd w:id="45"/>
      <w:bookmarkEnd w:id="46"/>
    </w:p>
    <w:p w14:paraId="31DEF367" w14:textId="77777777" w:rsidR="00B54919" w:rsidRPr="00596A3A" w:rsidRDefault="00B54919" w:rsidP="00C80695">
      <w:pPr>
        <w:spacing w:before="0" w:after="0" w:line="240" w:lineRule="auto"/>
        <w:ind w:left="360"/>
        <w:contextualSpacing/>
        <w:jc w:val="left"/>
        <w:rPr>
          <w:rFonts w:ascii="Arial" w:hAnsi="Arial" w:cs="Arial"/>
          <w:bCs/>
          <w:sz w:val="24"/>
          <w:szCs w:val="24"/>
        </w:rPr>
      </w:pPr>
    </w:p>
    <w:p w14:paraId="512C877D" w14:textId="77777777" w:rsidR="00B54919" w:rsidRPr="00596A3A" w:rsidRDefault="00B54919" w:rsidP="00C80695">
      <w:pPr>
        <w:spacing w:before="0" w:after="0" w:line="240" w:lineRule="auto"/>
        <w:contextualSpacing/>
        <w:rPr>
          <w:rFonts w:ascii="Arial" w:hAnsi="Arial" w:cs="Arial"/>
          <w:bCs/>
          <w:sz w:val="20"/>
          <w:szCs w:val="20"/>
        </w:rPr>
      </w:pPr>
      <w:r w:rsidRPr="00596A3A">
        <w:rPr>
          <w:rFonts w:ascii="Arial" w:hAnsi="Arial" w:cs="Arial"/>
          <w:bCs/>
          <w:sz w:val="20"/>
          <w:szCs w:val="20"/>
        </w:rPr>
        <w:t xml:space="preserve">En el litoral y aguas de jurisdicción federal en el Caribe Mexicano, la pesca es una actividad económica de carácter prioritario que involucra una o más cadenas productivas de valor social y económico, posee componentes culturales, y contribuye regionalmente a la seguridad alimentaria. </w:t>
      </w:r>
    </w:p>
    <w:p w14:paraId="3456B4C8" w14:textId="77777777" w:rsidR="00B54919" w:rsidRPr="00596A3A" w:rsidRDefault="00B54919" w:rsidP="00C80695">
      <w:pPr>
        <w:spacing w:before="0" w:after="0" w:line="240" w:lineRule="auto"/>
        <w:contextualSpacing/>
        <w:rPr>
          <w:rFonts w:ascii="Arial" w:hAnsi="Arial" w:cs="Arial"/>
          <w:bCs/>
          <w:sz w:val="20"/>
          <w:szCs w:val="20"/>
        </w:rPr>
      </w:pPr>
    </w:p>
    <w:p w14:paraId="7D62257C" w14:textId="77777777" w:rsidR="00B54919" w:rsidRPr="00596A3A" w:rsidRDefault="00B54919" w:rsidP="00C80695">
      <w:pPr>
        <w:spacing w:before="0" w:after="0" w:line="240" w:lineRule="auto"/>
        <w:contextualSpacing/>
        <w:rPr>
          <w:rFonts w:ascii="Arial" w:hAnsi="Arial" w:cs="Arial"/>
          <w:bCs/>
          <w:sz w:val="20"/>
          <w:szCs w:val="20"/>
        </w:rPr>
      </w:pPr>
      <w:r w:rsidRPr="00596A3A">
        <w:rPr>
          <w:rFonts w:ascii="Arial" w:hAnsi="Arial" w:cs="Arial"/>
          <w:bCs/>
          <w:sz w:val="20"/>
          <w:szCs w:val="20"/>
        </w:rPr>
        <w:t>En la Reserva de la Biosfera Caribe Mexicano las actividades pesqueras son llevadas a cabo por organizaciones de pescadores y personas físicas que se dedican a la extracción de recursos pesqueros, principalmente de escama y langosta, las cuales han participado con la autoridad para el establecimiento de regulaciones y normatividad que permita un aprovechamiento sustentable. No obstante lo anterior, los recursos marinos han ido en declive, como es el caso de especies de importancia comercial, como el caracol rosado y varias especies de tiburones. Lo anterior, ocasionado entre otros aspectos por la pérdida de diversos tipos de hábitats, la contaminación, la pesca ilegal, la sobrepesca, la captura indiscriminada de las diversas tallas de madurez sexual y la violación de las vedas y cuotas de captura.</w:t>
      </w:r>
    </w:p>
    <w:p w14:paraId="3944F52B" w14:textId="77777777" w:rsidR="00B54919" w:rsidRPr="00596A3A" w:rsidRDefault="00B54919" w:rsidP="00C80695">
      <w:pPr>
        <w:spacing w:before="0" w:after="0" w:line="240" w:lineRule="auto"/>
        <w:contextualSpacing/>
        <w:rPr>
          <w:rFonts w:ascii="Arial" w:hAnsi="Arial" w:cs="Arial"/>
          <w:bCs/>
          <w:sz w:val="20"/>
          <w:szCs w:val="20"/>
        </w:rPr>
      </w:pPr>
    </w:p>
    <w:p w14:paraId="257E347C" w14:textId="77777777" w:rsidR="00B54919" w:rsidRPr="00596A3A" w:rsidRDefault="00B54919" w:rsidP="00C80695">
      <w:pPr>
        <w:spacing w:before="0" w:after="0" w:line="240" w:lineRule="auto"/>
        <w:contextualSpacing/>
        <w:rPr>
          <w:rFonts w:ascii="Arial" w:hAnsi="Arial" w:cs="Arial"/>
          <w:bCs/>
          <w:sz w:val="20"/>
          <w:szCs w:val="20"/>
        </w:rPr>
      </w:pPr>
      <w:r w:rsidRPr="00596A3A">
        <w:rPr>
          <w:rFonts w:ascii="Arial" w:hAnsi="Arial" w:cs="Arial"/>
          <w:bCs/>
          <w:sz w:val="20"/>
          <w:szCs w:val="20"/>
        </w:rPr>
        <w:t xml:space="preserve">Por lo anterior en la Reserva de la Biosfera se deberá buscar la coordinación con instancias como CONAPESCA, PROFEPA, SEMAR y Capitanía de Puerto (SCT) para realizar acciones de supervisión, vigilancia y ordenamiento, así como con INAPESCA para apoyo a acciones de monitoreo e investigación. </w:t>
      </w:r>
    </w:p>
    <w:p w14:paraId="75B045EC" w14:textId="77777777" w:rsidR="00B54919" w:rsidRPr="00596A3A" w:rsidRDefault="00B54919" w:rsidP="00C80695">
      <w:pPr>
        <w:spacing w:before="0" w:after="0" w:line="240" w:lineRule="auto"/>
        <w:contextualSpacing/>
        <w:rPr>
          <w:rFonts w:ascii="Arial" w:hAnsi="Arial" w:cs="Arial"/>
          <w:bCs/>
          <w:sz w:val="20"/>
          <w:szCs w:val="20"/>
        </w:rPr>
      </w:pPr>
    </w:p>
    <w:p w14:paraId="06775684" w14:textId="77777777" w:rsidR="00B54919" w:rsidRPr="00596A3A" w:rsidRDefault="00B54919" w:rsidP="00C80695">
      <w:pPr>
        <w:spacing w:before="0" w:after="0" w:line="240" w:lineRule="auto"/>
        <w:contextualSpacing/>
        <w:rPr>
          <w:rFonts w:ascii="Arial" w:eastAsia="Times New Roman" w:hAnsi="Arial" w:cs="Arial"/>
          <w:sz w:val="20"/>
          <w:szCs w:val="20"/>
          <w:lang w:val="es-ES" w:eastAsia="es-ES"/>
        </w:rPr>
      </w:pPr>
      <w:bookmarkStart w:id="47" w:name="_GoBack"/>
      <w:bookmarkEnd w:id="47"/>
      <w:r w:rsidRPr="00B52472">
        <w:rPr>
          <w:rFonts w:ascii="Arial" w:hAnsi="Arial" w:cs="Arial"/>
          <w:bCs/>
          <w:sz w:val="20"/>
          <w:szCs w:val="20"/>
        </w:rPr>
        <w:t>Asimismo, se buscará fortalecer los</w:t>
      </w:r>
      <w:r w:rsidRPr="00B52472">
        <w:rPr>
          <w:rFonts w:ascii="Arial" w:eastAsia="Times New Roman" w:hAnsi="Arial" w:cs="Arial"/>
          <w:sz w:val="20"/>
          <w:szCs w:val="20"/>
          <w:lang w:val="es-ES" w:eastAsia="es-ES"/>
        </w:rPr>
        <w:t xml:space="preserve"> refugios pesqueros; la vigilancia comunitaria por parte de pescadores cooperativados y particulares; proyectos de pesquerías sustentables</w:t>
      </w:r>
      <w:r w:rsidRPr="00596A3A">
        <w:rPr>
          <w:rFonts w:ascii="Arial" w:eastAsia="Times New Roman" w:hAnsi="Arial" w:cs="Arial"/>
          <w:sz w:val="20"/>
          <w:szCs w:val="20"/>
          <w:lang w:val="es-ES" w:eastAsia="es-ES"/>
        </w:rPr>
        <w:t xml:space="preserve"> con la participación de las ONGs, así como otros mecanismos que apoyen la conservación, reproducción y recuperación de especies marinas, así como la generación de alternativas de aprovechamiento pesquero como la maricultura u otras de bajo impacto ambiental.</w:t>
      </w:r>
    </w:p>
    <w:p w14:paraId="2B3EA919" w14:textId="77777777" w:rsidR="00B54919" w:rsidRPr="00596A3A" w:rsidRDefault="00B54919" w:rsidP="00C80695">
      <w:pPr>
        <w:spacing w:before="0" w:after="0" w:line="240" w:lineRule="auto"/>
        <w:contextualSpacing/>
        <w:rPr>
          <w:rFonts w:ascii="Arial" w:eastAsia="Times New Roman" w:hAnsi="Arial" w:cs="Arial"/>
          <w:sz w:val="20"/>
          <w:szCs w:val="20"/>
          <w:lang w:val="es-ES" w:eastAsia="es-ES"/>
        </w:rPr>
      </w:pPr>
    </w:p>
    <w:p w14:paraId="1DE9DED4"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4"/>
          <w:lang w:val="es-ES" w:eastAsia="es-ES"/>
        </w:rPr>
      </w:pPr>
      <w:r w:rsidRPr="00596A3A">
        <w:rPr>
          <w:rFonts w:ascii="Arial" w:eastAsia="Times New Roman" w:hAnsi="Arial" w:cs="Arial"/>
          <w:b/>
          <w:sz w:val="20"/>
          <w:szCs w:val="24"/>
          <w:lang w:val="es-ES" w:eastAsia="es-ES"/>
        </w:rPr>
        <w:t>Objetivos particulares</w:t>
      </w:r>
    </w:p>
    <w:p w14:paraId="30162E14" w14:textId="77777777" w:rsidR="00B54919" w:rsidRPr="00596A3A" w:rsidRDefault="00B54919" w:rsidP="00C80695">
      <w:pPr>
        <w:numPr>
          <w:ilvl w:val="0"/>
          <w:numId w:val="46"/>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Lograr el aprovechamiento sustentable de los recursos pesqueros en la Reserva de la Biosfera mediante el fortalecimiento del ordenamiento de las actividades productivas conforme a la normatividad aplicable.</w:t>
      </w:r>
    </w:p>
    <w:p w14:paraId="5DF27E8B" w14:textId="77777777" w:rsidR="00B54919" w:rsidRPr="00596A3A" w:rsidRDefault="00B54919" w:rsidP="00C80695">
      <w:pPr>
        <w:numPr>
          <w:ilvl w:val="0"/>
          <w:numId w:val="46"/>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Impulsar la diversificación de las actividades pesqueras a través del apoyo a alternativas sustentables de aprovechamiento pesquero.</w:t>
      </w:r>
    </w:p>
    <w:p w14:paraId="3AED8D10" w14:textId="77777777" w:rsidR="00B54919" w:rsidRPr="00596A3A" w:rsidRDefault="00B54919" w:rsidP="00C80695">
      <w:pPr>
        <w:numPr>
          <w:ilvl w:val="0"/>
          <w:numId w:val="46"/>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 xml:space="preserve">Minimizar los impactos negativos que derivan de las actividades productivas, mediante la participación coordinada de instituciones, centros de investigación y pescadores. </w:t>
      </w:r>
    </w:p>
    <w:p w14:paraId="46496E3D" w14:textId="77777777" w:rsidR="00B54919" w:rsidRPr="00596A3A" w:rsidRDefault="00B54919" w:rsidP="00C80695">
      <w:pPr>
        <w:numPr>
          <w:ilvl w:val="0"/>
          <w:numId w:val="46"/>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lastRenderedPageBreak/>
        <w:t xml:space="preserve">Impulsar en el sector pesquero la búsqueda de certificaciones y reconocimientos de las actividades sustentables de pesca para fomentar un consumo responsable. </w:t>
      </w:r>
    </w:p>
    <w:p w14:paraId="0A16E252" w14:textId="77777777" w:rsidR="00B54919" w:rsidRPr="00596A3A" w:rsidRDefault="00B54919" w:rsidP="00C80695">
      <w:pPr>
        <w:autoSpaceDE w:val="0"/>
        <w:autoSpaceDN w:val="0"/>
        <w:adjustRightInd w:val="0"/>
        <w:spacing w:before="0" w:after="0" w:line="240" w:lineRule="auto"/>
        <w:contextualSpacing/>
        <w:rPr>
          <w:rFonts w:ascii="Arial" w:eastAsia="Calibri" w:hAnsi="Arial" w:cs="Arial"/>
          <w:sz w:val="20"/>
          <w:szCs w:val="20"/>
          <w:lang w:val="es-ES" w:eastAsia="es-ES"/>
        </w:rPr>
      </w:pPr>
    </w:p>
    <w:p w14:paraId="2AF51432"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4"/>
          <w:lang w:val="es-ES" w:eastAsia="es-ES"/>
        </w:rPr>
      </w:pPr>
      <w:r w:rsidRPr="00596A3A">
        <w:rPr>
          <w:rFonts w:ascii="Arial" w:eastAsia="Times New Roman" w:hAnsi="Arial" w:cs="Arial"/>
          <w:b/>
          <w:sz w:val="20"/>
          <w:szCs w:val="24"/>
          <w:lang w:val="es-ES" w:eastAsia="es-ES"/>
        </w:rPr>
        <w:t>Metas y resultados esperados</w:t>
      </w:r>
    </w:p>
    <w:p w14:paraId="171482AE" w14:textId="77777777" w:rsidR="00B54919" w:rsidRPr="00596A3A" w:rsidRDefault="00B54919" w:rsidP="00C80695">
      <w:pPr>
        <w:numPr>
          <w:ilvl w:val="0"/>
          <w:numId w:val="46"/>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a corto plazo con un padrón de pescadores cooperativados e independientes que realicen sus actividades en la Reserva.</w:t>
      </w:r>
    </w:p>
    <w:p w14:paraId="08E60FC0" w14:textId="77777777" w:rsidR="00B54919" w:rsidRPr="00596A3A" w:rsidRDefault="00B54919" w:rsidP="00C80695">
      <w:pPr>
        <w:numPr>
          <w:ilvl w:val="0"/>
          <w:numId w:val="46"/>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Realizar una planeación anual de los recorridos de vigilancia y operativos coordinados con otras dependencias en materia de supervisión de la actividad pesquera.</w:t>
      </w:r>
    </w:p>
    <w:p w14:paraId="7CF6F79D"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4"/>
          <w:szCs w:val="24"/>
          <w:lang w:val="es-ES" w:eastAsia="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0A0" w:firstRow="1" w:lastRow="0" w:firstColumn="1" w:lastColumn="0" w:noHBand="0" w:noVBand="0"/>
      </w:tblPr>
      <w:tblGrid>
        <w:gridCol w:w="8324"/>
        <w:gridCol w:w="1266"/>
      </w:tblGrid>
      <w:tr w:rsidR="00CF435B" w:rsidRPr="00596A3A" w14:paraId="10AAC78F" w14:textId="77777777" w:rsidTr="00D103F7">
        <w:trPr>
          <w:trHeight w:val="180"/>
        </w:trPr>
        <w:tc>
          <w:tcPr>
            <w:tcW w:w="4340" w:type="pct"/>
            <w:shd w:val="clear" w:color="auto" w:fill="auto"/>
            <w:tcMar>
              <w:top w:w="100" w:type="dxa"/>
              <w:left w:w="115" w:type="dxa"/>
              <w:bottom w:w="100" w:type="dxa"/>
              <w:right w:w="115" w:type="dxa"/>
            </w:tcMar>
          </w:tcPr>
          <w:p w14:paraId="29862B16"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Actividades* y acciones</w:t>
            </w:r>
          </w:p>
        </w:tc>
        <w:tc>
          <w:tcPr>
            <w:tcW w:w="660" w:type="pct"/>
            <w:shd w:val="clear" w:color="auto" w:fill="auto"/>
            <w:tcMar>
              <w:top w:w="100" w:type="dxa"/>
              <w:left w:w="115" w:type="dxa"/>
              <w:bottom w:w="100" w:type="dxa"/>
              <w:right w:w="115" w:type="dxa"/>
            </w:tcMar>
          </w:tcPr>
          <w:p w14:paraId="1B2FB7CC"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Plazo</w:t>
            </w:r>
          </w:p>
        </w:tc>
      </w:tr>
      <w:tr w:rsidR="00CF435B" w:rsidRPr="00596A3A" w14:paraId="2992F87B" w14:textId="77777777" w:rsidTr="00D103F7">
        <w:tc>
          <w:tcPr>
            <w:tcW w:w="5000" w:type="pct"/>
            <w:gridSpan w:val="2"/>
            <w:tcMar>
              <w:top w:w="100" w:type="dxa"/>
              <w:left w:w="115" w:type="dxa"/>
              <w:bottom w:w="100" w:type="dxa"/>
              <w:right w:w="115" w:type="dxa"/>
            </w:tcMar>
          </w:tcPr>
          <w:p w14:paraId="02B66024"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Fomentar el aprovechamiento sustentable los recursos pesqueros</w:t>
            </w:r>
          </w:p>
        </w:tc>
      </w:tr>
      <w:tr w:rsidR="00CF435B" w:rsidRPr="00596A3A" w14:paraId="7D6B2E77" w14:textId="77777777" w:rsidTr="00D103F7">
        <w:tc>
          <w:tcPr>
            <w:tcW w:w="4340" w:type="pct"/>
            <w:tcMar>
              <w:top w:w="100" w:type="dxa"/>
              <w:left w:w="115" w:type="dxa"/>
              <w:bottom w:w="100" w:type="dxa"/>
              <w:right w:w="115" w:type="dxa"/>
            </w:tcMar>
          </w:tcPr>
          <w:p w14:paraId="06535165"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Integrar un padrón del sector pesquero que realiza actividades en la Reserva de la Biosfera, basado en información proporcionada por la autoridad competente</w:t>
            </w:r>
          </w:p>
        </w:tc>
        <w:tc>
          <w:tcPr>
            <w:tcW w:w="660" w:type="pct"/>
            <w:tcMar>
              <w:top w:w="100" w:type="dxa"/>
              <w:left w:w="115" w:type="dxa"/>
              <w:bottom w:w="100" w:type="dxa"/>
              <w:right w:w="115" w:type="dxa"/>
            </w:tcMar>
          </w:tcPr>
          <w:p w14:paraId="4566377A"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w:t>
            </w:r>
          </w:p>
        </w:tc>
      </w:tr>
      <w:tr w:rsidR="00CF435B" w:rsidRPr="00596A3A" w14:paraId="66B7141C" w14:textId="77777777" w:rsidTr="00D103F7">
        <w:tc>
          <w:tcPr>
            <w:tcW w:w="4340" w:type="pct"/>
            <w:tcMar>
              <w:top w:w="100" w:type="dxa"/>
              <w:left w:w="115" w:type="dxa"/>
              <w:bottom w:w="100" w:type="dxa"/>
              <w:right w:w="115" w:type="dxa"/>
            </w:tcMar>
          </w:tcPr>
          <w:p w14:paraId="13E281B2"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Impulsar entre el sector académico el desarrollo de diagnósticos, evaluaciones, estudios y proyectos relacionados con las pesquerías dentro de la Reserva</w:t>
            </w:r>
          </w:p>
        </w:tc>
        <w:tc>
          <w:tcPr>
            <w:tcW w:w="660" w:type="pct"/>
            <w:tcMar>
              <w:top w:w="100" w:type="dxa"/>
              <w:left w:w="115" w:type="dxa"/>
              <w:bottom w:w="100" w:type="dxa"/>
              <w:right w:w="115" w:type="dxa"/>
            </w:tcMar>
          </w:tcPr>
          <w:p w14:paraId="739643E1"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5BA16C4C" w14:textId="77777777" w:rsidTr="00D103F7">
        <w:tc>
          <w:tcPr>
            <w:tcW w:w="4340" w:type="pct"/>
            <w:tcMar>
              <w:top w:w="100" w:type="dxa"/>
              <w:left w:w="115" w:type="dxa"/>
              <w:bottom w:w="100" w:type="dxa"/>
              <w:right w:w="115" w:type="dxa"/>
            </w:tcMar>
          </w:tcPr>
          <w:p w14:paraId="188B5C4D"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Asesorar y dar seguimiento a interesados en realizar aprovechamientos pesqueros alternativos que permitan diversificar las actividades y reducir los impactos en las poblaciones aprovechadas</w:t>
            </w:r>
          </w:p>
        </w:tc>
        <w:tc>
          <w:tcPr>
            <w:tcW w:w="660" w:type="pct"/>
            <w:tcMar>
              <w:top w:w="100" w:type="dxa"/>
              <w:left w:w="115" w:type="dxa"/>
              <w:bottom w:w="100" w:type="dxa"/>
              <w:right w:w="115" w:type="dxa"/>
            </w:tcMar>
          </w:tcPr>
          <w:p w14:paraId="3560BF8E"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6BA41870" w14:textId="77777777" w:rsidTr="00D103F7">
        <w:tc>
          <w:tcPr>
            <w:tcW w:w="4340" w:type="pct"/>
            <w:tcMar>
              <w:top w:w="100" w:type="dxa"/>
              <w:left w:w="115" w:type="dxa"/>
              <w:bottom w:w="100" w:type="dxa"/>
              <w:right w:w="115" w:type="dxa"/>
            </w:tcMar>
          </w:tcPr>
          <w:p w14:paraId="5AC484E9"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y dar seguimiento a proyectos de alternativas de aprovechamiento pesquero como la maricultura u otras de bajo impacto ambiental</w:t>
            </w:r>
          </w:p>
        </w:tc>
        <w:tc>
          <w:tcPr>
            <w:tcW w:w="660" w:type="pct"/>
            <w:tcMar>
              <w:top w:w="100" w:type="dxa"/>
              <w:left w:w="115" w:type="dxa"/>
              <w:bottom w:w="100" w:type="dxa"/>
              <w:right w:w="115" w:type="dxa"/>
            </w:tcMar>
          </w:tcPr>
          <w:p w14:paraId="402BCEAA"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32BBB507" w14:textId="77777777" w:rsidTr="00D103F7">
        <w:tc>
          <w:tcPr>
            <w:tcW w:w="4340" w:type="pct"/>
            <w:tcMar>
              <w:top w:w="100" w:type="dxa"/>
              <w:left w:w="115" w:type="dxa"/>
              <w:bottom w:w="100" w:type="dxa"/>
              <w:right w:w="115" w:type="dxa"/>
            </w:tcMar>
          </w:tcPr>
          <w:p w14:paraId="114A61DF" w14:textId="579799E5"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Realizar actividades que fomenten entre el sector restaurantero el consumo responsable </w:t>
            </w:r>
            <w:ins w:id="48" w:author="Daniela Evia Duarte" w:date="2017-07-11T16:30:00Z">
              <w:r w:rsidR="00A32ECB">
                <w:rPr>
                  <w:rFonts w:ascii="Arial" w:eastAsia="Times New Roman" w:hAnsi="Arial" w:cs="Arial"/>
                  <w:sz w:val="20"/>
                  <w:szCs w:val="20"/>
                  <w:lang w:val="es-ES" w:eastAsia="es-ES"/>
                </w:rPr>
                <w:t xml:space="preserve">de </w:t>
              </w:r>
            </w:ins>
            <w:r w:rsidRPr="00596A3A">
              <w:rPr>
                <w:rFonts w:ascii="Arial" w:eastAsia="Times New Roman" w:hAnsi="Arial" w:cs="Arial"/>
                <w:sz w:val="20"/>
                <w:szCs w:val="20"/>
                <w:lang w:val="es-ES" w:eastAsia="es-ES"/>
              </w:rPr>
              <w:t>especies pesqueras</w:t>
            </w:r>
          </w:p>
        </w:tc>
        <w:tc>
          <w:tcPr>
            <w:tcW w:w="660" w:type="pct"/>
            <w:tcMar>
              <w:top w:w="100" w:type="dxa"/>
              <w:left w:w="115" w:type="dxa"/>
              <w:bottom w:w="100" w:type="dxa"/>
              <w:right w:w="115" w:type="dxa"/>
            </w:tcMar>
          </w:tcPr>
          <w:p w14:paraId="6D99721D"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06355C30" w14:textId="77777777" w:rsidTr="00D103F7">
        <w:tc>
          <w:tcPr>
            <w:tcW w:w="4340" w:type="pct"/>
            <w:tcMar>
              <w:top w:w="100" w:type="dxa"/>
              <w:left w:w="115" w:type="dxa"/>
              <w:bottom w:w="100" w:type="dxa"/>
              <w:right w:w="115" w:type="dxa"/>
            </w:tcMar>
          </w:tcPr>
          <w:p w14:paraId="661C95FF"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Ejecutar acciones de difusión de usos, áreas, artes de pesca permitidas, consumo responsable y sobre la normatividad aplicable</w:t>
            </w:r>
          </w:p>
        </w:tc>
        <w:tc>
          <w:tcPr>
            <w:tcW w:w="660" w:type="pct"/>
            <w:tcMar>
              <w:top w:w="100" w:type="dxa"/>
              <w:left w:w="115" w:type="dxa"/>
              <w:bottom w:w="100" w:type="dxa"/>
              <w:right w:w="115" w:type="dxa"/>
            </w:tcMar>
          </w:tcPr>
          <w:p w14:paraId="71B34A46"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509115F8" w14:textId="77777777" w:rsidTr="00D103F7">
        <w:tc>
          <w:tcPr>
            <w:tcW w:w="5000" w:type="pct"/>
            <w:gridSpan w:val="2"/>
            <w:tcMar>
              <w:top w:w="100" w:type="dxa"/>
              <w:left w:w="115" w:type="dxa"/>
              <w:bottom w:w="100" w:type="dxa"/>
              <w:right w:w="115" w:type="dxa"/>
            </w:tcMar>
          </w:tcPr>
          <w:p w14:paraId="481E618C"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 xml:space="preserve">Participación social y coordinación interinstitucional </w:t>
            </w:r>
          </w:p>
        </w:tc>
      </w:tr>
      <w:tr w:rsidR="00CF435B" w:rsidRPr="00596A3A" w14:paraId="755D47A7" w14:textId="77777777" w:rsidTr="00D103F7">
        <w:tc>
          <w:tcPr>
            <w:tcW w:w="4340" w:type="pct"/>
            <w:tcMar>
              <w:top w:w="100" w:type="dxa"/>
              <w:left w:w="115" w:type="dxa"/>
              <w:bottom w:w="100" w:type="dxa"/>
              <w:right w:w="115" w:type="dxa"/>
            </w:tcMar>
          </w:tcPr>
          <w:p w14:paraId="6904AA53"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Promover proyectos de vigilancia comunitaria para observar el cumplimiento de vedas, artes de pesca y normatividad aplicable</w:t>
            </w:r>
          </w:p>
        </w:tc>
        <w:tc>
          <w:tcPr>
            <w:tcW w:w="660" w:type="pct"/>
            <w:tcMar>
              <w:top w:w="100" w:type="dxa"/>
              <w:left w:w="115" w:type="dxa"/>
              <w:bottom w:w="100" w:type="dxa"/>
              <w:right w:w="115" w:type="dxa"/>
            </w:tcMar>
          </w:tcPr>
          <w:p w14:paraId="73072D2F"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1446454B" w14:textId="77777777" w:rsidTr="00D103F7">
        <w:tc>
          <w:tcPr>
            <w:tcW w:w="4340" w:type="pct"/>
            <w:tcMar>
              <w:top w:w="100" w:type="dxa"/>
              <w:left w:w="115" w:type="dxa"/>
              <w:bottom w:w="100" w:type="dxa"/>
              <w:right w:w="115" w:type="dxa"/>
            </w:tcMar>
          </w:tcPr>
          <w:p w14:paraId="1692BAF2"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Coordinar con CONAPESCA, SEMAR y PROFEPA y demás dependencias competentes, acciones de inspección, vigilancia y supervisión de la actividad pesquera</w:t>
            </w:r>
          </w:p>
        </w:tc>
        <w:tc>
          <w:tcPr>
            <w:tcW w:w="660" w:type="pct"/>
            <w:tcMar>
              <w:top w:w="100" w:type="dxa"/>
              <w:left w:w="115" w:type="dxa"/>
              <w:bottom w:w="100" w:type="dxa"/>
              <w:right w:w="115" w:type="dxa"/>
            </w:tcMar>
          </w:tcPr>
          <w:p w14:paraId="161A9156"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565EE273" w14:textId="77777777" w:rsidTr="00D103F7">
        <w:tc>
          <w:tcPr>
            <w:tcW w:w="4340" w:type="pct"/>
            <w:tcMar>
              <w:top w:w="100" w:type="dxa"/>
              <w:left w:w="115" w:type="dxa"/>
              <w:bottom w:w="100" w:type="dxa"/>
              <w:right w:w="115" w:type="dxa"/>
            </w:tcMar>
          </w:tcPr>
          <w:p w14:paraId="66DD18CC"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la concurrencia de recursos con dependencias que otorguen subsidios para impulsar proyectos de aprovechamiento sustentable de las pesquerías a gran escala</w:t>
            </w:r>
          </w:p>
        </w:tc>
        <w:tc>
          <w:tcPr>
            <w:tcW w:w="660" w:type="pct"/>
            <w:tcMar>
              <w:top w:w="100" w:type="dxa"/>
              <w:left w:w="115" w:type="dxa"/>
              <w:bottom w:w="100" w:type="dxa"/>
              <w:right w:w="115" w:type="dxa"/>
            </w:tcMar>
          </w:tcPr>
          <w:p w14:paraId="4B0D400C"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2500E876" w14:textId="77777777" w:rsidTr="00D103F7">
        <w:tc>
          <w:tcPr>
            <w:tcW w:w="4340" w:type="pct"/>
            <w:tcMar>
              <w:top w:w="100" w:type="dxa"/>
              <w:left w:w="115" w:type="dxa"/>
              <w:bottom w:w="100" w:type="dxa"/>
              <w:right w:w="115" w:type="dxa"/>
            </w:tcMar>
          </w:tcPr>
          <w:p w14:paraId="11224AAB"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Realizar acciones que fortalezcan y den seguimiento a los refugios pesqueros establecidos dentro de la Reserva de la Biosfera</w:t>
            </w:r>
          </w:p>
        </w:tc>
        <w:tc>
          <w:tcPr>
            <w:tcW w:w="660" w:type="pct"/>
            <w:tcMar>
              <w:top w:w="100" w:type="dxa"/>
              <w:left w:w="115" w:type="dxa"/>
              <w:bottom w:w="100" w:type="dxa"/>
              <w:right w:w="115" w:type="dxa"/>
            </w:tcMar>
          </w:tcPr>
          <w:p w14:paraId="6B974362" w14:textId="77777777" w:rsidR="00B54919" w:rsidRPr="00596A3A" w:rsidRDefault="00B54919" w:rsidP="00C80695">
            <w:p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bl>
    <w:p w14:paraId="2EE2B2E3" w14:textId="77777777" w:rsidR="00B54919" w:rsidRPr="00596A3A" w:rsidRDefault="00B54919" w:rsidP="00C80695">
      <w:pPr>
        <w:spacing w:before="0" w:after="0" w:line="240" w:lineRule="auto"/>
        <w:ind w:left="360"/>
        <w:contextualSpacing/>
        <w:jc w:val="left"/>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*Las actividades se presentan en letra cursiva.</w:t>
      </w:r>
    </w:p>
    <w:p w14:paraId="49F574E6" w14:textId="77777777" w:rsidR="00B54919" w:rsidRPr="00596A3A" w:rsidRDefault="00B54919" w:rsidP="00C80695">
      <w:pPr>
        <w:spacing w:before="0" w:after="0" w:line="240" w:lineRule="auto"/>
        <w:ind w:left="360"/>
        <w:contextualSpacing/>
        <w:jc w:val="left"/>
        <w:rPr>
          <w:rFonts w:ascii="Arial" w:hAnsi="Arial" w:cs="Arial"/>
          <w:bCs/>
          <w:sz w:val="20"/>
          <w:szCs w:val="20"/>
        </w:rPr>
      </w:pPr>
    </w:p>
    <w:bookmarkEnd w:id="40"/>
    <w:p w14:paraId="68926B80"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5433066F" w14:textId="2B7C7BE5" w:rsidR="00B54919" w:rsidRPr="00596A3A" w:rsidRDefault="00B54919" w:rsidP="00C80695">
      <w:pPr>
        <w:pStyle w:val="Ttulo2"/>
        <w:rPr>
          <w:lang w:val="es-MX"/>
        </w:rPr>
      </w:pPr>
      <w:bookmarkStart w:id="49" w:name="_Toc474849433"/>
      <w:bookmarkStart w:id="50" w:name="_Toc483396466"/>
      <w:r w:rsidRPr="00596A3A">
        <w:rPr>
          <w:lang w:val="es-MX"/>
        </w:rPr>
        <w:t>6.2.</w:t>
      </w:r>
      <w:r w:rsidR="000B20C8" w:rsidRPr="00596A3A">
        <w:rPr>
          <w:lang w:val="es-MX"/>
        </w:rPr>
        <w:t>4</w:t>
      </w:r>
      <w:r w:rsidRPr="00596A3A">
        <w:rPr>
          <w:lang w:val="es-MX"/>
        </w:rPr>
        <w:t xml:space="preserve"> Componente de patrimonio arqueológico, histórico y cultural</w:t>
      </w:r>
      <w:bookmarkEnd w:id="49"/>
      <w:bookmarkEnd w:id="50"/>
    </w:p>
    <w:p w14:paraId="448AB09B" w14:textId="77777777" w:rsidR="00B54919" w:rsidRPr="00596A3A" w:rsidRDefault="00B54919" w:rsidP="00C80695">
      <w:pPr>
        <w:spacing w:before="0" w:after="0" w:line="240" w:lineRule="auto"/>
        <w:rPr>
          <w:rFonts w:ascii="Arial" w:hAnsi="Arial" w:cs="Arial"/>
        </w:rPr>
      </w:pPr>
    </w:p>
    <w:p w14:paraId="17A613CF"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 xml:space="preserve">Las costas aledañas y mar de la Reserva de la Biosfera Caribe Mexicano han ofrecido rutas de navegación y de intercambio comercial en diversas épocas históricas. Una de las más representativas fue el periodo comprendido durante el esplendor de la civilización maya, los cuales trazaron numerosas rutas por mar, canales, ríos y por tierra (sacbés) que les comunicaban con otras comunidades con las que se producía el intercambio de mercancías, o bien eran utilizadas como rutas de peregrinación religiosa. </w:t>
      </w:r>
    </w:p>
    <w:p w14:paraId="5952BC72" w14:textId="77777777" w:rsidR="00B54919" w:rsidRPr="00596A3A" w:rsidRDefault="00B54919" w:rsidP="00C80695">
      <w:pPr>
        <w:spacing w:before="0" w:after="0" w:line="240" w:lineRule="auto"/>
        <w:rPr>
          <w:rFonts w:ascii="Arial" w:hAnsi="Arial" w:cs="Arial"/>
          <w:sz w:val="20"/>
          <w:szCs w:val="20"/>
        </w:rPr>
      </w:pPr>
    </w:p>
    <w:p w14:paraId="56144FDB" w14:textId="3A23267A"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 xml:space="preserve">Asimismo, en la porción terrestre de la Reserva ubicada al norte del Estado, se encuentran vestigios de un asentamiento maya conocido como Ekab o Ecab y muy cerca de ahí se puede observar una iglesia católica llamada Boca Iglesia, que algunos consideran la primera iglesia católica de toda Latinoamérica. Una segunda época que generó un valioso acervo de vestigios arqueológicos sumergidos fue La Edad de Oro de la Piratería en el Caribe, la cual se presentó en el siglo XVI y que actualmente es estudiada por el Departamento de Arqueología Subacuática del INAH. </w:t>
      </w:r>
    </w:p>
    <w:p w14:paraId="64487AB8" w14:textId="77777777" w:rsidR="00B54919" w:rsidRPr="00596A3A" w:rsidRDefault="00B54919" w:rsidP="00C80695">
      <w:pPr>
        <w:spacing w:before="0" w:after="0" w:line="240" w:lineRule="auto"/>
        <w:rPr>
          <w:rFonts w:ascii="Arial" w:hAnsi="Arial" w:cs="Arial"/>
          <w:sz w:val="20"/>
          <w:szCs w:val="20"/>
        </w:rPr>
      </w:pPr>
    </w:p>
    <w:p w14:paraId="4B98CFD7" w14:textId="77777777" w:rsidR="00B54919" w:rsidRPr="00596A3A" w:rsidRDefault="00B54919" w:rsidP="00C80695">
      <w:pPr>
        <w:spacing w:before="0" w:after="0" w:line="240" w:lineRule="auto"/>
        <w:rPr>
          <w:rFonts w:ascii="Arial" w:eastAsia="Times New Roman" w:hAnsi="Arial" w:cs="Arial"/>
          <w:b/>
          <w:iCs/>
          <w:sz w:val="20"/>
          <w:lang w:eastAsia="es-ES"/>
        </w:rPr>
      </w:pPr>
      <w:r w:rsidRPr="00596A3A">
        <w:rPr>
          <w:rFonts w:ascii="Arial" w:eastAsia="Times New Roman" w:hAnsi="Arial" w:cs="Arial"/>
          <w:b/>
          <w:iCs/>
          <w:sz w:val="20"/>
          <w:lang w:eastAsia="es-ES"/>
        </w:rPr>
        <w:t>Objetivos específicos</w:t>
      </w:r>
    </w:p>
    <w:p w14:paraId="406A53A1" w14:textId="77777777" w:rsidR="00B54919" w:rsidRPr="00596A3A" w:rsidRDefault="00B54919" w:rsidP="00C80695">
      <w:pPr>
        <w:numPr>
          <w:ilvl w:val="0"/>
          <w:numId w:val="46"/>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 xml:space="preserve">Coadyuvar en la conservación del patrimonio cultural e histórico tanto terrestre como sumergido presente en la Reserva de la Biosfera. </w:t>
      </w:r>
    </w:p>
    <w:p w14:paraId="4A17303D" w14:textId="77777777" w:rsidR="00B54919" w:rsidRPr="00596A3A" w:rsidRDefault="00B54919" w:rsidP="00C80695">
      <w:pPr>
        <w:numPr>
          <w:ilvl w:val="0"/>
          <w:numId w:val="46"/>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 xml:space="preserve">Apoyar la generación de conocimiento del patrimonio cultural e histórico. </w:t>
      </w:r>
    </w:p>
    <w:p w14:paraId="76A26B73" w14:textId="77777777" w:rsidR="00B54919" w:rsidRPr="00596A3A" w:rsidRDefault="00B54919" w:rsidP="00C80695">
      <w:pPr>
        <w:autoSpaceDE w:val="0"/>
        <w:autoSpaceDN w:val="0"/>
        <w:adjustRightInd w:val="0"/>
        <w:spacing w:before="0" w:after="0" w:line="240" w:lineRule="auto"/>
        <w:jc w:val="left"/>
        <w:rPr>
          <w:rFonts w:ascii="Arial" w:hAnsi="Arial" w:cs="Arial"/>
        </w:rPr>
      </w:pPr>
    </w:p>
    <w:p w14:paraId="50010C11" w14:textId="77777777" w:rsidR="00B54919" w:rsidRPr="00596A3A" w:rsidRDefault="00B54919" w:rsidP="00C80695">
      <w:pPr>
        <w:widowControl w:val="0"/>
        <w:autoSpaceDE w:val="0"/>
        <w:autoSpaceDN w:val="0"/>
        <w:adjustRightInd w:val="0"/>
        <w:spacing w:before="0" w:after="0" w:line="240" w:lineRule="auto"/>
        <w:ind w:right="1010"/>
        <w:jc w:val="left"/>
        <w:rPr>
          <w:rFonts w:ascii="Arial" w:eastAsia="Times New Roman" w:hAnsi="Arial" w:cs="Arial"/>
          <w:b/>
          <w:iCs/>
          <w:sz w:val="20"/>
          <w:lang w:eastAsia="es-ES"/>
        </w:rPr>
      </w:pPr>
      <w:r w:rsidRPr="00596A3A">
        <w:rPr>
          <w:rFonts w:ascii="Arial" w:eastAsia="Times New Roman" w:hAnsi="Arial" w:cs="Arial"/>
          <w:b/>
          <w:iCs/>
          <w:sz w:val="20"/>
          <w:lang w:eastAsia="es-ES"/>
        </w:rPr>
        <w:t>Metas y resultados esperados</w:t>
      </w:r>
      <w:r w:rsidRPr="00596A3A">
        <w:rPr>
          <w:rFonts w:ascii="Arial" w:eastAsia="Times New Roman" w:hAnsi="Arial" w:cs="Arial"/>
          <w:b/>
          <w:iCs/>
          <w:sz w:val="20"/>
          <w:lang w:eastAsia="es-ES"/>
        </w:rPr>
        <w:tab/>
      </w:r>
    </w:p>
    <w:p w14:paraId="5338DA97" w14:textId="77777777" w:rsidR="00B54919" w:rsidRPr="00596A3A" w:rsidRDefault="00B54919" w:rsidP="00C80695">
      <w:pPr>
        <w:numPr>
          <w:ilvl w:val="0"/>
          <w:numId w:val="46"/>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a mediano plazo, con una estrategia de conservación de los sitios arqueológicos y pecios en colaboración con el INAH.</w:t>
      </w:r>
    </w:p>
    <w:p w14:paraId="4726BAB5" w14:textId="77777777" w:rsidR="00B54919" w:rsidRPr="00596A3A" w:rsidRDefault="00B54919" w:rsidP="00C80695">
      <w:pPr>
        <w:autoSpaceDE w:val="0"/>
        <w:autoSpaceDN w:val="0"/>
        <w:adjustRightInd w:val="0"/>
        <w:spacing w:before="0" w:after="0" w:line="240" w:lineRule="auto"/>
        <w:jc w:val="left"/>
        <w:rPr>
          <w:rFonts w:ascii="Arial" w:hAnsi="Arial" w:cs="Arial"/>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140"/>
        <w:gridCol w:w="1360"/>
      </w:tblGrid>
      <w:tr w:rsidR="00CF435B" w:rsidRPr="00596A3A" w14:paraId="084E40FF" w14:textId="77777777" w:rsidTr="00D103F7">
        <w:trPr>
          <w:trHeight w:val="340"/>
          <w:jc w:val="center"/>
        </w:trPr>
        <w:tc>
          <w:tcPr>
            <w:tcW w:w="4284" w:type="pct"/>
            <w:shd w:val="clear" w:color="auto" w:fill="auto"/>
            <w:vAlign w:val="center"/>
          </w:tcPr>
          <w:p w14:paraId="33D58227" w14:textId="77777777" w:rsidR="00B54919" w:rsidRPr="00596A3A" w:rsidRDefault="00B54919" w:rsidP="00C80695">
            <w:pPr>
              <w:tabs>
                <w:tab w:val="left" w:pos="-720"/>
                <w:tab w:val="left" w:pos="3900"/>
              </w:tabs>
              <w:suppressAutoHyphens/>
              <w:spacing w:before="0" w:after="0" w:line="240" w:lineRule="auto"/>
              <w:jc w:val="left"/>
              <w:rPr>
                <w:rFonts w:ascii="Arial" w:hAnsi="Arial" w:cs="Arial"/>
                <w:b/>
                <w:bCs/>
                <w:iCs/>
                <w:spacing w:val="-2"/>
                <w:sz w:val="20"/>
                <w:szCs w:val="20"/>
              </w:rPr>
            </w:pPr>
            <w:bookmarkStart w:id="51" w:name="_Toc76906431"/>
            <w:bookmarkStart w:id="52" w:name="_Toc193271634"/>
            <w:r w:rsidRPr="00596A3A">
              <w:rPr>
                <w:rFonts w:ascii="Arial" w:hAnsi="Arial" w:cs="Arial"/>
                <w:b/>
                <w:bCs/>
                <w:iCs/>
                <w:spacing w:val="-2"/>
                <w:sz w:val="20"/>
                <w:szCs w:val="20"/>
              </w:rPr>
              <w:t>Actividades* y acciones</w:t>
            </w:r>
          </w:p>
        </w:tc>
        <w:tc>
          <w:tcPr>
            <w:tcW w:w="716" w:type="pct"/>
            <w:shd w:val="clear" w:color="auto" w:fill="auto"/>
            <w:vAlign w:val="center"/>
          </w:tcPr>
          <w:p w14:paraId="20EEE830" w14:textId="77777777" w:rsidR="00B54919" w:rsidRPr="00596A3A" w:rsidRDefault="00B54919" w:rsidP="00C80695">
            <w:pPr>
              <w:tabs>
                <w:tab w:val="left" w:pos="-720"/>
                <w:tab w:val="left" w:pos="3900"/>
              </w:tabs>
              <w:suppressAutoHyphens/>
              <w:spacing w:before="0" w:after="0" w:line="240" w:lineRule="auto"/>
              <w:jc w:val="center"/>
              <w:rPr>
                <w:rFonts w:ascii="Arial" w:hAnsi="Arial" w:cs="Arial"/>
                <w:b/>
                <w:bCs/>
                <w:i/>
                <w:spacing w:val="-2"/>
                <w:sz w:val="20"/>
                <w:szCs w:val="20"/>
              </w:rPr>
            </w:pPr>
            <w:r w:rsidRPr="00596A3A">
              <w:rPr>
                <w:rFonts w:ascii="Arial" w:hAnsi="Arial" w:cs="Arial"/>
                <w:b/>
                <w:bCs/>
                <w:iCs/>
                <w:spacing w:val="-2"/>
                <w:sz w:val="20"/>
                <w:szCs w:val="20"/>
              </w:rPr>
              <w:t>Plazo</w:t>
            </w:r>
          </w:p>
        </w:tc>
      </w:tr>
      <w:tr w:rsidR="00CF435B" w:rsidRPr="00596A3A" w14:paraId="18AB6D4D" w14:textId="77777777" w:rsidTr="00D103F7">
        <w:trPr>
          <w:trHeight w:val="340"/>
          <w:jc w:val="center"/>
        </w:trPr>
        <w:tc>
          <w:tcPr>
            <w:tcW w:w="5000" w:type="pct"/>
            <w:gridSpan w:val="2"/>
            <w:vAlign w:val="center"/>
          </w:tcPr>
          <w:p w14:paraId="3D203C05" w14:textId="77777777" w:rsidR="00B54919" w:rsidRPr="00596A3A" w:rsidRDefault="00B54919" w:rsidP="00C80695">
            <w:pPr>
              <w:tabs>
                <w:tab w:val="left" w:pos="8640"/>
              </w:tabs>
              <w:spacing w:before="0" w:after="0" w:line="240" w:lineRule="auto"/>
              <w:ind w:right="1350"/>
              <w:jc w:val="left"/>
              <w:rPr>
                <w:rFonts w:ascii="Arial" w:hAnsi="Arial" w:cs="Arial"/>
                <w:bCs/>
                <w:i/>
                <w:sz w:val="20"/>
                <w:szCs w:val="20"/>
              </w:rPr>
            </w:pPr>
            <w:r w:rsidRPr="00596A3A">
              <w:rPr>
                <w:rFonts w:ascii="Arial" w:hAnsi="Arial" w:cs="Arial"/>
                <w:bCs/>
                <w:i/>
                <w:sz w:val="20"/>
                <w:szCs w:val="20"/>
              </w:rPr>
              <w:t>Fomentar la conservación de los sitios arqueológicos y pecios</w:t>
            </w:r>
          </w:p>
        </w:tc>
      </w:tr>
      <w:tr w:rsidR="00CF435B" w:rsidRPr="00596A3A" w14:paraId="32D16C91" w14:textId="77777777" w:rsidTr="00D103F7">
        <w:trPr>
          <w:trHeight w:val="340"/>
          <w:jc w:val="center"/>
        </w:trPr>
        <w:tc>
          <w:tcPr>
            <w:tcW w:w="4284" w:type="pct"/>
            <w:vAlign w:val="center"/>
          </w:tcPr>
          <w:p w14:paraId="038CE284"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Promover la elaboración de una estrategia de conservación de los sitios arqueológicos y pecios en conjunto con el INAH</w:t>
            </w:r>
          </w:p>
        </w:tc>
        <w:tc>
          <w:tcPr>
            <w:tcW w:w="716" w:type="pct"/>
            <w:vAlign w:val="center"/>
          </w:tcPr>
          <w:p w14:paraId="4EDA96A1"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M</w:t>
            </w:r>
          </w:p>
        </w:tc>
      </w:tr>
      <w:tr w:rsidR="00CF435B" w:rsidRPr="00596A3A" w14:paraId="11B50569" w14:textId="77777777" w:rsidTr="00D103F7">
        <w:trPr>
          <w:trHeight w:val="340"/>
          <w:jc w:val="center"/>
        </w:trPr>
        <w:tc>
          <w:tcPr>
            <w:tcW w:w="4284" w:type="pct"/>
            <w:vAlign w:val="center"/>
          </w:tcPr>
          <w:p w14:paraId="273EB47E"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pacing w:val="-3"/>
                <w:sz w:val="20"/>
                <w:szCs w:val="20"/>
              </w:rPr>
              <w:t>Facilitar el trabajo de campo, exploración y de investigación en los sitios arqueológicos en la Reserva</w:t>
            </w:r>
          </w:p>
        </w:tc>
        <w:tc>
          <w:tcPr>
            <w:tcW w:w="716" w:type="pct"/>
            <w:vAlign w:val="center"/>
          </w:tcPr>
          <w:p w14:paraId="2B9F19FF"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M</w:t>
            </w:r>
          </w:p>
        </w:tc>
      </w:tr>
      <w:tr w:rsidR="00CF435B" w:rsidRPr="00596A3A" w14:paraId="4BF63033" w14:textId="77777777" w:rsidTr="00D103F7">
        <w:trPr>
          <w:trHeight w:val="340"/>
          <w:jc w:val="center"/>
        </w:trPr>
        <w:tc>
          <w:tcPr>
            <w:tcW w:w="4284" w:type="pct"/>
            <w:vAlign w:val="center"/>
          </w:tcPr>
          <w:p w14:paraId="689D4257" w14:textId="77777777" w:rsidR="00B54919" w:rsidRPr="00596A3A" w:rsidRDefault="00B54919" w:rsidP="00C80695">
            <w:pPr>
              <w:autoSpaceDE w:val="0"/>
              <w:autoSpaceDN w:val="0"/>
              <w:adjustRightInd w:val="0"/>
              <w:spacing w:before="0" w:after="0" w:line="240" w:lineRule="auto"/>
              <w:jc w:val="left"/>
              <w:rPr>
                <w:rFonts w:ascii="Arial" w:hAnsi="Arial" w:cs="Arial"/>
                <w:sz w:val="20"/>
                <w:szCs w:val="20"/>
              </w:rPr>
            </w:pPr>
            <w:r w:rsidRPr="00596A3A">
              <w:rPr>
                <w:rFonts w:ascii="Arial" w:hAnsi="Arial" w:cs="Arial"/>
                <w:sz w:val="20"/>
                <w:szCs w:val="20"/>
              </w:rPr>
              <w:t>Establecer esquemas de colaboración con instituciones e investigadores para la realización de estudios e investigaciones sobre los vestigios arqueológicos y pecios como impulso al conocimiento histórico de la Reserva</w:t>
            </w:r>
          </w:p>
        </w:tc>
        <w:tc>
          <w:tcPr>
            <w:tcW w:w="716" w:type="pct"/>
            <w:vAlign w:val="center"/>
          </w:tcPr>
          <w:p w14:paraId="74070275"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M</w:t>
            </w:r>
          </w:p>
        </w:tc>
      </w:tr>
      <w:tr w:rsidR="00B54919" w:rsidRPr="00596A3A" w14:paraId="7EA78F0C" w14:textId="77777777" w:rsidTr="00D103F7">
        <w:trPr>
          <w:trHeight w:val="340"/>
          <w:jc w:val="center"/>
        </w:trPr>
        <w:tc>
          <w:tcPr>
            <w:tcW w:w="4284" w:type="pct"/>
            <w:vAlign w:val="center"/>
          </w:tcPr>
          <w:p w14:paraId="3EA3EB5F"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Incluir temas arqueológicos, históricos y culturales en los programas de educación ambiental de la Reserva para el conocimiento de la sociedad.</w:t>
            </w:r>
          </w:p>
        </w:tc>
        <w:tc>
          <w:tcPr>
            <w:tcW w:w="716" w:type="pct"/>
            <w:vAlign w:val="center"/>
          </w:tcPr>
          <w:p w14:paraId="318962FF"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M</w:t>
            </w:r>
          </w:p>
        </w:tc>
      </w:tr>
    </w:tbl>
    <w:p w14:paraId="7D27CB52" w14:textId="77777777" w:rsidR="00B54919" w:rsidRPr="00596A3A" w:rsidRDefault="00B54919" w:rsidP="00C80695">
      <w:pPr>
        <w:spacing w:before="0" w:after="0" w:line="240" w:lineRule="auto"/>
        <w:jc w:val="left"/>
        <w:rPr>
          <w:rFonts w:ascii="Arial" w:hAnsi="Arial" w:cs="Arial"/>
          <w:lang w:eastAsia="es-MX"/>
        </w:rPr>
      </w:pPr>
    </w:p>
    <w:p w14:paraId="7AB014AD" w14:textId="4C0177DF" w:rsidR="00B54919" w:rsidRPr="00596A3A" w:rsidRDefault="00B54919" w:rsidP="00C80695">
      <w:pPr>
        <w:pStyle w:val="Ttulo2"/>
        <w:rPr>
          <w:lang w:val="es-MX"/>
        </w:rPr>
      </w:pPr>
      <w:bookmarkStart w:id="53" w:name="_Toc474849434"/>
      <w:bookmarkStart w:id="54" w:name="_Toc483396467"/>
      <w:r w:rsidRPr="00596A3A">
        <w:rPr>
          <w:lang w:val="es-MX"/>
        </w:rPr>
        <w:t>6.2.</w:t>
      </w:r>
      <w:r w:rsidR="000B20C8" w:rsidRPr="00596A3A">
        <w:rPr>
          <w:lang w:val="es-MX"/>
        </w:rPr>
        <w:t>5</w:t>
      </w:r>
      <w:r w:rsidRPr="00596A3A">
        <w:rPr>
          <w:lang w:val="es-MX"/>
        </w:rPr>
        <w:t xml:space="preserve"> Componente de uso público, turismo y recreación al aire libre</w:t>
      </w:r>
      <w:bookmarkEnd w:id="51"/>
      <w:bookmarkEnd w:id="52"/>
      <w:bookmarkEnd w:id="53"/>
      <w:bookmarkEnd w:id="54"/>
    </w:p>
    <w:p w14:paraId="501635D8"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p>
    <w:p w14:paraId="7F1C8930" w14:textId="42E119DA" w:rsidR="00B54919" w:rsidRPr="00596A3A" w:rsidRDefault="00B54919" w:rsidP="00C80695">
      <w:p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 xml:space="preserve">La presencia de arrecifes coralinos, manglares, sistemas lagunares y fenómenos de anidación, agregación de especies carismáticas como las tortugas marinas, el </w:t>
      </w:r>
      <w:r w:rsidR="00CD1EE6">
        <w:rPr>
          <w:rFonts w:ascii="Arial" w:hAnsi="Arial" w:cs="Arial"/>
          <w:sz w:val="20"/>
          <w:szCs w:val="20"/>
        </w:rPr>
        <w:t>T</w:t>
      </w:r>
      <w:r w:rsidRPr="00596A3A">
        <w:rPr>
          <w:rFonts w:ascii="Arial" w:hAnsi="Arial" w:cs="Arial"/>
          <w:sz w:val="20"/>
          <w:szCs w:val="20"/>
        </w:rPr>
        <w:t xml:space="preserve">iburón </w:t>
      </w:r>
      <w:r w:rsidR="00CD1EE6">
        <w:rPr>
          <w:rFonts w:ascii="Arial" w:hAnsi="Arial" w:cs="Arial"/>
          <w:sz w:val="20"/>
          <w:szCs w:val="20"/>
        </w:rPr>
        <w:t>B</w:t>
      </w:r>
      <w:r w:rsidRPr="00596A3A">
        <w:rPr>
          <w:rFonts w:ascii="Arial" w:hAnsi="Arial" w:cs="Arial"/>
          <w:sz w:val="20"/>
          <w:szCs w:val="20"/>
        </w:rPr>
        <w:t xml:space="preserve">allena, tiburón toro, manatí del Caribe, mantarrayas, entre otras, hacen de la Reserva de la Biosfera Caribe Mexicano un sitio con alto valor turístico. </w:t>
      </w:r>
    </w:p>
    <w:p w14:paraId="04C801F5"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p>
    <w:p w14:paraId="07FFCFBA"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 xml:space="preserve">Las actividades turísticas que se desarrollan en la Reserva de la Biosfera son muy diversas y van desde actividades de "sol y playa", acuáticas, subacuáticas, avistamiento de flora y fauna, de aventura, senderismo, pesca deportiva hasta turismo especializado y de investigación. Todas estas actividades contribuyen a generar empleos y recursos financieros para la entidad.  </w:t>
      </w:r>
    </w:p>
    <w:p w14:paraId="7BD0BD20" w14:textId="77777777" w:rsidR="00B54919" w:rsidRPr="00596A3A" w:rsidRDefault="00B54919" w:rsidP="00C80695">
      <w:pPr>
        <w:spacing w:before="0" w:after="0" w:line="240" w:lineRule="auto"/>
        <w:rPr>
          <w:rFonts w:ascii="Arial" w:hAnsi="Arial" w:cs="Arial"/>
          <w:sz w:val="20"/>
          <w:szCs w:val="20"/>
        </w:rPr>
      </w:pPr>
    </w:p>
    <w:p w14:paraId="11F47B6D"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Esta intensa actividad turística y los servicios asociados a ella, generan impactos en los arrecifes coralinos y ecosistemas frágiles, los cuales son altamente sensibles a las variaciones de los factores físicos, químicos y biológicos, así como en la calidad de las aguas transparentes oligotróficas, típicas de la región.</w:t>
      </w:r>
    </w:p>
    <w:p w14:paraId="6B2FAF61"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p>
    <w:p w14:paraId="1F681194"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Por ello en este componente se plasmarán las acciones para lograr un turismo sustentable, ordenado y comprometido en la conservación de su materia prima: la naturaleza. En este sentido, se buscará la coordinación con la Secretaría de Turismo y las Direcciones de Turismo Municipales para la definición de estrategias integrales en el desarrollo turístico presente y futuro de la región.</w:t>
      </w:r>
    </w:p>
    <w:p w14:paraId="76771F79" w14:textId="77777777" w:rsidR="00B54919" w:rsidRPr="00596A3A" w:rsidRDefault="00B54919" w:rsidP="00C80695">
      <w:pPr>
        <w:widowControl w:val="0"/>
        <w:autoSpaceDE w:val="0"/>
        <w:autoSpaceDN w:val="0"/>
        <w:adjustRightInd w:val="0"/>
        <w:spacing w:before="0" w:after="0" w:line="240" w:lineRule="auto"/>
        <w:ind w:right="1010"/>
        <w:jc w:val="left"/>
        <w:rPr>
          <w:rFonts w:ascii="Arial" w:eastAsia="Times New Roman" w:hAnsi="Arial" w:cs="Arial"/>
          <w:b/>
          <w:iCs/>
          <w:lang w:eastAsia="es-ES"/>
        </w:rPr>
      </w:pPr>
    </w:p>
    <w:p w14:paraId="52FF5473" w14:textId="77777777" w:rsidR="00B54919" w:rsidRPr="00596A3A" w:rsidRDefault="00B54919" w:rsidP="00C80695">
      <w:pPr>
        <w:widowControl w:val="0"/>
        <w:autoSpaceDE w:val="0"/>
        <w:autoSpaceDN w:val="0"/>
        <w:adjustRightInd w:val="0"/>
        <w:spacing w:before="0" w:after="0" w:line="240" w:lineRule="auto"/>
        <w:ind w:right="1010"/>
        <w:jc w:val="left"/>
        <w:rPr>
          <w:rFonts w:ascii="Arial" w:eastAsia="Times New Roman" w:hAnsi="Arial" w:cs="Arial"/>
          <w:b/>
          <w:iCs/>
          <w:lang w:eastAsia="es-ES"/>
        </w:rPr>
      </w:pPr>
      <w:r w:rsidRPr="00596A3A">
        <w:rPr>
          <w:rFonts w:ascii="Arial" w:eastAsia="Times New Roman" w:hAnsi="Arial" w:cs="Arial"/>
          <w:b/>
          <w:iCs/>
          <w:lang w:eastAsia="es-ES"/>
        </w:rPr>
        <w:t>Objetivos específicos</w:t>
      </w:r>
    </w:p>
    <w:p w14:paraId="2857A468" w14:textId="77777777" w:rsidR="00B54919" w:rsidRPr="00596A3A" w:rsidRDefault="00B54919" w:rsidP="00C80695">
      <w:pPr>
        <w:widowControl w:val="0"/>
        <w:autoSpaceDE w:val="0"/>
        <w:autoSpaceDN w:val="0"/>
        <w:adjustRightInd w:val="0"/>
        <w:spacing w:before="0" w:after="0" w:line="240" w:lineRule="auto"/>
        <w:ind w:right="1010"/>
        <w:jc w:val="left"/>
        <w:rPr>
          <w:rFonts w:ascii="Arial" w:eastAsia="Times New Roman" w:hAnsi="Arial" w:cs="Arial"/>
          <w:b/>
          <w:iCs/>
          <w:lang w:eastAsia="es-ES"/>
        </w:rPr>
      </w:pPr>
    </w:p>
    <w:p w14:paraId="454B0173" w14:textId="77777777" w:rsidR="00B54919" w:rsidRPr="00596A3A" w:rsidRDefault="00B54919" w:rsidP="00C80695">
      <w:pPr>
        <w:numPr>
          <w:ilvl w:val="0"/>
          <w:numId w:val="41"/>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lastRenderedPageBreak/>
        <w:t>Minimizar el impacto ambiental ocasionado por las actividades turístico recreativas, fortaleciendo el desarrollo de actividades turísticas de bajo impacto ambiental como herramienta para el aprovechamiento de los recursos naturales</w:t>
      </w:r>
    </w:p>
    <w:p w14:paraId="6983602F" w14:textId="77777777" w:rsidR="00B54919" w:rsidRPr="00596A3A" w:rsidRDefault="00B54919" w:rsidP="00C80695">
      <w:pPr>
        <w:numPr>
          <w:ilvl w:val="0"/>
          <w:numId w:val="41"/>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la elaboración de estudios de capacidad de carga o límite de cambio aceptable conforme a la subzonificación establecida.</w:t>
      </w:r>
    </w:p>
    <w:p w14:paraId="700DC8E2" w14:textId="77777777" w:rsidR="00B54919" w:rsidRPr="00596A3A" w:rsidRDefault="00B54919" w:rsidP="00C80695">
      <w:pPr>
        <w:numPr>
          <w:ilvl w:val="0"/>
          <w:numId w:val="41"/>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Lograr que las actividades turísticas y recreativas se lleven a cabo en apego a la normatividad establecida.</w:t>
      </w:r>
    </w:p>
    <w:p w14:paraId="5BE06FD3" w14:textId="77777777" w:rsidR="00B54919" w:rsidRPr="00596A3A" w:rsidRDefault="00B54919" w:rsidP="00C80695">
      <w:pPr>
        <w:numPr>
          <w:ilvl w:val="0"/>
          <w:numId w:val="41"/>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Fomentar la colaboración transversal y coordinación con los tres órdenes de gobierno y para fortalecer el tema de turismo sustentable en las políticas públicas que apliquen a la RBCM y a su zona de influencia. </w:t>
      </w:r>
    </w:p>
    <w:p w14:paraId="4C2ED6E1" w14:textId="77777777" w:rsidR="00B54919" w:rsidRPr="00596A3A" w:rsidRDefault="00B54919" w:rsidP="00C80695">
      <w:pPr>
        <w:widowControl w:val="0"/>
        <w:autoSpaceDE w:val="0"/>
        <w:autoSpaceDN w:val="0"/>
        <w:adjustRightInd w:val="0"/>
        <w:spacing w:before="0" w:after="0" w:line="240" w:lineRule="auto"/>
        <w:ind w:right="1010"/>
        <w:jc w:val="left"/>
        <w:rPr>
          <w:rFonts w:ascii="Arial" w:eastAsia="Times New Roman" w:hAnsi="Arial" w:cs="Arial"/>
          <w:b/>
          <w:iCs/>
          <w:lang w:eastAsia="es-ES"/>
        </w:rPr>
      </w:pPr>
    </w:p>
    <w:p w14:paraId="3BF65ECA" w14:textId="77777777" w:rsidR="00B54919" w:rsidRPr="00596A3A" w:rsidRDefault="00B54919" w:rsidP="00C80695">
      <w:pPr>
        <w:widowControl w:val="0"/>
        <w:autoSpaceDE w:val="0"/>
        <w:autoSpaceDN w:val="0"/>
        <w:adjustRightInd w:val="0"/>
        <w:spacing w:before="0" w:after="0" w:line="240" w:lineRule="auto"/>
        <w:ind w:right="1010"/>
        <w:jc w:val="left"/>
        <w:rPr>
          <w:rFonts w:ascii="Arial" w:eastAsia="Times New Roman" w:hAnsi="Arial" w:cs="Arial"/>
          <w:b/>
          <w:iCs/>
          <w:lang w:eastAsia="es-ES"/>
        </w:rPr>
      </w:pPr>
      <w:r w:rsidRPr="00596A3A">
        <w:rPr>
          <w:rFonts w:ascii="Arial" w:eastAsia="Times New Roman" w:hAnsi="Arial" w:cs="Arial"/>
          <w:b/>
          <w:iCs/>
          <w:lang w:eastAsia="es-ES"/>
        </w:rPr>
        <w:t>Metas y resultados esperados</w:t>
      </w:r>
    </w:p>
    <w:p w14:paraId="759F382E" w14:textId="77777777" w:rsidR="00B54919" w:rsidRPr="00596A3A" w:rsidRDefault="00B54919" w:rsidP="00C80695">
      <w:pPr>
        <w:widowControl w:val="0"/>
        <w:autoSpaceDE w:val="0"/>
        <w:autoSpaceDN w:val="0"/>
        <w:adjustRightInd w:val="0"/>
        <w:spacing w:before="0" w:after="0" w:line="240" w:lineRule="auto"/>
        <w:ind w:right="1010"/>
        <w:jc w:val="left"/>
        <w:rPr>
          <w:rFonts w:ascii="Arial" w:eastAsia="Times New Roman" w:hAnsi="Arial" w:cs="Arial"/>
          <w:b/>
          <w:iCs/>
          <w:lang w:eastAsia="es-ES"/>
        </w:rPr>
      </w:pPr>
    </w:p>
    <w:p w14:paraId="783B43E1" w14:textId="77777777" w:rsidR="00B54919" w:rsidRPr="00596A3A" w:rsidRDefault="00B54919" w:rsidP="00C80695">
      <w:pPr>
        <w:numPr>
          <w:ilvl w:val="0"/>
          <w:numId w:val="41"/>
        </w:numPr>
        <w:tabs>
          <w:tab w:val="num" w:pos="360"/>
        </w:tabs>
        <w:spacing w:before="0" w:after="0" w:line="240" w:lineRule="auto"/>
        <w:ind w:left="360"/>
        <w:rPr>
          <w:rFonts w:ascii="Arial" w:hAnsi="Arial" w:cs="Arial"/>
          <w:sz w:val="20"/>
          <w:szCs w:val="20"/>
        </w:rPr>
      </w:pPr>
      <w:r w:rsidRPr="00596A3A">
        <w:rPr>
          <w:rFonts w:ascii="Arial" w:hAnsi="Arial" w:cs="Arial"/>
          <w:sz w:val="20"/>
          <w:szCs w:val="20"/>
        </w:rPr>
        <w:t>Contar a corto plazo con un padrón de prestadores de servicios turísticos que operan en la Reserva de la Biosfera Caribe Mexicano.</w:t>
      </w:r>
    </w:p>
    <w:p w14:paraId="14A802A8" w14:textId="77777777" w:rsidR="00B54919" w:rsidRPr="00596A3A" w:rsidRDefault="00B54919" w:rsidP="00C80695">
      <w:pPr>
        <w:numPr>
          <w:ilvl w:val="0"/>
          <w:numId w:val="41"/>
        </w:numPr>
        <w:tabs>
          <w:tab w:val="num" w:pos="360"/>
        </w:tabs>
        <w:spacing w:before="0" w:after="0" w:line="240" w:lineRule="auto"/>
        <w:ind w:left="360"/>
        <w:rPr>
          <w:rFonts w:ascii="Arial" w:hAnsi="Arial" w:cs="Arial"/>
          <w:sz w:val="20"/>
          <w:szCs w:val="20"/>
        </w:rPr>
      </w:pPr>
      <w:r w:rsidRPr="00596A3A">
        <w:rPr>
          <w:rFonts w:ascii="Arial" w:hAnsi="Arial" w:cs="Arial"/>
          <w:sz w:val="20"/>
          <w:szCs w:val="20"/>
        </w:rPr>
        <w:t>Lograr en el corto plazo, que los prestadores de servicios turísticos obtengan las autorizaciones correspondientes para la prestación de actividades turísticas y adopten buenas prácticas, minimizando los impactos negativos.</w:t>
      </w:r>
    </w:p>
    <w:p w14:paraId="0C7A9A83" w14:textId="77777777" w:rsidR="00B54919" w:rsidRPr="00596A3A" w:rsidRDefault="00B54919" w:rsidP="00C80695">
      <w:pPr>
        <w:numPr>
          <w:ilvl w:val="0"/>
          <w:numId w:val="41"/>
        </w:numPr>
        <w:tabs>
          <w:tab w:val="num" w:pos="360"/>
        </w:tabs>
        <w:spacing w:before="0" w:after="0" w:line="240" w:lineRule="auto"/>
        <w:ind w:left="360"/>
        <w:rPr>
          <w:rFonts w:ascii="Arial" w:hAnsi="Arial" w:cs="Arial"/>
          <w:sz w:val="20"/>
          <w:szCs w:val="20"/>
        </w:rPr>
      </w:pPr>
      <w:r w:rsidRPr="00596A3A">
        <w:rPr>
          <w:rFonts w:ascii="Arial" w:hAnsi="Arial" w:cs="Arial"/>
          <w:sz w:val="20"/>
          <w:szCs w:val="20"/>
        </w:rPr>
        <w:t>Diseñar y gestionar a mediano plazo un sistema de señalización marina y terrestre en la Reserva de la Biosfera.</w:t>
      </w:r>
    </w:p>
    <w:p w14:paraId="56863EE6" w14:textId="77777777" w:rsidR="00B54919" w:rsidRPr="00596A3A" w:rsidRDefault="00B54919" w:rsidP="00C80695">
      <w:pPr>
        <w:spacing w:before="0" w:after="0" w:line="240" w:lineRule="auto"/>
        <w:jc w:val="left"/>
        <w:rPr>
          <w:rFonts w:ascii="Arial" w:hAnsi="Arial" w:cs="Arial"/>
        </w:rPr>
      </w:pPr>
    </w:p>
    <w:tbl>
      <w:tblPr>
        <w:tblW w:w="4965" w:type="pct"/>
        <w:jc w:val="center"/>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A0" w:firstRow="1" w:lastRow="0" w:firstColumn="1" w:lastColumn="0" w:noHBand="0" w:noVBand="0"/>
      </w:tblPr>
      <w:tblGrid>
        <w:gridCol w:w="8150"/>
        <w:gridCol w:w="1284"/>
      </w:tblGrid>
      <w:tr w:rsidR="00CF435B" w:rsidRPr="00596A3A" w14:paraId="65D6C0D4" w14:textId="77777777" w:rsidTr="00D103F7">
        <w:trPr>
          <w:jc w:val="center"/>
        </w:trPr>
        <w:tc>
          <w:tcPr>
            <w:tcW w:w="8188" w:type="dxa"/>
            <w:tcMar>
              <w:top w:w="100" w:type="dxa"/>
              <w:left w:w="70" w:type="dxa"/>
              <w:bottom w:w="100" w:type="dxa"/>
              <w:right w:w="70" w:type="dxa"/>
            </w:tcMar>
          </w:tcPr>
          <w:p w14:paraId="7727D6F1" w14:textId="77777777" w:rsidR="00B54919" w:rsidRPr="00596A3A" w:rsidRDefault="00B54919" w:rsidP="00C80695">
            <w:pPr>
              <w:spacing w:before="0" w:after="0" w:line="240" w:lineRule="auto"/>
              <w:jc w:val="left"/>
              <w:rPr>
                <w:rFonts w:ascii="Arial" w:hAnsi="Arial" w:cs="Arial"/>
                <w:b/>
                <w:sz w:val="20"/>
                <w:szCs w:val="20"/>
              </w:rPr>
            </w:pPr>
            <w:r w:rsidRPr="00596A3A">
              <w:rPr>
                <w:rFonts w:ascii="Arial" w:hAnsi="Arial" w:cs="Arial"/>
                <w:b/>
                <w:sz w:val="20"/>
                <w:szCs w:val="20"/>
              </w:rPr>
              <w:t>Actividades* y acciones</w:t>
            </w:r>
          </w:p>
        </w:tc>
        <w:tc>
          <w:tcPr>
            <w:tcW w:w="1289" w:type="dxa"/>
            <w:tcMar>
              <w:top w:w="100" w:type="dxa"/>
              <w:left w:w="70" w:type="dxa"/>
              <w:bottom w:w="100" w:type="dxa"/>
              <w:right w:w="70" w:type="dxa"/>
            </w:tcMar>
          </w:tcPr>
          <w:p w14:paraId="4E6DD023" w14:textId="77777777" w:rsidR="00B54919" w:rsidRPr="00596A3A" w:rsidRDefault="00B54919" w:rsidP="00C80695">
            <w:pPr>
              <w:spacing w:before="0" w:after="0" w:line="240" w:lineRule="auto"/>
              <w:jc w:val="left"/>
              <w:rPr>
                <w:rFonts w:ascii="Arial" w:hAnsi="Arial" w:cs="Arial"/>
                <w:b/>
                <w:sz w:val="20"/>
                <w:szCs w:val="20"/>
              </w:rPr>
            </w:pPr>
            <w:r w:rsidRPr="00596A3A">
              <w:rPr>
                <w:rFonts w:ascii="Arial" w:hAnsi="Arial" w:cs="Arial"/>
                <w:b/>
                <w:sz w:val="20"/>
                <w:szCs w:val="20"/>
              </w:rPr>
              <w:t>Plazo</w:t>
            </w:r>
          </w:p>
        </w:tc>
      </w:tr>
      <w:tr w:rsidR="00CF435B" w:rsidRPr="00596A3A" w14:paraId="5EDFBEF0" w14:textId="77777777" w:rsidTr="00D103F7">
        <w:trPr>
          <w:jc w:val="center"/>
        </w:trPr>
        <w:tc>
          <w:tcPr>
            <w:tcW w:w="9477" w:type="dxa"/>
            <w:gridSpan w:val="2"/>
            <w:tcMar>
              <w:top w:w="100" w:type="dxa"/>
              <w:left w:w="70" w:type="dxa"/>
              <w:bottom w:w="100" w:type="dxa"/>
              <w:right w:w="70" w:type="dxa"/>
            </w:tcMar>
          </w:tcPr>
          <w:p w14:paraId="7AB0775A" w14:textId="77777777" w:rsidR="00B54919" w:rsidRPr="00596A3A" w:rsidRDefault="00B54919" w:rsidP="00C80695">
            <w:pPr>
              <w:spacing w:before="0" w:after="0" w:line="240" w:lineRule="auto"/>
              <w:jc w:val="left"/>
              <w:rPr>
                <w:rFonts w:ascii="Arial" w:hAnsi="Arial" w:cs="Arial"/>
                <w:i/>
                <w:sz w:val="20"/>
                <w:szCs w:val="20"/>
              </w:rPr>
            </w:pPr>
            <w:r w:rsidRPr="00596A3A">
              <w:rPr>
                <w:rFonts w:ascii="Arial" w:hAnsi="Arial" w:cs="Arial"/>
                <w:i/>
                <w:sz w:val="20"/>
                <w:szCs w:val="20"/>
              </w:rPr>
              <w:t>Fomentar el turismo sustentable</w:t>
            </w:r>
          </w:p>
        </w:tc>
      </w:tr>
      <w:tr w:rsidR="00CF435B" w:rsidRPr="00596A3A" w14:paraId="7715600A" w14:textId="77777777" w:rsidTr="00D103F7">
        <w:trPr>
          <w:jc w:val="center"/>
        </w:trPr>
        <w:tc>
          <w:tcPr>
            <w:tcW w:w="8188" w:type="dxa"/>
            <w:tcMar>
              <w:top w:w="100" w:type="dxa"/>
              <w:left w:w="70" w:type="dxa"/>
              <w:bottom w:w="100" w:type="dxa"/>
              <w:right w:w="70" w:type="dxa"/>
            </w:tcMar>
          </w:tcPr>
          <w:p w14:paraId="48ACF825"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Promover la adopción de las buenas prácticas dirigida a prestadores de servicios turísticos y visitantes</w:t>
            </w:r>
          </w:p>
        </w:tc>
        <w:tc>
          <w:tcPr>
            <w:tcW w:w="1289" w:type="dxa"/>
            <w:tcMar>
              <w:top w:w="100" w:type="dxa"/>
              <w:left w:w="70" w:type="dxa"/>
              <w:bottom w:w="100" w:type="dxa"/>
              <w:right w:w="70" w:type="dxa"/>
            </w:tcMar>
          </w:tcPr>
          <w:p w14:paraId="2EB8800E"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P</w:t>
            </w:r>
          </w:p>
        </w:tc>
      </w:tr>
      <w:tr w:rsidR="00CF435B" w:rsidRPr="00596A3A" w14:paraId="0199AF23" w14:textId="77777777" w:rsidTr="00D103F7">
        <w:trPr>
          <w:jc w:val="center"/>
        </w:trPr>
        <w:tc>
          <w:tcPr>
            <w:tcW w:w="8188" w:type="dxa"/>
            <w:tcMar>
              <w:top w:w="100" w:type="dxa"/>
              <w:left w:w="70" w:type="dxa"/>
              <w:bottom w:w="100" w:type="dxa"/>
              <w:right w:w="70" w:type="dxa"/>
            </w:tcMar>
            <w:vAlign w:val="center"/>
          </w:tcPr>
          <w:p w14:paraId="0A12605D"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Promover y apoyar a los prestadores de servicios turísticos para la obtención de las autorizaciones correspondientes para el desarrollo de sus actividades</w:t>
            </w:r>
          </w:p>
        </w:tc>
        <w:tc>
          <w:tcPr>
            <w:tcW w:w="1289" w:type="dxa"/>
            <w:tcMar>
              <w:top w:w="100" w:type="dxa"/>
              <w:left w:w="70" w:type="dxa"/>
              <w:bottom w:w="100" w:type="dxa"/>
              <w:right w:w="70" w:type="dxa"/>
            </w:tcMar>
          </w:tcPr>
          <w:p w14:paraId="7E078581"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P</w:t>
            </w:r>
          </w:p>
        </w:tc>
      </w:tr>
      <w:tr w:rsidR="00CF435B" w:rsidRPr="00596A3A" w14:paraId="22FFB602" w14:textId="77777777" w:rsidTr="00D103F7">
        <w:trPr>
          <w:jc w:val="center"/>
        </w:trPr>
        <w:tc>
          <w:tcPr>
            <w:tcW w:w="8188" w:type="dxa"/>
            <w:tcMar>
              <w:top w:w="100" w:type="dxa"/>
              <w:left w:w="70" w:type="dxa"/>
              <w:bottom w:w="100" w:type="dxa"/>
              <w:right w:w="70" w:type="dxa"/>
            </w:tcMar>
          </w:tcPr>
          <w:p w14:paraId="7FE07C32"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Implementar talleres de capacitación a prestadores de servicios, guías y capitanes sobre la importancia y conservación de los ecosistemas de la Reserva, reglamentación y buenas prácticas</w:t>
            </w:r>
          </w:p>
        </w:tc>
        <w:tc>
          <w:tcPr>
            <w:tcW w:w="1289" w:type="dxa"/>
            <w:tcMar>
              <w:top w:w="100" w:type="dxa"/>
              <w:left w:w="70" w:type="dxa"/>
              <w:bottom w:w="100" w:type="dxa"/>
              <w:right w:w="70" w:type="dxa"/>
            </w:tcMar>
          </w:tcPr>
          <w:p w14:paraId="620989FE"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P</w:t>
            </w:r>
          </w:p>
        </w:tc>
      </w:tr>
      <w:tr w:rsidR="00CF435B" w:rsidRPr="00596A3A" w14:paraId="264E21D3" w14:textId="77777777" w:rsidTr="00D103F7">
        <w:trPr>
          <w:jc w:val="center"/>
        </w:trPr>
        <w:tc>
          <w:tcPr>
            <w:tcW w:w="8188" w:type="dxa"/>
            <w:tcMar>
              <w:top w:w="100" w:type="dxa"/>
              <w:left w:w="70" w:type="dxa"/>
              <w:bottom w:w="100" w:type="dxa"/>
              <w:right w:w="70" w:type="dxa"/>
            </w:tcMar>
          </w:tcPr>
          <w:p w14:paraId="46F6314F"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Promover el desarrollo de proyectos sustentables entre los prestadores de servicios turísticos que fomenten el turismo de naturaleza</w:t>
            </w:r>
          </w:p>
        </w:tc>
        <w:tc>
          <w:tcPr>
            <w:tcW w:w="1289" w:type="dxa"/>
            <w:tcMar>
              <w:top w:w="100" w:type="dxa"/>
              <w:left w:w="70" w:type="dxa"/>
              <w:bottom w:w="100" w:type="dxa"/>
              <w:right w:w="70" w:type="dxa"/>
            </w:tcMar>
          </w:tcPr>
          <w:p w14:paraId="6DCE8195"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P</w:t>
            </w:r>
          </w:p>
        </w:tc>
      </w:tr>
      <w:tr w:rsidR="00CF435B" w:rsidRPr="00596A3A" w14:paraId="2698C04A" w14:textId="77777777" w:rsidTr="00D103F7">
        <w:trPr>
          <w:jc w:val="center"/>
        </w:trPr>
        <w:tc>
          <w:tcPr>
            <w:tcW w:w="8188" w:type="dxa"/>
            <w:shd w:val="clear" w:color="auto" w:fill="auto"/>
            <w:tcMar>
              <w:top w:w="100" w:type="dxa"/>
              <w:left w:w="70" w:type="dxa"/>
              <w:bottom w:w="100" w:type="dxa"/>
              <w:right w:w="70" w:type="dxa"/>
            </w:tcMar>
          </w:tcPr>
          <w:p w14:paraId="1E745653"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Fomentar alternativas turísticas para disminuir la carga de visitantes en sitios específicos, como el hundimiento de pecios o la instalación de estructuras para generación de hábitats artificiales</w:t>
            </w:r>
          </w:p>
        </w:tc>
        <w:tc>
          <w:tcPr>
            <w:tcW w:w="1289" w:type="dxa"/>
            <w:tcMar>
              <w:top w:w="100" w:type="dxa"/>
              <w:left w:w="70" w:type="dxa"/>
              <w:bottom w:w="100" w:type="dxa"/>
              <w:right w:w="70" w:type="dxa"/>
            </w:tcMar>
          </w:tcPr>
          <w:p w14:paraId="70206A3E"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P</w:t>
            </w:r>
          </w:p>
        </w:tc>
      </w:tr>
      <w:tr w:rsidR="00CF435B" w:rsidRPr="00596A3A" w14:paraId="5212D2EF" w14:textId="77777777" w:rsidTr="00D103F7">
        <w:trPr>
          <w:jc w:val="center"/>
        </w:trPr>
        <w:tc>
          <w:tcPr>
            <w:tcW w:w="9477" w:type="dxa"/>
            <w:gridSpan w:val="2"/>
            <w:tcMar>
              <w:top w:w="100" w:type="dxa"/>
              <w:left w:w="70" w:type="dxa"/>
              <w:bottom w:w="100" w:type="dxa"/>
              <w:right w:w="70" w:type="dxa"/>
            </w:tcMar>
          </w:tcPr>
          <w:p w14:paraId="4D15A2C9"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i/>
                <w:sz w:val="20"/>
                <w:szCs w:val="20"/>
              </w:rPr>
              <w:t>Implementar acciones para la prevención y mitigación de los impactos del turismo en los ecosistemas y el paisaje</w:t>
            </w:r>
          </w:p>
        </w:tc>
      </w:tr>
      <w:tr w:rsidR="00CF435B" w:rsidRPr="00596A3A" w14:paraId="43E78A1A" w14:textId="77777777" w:rsidTr="00D103F7">
        <w:trPr>
          <w:jc w:val="center"/>
        </w:trPr>
        <w:tc>
          <w:tcPr>
            <w:tcW w:w="8188" w:type="dxa"/>
            <w:tcMar>
              <w:top w:w="100" w:type="dxa"/>
              <w:left w:w="70" w:type="dxa"/>
              <w:bottom w:w="100" w:type="dxa"/>
              <w:right w:w="70" w:type="dxa"/>
            </w:tcMar>
          </w:tcPr>
          <w:p w14:paraId="3732F377"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 xml:space="preserve">Impulsar la adopción de criterios de bajo impacto en el desarrollo de infraestructura y actividades turísticas </w:t>
            </w:r>
          </w:p>
        </w:tc>
        <w:tc>
          <w:tcPr>
            <w:tcW w:w="1289" w:type="dxa"/>
            <w:tcMar>
              <w:top w:w="100" w:type="dxa"/>
              <w:left w:w="70" w:type="dxa"/>
              <w:bottom w:w="100" w:type="dxa"/>
              <w:right w:w="70" w:type="dxa"/>
            </w:tcMar>
          </w:tcPr>
          <w:p w14:paraId="38B2F180"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P</w:t>
            </w:r>
          </w:p>
        </w:tc>
      </w:tr>
      <w:tr w:rsidR="00CF435B" w:rsidRPr="00596A3A" w14:paraId="525D1FE2" w14:textId="77777777" w:rsidTr="00D103F7">
        <w:trPr>
          <w:trHeight w:val="410"/>
          <w:jc w:val="center"/>
        </w:trPr>
        <w:tc>
          <w:tcPr>
            <w:tcW w:w="8188" w:type="dxa"/>
            <w:tcMar>
              <w:top w:w="100" w:type="dxa"/>
              <w:left w:w="70" w:type="dxa"/>
              <w:bottom w:w="100" w:type="dxa"/>
              <w:right w:w="70" w:type="dxa"/>
            </w:tcMar>
          </w:tcPr>
          <w:p w14:paraId="24A9CFAE"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Vigilar la aplicación de la subzonificación y normatividad, en el desarrollo de infraestructura y actividades turísticas</w:t>
            </w:r>
          </w:p>
        </w:tc>
        <w:tc>
          <w:tcPr>
            <w:tcW w:w="1289" w:type="dxa"/>
            <w:tcMar>
              <w:top w:w="100" w:type="dxa"/>
              <w:left w:w="70" w:type="dxa"/>
              <w:bottom w:w="100" w:type="dxa"/>
              <w:right w:w="70" w:type="dxa"/>
            </w:tcMar>
          </w:tcPr>
          <w:p w14:paraId="2190FD96"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P</w:t>
            </w:r>
          </w:p>
        </w:tc>
      </w:tr>
      <w:tr w:rsidR="00CF435B" w:rsidRPr="00596A3A" w14:paraId="42D1B693" w14:textId="77777777" w:rsidTr="00D103F7">
        <w:trPr>
          <w:jc w:val="center"/>
        </w:trPr>
        <w:tc>
          <w:tcPr>
            <w:tcW w:w="8188" w:type="dxa"/>
            <w:tcMar>
              <w:top w:w="100" w:type="dxa"/>
              <w:left w:w="70" w:type="dxa"/>
              <w:bottom w:w="100" w:type="dxa"/>
              <w:right w:w="70" w:type="dxa"/>
            </w:tcMar>
          </w:tcPr>
          <w:p w14:paraId="599D0A60"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Identificar y gestionar con la autoridad competente la señalización necesaria para las áreas con alta demanda turística o de áreas frágiles</w:t>
            </w:r>
          </w:p>
        </w:tc>
        <w:tc>
          <w:tcPr>
            <w:tcW w:w="1289" w:type="dxa"/>
            <w:tcMar>
              <w:top w:w="100" w:type="dxa"/>
              <w:left w:w="70" w:type="dxa"/>
              <w:bottom w:w="100" w:type="dxa"/>
              <w:right w:w="70" w:type="dxa"/>
            </w:tcMar>
          </w:tcPr>
          <w:p w14:paraId="78A3E694"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M</w:t>
            </w:r>
          </w:p>
        </w:tc>
      </w:tr>
      <w:tr w:rsidR="00CF435B" w:rsidRPr="00596A3A" w14:paraId="0D5782BE" w14:textId="77777777" w:rsidTr="00D103F7">
        <w:trPr>
          <w:jc w:val="center"/>
        </w:trPr>
        <w:tc>
          <w:tcPr>
            <w:tcW w:w="8188" w:type="dxa"/>
            <w:tcMar>
              <w:top w:w="100" w:type="dxa"/>
              <w:left w:w="70" w:type="dxa"/>
              <w:bottom w:w="100" w:type="dxa"/>
              <w:right w:w="70" w:type="dxa"/>
            </w:tcMar>
          </w:tcPr>
          <w:p w14:paraId="0255F428" w14:textId="4E747B11"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 xml:space="preserve">Promover el uso de motores ecológicos y el uso </w:t>
            </w:r>
            <w:r w:rsidR="00CD1EE6">
              <w:rPr>
                <w:rFonts w:ascii="Arial" w:hAnsi="Arial" w:cs="Arial"/>
                <w:sz w:val="20"/>
                <w:szCs w:val="20"/>
              </w:rPr>
              <w:t>de</w:t>
            </w:r>
            <w:r w:rsidRPr="00596A3A">
              <w:rPr>
                <w:rFonts w:ascii="Arial" w:hAnsi="Arial" w:cs="Arial"/>
                <w:sz w:val="20"/>
                <w:szCs w:val="20"/>
              </w:rPr>
              <w:t xml:space="preserve"> motores de bajo caballaje en sitios </w:t>
            </w:r>
            <w:r w:rsidRPr="00596A3A">
              <w:rPr>
                <w:rFonts w:ascii="Arial" w:hAnsi="Arial" w:cs="Arial"/>
                <w:sz w:val="20"/>
                <w:szCs w:val="20"/>
              </w:rPr>
              <w:lastRenderedPageBreak/>
              <w:t>someros y sensibles a perturbaciones</w:t>
            </w:r>
          </w:p>
        </w:tc>
        <w:tc>
          <w:tcPr>
            <w:tcW w:w="1289" w:type="dxa"/>
            <w:tcMar>
              <w:top w:w="100" w:type="dxa"/>
              <w:left w:w="70" w:type="dxa"/>
              <w:bottom w:w="100" w:type="dxa"/>
              <w:right w:w="70" w:type="dxa"/>
            </w:tcMar>
          </w:tcPr>
          <w:p w14:paraId="36845256"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lastRenderedPageBreak/>
              <w:t>P</w:t>
            </w:r>
          </w:p>
        </w:tc>
      </w:tr>
      <w:tr w:rsidR="00CF435B" w:rsidRPr="00596A3A" w14:paraId="27719801" w14:textId="77777777" w:rsidTr="00D103F7">
        <w:trPr>
          <w:jc w:val="center"/>
        </w:trPr>
        <w:tc>
          <w:tcPr>
            <w:tcW w:w="9477" w:type="dxa"/>
            <w:gridSpan w:val="2"/>
            <w:tcMar>
              <w:top w:w="100" w:type="dxa"/>
              <w:left w:w="70" w:type="dxa"/>
              <w:bottom w:w="100" w:type="dxa"/>
              <w:right w:w="70" w:type="dxa"/>
            </w:tcMar>
          </w:tcPr>
          <w:p w14:paraId="713F60CD" w14:textId="77777777" w:rsidR="00B54919" w:rsidRPr="00596A3A" w:rsidRDefault="00B54919" w:rsidP="00C80695">
            <w:pPr>
              <w:spacing w:before="0" w:after="0" w:line="240" w:lineRule="auto"/>
              <w:jc w:val="left"/>
              <w:rPr>
                <w:rFonts w:ascii="Arial" w:hAnsi="Arial" w:cs="Arial"/>
                <w:i/>
                <w:sz w:val="20"/>
                <w:szCs w:val="20"/>
              </w:rPr>
            </w:pPr>
            <w:r w:rsidRPr="00596A3A">
              <w:rPr>
                <w:rFonts w:ascii="Arial" w:hAnsi="Arial" w:cs="Arial"/>
                <w:i/>
                <w:sz w:val="20"/>
                <w:szCs w:val="20"/>
              </w:rPr>
              <w:lastRenderedPageBreak/>
              <w:t>Coordinación interinstitucional y transversalidad de políticas públicas</w:t>
            </w:r>
          </w:p>
        </w:tc>
      </w:tr>
      <w:tr w:rsidR="00CF435B" w:rsidRPr="00596A3A" w14:paraId="2F948D28" w14:textId="77777777" w:rsidTr="00D103F7">
        <w:trPr>
          <w:jc w:val="center"/>
        </w:trPr>
        <w:tc>
          <w:tcPr>
            <w:tcW w:w="8188" w:type="dxa"/>
            <w:tcMar>
              <w:top w:w="100" w:type="dxa"/>
              <w:left w:w="70" w:type="dxa"/>
              <w:bottom w:w="100" w:type="dxa"/>
              <w:right w:w="70" w:type="dxa"/>
            </w:tcMar>
          </w:tcPr>
          <w:p w14:paraId="4BE117AF"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Participar en las reuniones de trabajo, actualización y modificación de los instrumentos de planeación local</w:t>
            </w:r>
          </w:p>
        </w:tc>
        <w:tc>
          <w:tcPr>
            <w:tcW w:w="1289" w:type="dxa"/>
            <w:tcMar>
              <w:top w:w="100" w:type="dxa"/>
              <w:left w:w="70" w:type="dxa"/>
              <w:bottom w:w="100" w:type="dxa"/>
              <w:right w:w="70" w:type="dxa"/>
            </w:tcMar>
          </w:tcPr>
          <w:p w14:paraId="15566CB1"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P</w:t>
            </w:r>
          </w:p>
        </w:tc>
      </w:tr>
      <w:tr w:rsidR="00CF435B" w:rsidRPr="00596A3A" w14:paraId="2C1DBFD4" w14:textId="77777777" w:rsidTr="00D103F7">
        <w:trPr>
          <w:jc w:val="center"/>
        </w:trPr>
        <w:tc>
          <w:tcPr>
            <w:tcW w:w="8188" w:type="dxa"/>
            <w:tcMar>
              <w:top w:w="100" w:type="dxa"/>
              <w:left w:w="70" w:type="dxa"/>
              <w:bottom w:w="100" w:type="dxa"/>
              <w:right w:w="70" w:type="dxa"/>
            </w:tcMar>
          </w:tcPr>
          <w:p w14:paraId="70F7FC9D"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Fomentar acciones de capacitación de guías de turismo y acreditaciones por parte de SECTUR</w:t>
            </w:r>
          </w:p>
        </w:tc>
        <w:tc>
          <w:tcPr>
            <w:tcW w:w="1289" w:type="dxa"/>
            <w:tcMar>
              <w:top w:w="100" w:type="dxa"/>
              <w:left w:w="70" w:type="dxa"/>
              <w:bottom w:w="100" w:type="dxa"/>
              <w:right w:w="70" w:type="dxa"/>
            </w:tcMar>
          </w:tcPr>
          <w:p w14:paraId="74A2FF01"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P</w:t>
            </w:r>
          </w:p>
        </w:tc>
      </w:tr>
    </w:tbl>
    <w:p w14:paraId="0C54E23D"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*Las actividades se presentan en letra cursiva</w:t>
      </w:r>
    </w:p>
    <w:p w14:paraId="2F77F6CF" w14:textId="77777777" w:rsidR="00B54919" w:rsidRPr="00596A3A" w:rsidRDefault="00B54919" w:rsidP="00C80695">
      <w:pPr>
        <w:autoSpaceDE w:val="0"/>
        <w:autoSpaceDN w:val="0"/>
        <w:adjustRightInd w:val="0"/>
        <w:spacing w:before="0" w:after="0" w:line="240" w:lineRule="auto"/>
        <w:jc w:val="left"/>
        <w:rPr>
          <w:rFonts w:ascii="Arial" w:eastAsia="Times New Roman" w:hAnsi="Arial" w:cs="Arial"/>
          <w:b/>
          <w:bCs/>
          <w:lang w:eastAsia="es-ES"/>
        </w:rPr>
      </w:pPr>
    </w:p>
    <w:p w14:paraId="284422F7" w14:textId="77777777" w:rsidR="00B54919" w:rsidRPr="00596A3A" w:rsidRDefault="00B54919" w:rsidP="00C80695">
      <w:pPr>
        <w:autoSpaceDE w:val="0"/>
        <w:autoSpaceDN w:val="0"/>
        <w:adjustRightInd w:val="0"/>
        <w:spacing w:before="0" w:after="0" w:line="240" w:lineRule="auto"/>
        <w:jc w:val="left"/>
        <w:rPr>
          <w:rFonts w:ascii="Arial" w:eastAsia="Times New Roman" w:hAnsi="Arial" w:cs="Arial"/>
          <w:b/>
          <w:bCs/>
          <w:lang w:eastAsia="es-ES"/>
        </w:rPr>
      </w:pPr>
    </w:p>
    <w:p w14:paraId="58FE274F" w14:textId="77777777" w:rsidR="00B54919" w:rsidRPr="00596A3A" w:rsidRDefault="00B54919" w:rsidP="00C80695">
      <w:pPr>
        <w:pStyle w:val="Ttulo1"/>
      </w:pPr>
      <w:bookmarkStart w:id="55" w:name="_Toc474849435"/>
      <w:bookmarkStart w:id="56" w:name="_Toc483396468"/>
      <w:r w:rsidRPr="00596A3A">
        <w:t>6.3 SUBPROGRAMA RESTAURACIÓN</w:t>
      </w:r>
      <w:bookmarkEnd w:id="39"/>
      <w:bookmarkEnd w:id="55"/>
      <w:bookmarkEnd w:id="56"/>
      <w:r w:rsidRPr="00596A3A">
        <w:tab/>
        <w:t xml:space="preserve"> </w:t>
      </w:r>
    </w:p>
    <w:p w14:paraId="2936E9C7" w14:textId="77777777" w:rsidR="00B54919" w:rsidRPr="00596A3A" w:rsidRDefault="00B54919" w:rsidP="00C80695">
      <w:pPr>
        <w:widowControl w:val="0"/>
        <w:autoSpaceDE w:val="0"/>
        <w:autoSpaceDN w:val="0"/>
        <w:adjustRightInd w:val="0"/>
        <w:spacing w:before="0" w:after="0" w:line="240" w:lineRule="auto"/>
        <w:rPr>
          <w:rFonts w:ascii="Arial" w:eastAsia="Times New Roman" w:hAnsi="Arial" w:cs="Arial"/>
          <w:sz w:val="20"/>
          <w:szCs w:val="20"/>
          <w:lang w:eastAsia="es-MX"/>
        </w:rPr>
      </w:pPr>
    </w:p>
    <w:p w14:paraId="3AB3363C" w14:textId="77777777" w:rsidR="00B54919" w:rsidRPr="00596A3A" w:rsidRDefault="00B54919" w:rsidP="00C80695">
      <w:pPr>
        <w:widowControl w:val="0"/>
        <w:autoSpaceDE w:val="0"/>
        <w:autoSpaceDN w:val="0"/>
        <w:adjustRightInd w:val="0"/>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Este subprograma está dirigido hacia un esquema de recuperación y restauración de ecosistemas que han sido de alguna forma alterados o impactados, a fin de garantizar su permanencia y restablecer las condiciones que propicien la evolución y continuidad de los patrones y procesos naturales, incluyendo la biodiversidad, flujos energéticos y ciclos.</w:t>
      </w:r>
    </w:p>
    <w:p w14:paraId="08346575" w14:textId="77777777" w:rsidR="00B54919" w:rsidRPr="00596A3A" w:rsidRDefault="00B54919" w:rsidP="00C80695">
      <w:pPr>
        <w:widowControl w:val="0"/>
        <w:autoSpaceDE w:val="0"/>
        <w:autoSpaceDN w:val="0"/>
        <w:adjustRightInd w:val="0"/>
        <w:spacing w:before="0" w:after="0" w:line="240" w:lineRule="auto"/>
        <w:rPr>
          <w:rFonts w:ascii="Arial" w:eastAsia="Times New Roman" w:hAnsi="Arial" w:cs="Arial"/>
          <w:sz w:val="20"/>
          <w:szCs w:val="20"/>
          <w:lang w:eastAsia="es-MX"/>
        </w:rPr>
      </w:pPr>
    </w:p>
    <w:p w14:paraId="5D24DBD2" w14:textId="77777777" w:rsidR="00B54919" w:rsidRPr="00596A3A" w:rsidRDefault="00B54919" w:rsidP="00C80695">
      <w:pPr>
        <w:widowControl w:val="0"/>
        <w:autoSpaceDE w:val="0"/>
        <w:autoSpaceDN w:val="0"/>
        <w:adjustRightInd w:val="0"/>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 xml:space="preserve">Es vital involucrar no sólo a las instancias de los tres niveles de gobierno sino al sector académico, de productores y a la sociedad civil para asumir la parte de corresponsabilidad que les atañe y aplicar tareas específicas que permitan la restauración de los sistemas naturales y sus recursos. </w:t>
      </w:r>
    </w:p>
    <w:p w14:paraId="6A11E878" w14:textId="77777777" w:rsidR="00B54919" w:rsidRPr="00596A3A" w:rsidRDefault="00B54919" w:rsidP="00C80695">
      <w:pPr>
        <w:spacing w:before="0" w:after="0" w:line="240" w:lineRule="auto"/>
        <w:jc w:val="left"/>
        <w:rPr>
          <w:rFonts w:ascii="Arial" w:eastAsia="Times New Roman" w:hAnsi="Arial" w:cs="Arial"/>
          <w:b/>
          <w:i/>
          <w:iCs/>
          <w:lang w:eastAsia="es-MX"/>
        </w:rPr>
      </w:pPr>
    </w:p>
    <w:p w14:paraId="4C1033FC" w14:textId="77777777" w:rsidR="00B54919" w:rsidRPr="00596A3A" w:rsidRDefault="00B54919" w:rsidP="00C80695">
      <w:pPr>
        <w:spacing w:before="0" w:after="0" w:line="240" w:lineRule="auto"/>
        <w:jc w:val="left"/>
        <w:rPr>
          <w:rFonts w:ascii="Arial" w:eastAsia="Times New Roman" w:hAnsi="Arial" w:cs="Arial"/>
          <w:b/>
          <w:iCs/>
          <w:lang w:eastAsia="es-MX"/>
        </w:rPr>
      </w:pPr>
      <w:r w:rsidRPr="00596A3A">
        <w:rPr>
          <w:rFonts w:ascii="Arial" w:eastAsia="Times New Roman" w:hAnsi="Arial" w:cs="Arial"/>
          <w:b/>
          <w:iCs/>
          <w:lang w:eastAsia="es-MX"/>
        </w:rPr>
        <w:t>Objetivo general</w:t>
      </w:r>
    </w:p>
    <w:p w14:paraId="24A73612" w14:textId="77777777" w:rsidR="00B54919" w:rsidRPr="00596A3A" w:rsidRDefault="00B54919" w:rsidP="00C80695">
      <w:pPr>
        <w:spacing w:before="0" w:after="0" w:line="240" w:lineRule="auto"/>
        <w:jc w:val="left"/>
        <w:rPr>
          <w:rFonts w:ascii="Arial" w:eastAsia="Times New Roman" w:hAnsi="Arial" w:cs="Arial"/>
          <w:b/>
          <w:iCs/>
          <w:lang w:eastAsia="es-MX"/>
        </w:rPr>
      </w:pPr>
    </w:p>
    <w:p w14:paraId="3DD21D1E" w14:textId="77777777" w:rsidR="00B54919" w:rsidRPr="00596A3A" w:rsidRDefault="00B54919" w:rsidP="00C80695">
      <w:pPr>
        <w:numPr>
          <w:ilvl w:val="0"/>
          <w:numId w:val="36"/>
        </w:numPr>
        <w:tabs>
          <w:tab w:val="num" w:pos="454"/>
        </w:tabs>
        <w:autoSpaceDE w:val="0"/>
        <w:autoSpaceDN w:val="0"/>
        <w:adjustRightInd w:val="0"/>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Recuperar y restablecer las condiciones ecológicas previas a las modificaciones causadas por las actividades humanas o fenómenos naturales, permitiendo la continuidad de los procesos naturales en los ecosistemas de la Reserva.</w:t>
      </w:r>
    </w:p>
    <w:p w14:paraId="40B3D3CD" w14:textId="77777777" w:rsidR="00B54919" w:rsidRPr="00596A3A" w:rsidRDefault="00B54919" w:rsidP="00C80695">
      <w:pPr>
        <w:spacing w:before="0" w:after="0" w:line="240" w:lineRule="auto"/>
        <w:jc w:val="left"/>
        <w:rPr>
          <w:rFonts w:ascii="Arial" w:eastAsia="Times New Roman" w:hAnsi="Arial" w:cs="Arial"/>
          <w:b/>
          <w:i/>
          <w:iCs/>
          <w:lang w:eastAsia="es-MX"/>
        </w:rPr>
      </w:pPr>
    </w:p>
    <w:p w14:paraId="4DD13963" w14:textId="77777777" w:rsidR="00B54919" w:rsidRPr="00596A3A" w:rsidRDefault="00B54919" w:rsidP="00C80695">
      <w:pPr>
        <w:spacing w:before="0" w:after="0" w:line="240" w:lineRule="auto"/>
        <w:jc w:val="left"/>
        <w:rPr>
          <w:rFonts w:ascii="Arial" w:eastAsia="Times New Roman" w:hAnsi="Arial" w:cs="Arial"/>
          <w:b/>
          <w:iCs/>
          <w:lang w:eastAsia="es-MX"/>
        </w:rPr>
      </w:pPr>
      <w:r w:rsidRPr="00596A3A">
        <w:rPr>
          <w:rFonts w:ascii="Arial" w:eastAsia="Times New Roman" w:hAnsi="Arial" w:cs="Arial"/>
          <w:b/>
          <w:iCs/>
          <w:lang w:eastAsia="es-MX"/>
        </w:rPr>
        <w:t xml:space="preserve">Estrategias </w:t>
      </w:r>
    </w:p>
    <w:p w14:paraId="6E93639A" w14:textId="77777777" w:rsidR="00B54919" w:rsidRPr="00596A3A" w:rsidRDefault="00B54919" w:rsidP="00C80695">
      <w:pPr>
        <w:spacing w:before="0" w:after="0" w:line="240" w:lineRule="auto"/>
        <w:rPr>
          <w:rFonts w:ascii="Arial" w:eastAsia="Times New Roman" w:hAnsi="Arial" w:cs="Arial"/>
          <w:b/>
          <w:iCs/>
          <w:lang w:eastAsia="es-MX"/>
        </w:rPr>
      </w:pPr>
    </w:p>
    <w:p w14:paraId="27610694" w14:textId="51C9D61A" w:rsidR="00B54919" w:rsidRPr="00596A3A" w:rsidRDefault="00B54919" w:rsidP="00C80695">
      <w:pPr>
        <w:numPr>
          <w:ilvl w:val="0"/>
          <w:numId w:val="36"/>
        </w:numPr>
        <w:tabs>
          <w:tab w:val="num" w:pos="454"/>
        </w:tabs>
        <w:autoSpaceDE w:val="0"/>
        <w:autoSpaceDN w:val="0"/>
        <w:adjustRightInd w:val="0"/>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 xml:space="preserve">Enfocar los esfuerzos de restauración </w:t>
      </w:r>
      <w:r w:rsidR="00CD1EE6">
        <w:rPr>
          <w:rFonts w:ascii="Arial" w:eastAsia="Times New Roman" w:hAnsi="Arial" w:cs="Arial"/>
          <w:sz w:val="20"/>
          <w:szCs w:val="20"/>
          <w:lang w:eastAsia="es-MX"/>
        </w:rPr>
        <w:t>co</w:t>
      </w:r>
      <w:r w:rsidRPr="00596A3A">
        <w:rPr>
          <w:rFonts w:ascii="Arial" w:eastAsia="Times New Roman" w:hAnsi="Arial" w:cs="Arial"/>
          <w:sz w:val="20"/>
          <w:szCs w:val="20"/>
          <w:lang w:eastAsia="es-MX"/>
        </w:rPr>
        <w:t xml:space="preserve">n base </w:t>
      </w:r>
      <w:r w:rsidR="00CD1EE6">
        <w:rPr>
          <w:rFonts w:ascii="Arial" w:eastAsia="Times New Roman" w:hAnsi="Arial" w:cs="Arial"/>
          <w:sz w:val="20"/>
          <w:szCs w:val="20"/>
          <w:lang w:eastAsia="es-MX"/>
        </w:rPr>
        <w:t>en</w:t>
      </w:r>
      <w:r w:rsidR="00CD1EE6" w:rsidRPr="00596A3A">
        <w:rPr>
          <w:rFonts w:ascii="Arial" w:eastAsia="Times New Roman" w:hAnsi="Arial" w:cs="Arial"/>
          <w:sz w:val="20"/>
          <w:szCs w:val="20"/>
          <w:lang w:eastAsia="es-MX"/>
        </w:rPr>
        <w:t xml:space="preserve"> </w:t>
      </w:r>
      <w:r w:rsidRPr="00596A3A">
        <w:rPr>
          <w:rFonts w:ascii="Arial" w:eastAsia="Times New Roman" w:hAnsi="Arial" w:cs="Arial"/>
          <w:sz w:val="20"/>
          <w:szCs w:val="20"/>
          <w:lang w:eastAsia="es-MX"/>
        </w:rPr>
        <w:t>un diagn</w:t>
      </w:r>
      <w:r w:rsidR="00CD1EE6">
        <w:rPr>
          <w:rFonts w:ascii="Arial" w:eastAsia="Times New Roman" w:hAnsi="Arial" w:cs="Arial"/>
          <w:sz w:val="20"/>
          <w:szCs w:val="20"/>
          <w:lang w:eastAsia="es-MX"/>
        </w:rPr>
        <w:t>ó</w:t>
      </w:r>
      <w:r w:rsidRPr="00596A3A">
        <w:rPr>
          <w:rFonts w:ascii="Arial" w:eastAsia="Times New Roman" w:hAnsi="Arial" w:cs="Arial"/>
          <w:sz w:val="20"/>
          <w:szCs w:val="20"/>
          <w:lang w:eastAsia="es-MX"/>
        </w:rPr>
        <w:t>stico general que identifique y priorice los sitios con mayor relevancia y afectación.</w:t>
      </w:r>
    </w:p>
    <w:p w14:paraId="50462A5D" w14:textId="77777777" w:rsidR="00B54919" w:rsidRPr="00596A3A" w:rsidRDefault="00B54919" w:rsidP="00C80695">
      <w:pPr>
        <w:numPr>
          <w:ilvl w:val="0"/>
          <w:numId w:val="36"/>
        </w:numPr>
        <w:tabs>
          <w:tab w:val="num" w:pos="454"/>
        </w:tabs>
        <w:autoSpaceDE w:val="0"/>
        <w:autoSpaceDN w:val="0"/>
        <w:adjustRightInd w:val="0"/>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Promover proyectos de restauración y conservación ambiental de las áreas deterioradas con la participación de la comunidad, grupos, organizaciones que trabajen en la conservación ambiental.</w:t>
      </w:r>
    </w:p>
    <w:p w14:paraId="2ED42061" w14:textId="77777777" w:rsidR="00B54919" w:rsidRPr="00596A3A" w:rsidRDefault="00B54919" w:rsidP="00C80695">
      <w:pPr>
        <w:numPr>
          <w:ilvl w:val="0"/>
          <w:numId w:val="36"/>
        </w:numPr>
        <w:tabs>
          <w:tab w:val="num" w:pos="454"/>
        </w:tabs>
        <w:autoSpaceDE w:val="0"/>
        <w:autoSpaceDN w:val="0"/>
        <w:adjustRightInd w:val="0"/>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 xml:space="preserve">Intercambiar información científica y generar colaboraciones en proyectos sobre especies prioritarias </w:t>
      </w:r>
      <w:r w:rsidRPr="00596A3A">
        <w:rPr>
          <w:rFonts w:ascii="Arial" w:hAnsi="Arial" w:cs="Arial"/>
          <w:sz w:val="20"/>
          <w:szCs w:val="20"/>
        </w:rPr>
        <w:t>con las áreas protegidas contiguas a la RBCM, y organismos e instituciones de investigación nacional e internacional.</w:t>
      </w:r>
    </w:p>
    <w:p w14:paraId="1AEB06FA" w14:textId="77777777" w:rsidR="00B54919" w:rsidRPr="00596A3A" w:rsidRDefault="00B54919" w:rsidP="00C80695">
      <w:pPr>
        <w:numPr>
          <w:ilvl w:val="0"/>
          <w:numId w:val="36"/>
        </w:numPr>
        <w:tabs>
          <w:tab w:val="num" w:pos="454"/>
        </w:tabs>
        <w:autoSpaceDE w:val="0"/>
        <w:autoSpaceDN w:val="0"/>
        <w:adjustRightInd w:val="0"/>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Implementar un programa integral de restauración de las áreas degradadas, atendiendo a los ecosistemas prioritarios conforme a su valor para la biodiversidad y por sus servicios ambientales.</w:t>
      </w:r>
    </w:p>
    <w:p w14:paraId="45776136" w14:textId="77777777" w:rsidR="00B54919" w:rsidRPr="00596A3A" w:rsidRDefault="00B54919" w:rsidP="00C80695">
      <w:pPr>
        <w:numPr>
          <w:ilvl w:val="0"/>
          <w:numId w:val="36"/>
        </w:numPr>
        <w:tabs>
          <w:tab w:val="num" w:pos="454"/>
        </w:tabs>
        <w:autoSpaceDE w:val="0"/>
        <w:autoSpaceDN w:val="0"/>
        <w:adjustRightInd w:val="0"/>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Promover y coordinar la realización de investigación orientada a acciones de restauración, con un enfoque integral que involucre la conservación y el estudio de las relaciones entre los componentes de los ecosistemas del área (suelos, agua, vegetación, fauna, con especial énfasis en las especies endémicas y las que se encuentren bajo estatus de riesgo).</w:t>
      </w:r>
    </w:p>
    <w:p w14:paraId="0FD93DE5" w14:textId="77777777" w:rsidR="00B54919" w:rsidRPr="00596A3A" w:rsidRDefault="00B54919" w:rsidP="00C80695">
      <w:pPr>
        <w:numPr>
          <w:ilvl w:val="0"/>
          <w:numId w:val="36"/>
        </w:numPr>
        <w:tabs>
          <w:tab w:val="num" w:pos="454"/>
        </w:tabs>
        <w:autoSpaceDE w:val="0"/>
        <w:autoSpaceDN w:val="0"/>
        <w:adjustRightInd w:val="0"/>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Favorecer la conectividad de los ecosistemas mediante un enfoque de Manejo Integrado del Paisaje.</w:t>
      </w:r>
    </w:p>
    <w:p w14:paraId="1C28358A" w14:textId="77777777" w:rsidR="00B54919" w:rsidRPr="00596A3A" w:rsidRDefault="00B54919" w:rsidP="00C80695">
      <w:pPr>
        <w:spacing w:before="0" w:after="0" w:line="240" w:lineRule="auto"/>
        <w:jc w:val="left"/>
        <w:rPr>
          <w:rFonts w:ascii="Arial" w:hAnsi="Arial" w:cs="Arial"/>
          <w:sz w:val="20"/>
          <w:szCs w:val="20"/>
        </w:rPr>
      </w:pPr>
    </w:p>
    <w:p w14:paraId="4D9A9D37" w14:textId="77777777" w:rsidR="00B54919" w:rsidRPr="00596A3A" w:rsidRDefault="00B54919" w:rsidP="00C80695">
      <w:pPr>
        <w:pStyle w:val="Ttulo2"/>
        <w:rPr>
          <w:rStyle w:val="Ttulo2Car"/>
          <w:b/>
          <w:bCs/>
          <w:lang w:val="es-MX"/>
        </w:rPr>
      </w:pPr>
      <w:bookmarkStart w:id="57" w:name="_Toc193271636"/>
      <w:bookmarkStart w:id="58" w:name="_Toc474849436"/>
      <w:bookmarkStart w:id="59" w:name="_Toc483396469"/>
      <w:r w:rsidRPr="00596A3A">
        <w:rPr>
          <w:rStyle w:val="Ttulo2Car"/>
          <w:b/>
          <w:bCs/>
          <w:lang w:val="es-MX"/>
        </w:rPr>
        <w:t>6.3.1. Componente conectividad y ecología del paisaje</w:t>
      </w:r>
      <w:bookmarkEnd w:id="57"/>
      <w:bookmarkEnd w:id="58"/>
      <w:bookmarkEnd w:id="59"/>
      <w:r w:rsidRPr="00596A3A">
        <w:rPr>
          <w:rStyle w:val="Ttulo2Car"/>
          <w:b/>
          <w:bCs/>
          <w:lang w:val="es-MX"/>
        </w:rPr>
        <w:t xml:space="preserve"> </w:t>
      </w:r>
    </w:p>
    <w:p w14:paraId="3F8E15A8" w14:textId="77777777" w:rsidR="00B54919" w:rsidRPr="00596A3A" w:rsidRDefault="00B54919" w:rsidP="00C80695">
      <w:pPr>
        <w:spacing w:before="0" w:after="0" w:line="240" w:lineRule="auto"/>
        <w:jc w:val="left"/>
        <w:rPr>
          <w:rFonts w:ascii="Arial" w:eastAsia="Times New Roman" w:hAnsi="Arial" w:cs="Arial"/>
          <w:lang w:eastAsia="es-MX"/>
        </w:rPr>
      </w:pPr>
    </w:p>
    <w:p w14:paraId="48E19D3B" w14:textId="77777777" w:rsidR="00B54919" w:rsidRPr="00596A3A" w:rsidRDefault="00B54919" w:rsidP="00C80695">
      <w:p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 xml:space="preserve">La creciente actividad humana ha causado que, en términos de paisaje, las áreas naturales protegidas sean islas rodeadas por una matriz de actividades productivas. Esto ha causado fragmentación de hábitats, aislamiento de poblaciones silvestres y reducción en los flujos genéticos, que representan graves amenazas a la conservación de la biodiversidad. </w:t>
      </w:r>
    </w:p>
    <w:p w14:paraId="1259BA0D" w14:textId="77777777" w:rsidR="00B54919" w:rsidRPr="00596A3A" w:rsidRDefault="00B54919" w:rsidP="00C80695">
      <w:pPr>
        <w:spacing w:before="0" w:after="0" w:line="240" w:lineRule="auto"/>
        <w:rPr>
          <w:rFonts w:ascii="Arial" w:eastAsia="Times New Roman" w:hAnsi="Arial" w:cs="Arial"/>
          <w:sz w:val="20"/>
          <w:szCs w:val="20"/>
          <w:lang w:eastAsia="es-MX"/>
        </w:rPr>
      </w:pPr>
    </w:p>
    <w:p w14:paraId="1743417E" w14:textId="77777777" w:rsidR="00B54919" w:rsidRPr="00596A3A" w:rsidRDefault="00B54919" w:rsidP="00C80695">
      <w:p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lastRenderedPageBreak/>
        <w:t>Por lo anterior a nivel nacional e internacional se ha propuesto un manejo de las áreas naturales protegidas con perspectiva de Manejo Integrado del Paisaje, el cual implica considerar la interdependencia de todas las unidades del mosaico paisajístico (por ejemplo, áreas de conservación, de agricultura, industriales y ciudades) para manejarlas de manera conjunta, incorporando estrategias complementarias que cumplan los objetivos tanto de conservación como de producción y desarrollo.</w:t>
      </w:r>
    </w:p>
    <w:p w14:paraId="0A343E2B" w14:textId="77777777" w:rsidR="00B54919" w:rsidRPr="00596A3A" w:rsidRDefault="00B54919" w:rsidP="00C80695">
      <w:pPr>
        <w:spacing w:before="0" w:after="0" w:line="240" w:lineRule="auto"/>
        <w:rPr>
          <w:rFonts w:ascii="Arial" w:eastAsia="Times New Roman" w:hAnsi="Arial" w:cs="Arial"/>
          <w:sz w:val="20"/>
          <w:szCs w:val="20"/>
          <w:lang w:eastAsia="es-MX"/>
        </w:rPr>
      </w:pPr>
    </w:p>
    <w:p w14:paraId="11419E5D" w14:textId="77777777" w:rsidR="00B54919" w:rsidRPr="00596A3A" w:rsidRDefault="00B54919" w:rsidP="00C80695">
      <w:p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Es por ello que la Reserva de la Biosfera está planteada bajo un esquema de conservación regional con un Manejo Integrado del Paisaje, que favorezca la conectividad entre los diversos ecosistemas, incluyendo a las áreas protegidas contiguas y a la zona de influencia, para de esta manera asegurar la viabilidad de los procesos ecosistémicos que generan servicios ambientales en la región.</w:t>
      </w:r>
    </w:p>
    <w:p w14:paraId="1D6505BE" w14:textId="77777777" w:rsidR="00B54919" w:rsidRPr="00596A3A" w:rsidRDefault="00B54919" w:rsidP="00C80695">
      <w:pPr>
        <w:spacing w:before="0" w:after="0" w:line="240" w:lineRule="auto"/>
        <w:jc w:val="left"/>
        <w:rPr>
          <w:rFonts w:ascii="Arial" w:eastAsia="Times New Roman" w:hAnsi="Arial" w:cs="Arial"/>
          <w:lang w:eastAsia="es-MX"/>
        </w:rPr>
      </w:pPr>
    </w:p>
    <w:p w14:paraId="479A0717" w14:textId="77777777" w:rsidR="00B54919" w:rsidRPr="00596A3A" w:rsidRDefault="00B54919" w:rsidP="00C80695">
      <w:pPr>
        <w:spacing w:before="0" w:after="0" w:line="240" w:lineRule="auto"/>
        <w:jc w:val="left"/>
        <w:rPr>
          <w:rFonts w:ascii="Arial" w:eastAsia="Times New Roman" w:hAnsi="Arial" w:cs="Arial"/>
          <w:b/>
          <w:lang w:eastAsia="es-MX"/>
        </w:rPr>
      </w:pPr>
      <w:r w:rsidRPr="00596A3A">
        <w:rPr>
          <w:rFonts w:ascii="Arial" w:eastAsia="Times New Roman" w:hAnsi="Arial" w:cs="Arial"/>
          <w:b/>
          <w:lang w:eastAsia="es-MX"/>
        </w:rPr>
        <w:t>Objetivos específicos</w:t>
      </w:r>
    </w:p>
    <w:p w14:paraId="7B0ED89D" w14:textId="77777777" w:rsidR="00B54919" w:rsidRPr="00596A3A" w:rsidRDefault="00B54919" w:rsidP="00C80695">
      <w:pPr>
        <w:numPr>
          <w:ilvl w:val="0"/>
          <w:numId w:val="36"/>
        </w:numPr>
        <w:autoSpaceDE w:val="0"/>
        <w:autoSpaceDN w:val="0"/>
        <w:adjustRightInd w:val="0"/>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Mantener la conectividad del paisaje a través de la conservación de los elementos naturales de los que dependa.</w:t>
      </w:r>
    </w:p>
    <w:p w14:paraId="03990862" w14:textId="77777777" w:rsidR="00B54919" w:rsidRPr="00596A3A" w:rsidRDefault="00B54919" w:rsidP="00C80695">
      <w:pPr>
        <w:numPr>
          <w:ilvl w:val="0"/>
          <w:numId w:val="36"/>
        </w:numPr>
        <w:autoSpaceDE w:val="0"/>
        <w:autoSpaceDN w:val="0"/>
        <w:adjustRightInd w:val="0"/>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Lograr un manejo del ANP integral, generando procesos de negociación y colaboración que vinculen todos los intereses de los actores y aseguren de esta forma, la conservación y el uso sustentable de los recursos.</w:t>
      </w:r>
    </w:p>
    <w:p w14:paraId="20E34922" w14:textId="77777777" w:rsidR="00B54919" w:rsidRPr="00596A3A" w:rsidRDefault="00B54919" w:rsidP="00C80695">
      <w:pPr>
        <w:numPr>
          <w:ilvl w:val="0"/>
          <w:numId w:val="36"/>
        </w:numPr>
        <w:autoSpaceDE w:val="0"/>
        <w:autoSpaceDN w:val="0"/>
        <w:adjustRightInd w:val="0"/>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Aplicar instrumentos de conservación y desarrollo sustentable, considerando la interdependencia de todas las unidades del mosaico paisajístico.</w:t>
      </w:r>
    </w:p>
    <w:p w14:paraId="4A79534D" w14:textId="77777777" w:rsidR="00B54919" w:rsidRPr="00596A3A" w:rsidRDefault="00B54919" w:rsidP="00C80695">
      <w:pPr>
        <w:numPr>
          <w:ilvl w:val="0"/>
          <w:numId w:val="36"/>
        </w:numPr>
        <w:autoSpaceDE w:val="0"/>
        <w:autoSpaceDN w:val="0"/>
        <w:adjustRightInd w:val="0"/>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Promover en la zona de influencia, esquemas o modalidades de conservación, tales como Unidades de Manejo para la Conservación de Vida Silvestre (UMA), manejo forestal sustentable, planes de manejo pesquero, refugios pesqueros, parques bioculturales, entre otros.</w:t>
      </w:r>
    </w:p>
    <w:p w14:paraId="2B7D826C" w14:textId="77777777" w:rsidR="00B54919" w:rsidRPr="00596A3A" w:rsidRDefault="00B54919" w:rsidP="00C80695">
      <w:pPr>
        <w:autoSpaceDE w:val="0"/>
        <w:autoSpaceDN w:val="0"/>
        <w:adjustRightInd w:val="0"/>
        <w:spacing w:before="0" w:after="0" w:line="240" w:lineRule="auto"/>
        <w:jc w:val="left"/>
        <w:rPr>
          <w:rFonts w:ascii="Arial" w:eastAsia="Times New Roman" w:hAnsi="Arial" w:cs="Arial"/>
          <w:b/>
          <w:lang w:eastAsia="es-MX"/>
        </w:rPr>
      </w:pPr>
    </w:p>
    <w:p w14:paraId="09012DB9" w14:textId="77777777" w:rsidR="00B54919" w:rsidRPr="00596A3A" w:rsidRDefault="00B54919" w:rsidP="00C80695">
      <w:pPr>
        <w:autoSpaceDE w:val="0"/>
        <w:autoSpaceDN w:val="0"/>
        <w:adjustRightInd w:val="0"/>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b/>
          <w:lang w:eastAsia="es-MX"/>
        </w:rPr>
        <w:t>Metas y resultados esperados</w:t>
      </w:r>
    </w:p>
    <w:p w14:paraId="0D43C66F" w14:textId="77777777" w:rsidR="00B54919" w:rsidRPr="00596A3A" w:rsidRDefault="00B54919" w:rsidP="00C80695">
      <w:pPr>
        <w:spacing w:before="0" w:after="0" w:line="240" w:lineRule="auto"/>
        <w:jc w:val="left"/>
        <w:rPr>
          <w:rFonts w:ascii="Arial" w:eastAsia="Times New Roman" w:hAnsi="Arial" w:cs="Arial"/>
          <w:b/>
          <w:lang w:eastAsia="es-MX"/>
        </w:rPr>
      </w:pPr>
    </w:p>
    <w:p w14:paraId="7C205AF3" w14:textId="77777777" w:rsidR="00B54919" w:rsidRPr="00596A3A" w:rsidRDefault="00B54919" w:rsidP="00C80695">
      <w:pPr>
        <w:numPr>
          <w:ilvl w:val="0"/>
          <w:numId w:val="36"/>
        </w:numPr>
        <w:autoSpaceDE w:val="0"/>
        <w:autoSpaceDN w:val="0"/>
        <w:adjustRightInd w:val="0"/>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Contar con un sistema de información geográfico en el mediano plazo, que permita dar seguimiento a la conectividad de los ecosistemas en el ANP.</w:t>
      </w:r>
    </w:p>
    <w:p w14:paraId="004E1930" w14:textId="77777777" w:rsidR="00B54919" w:rsidRPr="00596A3A" w:rsidRDefault="00B54919" w:rsidP="00C80695">
      <w:pPr>
        <w:numPr>
          <w:ilvl w:val="0"/>
          <w:numId w:val="36"/>
        </w:numPr>
        <w:autoSpaceDE w:val="0"/>
        <w:autoSpaceDN w:val="0"/>
        <w:adjustRightInd w:val="0"/>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 xml:space="preserve">Contar con medidas de prevención en el mediano plazo, que sirvan de base para la toma de decisiones en la RBCM. </w:t>
      </w:r>
    </w:p>
    <w:p w14:paraId="4F28F21F" w14:textId="77777777" w:rsidR="00B54919" w:rsidRPr="00596A3A" w:rsidRDefault="00B54919" w:rsidP="00C80695">
      <w:pPr>
        <w:spacing w:before="0" w:after="0" w:line="240" w:lineRule="auto"/>
        <w:jc w:val="left"/>
        <w:rPr>
          <w:rFonts w:ascii="Arial" w:eastAsia="Times New Roman" w:hAnsi="Arial" w:cs="Arial"/>
          <w:lang w:eastAsia="es-MX"/>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22"/>
        <w:gridCol w:w="1354"/>
      </w:tblGrid>
      <w:tr w:rsidR="00CF435B" w:rsidRPr="00596A3A" w14:paraId="043E3F55" w14:textId="77777777" w:rsidTr="00D103F7">
        <w:trPr>
          <w:trHeight w:val="305"/>
        </w:trPr>
        <w:tc>
          <w:tcPr>
            <w:tcW w:w="4293" w:type="pct"/>
            <w:shd w:val="clear" w:color="auto" w:fill="auto"/>
          </w:tcPr>
          <w:p w14:paraId="70DD6521" w14:textId="77777777" w:rsidR="00B54919" w:rsidRPr="00596A3A" w:rsidRDefault="00B54919" w:rsidP="00C80695">
            <w:pPr>
              <w:spacing w:before="0" w:after="0" w:line="240" w:lineRule="auto"/>
              <w:rPr>
                <w:rFonts w:ascii="Arial" w:eastAsia="Times New Roman" w:hAnsi="Arial" w:cs="Arial"/>
                <w:b/>
                <w:sz w:val="20"/>
                <w:szCs w:val="20"/>
                <w:lang w:eastAsia="es-MX"/>
              </w:rPr>
            </w:pPr>
            <w:r w:rsidRPr="00596A3A">
              <w:rPr>
                <w:rFonts w:ascii="Arial" w:eastAsia="Times New Roman" w:hAnsi="Arial" w:cs="Arial"/>
                <w:b/>
                <w:sz w:val="20"/>
                <w:szCs w:val="20"/>
                <w:lang w:eastAsia="es-MX"/>
              </w:rPr>
              <w:t xml:space="preserve">Actividades* y acciones </w:t>
            </w:r>
          </w:p>
        </w:tc>
        <w:tc>
          <w:tcPr>
            <w:tcW w:w="707" w:type="pct"/>
            <w:shd w:val="clear" w:color="auto" w:fill="auto"/>
          </w:tcPr>
          <w:p w14:paraId="787D915B" w14:textId="77777777" w:rsidR="00B54919" w:rsidRPr="00596A3A" w:rsidRDefault="00B54919" w:rsidP="00C80695">
            <w:pPr>
              <w:spacing w:before="0" w:after="0" w:line="240" w:lineRule="auto"/>
              <w:jc w:val="center"/>
              <w:rPr>
                <w:rFonts w:ascii="Arial" w:eastAsia="Times New Roman" w:hAnsi="Arial" w:cs="Arial"/>
                <w:b/>
                <w:sz w:val="20"/>
                <w:szCs w:val="20"/>
                <w:lang w:eastAsia="es-MX"/>
              </w:rPr>
            </w:pPr>
            <w:r w:rsidRPr="00596A3A">
              <w:rPr>
                <w:rFonts w:ascii="Arial" w:eastAsia="Times New Roman" w:hAnsi="Arial" w:cs="Arial"/>
                <w:b/>
                <w:sz w:val="20"/>
                <w:szCs w:val="20"/>
                <w:lang w:eastAsia="es-MX"/>
              </w:rPr>
              <w:t>Plazo</w:t>
            </w:r>
          </w:p>
        </w:tc>
      </w:tr>
      <w:tr w:rsidR="00CF435B" w:rsidRPr="00596A3A" w14:paraId="02D96D10" w14:textId="77777777" w:rsidTr="00D103F7">
        <w:trPr>
          <w:trHeight w:val="305"/>
        </w:trPr>
        <w:tc>
          <w:tcPr>
            <w:tcW w:w="5000" w:type="pct"/>
            <w:gridSpan w:val="2"/>
            <w:shd w:val="clear" w:color="auto" w:fill="auto"/>
          </w:tcPr>
          <w:p w14:paraId="63104950" w14:textId="77777777" w:rsidR="00B54919" w:rsidRPr="00596A3A" w:rsidRDefault="00B54919" w:rsidP="00C80695">
            <w:pPr>
              <w:autoSpaceDE w:val="0"/>
              <w:autoSpaceDN w:val="0"/>
              <w:spacing w:before="0" w:after="0" w:line="240" w:lineRule="auto"/>
              <w:ind w:right="1138"/>
              <w:jc w:val="left"/>
              <w:rPr>
                <w:rFonts w:ascii="Arial" w:eastAsia="Times New Roman" w:hAnsi="Arial" w:cs="Arial"/>
                <w:b/>
                <w:sz w:val="20"/>
                <w:szCs w:val="20"/>
                <w:lang w:eastAsia="es-MX"/>
              </w:rPr>
            </w:pPr>
            <w:r w:rsidRPr="00596A3A">
              <w:rPr>
                <w:rFonts w:ascii="Arial" w:eastAsia="Times New Roman" w:hAnsi="Arial" w:cs="Arial"/>
                <w:i/>
                <w:sz w:val="20"/>
                <w:szCs w:val="20"/>
                <w:lang w:val="es-ES" w:eastAsia="es-ES"/>
              </w:rPr>
              <w:t>Fomento de la conectividad presente en la Reserva</w:t>
            </w:r>
          </w:p>
        </w:tc>
      </w:tr>
      <w:tr w:rsidR="00CF435B" w:rsidRPr="00596A3A" w14:paraId="3AE1548D" w14:textId="77777777" w:rsidTr="00D103F7">
        <w:trPr>
          <w:trHeight w:val="289"/>
        </w:trPr>
        <w:tc>
          <w:tcPr>
            <w:tcW w:w="4293" w:type="pct"/>
            <w:shd w:val="clear" w:color="auto" w:fill="auto"/>
          </w:tcPr>
          <w:p w14:paraId="6A39C0F9" w14:textId="77777777" w:rsidR="00B54919" w:rsidRPr="00596A3A" w:rsidRDefault="00B54919" w:rsidP="00C80695">
            <w:p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Monitorear mediante visualización en campo y uso de sistemas de información geográfica  las condiciones de conectividad del paisaje</w:t>
            </w:r>
          </w:p>
        </w:tc>
        <w:tc>
          <w:tcPr>
            <w:tcW w:w="707" w:type="pct"/>
            <w:shd w:val="clear" w:color="auto" w:fill="auto"/>
            <w:vAlign w:val="center"/>
          </w:tcPr>
          <w:p w14:paraId="44ACF936" w14:textId="77777777" w:rsidR="00B54919" w:rsidRPr="00596A3A" w:rsidRDefault="00B5491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P</w:t>
            </w:r>
          </w:p>
        </w:tc>
      </w:tr>
      <w:tr w:rsidR="00CF435B" w:rsidRPr="00596A3A" w14:paraId="6ECFC36C" w14:textId="77777777" w:rsidTr="00D103F7">
        <w:trPr>
          <w:trHeight w:val="289"/>
        </w:trPr>
        <w:tc>
          <w:tcPr>
            <w:tcW w:w="4293" w:type="pct"/>
            <w:shd w:val="clear" w:color="auto" w:fill="auto"/>
          </w:tcPr>
          <w:p w14:paraId="71756715" w14:textId="77777777" w:rsidR="00B54919" w:rsidRPr="00596A3A" w:rsidRDefault="00B54919" w:rsidP="00C80695">
            <w:p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Fomentar la realización de estudios e investigaciones de ámbito regional o con enfoque de conectividad</w:t>
            </w:r>
          </w:p>
        </w:tc>
        <w:tc>
          <w:tcPr>
            <w:tcW w:w="707" w:type="pct"/>
            <w:shd w:val="clear" w:color="auto" w:fill="auto"/>
            <w:vAlign w:val="center"/>
          </w:tcPr>
          <w:p w14:paraId="400083DE" w14:textId="77777777" w:rsidR="00B54919" w:rsidRPr="00596A3A" w:rsidRDefault="00B5491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P</w:t>
            </w:r>
          </w:p>
        </w:tc>
      </w:tr>
      <w:tr w:rsidR="00CF435B" w:rsidRPr="00596A3A" w14:paraId="1D7EB4C2" w14:textId="77777777" w:rsidTr="00D103F7">
        <w:trPr>
          <w:trHeight w:val="289"/>
        </w:trPr>
        <w:tc>
          <w:tcPr>
            <w:tcW w:w="4293" w:type="pct"/>
            <w:shd w:val="clear" w:color="auto" w:fill="auto"/>
            <w:vAlign w:val="bottom"/>
          </w:tcPr>
          <w:p w14:paraId="3388F607" w14:textId="77777777" w:rsidR="00B54919" w:rsidRPr="00596A3A" w:rsidRDefault="00B54919" w:rsidP="00C80695">
            <w:p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Sensibilizar a los usuarios del ANP sobre la importancia de mantener la conectividad de los ecosistemas</w:t>
            </w:r>
          </w:p>
        </w:tc>
        <w:tc>
          <w:tcPr>
            <w:tcW w:w="707" w:type="pct"/>
            <w:shd w:val="clear" w:color="auto" w:fill="auto"/>
            <w:vAlign w:val="center"/>
          </w:tcPr>
          <w:p w14:paraId="285344AF" w14:textId="77777777" w:rsidR="00B54919" w:rsidRPr="00596A3A" w:rsidRDefault="00B54919" w:rsidP="00C80695">
            <w:pPr>
              <w:spacing w:before="0" w:after="0" w:line="240" w:lineRule="auto"/>
              <w:jc w:val="center"/>
              <w:rPr>
                <w:rFonts w:ascii="Arial" w:hAnsi="Arial" w:cs="Arial"/>
                <w:sz w:val="20"/>
                <w:szCs w:val="20"/>
              </w:rPr>
            </w:pPr>
            <w:r w:rsidRPr="00596A3A">
              <w:rPr>
                <w:rFonts w:ascii="Arial" w:hAnsi="Arial" w:cs="Arial"/>
                <w:sz w:val="20"/>
                <w:szCs w:val="20"/>
              </w:rPr>
              <w:t>P</w:t>
            </w:r>
          </w:p>
        </w:tc>
      </w:tr>
      <w:tr w:rsidR="00CF435B" w:rsidRPr="00596A3A" w14:paraId="1495EE2F" w14:textId="77777777" w:rsidTr="00D103F7">
        <w:trPr>
          <w:trHeight w:val="289"/>
        </w:trPr>
        <w:tc>
          <w:tcPr>
            <w:tcW w:w="4293" w:type="pct"/>
            <w:shd w:val="clear" w:color="auto" w:fill="auto"/>
          </w:tcPr>
          <w:p w14:paraId="20E93F62" w14:textId="77777777" w:rsidR="00B54919" w:rsidRPr="00596A3A" w:rsidRDefault="00B54919" w:rsidP="00C80695">
            <w:p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 xml:space="preserve">Vigilar que las obras y actividades que se realicen dentro del ANP no afecten la conectividad de los ecosistemas </w:t>
            </w:r>
          </w:p>
        </w:tc>
        <w:tc>
          <w:tcPr>
            <w:tcW w:w="707" w:type="pct"/>
            <w:shd w:val="clear" w:color="auto" w:fill="auto"/>
            <w:vAlign w:val="center"/>
          </w:tcPr>
          <w:p w14:paraId="2F316254" w14:textId="77777777" w:rsidR="00B54919" w:rsidRPr="00596A3A" w:rsidRDefault="00B5491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P</w:t>
            </w:r>
          </w:p>
        </w:tc>
      </w:tr>
      <w:tr w:rsidR="00CF435B" w:rsidRPr="00596A3A" w14:paraId="4EC1566F" w14:textId="77777777" w:rsidTr="00D103F7">
        <w:trPr>
          <w:trHeight w:val="289"/>
        </w:trPr>
        <w:tc>
          <w:tcPr>
            <w:tcW w:w="5000" w:type="pct"/>
            <w:gridSpan w:val="2"/>
            <w:shd w:val="clear" w:color="auto" w:fill="auto"/>
          </w:tcPr>
          <w:p w14:paraId="56DF475B" w14:textId="77777777" w:rsidR="00B54919" w:rsidRPr="00596A3A" w:rsidRDefault="00B54919" w:rsidP="00C80695">
            <w:pPr>
              <w:spacing w:before="0" w:after="0" w:line="240" w:lineRule="auto"/>
              <w:jc w:val="left"/>
              <w:rPr>
                <w:rFonts w:ascii="Arial" w:eastAsia="Times New Roman" w:hAnsi="Arial" w:cs="Arial"/>
                <w:i/>
                <w:sz w:val="20"/>
                <w:szCs w:val="20"/>
                <w:lang w:eastAsia="es-MX"/>
              </w:rPr>
            </w:pPr>
            <w:r w:rsidRPr="00596A3A">
              <w:rPr>
                <w:rFonts w:ascii="Arial" w:eastAsia="Times New Roman" w:hAnsi="Arial" w:cs="Arial"/>
                <w:i/>
                <w:sz w:val="20"/>
                <w:szCs w:val="20"/>
                <w:lang w:eastAsia="es-MX"/>
              </w:rPr>
              <w:t>Manejo integrado del paisaje</w:t>
            </w:r>
          </w:p>
        </w:tc>
      </w:tr>
      <w:tr w:rsidR="00CF435B" w:rsidRPr="00596A3A" w14:paraId="6A861A6D" w14:textId="77777777" w:rsidTr="00D103F7">
        <w:trPr>
          <w:trHeight w:val="289"/>
        </w:trPr>
        <w:tc>
          <w:tcPr>
            <w:tcW w:w="4293" w:type="pct"/>
            <w:shd w:val="clear" w:color="auto" w:fill="auto"/>
          </w:tcPr>
          <w:p w14:paraId="6A1DBB23" w14:textId="77777777" w:rsidR="00B54919" w:rsidRPr="00596A3A" w:rsidRDefault="00B54919" w:rsidP="00C80695">
            <w:p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Establecer e incorporar las medidas de prevención de fragmentación del paisaje en las políticas de manejo del área</w:t>
            </w:r>
          </w:p>
        </w:tc>
        <w:tc>
          <w:tcPr>
            <w:tcW w:w="707" w:type="pct"/>
            <w:shd w:val="clear" w:color="auto" w:fill="auto"/>
            <w:vAlign w:val="center"/>
          </w:tcPr>
          <w:p w14:paraId="11A10D40" w14:textId="77777777" w:rsidR="00B54919" w:rsidRPr="00596A3A" w:rsidRDefault="00B5491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M</w:t>
            </w:r>
          </w:p>
        </w:tc>
      </w:tr>
      <w:tr w:rsidR="00CF435B" w:rsidRPr="00596A3A" w14:paraId="4F558BAC" w14:textId="77777777" w:rsidTr="00D103F7">
        <w:trPr>
          <w:trHeight w:val="289"/>
        </w:trPr>
        <w:tc>
          <w:tcPr>
            <w:tcW w:w="4293" w:type="pct"/>
            <w:shd w:val="clear" w:color="auto" w:fill="auto"/>
          </w:tcPr>
          <w:p w14:paraId="35B0C10F" w14:textId="77777777" w:rsidR="00B54919" w:rsidRPr="00596A3A" w:rsidRDefault="00B54919" w:rsidP="00C80695">
            <w:p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Participar en las mesas de trabajo sobre ordenamientos ecológicos y territoriales de los municipios con el fin de aportar los criterios ambientales que permitan consolidar el manejo del ANP</w:t>
            </w:r>
          </w:p>
        </w:tc>
        <w:tc>
          <w:tcPr>
            <w:tcW w:w="707" w:type="pct"/>
            <w:shd w:val="clear" w:color="auto" w:fill="auto"/>
            <w:vAlign w:val="center"/>
          </w:tcPr>
          <w:p w14:paraId="58EB20C8" w14:textId="77777777" w:rsidR="00B54919" w:rsidRPr="00596A3A" w:rsidRDefault="00B5491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P</w:t>
            </w:r>
          </w:p>
        </w:tc>
      </w:tr>
      <w:tr w:rsidR="00CF435B" w:rsidRPr="00596A3A" w14:paraId="4B21F436" w14:textId="77777777" w:rsidTr="00D103F7">
        <w:trPr>
          <w:trHeight w:val="289"/>
        </w:trPr>
        <w:tc>
          <w:tcPr>
            <w:tcW w:w="4293" w:type="pct"/>
            <w:shd w:val="clear" w:color="auto" w:fill="auto"/>
          </w:tcPr>
          <w:p w14:paraId="1FDC185B" w14:textId="77777777" w:rsidR="00B54919" w:rsidRPr="00596A3A" w:rsidRDefault="00B54919" w:rsidP="00C80695">
            <w:p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 xml:space="preserve">Promover en la zona de influencia y en la RBCM, esquemas o modalidades de conservación, tales como UMAS, manejo forestal sustentable, planes de manejo pesquero, refugios pesqueros y parques bioculturales, entre otros, los cuales contribuyan al manejo integrado del paisaje. </w:t>
            </w:r>
          </w:p>
        </w:tc>
        <w:tc>
          <w:tcPr>
            <w:tcW w:w="707" w:type="pct"/>
            <w:shd w:val="clear" w:color="auto" w:fill="auto"/>
            <w:vAlign w:val="center"/>
          </w:tcPr>
          <w:p w14:paraId="599F30DA" w14:textId="77777777" w:rsidR="00B54919" w:rsidRPr="00596A3A" w:rsidRDefault="00B5491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P</w:t>
            </w:r>
          </w:p>
        </w:tc>
      </w:tr>
    </w:tbl>
    <w:p w14:paraId="70A28D5C" w14:textId="77777777" w:rsidR="00B54919" w:rsidRPr="00596A3A" w:rsidRDefault="00B54919" w:rsidP="00C80695">
      <w:pPr>
        <w:widowControl w:val="0"/>
        <w:autoSpaceDE w:val="0"/>
        <w:autoSpaceDN w:val="0"/>
        <w:adjustRightInd w:val="0"/>
        <w:spacing w:before="0" w:after="0" w:line="240" w:lineRule="auto"/>
        <w:rPr>
          <w:rFonts w:ascii="Arial" w:eastAsia="Times New Roman" w:hAnsi="Arial" w:cs="Arial"/>
          <w:sz w:val="18"/>
          <w:szCs w:val="18"/>
          <w:lang w:eastAsia="es-ES"/>
        </w:rPr>
      </w:pPr>
      <w:r w:rsidRPr="00596A3A">
        <w:rPr>
          <w:rFonts w:ascii="Arial" w:eastAsia="Times New Roman" w:hAnsi="Arial" w:cs="Arial"/>
          <w:sz w:val="18"/>
          <w:szCs w:val="18"/>
          <w:lang w:eastAsia="es-ES"/>
        </w:rPr>
        <w:t>* Las actividades se presentan en letra cursiva.</w:t>
      </w:r>
    </w:p>
    <w:p w14:paraId="27160925" w14:textId="77777777" w:rsidR="00B54919" w:rsidRPr="00596A3A" w:rsidRDefault="00B54919" w:rsidP="00C80695">
      <w:pPr>
        <w:spacing w:before="0" w:after="0" w:line="240" w:lineRule="auto"/>
        <w:jc w:val="left"/>
        <w:rPr>
          <w:rFonts w:ascii="Arial" w:eastAsia="Times New Roman" w:hAnsi="Arial" w:cs="Arial"/>
          <w:lang w:eastAsia="es-MX"/>
        </w:rPr>
      </w:pPr>
    </w:p>
    <w:p w14:paraId="13699A8C" w14:textId="77777777" w:rsidR="00B54919" w:rsidRPr="00596A3A" w:rsidRDefault="00B54919" w:rsidP="00C80695">
      <w:pPr>
        <w:pStyle w:val="Ttulo2"/>
        <w:rPr>
          <w:rStyle w:val="Ttulo2Car"/>
          <w:b/>
          <w:bCs/>
          <w:lang w:val="es-MX"/>
        </w:rPr>
      </w:pPr>
      <w:bookmarkStart w:id="60" w:name="_Toc474849437"/>
      <w:bookmarkStart w:id="61" w:name="_Toc483396470"/>
      <w:bookmarkStart w:id="62" w:name="_Toc193271638"/>
      <w:r w:rsidRPr="00596A3A">
        <w:rPr>
          <w:rStyle w:val="Ttulo2Car"/>
          <w:b/>
          <w:bCs/>
          <w:lang w:val="es-MX"/>
        </w:rPr>
        <w:lastRenderedPageBreak/>
        <w:t>6.3.2. Componente de Recuperación de Especies en Riesgo y Emblemáticas</w:t>
      </w:r>
      <w:bookmarkEnd w:id="60"/>
      <w:bookmarkEnd w:id="61"/>
    </w:p>
    <w:p w14:paraId="555AB8FC" w14:textId="77777777" w:rsidR="00B54919" w:rsidRPr="00596A3A" w:rsidRDefault="00B54919" w:rsidP="00C80695">
      <w:pPr>
        <w:autoSpaceDE w:val="0"/>
        <w:autoSpaceDN w:val="0"/>
        <w:spacing w:before="0" w:after="0" w:line="240" w:lineRule="auto"/>
        <w:rPr>
          <w:rFonts w:ascii="Arial" w:eastAsia="Times New Roman" w:hAnsi="Arial" w:cs="Arial"/>
          <w:sz w:val="20"/>
          <w:szCs w:val="20"/>
          <w:lang w:val="es-ES" w:eastAsia="es-ES"/>
        </w:rPr>
      </w:pPr>
    </w:p>
    <w:p w14:paraId="14778A5E" w14:textId="77777777" w:rsidR="00B54919" w:rsidRPr="00596A3A" w:rsidRDefault="00B54919" w:rsidP="00C80695">
      <w:p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De acuerdo con la NOM059-SEMARNAT-2010 las especies y poblaciones en riesgo son aquellas identificadas por la SEMARNAT como probablemente extintas en el medio silvestre, en peligro de extinción, amenazadas o sujetas a protección especial. De igual forma define a las especies endémicas como aquellas cuyo ámbito de distribución natural se encuentra circunscrito únicamente al Territorio Nacional y a las zonas donde la Nación ejerce su soberanía y jurisdicción, cómo es el caso de las áreas naturales protegidas. </w:t>
      </w:r>
    </w:p>
    <w:p w14:paraId="4904046D" w14:textId="77777777" w:rsidR="00B54919" w:rsidRPr="00596A3A" w:rsidRDefault="00B54919" w:rsidP="00C80695">
      <w:pPr>
        <w:autoSpaceDE w:val="0"/>
        <w:autoSpaceDN w:val="0"/>
        <w:spacing w:before="0" w:after="0" w:line="240" w:lineRule="auto"/>
        <w:rPr>
          <w:rFonts w:ascii="Arial" w:eastAsia="Times New Roman" w:hAnsi="Arial" w:cs="Arial"/>
          <w:sz w:val="20"/>
          <w:szCs w:val="20"/>
          <w:lang w:val="es-ES" w:eastAsia="es-ES"/>
        </w:rPr>
      </w:pPr>
    </w:p>
    <w:p w14:paraId="3A2A9FFE" w14:textId="77777777" w:rsidR="00B54919" w:rsidRPr="00596A3A" w:rsidRDefault="00B54919" w:rsidP="00C80695">
      <w:pPr>
        <w:autoSpaceDE w:val="0"/>
        <w:autoSpaceDN w:val="0"/>
        <w:spacing w:before="0" w:after="0" w:line="240" w:lineRule="auto"/>
        <w:rPr>
          <w:rFonts w:ascii="Arial" w:hAnsi="Arial" w:cs="Arial"/>
          <w:sz w:val="20"/>
          <w:szCs w:val="20"/>
        </w:rPr>
      </w:pPr>
      <w:r w:rsidRPr="00596A3A">
        <w:rPr>
          <w:rFonts w:ascii="Arial" w:hAnsi="Arial" w:cs="Arial"/>
          <w:sz w:val="20"/>
          <w:szCs w:val="20"/>
        </w:rPr>
        <w:t>Por otro lado las especies emblemáticas o bandera, son aquellas especies carismáticas que sirven como símbolo para atraer el apoyo del público o de posibles donantes, para la implementación y desarrollo de programas de conservación que involucren a la especie bandera y las especies menos llamativas con las que pudiera estar asociada (Isasi-Catalá, 2011).</w:t>
      </w:r>
    </w:p>
    <w:p w14:paraId="10489750" w14:textId="77777777" w:rsidR="00B54919" w:rsidRPr="00596A3A" w:rsidRDefault="00B54919" w:rsidP="00C80695">
      <w:pPr>
        <w:autoSpaceDE w:val="0"/>
        <w:autoSpaceDN w:val="0"/>
        <w:spacing w:before="0" w:after="0" w:line="240" w:lineRule="auto"/>
        <w:rPr>
          <w:rFonts w:ascii="Arial" w:hAnsi="Arial" w:cs="Arial"/>
          <w:sz w:val="20"/>
          <w:szCs w:val="20"/>
        </w:rPr>
      </w:pPr>
    </w:p>
    <w:p w14:paraId="4BE188D7" w14:textId="77777777" w:rsidR="00B54919" w:rsidRPr="00596A3A" w:rsidRDefault="00B54919" w:rsidP="00C80695">
      <w:pPr>
        <w:autoSpaceDE w:val="0"/>
        <w:autoSpaceDN w:val="0"/>
        <w:spacing w:before="0" w:after="0" w:line="240" w:lineRule="auto"/>
        <w:rPr>
          <w:rFonts w:ascii="Arial" w:hAnsi="Arial" w:cs="Arial"/>
          <w:sz w:val="20"/>
          <w:szCs w:val="20"/>
        </w:rPr>
      </w:pPr>
      <w:r w:rsidRPr="00596A3A">
        <w:rPr>
          <w:rFonts w:ascii="Arial" w:eastAsia="Times New Roman" w:hAnsi="Arial" w:cs="Arial"/>
          <w:sz w:val="20"/>
          <w:szCs w:val="20"/>
          <w:lang w:val="es-ES" w:eastAsia="es-ES"/>
        </w:rPr>
        <w:t>En la Reserva dela Biosfera Caribe Mexicano están presenten diversas especies en riesgo y endémicas (de acuerdo al anexo I del presente Programa de Manejo), por lo que realizar acciones para su protección repercutirá</w:t>
      </w:r>
      <w:r w:rsidRPr="00596A3A">
        <w:rPr>
          <w:rFonts w:ascii="Arial" w:hAnsi="Arial" w:cs="Arial"/>
          <w:sz w:val="20"/>
          <w:szCs w:val="20"/>
        </w:rPr>
        <w:t xml:space="preserve"> de manera positiva en muchas otras especies asociadas y sus hábitat, siendo ésta una estrategia que permitirá eficientizar recursos económicos, técnicos y humanos. Asimismo, la identificación de especies emblemáticas o bandera podrá apoyar la gestión de recursos financieros adicionales provenientes de organizaciones nacionales o internacionales interesadas en su conservación.</w:t>
      </w:r>
    </w:p>
    <w:p w14:paraId="264B8376" w14:textId="77777777" w:rsidR="00B54919" w:rsidRPr="00596A3A" w:rsidRDefault="00B54919" w:rsidP="00C80695">
      <w:pPr>
        <w:autoSpaceDE w:val="0"/>
        <w:autoSpaceDN w:val="0"/>
        <w:spacing w:before="0" w:after="0" w:line="240" w:lineRule="auto"/>
        <w:rPr>
          <w:rFonts w:ascii="Arial" w:hAnsi="Arial" w:cs="Arial"/>
          <w:sz w:val="20"/>
          <w:szCs w:val="20"/>
        </w:rPr>
      </w:pPr>
    </w:p>
    <w:p w14:paraId="39FF1A2A" w14:textId="77777777" w:rsidR="00B54919" w:rsidRPr="00596A3A" w:rsidRDefault="00B54919" w:rsidP="00C80695">
      <w:pPr>
        <w:autoSpaceDE w:val="0"/>
        <w:autoSpaceDN w:val="0"/>
        <w:spacing w:before="0" w:after="0" w:line="240" w:lineRule="auto"/>
        <w:jc w:val="left"/>
        <w:rPr>
          <w:rFonts w:ascii="Arial" w:eastAsia="Times New Roman" w:hAnsi="Arial" w:cs="Arial"/>
          <w:b/>
          <w:sz w:val="20"/>
          <w:lang w:val="es-ES" w:eastAsia="es-ES"/>
        </w:rPr>
      </w:pPr>
      <w:r w:rsidRPr="00596A3A">
        <w:rPr>
          <w:rFonts w:ascii="Arial" w:eastAsia="Times New Roman" w:hAnsi="Arial" w:cs="Arial"/>
          <w:b/>
          <w:sz w:val="20"/>
          <w:lang w:val="es-ES" w:eastAsia="es-ES"/>
        </w:rPr>
        <w:t>Objetivos específicos</w:t>
      </w:r>
    </w:p>
    <w:p w14:paraId="0A9B7E00" w14:textId="77777777" w:rsidR="00B54919" w:rsidRPr="00596A3A" w:rsidRDefault="00B54919" w:rsidP="00C80695">
      <w:pPr>
        <w:numPr>
          <w:ilvl w:val="0"/>
          <w:numId w:val="38"/>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Contribuir a la recuperación y restablecimiento de las poblaciones de especies que están en alguna de las categorías de riesgo, endémicas o emblemáticas.</w:t>
      </w:r>
    </w:p>
    <w:p w14:paraId="0A3D7715" w14:textId="77777777" w:rsidR="00B54919" w:rsidRPr="00596A3A" w:rsidRDefault="00B54919" w:rsidP="00C80695">
      <w:pPr>
        <w:numPr>
          <w:ilvl w:val="0"/>
          <w:numId w:val="38"/>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Contribuir a la conservación de poblaciones de especies con alto valor ecológico dentro de los ecosistemas terrestres y marinos.</w:t>
      </w:r>
    </w:p>
    <w:p w14:paraId="730E1321" w14:textId="77777777" w:rsidR="00B54919" w:rsidRPr="00596A3A" w:rsidRDefault="00B54919" w:rsidP="00C80695">
      <w:pPr>
        <w:numPr>
          <w:ilvl w:val="0"/>
          <w:numId w:val="38"/>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Lograr la participación de los usuarios del ANP en las acciones de manejo, conservación y protección de las especies en riesgo, endémicas o emblemáticas. </w:t>
      </w:r>
    </w:p>
    <w:p w14:paraId="7E00C329" w14:textId="77777777" w:rsidR="00B54919" w:rsidRPr="00596A3A" w:rsidRDefault="00B54919" w:rsidP="00C80695">
      <w:pPr>
        <w:autoSpaceDE w:val="0"/>
        <w:autoSpaceDN w:val="0"/>
        <w:spacing w:before="0" w:after="0" w:line="240" w:lineRule="auto"/>
        <w:jc w:val="left"/>
        <w:rPr>
          <w:rFonts w:ascii="Arial" w:eastAsia="Times New Roman" w:hAnsi="Arial" w:cs="Arial"/>
          <w:u w:val="single"/>
          <w:lang w:val="es-ES" w:eastAsia="es-ES"/>
        </w:rPr>
      </w:pPr>
    </w:p>
    <w:p w14:paraId="7E4BE491" w14:textId="77777777" w:rsidR="00B54919" w:rsidRPr="00596A3A" w:rsidRDefault="00B54919" w:rsidP="00C80695">
      <w:pPr>
        <w:autoSpaceDE w:val="0"/>
        <w:autoSpaceDN w:val="0"/>
        <w:spacing w:before="0" w:after="0" w:line="240" w:lineRule="auto"/>
        <w:jc w:val="left"/>
        <w:rPr>
          <w:rFonts w:ascii="Arial" w:eastAsia="Times New Roman" w:hAnsi="Arial" w:cs="Arial"/>
          <w:b/>
          <w:sz w:val="20"/>
          <w:lang w:val="es-ES" w:eastAsia="es-ES"/>
        </w:rPr>
      </w:pPr>
      <w:r w:rsidRPr="00596A3A">
        <w:rPr>
          <w:rFonts w:ascii="Arial" w:eastAsia="Times New Roman" w:hAnsi="Arial" w:cs="Arial"/>
          <w:b/>
          <w:sz w:val="20"/>
          <w:lang w:val="es-ES" w:eastAsia="es-ES"/>
        </w:rPr>
        <w:t>Metas y resultados esperados</w:t>
      </w:r>
    </w:p>
    <w:p w14:paraId="408C8570" w14:textId="77777777" w:rsidR="00B54919" w:rsidRPr="00596A3A" w:rsidRDefault="00B54919" w:rsidP="00C80695">
      <w:pPr>
        <w:numPr>
          <w:ilvl w:val="0"/>
          <w:numId w:val="40"/>
        </w:numPr>
        <w:autoSpaceDE w:val="0"/>
        <w:autoSpaceDN w:val="0"/>
        <w:adjustRightInd w:val="0"/>
        <w:spacing w:before="0" w:after="0" w:line="240" w:lineRule="auto"/>
        <w:contextualSpacing/>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Contar con un listado de las especies en riesgo y de importancia ecológica para generar estrategias específicas para su recuperación.</w:t>
      </w:r>
    </w:p>
    <w:p w14:paraId="69E7EFC7" w14:textId="47278500" w:rsidR="00B54919" w:rsidRPr="00596A3A" w:rsidRDefault="00B54919" w:rsidP="00C80695">
      <w:pPr>
        <w:numPr>
          <w:ilvl w:val="0"/>
          <w:numId w:val="39"/>
        </w:numPr>
        <w:autoSpaceDE w:val="0"/>
        <w:autoSpaceDN w:val="0"/>
        <w:spacing w:before="0" w:after="0" w:line="240" w:lineRule="auto"/>
        <w:rPr>
          <w:rFonts w:ascii="Arial" w:eastAsia="Times New Roman" w:hAnsi="Arial" w:cs="Arial"/>
          <w:lang w:val="es-ES" w:eastAsia="es-ES"/>
        </w:rPr>
      </w:pPr>
      <w:r w:rsidRPr="00596A3A">
        <w:rPr>
          <w:rFonts w:ascii="Arial" w:eastAsia="Times New Roman" w:hAnsi="Arial" w:cs="Arial"/>
          <w:sz w:val="20"/>
          <w:szCs w:val="20"/>
          <w:lang w:val="es-ES" w:eastAsia="es-ES"/>
        </w:rPr>
        <w:t xml:space="preserve">Contar con un amplio acervo de información actualizado sobre el conocimiento biológico, ecológico y conductual de las especies con base </w:t>
      </w:r>
      <w:r w:rsidR="00CD1EE6">
        <w:rPr>
          <w:rFonts w:ascii="Arial" w:eastAsia="Times New Roman" w:hAnsi="Arial" w:cs="Arial"/>
          <w:sz w:val="20"/>
          <w:szCs w:val="20"/>
          <w:lang w:val="es-ES" w:eastAsia="es-ES"/>
        </w:rPr>
        <w:t>en</w:t>
      </w:r>
      <w:r w:rsidR="00CD1EE6" w:rsidRPr="00596A3A">
        <w:rPr>
          <w:rFonts w:ascii="Arial" w:eastAsia="Times New Roman" w:hAnsi="Arial" w:cs="Arial"/>
          <w:sz w:val="20"/>
          <w:szCs w:val="20"/>
          <w:lang w:val="es-ES" w:eastAsia="es-ES"/>
        </w:rPr>
        <w:t xml:space="preserve"> </w:t>
      </w:r>
      <w:r w:rsidRPr="00596A3A">
        <w:rPr>
          <w:rFonts w:ascii="Arial" w:eastAsia="Times New Roman" w:hAnsi="Arial" w:cs="Arial"/>
          <w:sz w:val="20"/>
          <w:szCs w:val="20"/>
          <w:lang w:val="es-ES" w:eastAsia="es-ES"/>
        </w:rPr>
        <w:t>los distintos ecosistemas, ambientes y características ecológicas que se presentan en la Reserva</w:t>
      </w:r>
      <w:r w:rsidRPr="00596A3A">
        <w:rPr>
          <w:rFonts w:ascii="Arial" w:eastAsia="Times New Roman" w:hAnsi="Arial" w:cs="Arial"/>
          <w:lang w:val="es-ES" w:eastAsia="es-ES"/>
        </w:rPr>
        <w:t>.</w:t>
      </w:r>
    </w:p>
    <w:p w14:paraId="01E69A2F" w14:textId="77777777" w:rsidR="00B54919" w:rsidRPr="00596A3A" w:rsidRDefault="00B54919" w:rsidP="00C80695">
      <w:pPr>
        <w:autoSpaceDE w:val="0"/>
        <w:autoSpaceDN w:val="0"/>
        <w:spacing w:before="0" w:after="0" w:line="240" w:lineRule="auto"/>
        <w:ind w:left="720"/>
        <w:rPr>
          <w:rFonts w:ascii="Arial" w:eastAsia="Times New Roman" w:hAnsi="Arial" w:cs="Arial"/>
          <w:lang w:val="es-ES" w:eastAsia="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5"/>
        <w:gridCol w:w="1071"/>
      </w:tblGrid>
      <w:tr w:rsidR="00CF435B" w:rsidRPr="00596A3A" w14:paraId="7AA37774" w14:textId="77777777" w:rsidTr="00D103F7">
        <w:trPr>
          <w:jc w:val="center"/>
        </w:trPr>
        <w:tc>
          <w:tcPr>
            <w:tcW w:w="4441" w:type="pct"/>
          </w:tcPr>
          <w:p w14:paraId="06B5BE57" w14:textId="77777777" w:rsidR="00B54919" w:rsidRPr="00596A3A" w:rsidRDefault="00B54919" w:rsidP="00C80695">
            <w:pPr>
              <w:autoSpaceDE w:val="0"/>
              <w:autoSpaceDN w:val="0"/>
              <w:spacing w:before="0" w:after="0" w:line="240" w:lineRule="auto"/>
              <w:jc w:val="left"/>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Actividades* y acciones</w:t>
            </w:r>
          </w:p>
        </w:tc>
        <w:tc>
          <w:tcPr>
            <w:tcW w:w="559" w:type="pct"/>
          </w:tcPr>
          <w:p w14:paraId="0553CB1B" w14:textId="77777777" w:rsidR="00B54919" w:rsidRPr="00596A3A" w:rsidRDefault="00B54919" w:rsidP="00C80695">
            <w:pPr>
              <w:autoSpaceDE w:val="0"/>
              <w:autoSpaceDN w:val="0"/>
              <w:spacing w:before="0" w:after="0" w:line="240" w:lineRule="auto"/>
              <w:jc w:val="left"/>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Plazo</w:t>
            </w:r>
          </w:p>
        </w:tc>
      </w:tr>
      <w:tr w:rsidR="00CF435B" w:rsidRPr="00596A3A" w14:paraId="391527EA" w14:textId="77777777" w:rsidTr="00D103F7">
        <w:trPr>
          <w:trHeight w:val="327"/>
          <w:jc w:val="center"/>
        </w:trPr>
        <w:tc>
          <w:tcPr>
            <w:tcW w:w="5000" w:type="pct"/>
            <w:gridSpan w:val="2"/>
          </w:tcPr>
          <w:p w14:paraId="6C2A97F9" w14:textId="77777777" w:rsidR="00B54919" w:rsidRPr="00596A3A" w:rsidRDefault="00B54919" w:rsidP="00C80695">
            <w:pPr>
              <w:autoSpaceDE w:val="0"/>
              <w:autoSpaceDN w:val="0"/>
              <w:spacing w:before="0" w:after="0" w:line="240" w:lineRule="auto"/>
              <w:ind w:right="1138"/>
              <w:jc w:val="left"/>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 xml:space="preserve">Conservación de las especies en riesgo, emblemáticas y endémicas </w:t>
            </w:r>
          </w:p>
        </w:tc>
      </w:tr>
      <w:tr w:rsidR="00CF435B" w:rsidRPr="00596A3A" w14:paraId="2F5CDDA8" w14:textId="77777777" w:rsidTr="00D103F7">
        <w:trPr>
          <w:jc w:val="center"/>
        </w:trPr>
        <w:tc>
          <w:tcPr>
            <w:tcW w:w="4441" w:type="pct"/>
          </w:tcPr>
          <w:p w14:paraId="7BA90A9B" w14:textId="77777777" w:rsidR="00B54919" w:rsidRPr="00596A3A" w:rsidRDefault="00B54919" w:rsidP="00C80695">
            <w:p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Ejecutar los protocolos o acciones existentes para la atención de contingencias de fauna silvestre, como el Protocolo de Atención para Varamientos de Mamíferos Marinos</w:t>
            </w:r>
          </w:p>
        </w:tc>
        <w:tc>
          <w:tcPr>
            <w:tcW w:w="559" w:type="pct"/>
          </w:tcPr>
          <w:p w14:paraId="1F08CAE8" w14:textId="77777777" w:rsidR="00B54919" w:rsidRPr="00596A3A" w:rsidRDefault="00B54919" w:rsidP="00C80695">
            <w:pPr>
              <w:autoSpaceDE w:val="0"/>
              <w:autoSpaceDN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0B8356F0" w14:textId="77777777" w:rsidTr="00D103F7">
        <w:trPr>
          <w:jc w:val="center"/>
        </w:trPr>
        <w:tc>
          <w:tcPr>
            <w:tcW w:w="4441" w:type="pct"/>
          </w:tcPr>
          <w:p w14:paraId="18B0326D" w14:textId="77777777" w:rsidR="00B54919" w:rsidRPr="00596A3A" w:rsidRDefault="00B54919" w:rsidP="00C80695">
            <w:p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Fomentar la realización de estudios, investigaciones y diagnóstico de sus poblaciones </w:t>
            </w:r>
          </w:p>
        </w:tc>
        <w:tc>
          <w:tcPr>
            <w:tcW w:w="559" w:type="pct"/>
          </w:tcPr>
          <w:p w14:paraId="3A8B4282" w14:textId="77777777" w:rsidR="00B54919" w:rsidRPr="00596A3A" w:rsidRDefault="00B54919" w:rsidP="00C80695">
            <w:pPr>
              <w:autoSpaceDE w:val="0"/>
              <w:autoSpaceDN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76D2F438" w14:textId="77777777" w:rsidTr="00D103F7">
        <w:trPr>
          <w:jc w:val="center"/>
        </w:trPr>
        <w:tc>
          <w:tcPr>
            <w:tcW w:w="4441" w:type="pct"/>
          </w:tcPr>
          <w:p w14:paraId="48AAE345" w14:textId="52263DDF" w:rsidR="00B54919" w:rsidRPr="00596A3A" w:rsidRDefault="00B54919" w:rsidP="00C80695">
            <w:p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Identificar las especies emblemáticas de la Reserva de la Biosfera</w:t>
            </w:r>
          </w:p>
        </w:tc>
        <w:tc>
          <w:tcPr>
            <w:tcW w:w="559" w:type="pct"/>
          </w:tcPr>
          <w:p w14:paraId="5EDD9CBD" w14:textId="77777777" w:rsidR="00B54919" w:rsidRPr="00596A3A" w:rsidRDefault="00B54919" w:rsidP="00C80695">
            <w:pPr>
              <w:autoSpaceDE w:val="0"/>
              <w:autoSpaceDN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173B6120" w14:textId="77777777" w:rsidTr="00D103F7">
        <w:trPr>
          <w:jc w:val="center"/>
        </w:trPr>
        <w:tc>
          <w:tcPr>
            <w:tcW w:w="4441" w:type="pct"/>
          </w:tcPr>
          <w:p w14:paraId="15F00853" w14:textId="77777777" w:rsidR="00B54919" w:rsidRPr="00596A3A" w:rsidRDefault="00B54919" w:rsidP="00C80695">
            <w:pPr>
              <w:autoSpaceDE w:val="0"/>
              <w:autoSpaceDN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sz w:val="20"/>
                <w:szCs w:val="20"/>
                <w:lang w:val="es-ES" w:eastAsia="es-ES"/>
              </w:rPr>
              <w:t>Monitorear los impactos sobre las especies a fin de establecer medidas especiales para su rehabilitación</w:t>
            </w:r>
          </w:p>
        </w:tc>
        <w:tc>
          <w:tcPr>
            <w:tcW w:w="559" w:type="pct"/>
          </w:tcPr>
          <w:p w14:paraId="347C14EC" w14:textId="77777777" w:rsidR="00B54919" w:rsidRPr="00596A3A" w:rsidRDefault="00B54919" w:rsidP="00C80695">
            <w:pPr>
              <w:autoSpaceDE w:val="0"/>
              <w:autoSpaceDN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74CFE5E4" w14:textId="77777777" w:rsidTr="00D103F7">
        <w:trPr>
          <w:jc w:val="center"/>
        </w:trPr>
        <w:tc>
          <w:tcPr>
            <w:tcW w:w="4441" w:type="pct"/>
          </w:tcPr>
          <w:p w14:paraId="5C09D5BA" w14:textId="77777777" w:rsidR="00B54919" w:rsidRPr="00596A3A" w:rsidRDefault="00B54919" w:rsidP="00C80695">
            <w:p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Promover y apoyar proyectos de conservación directa, restauración y protección de dichas especies </w:t>
            </w:r>
          </w:p>
        </w:tc>
        <w:tc>
          <w:tcPr>
            <w:tcW w:w="559" w:type="pct"/>
          </w:tcPr>
          <w:p w14:paraId="005916E4" w14:textId="77777777" w:rsidR="00B54919" w:rsidRPr="00596A3A" w:rsidRDefault="00B54919" w:rsidP="00C80695">
            <w:pPr>
              <w:autoSpaceDE w:val="0"/>
              <w:autoSpaceDN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66F37A3F" w14:textId="77777777" w:rsidTr="00D103F7">
        <w:trPr>
          <w:jc w:val="center"/>
        </w:trPr>
        <w:tc>
          <w:tcPr>
            <w:tcW w:w="4441" w:type="pct"/>
          </w:tcPr>
          <w:p w14:paraId="66B35D74" w14:textId="77777777" w:rsidR="00B54919" w:rsidRPr="00596A3A" w:rsidRDefault="00B54919" w:rsidP="00C80695">
            <w:p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entre los usuarios del ANP la realización de proyectos de conservación y aprovechamiento sustentable de las especies</w:t>
            </w:r>
          </w:p>
        </w:tc>
        <w:tc>
          <w:tcPr>
            <w:tcW w:w="559" w:type="pct"/>
          </w:tcPr>
          <w:p w14:paraId="0A151C83" w14:textId="77777777" w:rsidR="00B54919" w:rsidRPr="00596A3A" w:rsidRDefault="00B54919" w:rsidP="00C80695">
            <w:pPr>
              <w:autoSpaceDE w:val="0"/>
              <w:autoSpaceDN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16A6867C" w14:textId="77777777" w:rsidTr="00D103F7">
        <w:trPr>
          <w:jc w:val="center"/>
        </w:trPr>
        <w:tc>
          <w:tcPr>
            <w:tcW w:w="4441" w:type="pct"/>
          </w:tcPr>
          <w:p w14:paraId="25A5A69E" w14:textId="77777777" w:rsidR="00B54919" w:rsidRPr="00596A3A" w:rsidRDefault="00B54919" w:rsidP="00C80695">
            <w:p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Promover la asistencia a eventos (talleres, reuniones, etc.) nacionales e internacionales del personal de la Reserva, fomentando los intercambios con ANP involucradas en proyectos de conservación de dichas especies</w:t>
            </w:r>
          </w:p>
        </w:tc>
        <w:tc>
          <w:tcPr>
            <w:tcW w:w="559" w:type="pct"/>
          </w:tcPr>
          <w:p w14:paraId="5EF5CC2B" w14:textId="77777777" w:rsidR="00B54919" w:rsidRPr="00596A3A" w:rsidRDefault="00B54919" w:rsidP="00C80695">
            <w:pPr>
              <w:autoSpaceDE w:val="0"/>
              <w:autoSpaceDN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bl>
    <w:p w14:paraId="0D81F600" w14:textId="77777777" w:rsidR="00B54919" w:rsidRPr="00596A3A" w:rsidRDefault="00B54919" w:rsidP="00C80695">
      <w:pPr>
        <w:autoSpaceDE w:val="0"/>
        <w:autoSpaceDN w:val="0"/>
        <w:spacing w:before="0" w:after="0" w:line="240" w:lineRule="auto"/>
        <w:jc w:val="left"/>
        <w:rPr>
          <w:rFonts w:ascii="Arial" w:eastAsia="Batang" w:hAnsi="Arial" w:cs="Arial"/>
          <w:bCs/>
          <w:sz w:val="20"/>
          <w:szCs w:val="20"/>
          <w:lang w:eastAsia="es-ES"/>
        </w:rPr>
      </w:pPr>
      <w:r w:rsidRPr="00596A3A">
        <w:rPr>
          <w:rFonts w:ascii="Arial" w:eastAsia="Batang" w:hAnsi="Arial" w:cs="Arial"/>
          <w:bCs/>
          <w:sz w:val="20"/>
          <w:szCs w:val="20"/>
          <w:lang w:eastAsia="es-ES"/>
        </w:rPr>
        <w:t>* Las actividades se presentan en letra cursiva.</w:t>
      </w:r>
    </w:p>
    <w:p w14:paraId="4DC72542" w14:textId="77777777" w:rsidR="00B54919" w:rsidRPr="00596A3A" w:rsidRDefault="00B54919" w:rsidP="00C80695">
      <w:pPr>
        <w:autoSpaceDE w:val="0"/>
        <w:autoSpaceDN w:val="0"/>
        <w:spacing w:before="0" w:after="0" w:line="240" w:lineRule="auto"/>
        <w:jc w:val="left"/>
        <w:rPr>
          <w:rFonts w:ascii="Arial" w:eastAsia="Times New Roman" w:hAnsi="Arial" w:cs="Arial"/>
          <w:bCs/>
          <w:sz w:val="20"/>
          <w:szCs w:val="20"/>
          <w:lang w:eastAsia="es-ES"/>
        </w:rPr>
      </w:pPr>
    </w:p>
    <w:p w14:paraId="6BED24D9" w14:textId="77777777" w:rsidR="00B54919" w:rsidRPr="00596A3A" w:rsidRDefault="00B54919" w:rsidP="00C80695">
      <w:pPr>
        <w:pStyle w:val="Ttulo2"/>
        <w:rPr>
          <w:rStyle w:val="Ttulo2Car"/>
          <w:b/>
          <w:bCs/>
          <w:lang w:val="es-MX"/>
        </w:rPr>
      </w:pPr>
      <w:bookmarkStart w:id="63" w:name="_Toc474849438"/>
      <w:bookmarkStart w:id="64" w:name="_Toc483396471"/>
      <w:r w:rsidRPr="00596A3A">
        <w:rPr>
          <w:rStyle w:val="Ttulo2Car"/>
          <w:b/>
          <w:bCs/>
          <w:lang w:val="es-MX"/>
        </w:rPr>
        <w:t>6.3.3. Componente conservación de agua y suelos</w:t>
      </w:r>
      <w:bookmarkEnd w:id="62"/>
      <w:bookmarkEnd w:id="63"/>
      <w:bookmarkEnd w:id="64"/>
    </w:p>
    <w:p w14:paraId="03AB8ACD"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p>
    <w:p w14:paraId="66F89896"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Las fuentes de contaminación del agua y suelo que afectan a la Reserva de la Biosfera provienen principalmente de áreas externas a la poligonal, en su mayoría derivada de las áreas urbanas y construcciones colindantes. </w:t>
      </w:r>
    </w:p>
    <w:p w14:paraId="6A02A295"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02242425"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Lo anterior debido a que en las regiones cársticas, como la Península de Yucatán, el riesgo de contaminación de las aguas subterráneas es elevado, aunado a la alta conectividad del acuífero con el mar, dichas aguas cargadas con compuestos contaminantes llegan directamente al arrecife de coral y la zona marina contigua. </w:t>
      </w:r>
    </w:p>
    <w:p w14:paraId="3F8B5624"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5F746D7C" w14:textId="20206AEE" w:rsidR="00B54919" w:rsidRPr="00596A3A" w:rsidRDefault="00B54919" w:rsidP="00C80695">
      <w:p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 xml:space="preserve">Por otro lado, en la Reserva de la Biosfera se presenta contaminación por residuos sólidos provenientes incluso de otros países y continentes, llegando a acumularse en los humedales, lagunas, playas y el mar por las corrientes marinas. De igual forma y derivado del intenso tráfico marítimo que presenta la Reserva de la Biosfera, existe una latente amenaza de contaminación por hidrocarburos. </w:t>
      </w:r>
    </w:p>
    <w:p w14:paraId="109906B1"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59A26334"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Por lo anterior, es un tema que requiere atención permanente a través de varias líneas de acción, que involucran la inspección y vigilancia; monitoreo e investigación; educación ambiental y concientización; coordinación y vinculación con las instancias de los diferentes niveles de gobierno, así como el impulsar y promover la generación e implementación de normas, lineamientos y regulaciones tanto para el ANP como para la zona de influencia, para el uso de mejores medidas que permitan el mantenimiento de una buena calidad del agua. </w:t>
      </w:r>
    </w:p>
    <w:p w14:paraId="45C4B6DB"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p>
    <w:p w14:paraId="26A7B7CB" w14:textId="77777777" w:rsidR="00B54919" w:rsidRPr="00596A3A" w:rsidRDefault="00B54919" w:rsidP="00C80695">
      <w:pPr>
        <w:spacing w:before="0" w:after="0" w:line="240" w:lineRule="auto"/>
        <w:jc w:val="left"/>
        <w:rPr>
          <w:rFonts w:ascii="Arial" w:eastAsia="Times New Roman" w:hAnsi="Arial" w:cs="Arial"/>
          <w:b/>
          <w:lang w:eastAsia="es-MX"/>
        </w:rPr>
      </w:pPr>
      <w:r w:rsidRPr="00596A3A">
        <w:rPr>
          <w:rFonts w:ascii="Arial" w:eastAsia="Times New Roman" w:hAnsi="Arial" w:cs="Arial"/>
          <w:b/>
          <w:lang w:eastAsia="es-MX"/>
        </w:rPr>
        <w:t>Objetivos específicos</w:t>
      </w:r>
    </w:p>
    <w:p w14:paraId="0B429E1F" w14:textId="77777777" w:rsidR="00B54919" w:rsidRPr="00596A3A" w:rsidRDefault="00B54919" w:rsidP="00C80695">
      <w:pPr>
        <w:spacing w:before="0" w:after="0" w:line="240" w:lineRule="auto"/>
        <w:jc w:val="left"/>
        <w:rPr>
          <w:rFonts w:ascii="Arial" w:eastAsia="Times New Roman" w:hAnsi="Arial" w:cs="Arial"/>
          <w:b/>
          <w:lang w:eastAsia="es-MX"/>
        </w:rPr>
      </w:pPr>
    </w:p>
    <w:p w14:paraId="15B8C7A8" w14:textId="77777777" w:rsidR="00B54919" w:rsidRPr="00596A3A" w:rsidRDefault="00B54919" w:rsidP="00C80695">
      <w:pPr>
        <w:numPr>
          <w:ilvl w:val="0"/>
          <w:numId w:val="37"/>
        </w:num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Participar con las autoridades de los tres niveles de gobierno e instancias no gubernamentales en la conservación del acuífero y del suelo.</w:t>
      </w:r>
    </w:p>
    <w:p w14:paraId="6CD03AF1" w14:textId="77777777" w:rsidR="00B54919" w:rsidRPr="00596A3A" w:rsidRDefault="00B54919" w:rsidP="00C80695">
      <w:pPr>
        <w:numPr>
          <w:ilvl w:val="0"/>
          <w:numId w:val="37"/>
        </w:num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Abonar al conocimiento sobre el estado del acuífero y del suelo, a través del fomento de estudios, monitoreos y diagnósticos realizados por parte del sector académico.</w:t>
      </w:r>
    </w:p>
    <w:p w14:paraId="0B721143" w14:textId="77777777" w:rsidR="00B54919" w:rsidRPr="00596A3A" w:rsidRDefault="00B54919" w:rsidP="00C80695">
      <w:pPr>
        <w:numPr>
          <w:ilvl w:val="0"/>
          <w:numId w:val="37"/>
        </w:num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Prevenir la contaminación del suelo y agua a través de acciones de difusión y concientización a los usuarios y a los pobladores de la zona de influencia.</w:t>
      </w:r>
    </w:p>
    <w:p w14:paraId="320CE56C" w14:textId="77777777" w:rsidR="00B54919" w:rsidRPr="00596A3A" w:rsidRDefault="00B54919" w:rsidP="00C80695">
      <w:pPr>
        <w:numPr>
          <w:ilvl w:val="0"/>
          <w:numId w:val="37"/>
        </w:numPr>
        <w:spacing w:before="0" w:after="0" w:line="240" w:lineRule="auto"/>
        <w:rPr>
          <w:rFonts w:ascii="Arial" w:eastAsia="Times New Roman" w:hAnsi="Arial" w:cs="Arial"/>
          <w:lang w:eastAsia="es-MX"/>
        </w:rPr>
      </w:pPr>
      <w:r w:rsidRPr="00596A3A">
        <w:rPr>
          <w:rFonts w:ascii="Arial" w:eastAsia="Times New Roman" w:hAnsi="Arial" w:cs="Arial"/>
          <w:sz w:val="20"/>
          <w:szCs w:val="20"/>
          <w:lang w:eastAsia="es-MX"/>
        </w:rPr>
        <w:t>Permear en las políticas públicas de los municipios para que se realicen acciones de conservación del suelo y del agua.</w:t>
      </w:r>
    </w:p>
    <w:p w14:paraId="33CA2EE9" w14:textId="77777777" w:rsidR="00B54919" w:rsidRPr="00596A3A" w:rsidRDefault="00B54919" w:rsidP="00C80695">
      <w:pPr>
        <w:spacing w:before="0" w:after="0" w:line="240" w:lineRule="auto"/>
        <w:jc w:val="left"/>
        <w:rPr>
          <w:rFonts w:ascii="Arial" w:eastAsia="Times New Roman" w:hAnsi="Arial" w:cs="Arial"/>
          <w:lang w:eastAsia="es-MX"/>
        </w:rPr>
      </w:pPr>
    </w:p>
    <w:p w14:paraId="6E766FD7" w14:textId="77777777" w:rsidR="00B54919" w:rsidRPr="00596A3A" w:rsidRDefault="00B54919" w:rsidP="00C80695">
      <w:pPr>
        <w:spacing w:before="0" w:after="0" w:line="240" w:lineRule="auto"/>
        <w:jc w:val="left"/>
        <w:rPr>
          <w:rFonts w:ascii="Arial" w:eastAsia="Times New Roman" w:hAnsi="Arial" w:cs="Arial"/>
          <w:b/>
          <w:lang w:eastAsia="es-MX"/>
        </w:rPr>
      </w:pPr>
      <w:r w:rsidRPr="00596A3A">
        <w:rPr>
          <w:rFonts w:ascii="Arial" w:eastAsia="Times New Roman" w:hAnsi="Arial" w:cs="Arial"/>
          <w:b/>
          <w:lang w:eastAsia="es-MX"/>
        </w:rPr>
        <w:t>Metas y resultados esperados</w:t>
      </w:r>
    </w:p>
    <w:p w14:paraId="50AD8B15" w14:textId="77777777" w:rsidR="00B54919" w:rsidRPr="00596A3A" w:rsidRDefault="00B54919" w:rsidP="00C80695">
      <w:pPr>
        <w:spacing w:before="0" w:after="0" w:line="240" w:lineRule="auto"/>
        <w:jc w:val="left"/>
        <w:rPr>
          <w:rFonts w:ascii="Arial" w:eastAsia="Times New Roman" w:hAnsi="Arial" w:cs="Arial"/>
          <w:b/>
          <w:lang w:eastAsia="es-MX"/>
        </w:rPr>
      </w:pPr>
    </w:p>
    <w:p w14:paraId="2CBD87C3" w14:textId="16B2FAEA" w:rsidR="00B54919" w:rsidRPr="00596A3A" w:rsidRDefault="00B54919" w:rsidP="00C80695">
      <w:pPr>
        <w:numPr>
          <w:ilvl w:val="0"/>
          <w:numId w:val="37"/>
        </w:num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Fomentar la realización de al menos un estudio o diagnóstico sobre el estado actual del agua y suelo de la Reserva de la Biosfera de manera bianual.</w:t>
      </w:r>
    </w:p>
    <w:p w14:paraId="7E0E033A" w14:textId="6B509D4D" w:rsidR="00B54919" w:rsidRPr="00596A3A" w:rsidRDefault="00B54919" w:rsidP="00C80695">
      <w:pPr>
        <w:numPr>
          <w:ilvl w:val="0"/>
          <w:numId w:val="37"/>
        </w:num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 xml:space="preserve">Desarrollar un plan de acción en colaboración con </w:t>
      </w:r>
      <w:r w:rsidRPr="00596A3A">
        <w:rPr>
          <w:rFonts w:ascii="Arial" w:hAnsi="Arial" w:cs="Arial"/>
          <w:sz w:val="20"/>
          <w:szCs w:val="20"/>
        </w:rPr>
        <w:t>organizaciones y los diferentes órdenes de gobierno</w:t>
      </w:r>
      <w:r w:rsidRPr="00596A3A">
        <w:rPr>
          <w:rFonts w:ascii="Arial" w:eastAsia="Times New Roman" w:hAnsi="Arial" w:cs="Arial"/>
          <w:sz w:val="20"/>
          <w:szCs w:val="20"/>
          <w:lang w:eastAsia="es-MX"/>
        </w:rPr>
        <w:t xml:space="preserve"> con medidas necesarias para prevenir la contaminación y alteración de las condiciones naturales del agua y suelo dentro de la Reserva y en la zona de influencia</w:t>
      </w:r>
    </w:p>
    <w:p w14:paraId="7A9EBB88" w14:textId="77777777" w:rsidR="00B54919" w:rsidRPr="00596A3A" w:rsidRDefault="00B54919" w:rsidP="00C80695">
      <w:pPr>
        <w:spacing w:before="0" w:after="0" w:line="240" w:lineRule="auto"/>
        <w:jc w:val="left"/>
        <w:rPr>
          <w:rFonts w:ascii="Arial" w:eastAsia="Times New Roman" w:hAnsi="Arial" w:cs="Arial"/>
          <w:sz w:val="20"/>
          <w:szCs w:val="20"/>
          <w:lang w:eastAsia="es-MX"/>
        </w:rPr>
      </w:pPr>
    </w:p>
    <w:tbl>
      <w:tblPr>
        <w:tblW w:w="0" w:type="auto"/>
        <w:tblInd w:w="2" w:type="dxa"/>
        <w:tblCellMar>
          <w:top w:w="15" w:type="dxa"/>
          <w:left w:w="15" w:type="dxa"/>
          <w:bottom w:w="15" w:type="dxa"/>
          <w:right w:w="15" w:type="dxa"/>
        </w:tblCellMar>
        <w:tblLook w:val="00A0" w:firstRow="1" w:lastRow="0" w:firstColumn="1" w:lastColumn="0" w:noHBand="0" w:noVBand="0"/>
      </w:tblPr>
      <w:tblGrid>
        <w:gridCol w:w="8835"/>
        <w:gridCol w:w="673"/>
      </w:tblGrid>
      <w:tr w:rsidR="00CF435B" w:rsidRPr="00596A3A" w14:paraId="5F0BDC42" w14:textId="77777777" w:rsidTr="00D103F7">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368D4D2A"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Actividades* y acciones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65D6085E"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Plazo</w:t>
            </w:r>
          </w:p>
        </w:tc>
      </w:tr>
      <w:tr w:rsidR="00CF435B" w:rsidRPr="00596A3A" w14:paraId="59077F49" w14:textId="77777777" w:rsidTr="00D103F7">
        <w:trPr>
          <w:trHeight w:val="25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650DAF35" w14:textId="0EAF78F4"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Conocimiento sobre la condición del agua y suelo de la Reserva de la Biosfera</w:t>
            </w:r>
          </w:p>
        </w:tc>
      </w:tr>
      <w:tr w:rsidR="00CF435B" w:rsidRPr="00596A3A" w14:paraId="37AB9BE5" w14:textId="77777777" w:rsidTr="00D103F7">
        <w:trPr>
          <w:trHeight w:val="313"/>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tcPr>
          <w:p w14:paraId="0FAAF71A"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la identificación de puntos críticos de atención en materia de calidad del agua para promover acciones de saneamiento o remediación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2CD66348"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w:t>
            </w:r>
          </w:p>
        </w:tc>
      </w:tr>
      <w:tr w:rsidR="00CF435B" w:rsidRPr="00596A3A" w14:paraId="595F3D03" w14:textId="77777777" w:rsidTr="00D103F7">
        <w:trPr>
          <w:trHeight w:val="274"/>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tcPr>
          <w:p w14:paraId="4D8878C2"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Identificar sitios de riesgo que afecten la integridad del suelo del ANP para promover acciones de restauración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078D78C8"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w:t>
            </w:r>
          </w:p>
        </w:tc>
      </w:tr>
      <w:tr w:rsidR="00CF435B" w:rsidRPr="00596A3A" w14:paraId="08F85D01" w14:textId="77777777" w:rsidTr="00D103F7">
        <w:trPr>
          <w:trHeight w:val="346"/>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bottom"/>
          </w:tcPr>
          <w:p w14:paraId="35B48A4F"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estudios sobre el sistema lagunar norte y su dinámica costera para impulsar acciones de restauración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6A2AD9F4"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1E7300E5" w14:textId="77777777" w:rsidTr="00D103F7">
        <w:trPr>
          <w:trHeight w:val="455"/>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tcPr>
          <w:p w14:paraId="3B14B067"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Impulsar un análisis de la dinámica de las playas para promover acciones que permitan mitigar las pérdidas por erosión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23C02C5F"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47CA0703" w14:textId="77777777" w:rsidTr="00D103F7">
        <w:trPr>
          <w:trHeight w:val="277"/>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tcPr>
          <w:p w14:paraId="3CF61680"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Apoyar y fomentar la elaboración de estrategias para la recuperación de la calidad del agua y suelo</w:t>
            </w:r>
          </w:p>
        </w:tc>
      </w:tr>
      <w:tr w:rsidR="00CF435B" w:rsidRPr="00596A3A" w14:paraId="7D77251F" w14:textId="77777777" w:rsidTr="00D103F7">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tcPr>
          <w:p w14:paraId="2C7BE81D"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lastRenderedPageBreak/>
              <w:t>Promover la recuperación de sitios con baja calidad del agua con el apoyo de centros o instituciones de investigación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28847B33"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46A21822" w14:textId="77777777" w:rsidTr="00D103F7">
        <w:trPr>
          <w:trHeight w:val="211"/>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bottom"/>
          </w:tcPr>
          <w:p w14:paraId="5ED80F0B"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Desarrollar, en su caso, acciones que permitan la recuperación del suelo, derivado de los resultados de los estudios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21C611B5"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583E456F" w14:textId="77777777" w:rsidTr="00D103F7">
        <w:trPr>
          <w:trHeight w:val="433"/>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tcPr>
          <w:p w14:paraId="53849FDA"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Impulsar convenios con las dependencias responsables para mejorar los controles y seguimiento sobre la calidad del agua y del suelo</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21F53D52"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33576F48" w14:textId="77777777" w:rsidTr="00D103F7">
        <w:trPr>
          <w:trHeight w:val="323"/>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tcPr>
          <w:p w14:paraId="67FA9A93"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con las dependencias correspondientes la mejora de estándares en materia de calidad para la planta de tratamiento de aguas residuales en función de los ecosistemas colindantes a la misma,  como selvas, manglares y arrecifes</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1408DEC9"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5C084524" w14:textId="77777777" w:rsidTr="00D103F7">
        <w:trPr>
          <w:trHeight w:val="323"/>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tcPr>
          <w:p w14:paraId="3C54E1B7"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Participar en las mesas de trabajo y espacios de discusión de las políticas públicas de conservación del suelo y del agua, a nivel municipal y estatal</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1F640B0A"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bl>
    <w:p w14:paraId="44514CFF" w14:textId="77777777" w:rsidR="00B54919" w:rsidRPr="00596A3A" w:rsidRDefault="00B54919" w:rsidP="00C80695">
      <w:pPr>
        <w:widowControl w:val="0"/>
        <w:autoSpaceDE w:val="0"/>
        <w:autoSpaceDN w:val="0"/>
        <w:adjustRightInd w:val="0"/>
        <w:spacing w:before="0" w:after="0" w:line="240" w:lineRule="auto"/>
        <w:rPr>
          <w:rFonts w:ascii="Arial" w:eastAsia="Times New Roman" w:hAnsi="Arial" w:cs="Arial"/>
          <w:sz w:val="20"/>
          <w:szCs w:val="20"/>
          <w:lang w:eastAsia="es-ES"/>
        </w:rPr>
      </w:pPr>
      <w:r w:rsidRPr="00596A3A">
        <w:rPr>
          <w:rFonts w:ascii="Arial" w:eastAsia="Times New Roman" w:hAnsi="Arial" w:cs="Arial"/>
          <w:sz w:val="20"/>
          <w:szCs w:val="20"/>
          <w:lang w:eastAsia="es-ES"/>
        </w:rPr>
        <w:t>* Las actividades se presentan en letra cursiva.</w:t>
      </w:r>
    </w:p>
    <w:p w14:paraId="7E03A115" w14:textId="77777777" w:rsidR="00B54919" w:rsidRPr="00596A3A" w:rsidRDefault="00B54919" w:rsidP="00C80695">
      <w:pPr>
        <w:spacing w:before="0" w:after="0" w:line="240" w:lineRule="auto"/>
        <w:jc w:val="left"/>
        <w:rPr>
          <w:rFonts w:ascii="Arial" w:hAnsi="Arial" w:cs="Arial"/>
          <w:sz w:val="20"/>
          <w:szCs w:val="20"/>
        </w:rPr>
      </w:pPr>
    </w:p>
    <w:p w14:paraId="6C47A9A6" w14:textId="77777777" w:rsidR="00B54919" w:rsidRPr="00596A3A" w:rsidRDefault="00B54919" w:rsidP="00C80695">
      <w:pPr>
        <w:pStyle w:val="Ttulo2"/>
        <w:rPr>
          <w:rStyle w:val="Ttulo2Car"/>
          <w:b/>
          <w:bCs/>
          <w:lang w:val="es-MX"/>
        </w:rPr>
      </w:pPr>
      <w:bookmarkStart w:id="65" w:name="_Toc129329376"/>
      <w:bookmarkStart w:id="66" w:name="_Toc193271639"/>
      <w:bookmarkStart w:id="67" w:name="_Toc474849439"/>
      <w:bookmarkStart w:id="68" w:name="_Toc483396472"/>
      <w:r w:rsidRPr="00596A3A">
        <w:rPr>
          <w:rStyle w:val="Ttulo2Car"/>
          <w:b/>
          <w:bCs/>
          <w:lang w:val="es-MX"/>
        </w:rPr>
        <w:t>6.3.4. Componente restauración de ecosistemas</w:t>
      </w:r>
      <w:bookmarkEnd w:id="65"/>
      <w:bookmarkEnd w:id="66"/>
      <w:bookmarkEnd w:id="67"/>
      <w:bookmarkEnd w:id="68"/>
      <w:r w:rsidRPr="00596A3A">
        <w:rPr>
          <w:rStyle w:val="Ttulo2Car"/>
          <w:b/>
          <w:bCs/>
          <w:lang w:val="es-MX"/>
        </w:rPr>
        <w:t xml:space="preserve"> </w:t>
      </w:r>
    </w:p>
    <w:p w14:paraId="14442B49" w14:textId="77777777" w:rsidR="00B54919" w:rsidRPr="00596A3A" w:rsidRDefault="00B54919" w:rsidP="00C80695">
      <w:pPr>
        <w:spacing w:before="0" w:after="0" w:line="240" w:lineRule="auto"/>
        <w:jc w:val="left"/>
        <w:rPr>
          <w:rFonts w:ascii="Arial" w:eastAsia="Times New Roman" w:hAnsi="Arial" w:cs="Arial"/>
          <w:lang w:eastAsia="es-MX"/>
        </w:rPr>
      </w:pPr>
    </w:p>
    <w:p w14:paraId="163D4B3E" w14:textId="77777777" w:rsidR="00B54919" w:rsidRPr="00596A3A" w:rsidRDefault="00B54919" w:rsidP="00C80695">
      <w:p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 xml:space="preserve">La integridad de los ecosistemas se ve afectada por fenómenos naturales y actividades antropogénicas, llevando a un desequilibrio en su estructura. Los huracanes son probablemente uno de los fenómenos que causa mayor impacto en los ecosistemas causando cambios en la dinámica costera y el flujo hídrico, cobertura de vegetación y daño directo al arrecife de coral. </w:t>
      </w:r>
    </w:p>
    <w:p w14:paraId="487C3415" w14:textId="77777777" w:rsidR="00B54919" w:rsidRPr="00596A3A" w:rsidRDefault="00B54919" w:rsidP="00C80695">
      <w:pPr>
        <w:spacing w:before="0" w:after="0" w:line="240" w:lineRule="auto"/>
        <w:rPr>
          <w:rFonts w:ascii="Arial" w:eastAsia="Times New Roman" w:hAnsi="Arial" w:cs="Arial"/>
          <w:sz w:val="20"/>
          <w:szCs w:val="20"/>
          <w:lang w:eastAsia="es-MX"/>
        </w:rPr>
      </w:pPr>
    </w:p>
    <w:p w14:paraId="5FE6EA0F" w14:textId="08B48B14" w:rsidR="00B54919" w:rsidRPr="00596A3A" w:rsidRDefault="00B54919" w:rsidP="00C80695">
      <w:p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Sin embargo</w:t>
      </w:r>
      <w:r w:rsidR="00CD1EE6">
        <w:rPr>
          <w:rFonts w:ascii="Arial" w:eastAsia="Times New Roman" w:hAnsi="Arial" w:cs="Arial"/>
          <w:sz w:val="20"/>
          <w:szCs w:val="20"/>
          <w:lang w:eastAsia="es-MX"/>
        </w:rPr>
        <w:t>,</w:t>
      </w:r>
      <w:r w:rsidRPr="00596A3A">
        <w:rPr>
          <w:rFonts w:ascii="Arial" w:eastAsia="Times New Roman" w:hAnsi="Arial" w:cs="Arial"/>
          <w:sz w:val="20"/>
          <w:szCs w:val="20"/>
          <w:lang w:eastAsia="es-MX"/>
        </w:rPr>
        <w:t xml:space="preserve"> existen otras causas que pueden provocar impactos graves en los ecosistemas como especies exóticas invasoras, incendios forestales, asolvamiento de cuerpos de agua que generen cambios en los flujos hídricos de los humedales, construcción de infraestructura, contaminación del suelo y del agua, cambio climático, entre otros. </w:t>
      </w:r>
    </w:p>
    <w:p w14:paraId="38AE38E3" w14:textId="77777777" w:rsidR="00B54919" w:rsidRPr="00596A3A" w:rsidRDefault="00B54919" w:rsidP="00C80695">
      <w:pPr>
        <w:spacing w:before="0" w:after="0" w:line="240" w:lineRule="auto"/>
        <w:rPr>
          <w:rFonts w:ascii="Arial" w:eastAsia="Times New Roman" w:hAnsi="Arial" w:cs="Arial"/>
          <w:sz w:val="20"/>
          <w:szCs w:val="20"/>
          <w:lang w:eastAsia="es-MX"/>
        </w:rPr>
      </w:pPr>
    </w:p>
    <w:p w14:paraId="0EC92479" w14:textId="77777777" w:rsidR="00B54919" w:rsidRPr="00596A3A" w:rsidRDefault="00B54919" w:rsidP="00C80695">
      <w:p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 xml:space="preserve">Es por ello que la restauración se implementa como una medida de conservación cuando el ecosistema pierde la habilidad para recuperarse de forma natural ante daños severos y debe de considerarse después de una perturbación ambiental grave, para restablecer las condiciones propicias que permitan la integración del ecosistema. </w:t>
      </w:r>
    </w:p>
    <w:p w14:paraId="5588FEC9" w14:textId="77777777" w:rsidR="00B54919" w:rsidRPr="00596A3A" w:rsidRDefault="00B54919" w:rsidP="00C80695">
      <w:pPr>
        <w:spacing w:before="0" w:after="0" w:line="240" w:lineRule="auto"/>
        <w:rPr>
          <w:rFonts w:ascii="Arial" w:eastAsia="Times New Roman" w:hAnsi="Arial" w:cs="Arial"/>
          <w:sz w:val="20"/>
          <w:szCs w:val="20"/>
          <w:lang w:eastAsia="es-MX"/>
        </w:rPr>
      </w:pPr>
    </w:p>
    <w:p w14:paraId="03A35424" w14:textId="77777777" w:rsidR="00B54919" w:rsidRPr="00596A3A" w:rsidRDefault="00B54919" w:rsidP="00C80695">
      <w:pPr>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 xml:space="preserve">Las acciones de restauración están ligadas íntimamente a la investigación y monitoreo, debido a que los resultados de la investigación aplicada en el área permitirán establecer la mejor estrategia para la reforestación y restauración ecológica. De igual forma es indispensable contar con la participación de organizaciones no gubernamentales, usuarios, pobladores de la zona de influencia y autoridades de los tres niveles de gobierno para que los proyectos de restauración sean exitosos. </w:t>
      </w:r>
    </w:p>
    <w:p w14:paraId="2BDFAADE" w14:textId="77777777" w:rsidR="00B54919" w:rsidRPr="00596A3A" w:rsidRDefault="00B54919" w:rsidP="00C80695">
      <w:pPr>
        <w:spacing w:before="0" w:after="0" w:line="240" w:lineRule="auto"/>
        <w:rPr>
          <w:rFonts w:ascii="Arial" w:eastAsia="Times New Roman" w:hAnsi="Arial" w:cs="Arial"/>
          <w:b/>
          <w:sz w:val="20"/>
          <w:szCs w:val="20"/>
          <w:lang w:eastAsia="es-MX"/>
        </w:rPr>
      </w:pPr>
    </w:p>
    <w:p w14:paraId="3EAACC8F" w14:textId="77777777" w:rsidR="00B54919" w:rsidRPr="00596A3A" w:rsidRDefault="00B54919" w:rsidP="00C80695">
      <w:pPr>
        <w:widowControl w:val="0"/>
        <w:autoSpaceDE w:val="0"/>
        <w:autoSpaceDN w:val="0"/>
        <w:adjustRightInd w:val="0"/>
        <w:spacing w:before="0" w:after="0" w:line="240" w:lineRule="auto"/>
        <w:ind w:right="1010"/>
        <w:jc w:val="left"/>
        <w:rPr>
          <w:rFonts w:ascii="Arial" w:eastAsia="Times New Roman" w:hAnsi="Arial" w:cs="Arial"/>
          <w:b/>
          <w:iCs/>
          <w:sz w:val="20"/>
          <w:lang w:eastAsia="es-ES"/>
        </w:rPr>
      </w:pPr>
      <w:r w:rsidRPr="00596A3A">
        <w:rPr>
          <w:rFonts w:ascii="Arial" w:eastAsia="Times New Roman" w:hAnsi="Arial" w:cs="Arial"/>
          <w:b/>
          <w:iCs/>
          <w:sz w:val="20"/>
          <w:lang w:eastAsia="es-ES"/>
        </w:rPr>
        <w:t>Objetivo específico</w:t>
      </w:r>
    </w:p>
    <w:p w14:paraId="39764F7C" w14:textId="77777777" w:rsidR="00B54919" w:rsidRPr="00596A3A" w:rsidRDefault="00B54919" w:rsidP="009B345A">
      <w:pPr>
        <w:pStyle w:val="Prrafodelista"/>
        <w:numPr>
          <w:ilvl w:val="0"/>
          <w:numId w:val="48"/>
        </w:numPr>
      </w:pPr>
      <w:r w:rsidRPr="00596A3A">
        <w:t>Determinar los sitios con problemas de degradación y las causas de ésta, así como valorar las acciones de restauración requeridas según sea la causa por eventos naturales o antropogénicos.</w:t>
      </w:r>
    </w:p>
    <w:p w14:paraId="0AD4111B" w14:textId="77777777" w:rsidR="00B54919" w:rsidRPr="00596A3A" w:rsidRDefault="00B54919" w:rsidP="009B345A">
      <w:pPr>
        <w:pStyle w:val="Prrafodelista"/>
        <w:numPr>
          <w:ilvl w:val="0"/>
          <w:numId w:val="48"/>
        </w:numPr>
      </w:pPr>
      <w:r w:rsidRPr="00596A3A">
        <w:t>Promover el establecimiento de medidas de rehabilitación o restauración de elementos de ambientes marino y terrestre que han sido dañados y/o modificados por fenómenos naturales o por actividades humanas.</w:t>
      </w:r>
    </w:p>
    <w:p w14:paraId="04A0F01C" w14:textId="77777777" w:rsidR="00B54919" w:rsidRPr="00596A3A" w:rsidRDefault="00B54919" w:rsidP="009B345A">
      <w:pPr>
        <w:pStyle w:val="Prrafodelista"/>
        <w:numPr>
          <w:ilvl w:val="0"/>
          <w:numId w:val="48"/>
        </w:numPr>
      </w:pPr>
      <w:r w:rsidRPr="00596A3A">
        <w:t>Recuperar las áreas donde se ha tenido algún tipo de impacto natural o mediante la implementación de un programa de restauración con la participación de las comunidades de la zona de influencia y usuarios, organizaciones de la sociedad civil y distintos niveles de gobierno.</w:t>
      </w:r>
    </w:p>
    <w:p w14:paraId="2D281799" w14:textId="77777777" w:rsidR="00B54919" w:rsidRPr="00596A3A" w:rsidRDefault="00B54919" w:rsidP="00C80695">
      <w:pPr>
        <w:widowControl w:val="0"/>
        <w:autoSpaceDE w:val="0"/>
        <w:autoSpaceDN w:val="0"/>
        <w:adjustRightInd w:val="0"/>
        <w:spacing w:before="0" w:after="0" w:line="240" w:lineRule="auto"/>
        <w:ind w:right="1010"/>
        <w:jc w:val="left"/>
        <w:rPr>
          <w:rFonts w:ascii="Arial" w:eastAsia="Times New Roman" w:hAnsi="Arial" w:cs="Arial"/>
          <w:b/>
          <w:iCs/>
          <w:lang w:eastAsia="es-ES"/>
        </w:rPr>
      </w:pPr>
    </w:p>
    <w:p w14:paraId="761E0F9C" w14:textId="77777777" w:rsidR="00B54919" w:rsidRPr="00596A3A" w:rsidRDefault="00B54919" w:rsidP="00C80695">
      <w:pPr>
        <w:widowControl w:val="0"/>
        <w:autoSpaceDE w:val="0"/>
        <w:autoSpaceDN w:val="0"/>
        <w:adjustRightInd w:val="0"/>
        <w:spacing w:before="0" w:after="0" w:line="240" w:lineRule="auto"/>
        <w:ind w:right="1010"/>
        <w:jc w:val="left"/>
        <w:rPr>
          <w:rFonts w:ascii="Arial" w:eastAsia="Times New Roman" w:hAnsi="Arial" w:cs="Arial"/>
          <w:b/>
          <w:iCs/>
          <w:sz w:val="20"/>
          <w:lang w:eastAsia="es-ES"/>
        </w:rPr>
      </w:pPr>
      <w:r w:rsidRPr="00596A3A">
        <w:rPr>
          <w:rFonts w:ascii="Arial" w:eastAsia="Times New Roman" w:hAnsi="Arial" w:cs="Arial"/>
          <w:b/>
          <w:iCs/>
          <w:sz w:val="20"/>
          <w:lang w:eastAsia="es-ES"/>
        </w:rPr>
        <w:t>Meta y resultado esperado</w:t>
      </w:r>
    </w:p>
    <w:p w14:paraId="7A49DB5D" w14:textId="77777777" w:rsidR="00B54919" w:rsidRPr="00596A3A" w:rsidRDefault="00B54919" w:rsidP="00C80695">
      <w:pPr>
        <w:widowControl w:val="0"/>
        <w:autoSpaceDE w:val="0"/>
        <w:autoSpaceDN w:val="0"/>
        <w:adjustRightInd w:val="0"/>
        <w:spacing w:before="0" w:after="0" w:line="240" w:lineRule="auto"/>
        <w:ind w:right="1010"/>
        <w:jc w:val="left"/>
        <w:rPr>
          <w:rFonts w:ascii="Arial" w:eastAsia="Times New Roman" w:hAnsi="Arial" w:cs="Arial"/>
          <w:b/>
          <w:iCs/>
          <w:lang w:eastAsia="es-ES"/>
        </w:rPr>
      </w:pPr>
    </w:p>
    <w:p w14:paraId="7E717D30" w14:textId="77777777" w:rsidR="00B54919" w:rsidRPr="00596A3A" w:rsidRDefault="00B54919" w:rsidP="009B345A">
      <w:pPr>
        <w:pStyle w:val="Prrafodelista"/>
        <w:numPr>
          <w:ilvl w:val="0"/>
          <w:numId w:val="48"/>
        </w:numPr>
      </w:pPr>
      <w:r w:rsidRPr="00596A3A">
        <w:t>Implementar de manera permanente, los mecanismos necesarios que permitan recuperar áreas perturbadas por algún tipo de impacto.</w:t>
      </w:r>
    </w:p>
    <w:p w14:paraId="62DC84C2" w14:textId="77777777" w:rsidR="00B54919" w:rsidRPr="00596A3A" w:rsidRDefault="00B54919" w:rsidP="00C80695">
      <w:pPr>
        <w:spacing w:before="0" w:after="0" w:line="240" w:lineRule="auto"/>
        <w:ind w:left="720"/>
        <w:rPr>
          <w:rFonts w:ascii="Arial" w:hAnsi="Arial" w:cs="Arial"/>
        </w:rPr>
      </w:pPr>
    </w:p>
    <w:tbl>
      <w:tblPr>
        <w:tblW w:w="5000" w:type="pct"/>
        <w:tblCellMar>
          <w:top w:w="15" w:type="dxa"/>
          <w:left w:w="15" w:type="dxa"/>
          <w:bottom w:w="15" w:type="dxa"/>
          <w:right w:w="15" w:type="dxa"/>
        </w:tblCellMar>
        <w:tblLook w:val="00A0" w:firstRow="1" w:lastRow="0" w:firstColumn="1" w:lastColumn="0" w:noHBand="0" w:noVBand="0"/>
      </w:tblPr>
      <w:tblGrid>
        <w:gridCol w:w="8532"/>
        <w:gridCol w:w="978"/>
      </w:tblGrid>
      <w:tr w:rsidR="00CF435B" w:rsidRPr="00596A3A" w14:paraId="6DB34F7C" w14:textId="77777777" w:rsidTr="00D103F7">
        <w:trPr>
          <w:trHeight w:val="300"/>
        </w:trPr>
        <w:tc>
          <w:tcPr>
            <w:tcW w:w="4486" w:type="pct"/>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40DDFD17" w14:textId="77777777" w:rsidR="00B54919" w:rsidRPr="00596A3A" w:rsidRDefault="00B54919" w:rsidP="00C80695">
            <w:pPr>
              <w:spacing w:before="0" w:after="0" w:line="240" w:lineRule="auto"/>
              <w:rPr>
                <w:rFonts w:ascii="Arial" w:hAnsi="Arial" w:cs="Arial"/>
                <w:b/>
                <w:sz w:val="20"/>
                <w:szCs w:val="20"/>
              </w:rPr>
            </w:pPr>
            <w:r w:rsidRPr="00596A3A">
              <w:rPr>
                <w:rFonts w:ascii="Arial" w:hAnsi="Arial" w:cs="Arial"/>
                <w:b/>
                <w:sz w:val="20"/>
                <w:szCs w:val="20"/>
              </w:rPr>
              <w:lastRenderedPageBreak/>
              <w:t>Actividades * y acciones</w:t>
            </w:r>
          </w:p>
        </w:tc>
        <w:tc>
          <w:tcPr>
            <w:tcW w:w="514" w:type="pct"/>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1F432370" w14:textId="77777777" w:rsidR="00B54919" w:rsidRPr="00596A3A" w:rsidRDefault="00B54919" w:rsidP="00C80695">
            <w:pPr>
              <w:spacing w:before="0" w:after="0" w:line="240" w:lineRule="auto"/>
              <w:rPr>
                <w:rFonts w:ascii="Arial" w:hAnsi="Arial" w:cs="Arial"/>
                <w:b/>
                <w:sz w:val="20"/>
                <w:szCs w:val="20"/>
              </w:rPr>
            </w:pPr>
            <w:r w:rsidRPr="00596A3A">
              <w:rPr>
                <w:rFonts w:ascii="Arial" w:hAnsi="Arial" w:cs="Arial"/>
                <w:b/>
                <w:sz w:val="20"/>
                <w:szCs w:val="20"/>
              </w:rPr>
              <w:t>Plazo</w:t>
            </w:r>
          </w:p>
        </w:tc>
      </w:tr>
      <w:tr w:rsidR="00CF435B" w:rsidRPr="00596A3A" w14:paraId="169C1586" w14:textId="77777777" w:rsidTr="00D103F7">
        <w:tc>
          <w:tcPr>
            <w:tcW w:w="5000" w:type="pct"/>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12FD330C" w14:textId="77777777" w:rsidR="00B54919" w:rsidRPr="00596A3A" w:rsidRDefault="00B54919" w:rsidP="00C80695">
            <w:pPr>
              <w:spacing w:before="0" w:after="0" w:line="240" w:lineRule="auto"/>
              <w:rPr>
                <w:rFonts w:ascii="Arial" w:hAnsi="Arial" w:cs="Arial"/>
                <w:i/>
                <w:sz w:val="20"/>
                <w:szCs w:val="20"/>
              </w:rPr>
            </w:pPr>
            <w:r w:rsidRPr="00596A3A">
              <w:rPr>
                <w:rFonts w:ascii="Arial" w:hAnsi="Arial" w:cs="Arial"/>
                <w:i/>
                <w:sz w:val="20"/>
                <w:szCs w:val="20"/>
              </w:rPr>
              <w:t>Aplicar acciones de restauración de ecosistemas</w:t>
            </w:r>
          </w:p>
        </w:tc>
      </w:tr>
      <w:tr w:rsidR="00CF435B" w:rsidRPr="00596A3A" w14:paraId="5D5FF598" w14:textId="77777777" w:rsidTr="00D103F7">
        <w:trPr>
          <w:trHeight w:val="346"/>
        </w:trPr>
        <w:tc>
          <w:tcPr>
            <w:tcW w:w="4486" w:type="pct"/>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7CF27810"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 xml:space="preserve">Identificar las áreas críticas, deterioradas y/o susceptibles a restauración </w:t>
            </w:r>
          </w:p>
        </w:tc>
        <w:tc>
          <w:tcPr>
            <w:tcW w:w="514" w:type="pct"/>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tcPr>
          <w:p w14:paraId="7CF4FB77"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M</w:t>
            </w:r>
          </w:p>
        </w:tc>
      </w:tr>
      <w:tr w:rsidR="00CF435B" w:rsidRPr="00596A3A" w14:paraId="69416B82" w14:textId="77777777" w:rsidTr="00D103F7">
        <w:tc>
          <w:tcPr>
            <w:tcW w:w="4486" w:type="pct"/>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bottom"/>
          </w:tcPr>
          <w:p w14:paraId="455DC1AD" w14:textId="1148459A"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Fomentar la elaboración</w:t>
            </w:r>
            <w:r w:rsidR="00CD1EE6">
              <w:rPr>
                <w:rFonts w:ascii="Arial" w:hAnsi="Arial" w:cs="Arial"/>
                <w:sz w:val="20"/>
                <w:szCs w:val="20"/>
              </w:rPr>
              <w:t xml:space="preserve"> de</w:t>
            </w:r>
            <w:r w:rsidRPr="00596A3A">
              <w:rPr>
                <w:rFonts w:ascii="Arial" w:hAnsi="Arial" w:cs="Arial"/>
                <w:sz w:val="20"/>
                <w:szCs w:val="20"/>
              </w:rPr>
              <w:t xml:space="preserve"> diagnósticos en dichas áreas, principalmente posterior a alguna perturbación detectada o en sitios susceptibles a contaminación</w:t>
            </w:r>
          </w:p>
        </w:tc>
        <w:tc>
          <w:tcPr>
            <w:tcW w:w="514" w:type="pct"/>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38DBF48C"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P</w:t>
            </w:r>
          </w:p>
        </w:tc>
      </w:tr>
      <w:tr w:rsidR="00CF435B" w:rsidRPr="00596A3A" w14:paraId="25D24B69" w14:textId="77777777" w:rsidTr="00D103F7">
        <w:trPr>
          <w:trHeight w:val="441"/>
        </w:trPr>
        <w:tc>
          <w:tcPr>
            <w:tcW w:w="4486" w:type="pct"/>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bottom"/>
          </w:tcPr>
          <w:p w14:paraId="0DC65377"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 xml:space="preserve">Fomentar la elaboración de acciones de rehabilitación para cada caso de perturbación </w:t>
            </w:r>
          </w:p>
        </w:tc>
        <w:tc>
          <w:tcPr>
            <w:tcW w:w="514" w:type="pct"/>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0C7CABAA"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M</w:t>
            </w:r>
          </w:p>
        </w:tc>
      </w:tr>
      <w:tr w:rsidR="00CF435B" w:rsidRPr="00596A3A" w14:paraId="6004268A" w14:textId="77777777" w:rsidTr="00D103F7">
        <w:tc>
          <w:tcPr>
            <w:tcW w:w="4486" w:type="pct"/>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bottom"/>
          </w:tcPr>
          <w:p w14:paraId="0FA3CCE5"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Fomentar estudios de evaluación de la efectividad de los procesos de restauración de las áreas y/o poblaciones atendidas</w:t>
            </w:r>
          </w:p>
        </w:tc>
        <w:tc>
          <w:tcPr>
            <w:tcW w:w="514" w:type="pct"/>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19F82730"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L</w:t>
            </w:r>
          </w:p>
        </w:tc>
      </w:tr>
      <w:tr w:rsidR="00CF435B" w:rsidRPr="00596A3A" w14:paraId="5C94F868" w14:textId="77777777" w:rsidTr="00D103F7">
        <w:trPr>
          <w:trHeight w:val="264"/>
        </w:trPr>
        <w:tc>
          <w:tcPr>
            <w:tcW w:w="4486" w:type="pct"/>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bottom"/>
          </w:tcPr>
          <w:p w14:paraId="1A476EA0"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Promover la participación de la población de la zona de influencia, usuarios y organizaciones no gubernamentales en acciones de limpieza y retiro de residuos sólidos en playas, arrecifes y cuerpos lagunares</w:t>
            </w:r>
          </w:p>
        </w:tc>
        <w:tc>
          <w:tcPr>
            <w:tcW w:w="514" w:type="pct"/>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416BB895"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P</w:t>
            </w:r>
          </w:p>
        </w:tc>
      </w:tr>
      <w:tr w:rsidR="00CF435B" w:rsidRPr="00596A3A" w14:paraId="483364BE" w14:textId="77777777" w:rsidTr="00D103F7">
        <w:trPr>
          <w:trHeight w:val="264"/>
        </w:trPr>
        <w:tc>
          <w:tcPr>
            <w:tcW w:w="4486" w:type="pct"/>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bottom"/>
          </w:tcPr>
          <w:p w14:paraId="5A0A842C"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Realizar acciones de divulgación y sensibilización entre los usuarios y pobladores de la zona de influencia sobre las medidas para evitar la contaminación de suelo y agua</w:t>
            </w:r>
          </w:p>
        </w:tc>
        <w:tc>
          <w:tcPr>
            <w:tcW w:w="514" w:type="pct"/>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tcPr>
          <w:p w14:paraId="607D7662"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P</w:t>
            </w:r>
          </w:p>
        </w:tc>
      </w:tr>
    </w:tbl>
    <w:p w14:paraId="76ACB060" w14:textId="77777777" w:rsidR="00B54919" w:rsidRPr="00596A3A" w:rsidRDefault="00B54919" w:rsidP="00C80695">
      <w:pPr>
        <w:spacing w:before="0" w:after="0" w:line="240" w:lineRule="auto"/>
        <w:rPr>
          <w:rFonts w:ascii="Arial" w:eastAsia="Times New Roman" w:hAnsi="Arial" w:cs="Arial"/>
          <w:sz w:val="18"/>
          <w:szCs w:val="18"/>
          <w:lang w:eastAsia="es-MX"/>
        </w:rPr>
      </w:pPr>
      <w:r w:rsidRPr="00596A3A">
        <w:rPr>
          <w:rFonts w:ascii="Arial" w:eastAsia="Times New Roman" w:hAnsi="Arial" w:cs="Arial"/>
          <w:lang w:eastAsia="es-MX"/>
        </w:rPr>
        <w:t>*</w:t>
      </w:r>
      <w:r w:rsidRPr="00596A3A">
        <w:rPr>
          <w:rFonts w:ascii="Arial" w:eastAsia="Times New Roman" w:hAnsi="Arial" w:cs="Arial"/>
          <w:sz w:val="18"/>
          <w:szCs w:val="18"/>
          <w:lang w:eastAsia="es-MX"/>
        </w:rPr>
        <w:t>Las actividades se presentan en letra cursiva.</w:t>
      </w:r>
    </w:p>
    <w:p w14:paraId="59F74D88" w14:textId="77777777" w:rsidR="00B54919" w:rsidRPr="00596A3A" w:rsidRDefault="00B54919" w:rsidP="00C80695">
      <w:pPr>
        <w:spacing w:before="0" w:after="0" w:line="240" w:lineRule="auto"/>
        <w:jc w:val="left"/>
        <w:rPr>
          <w:rFonts w:ascii="Arial" w:hAnsi="Arial" w:cs="Arial"/>
        </w:rPr>
      </w:pPr>
    </w:p>
    <w:p w14:paraId="7F664194" w14:textId="77777777" w:rsidR="00B54919" w:rsidRPr="00596A3A" w:rsidRDefault="00B54919" w:rsidP="00C80695">
      <w:pPr>
        <w:pStyle w:val="Ttulo1"/>
      </w:pPr>
      <w:bookmarkStart w:id="69" w:name="_Toc474849440"/>
      <w:bookmarkStart w:id="70" w:name="_Toc483396473"/>
      <w:r w:rsidRPr="00596A3A">
        <w:t>6.4 SUBPROGRAMA DE CONOCIMIENTO</w:t>
      </w:r>
      <w:bookmarkEnd w:id="69"/>
      <w:bookmarkEnd w:id="70"/>
    </w:p>
    <w:p w14:paraId="10EECF8B" w14:textId="77777777" w:rsidR="00B54919" w:rsidRPr="00596A3A" w:rsidRDefault="00B54919" w:rsidP="00C80695">
      <w:pPr>
        <w:autoSpaceDE w:val="0"/>
        <w:autoSpaceDN w:val="0"/>
        <w:adjustRightInd w:val="0"/>
        <w:spacing w:before="0" w:after="0" w:line="240" w:lineRule="auto"/>
        <w:jc w:val="left"/>
        <w:rPr>
          <w:rFonts w:ascii="Arial" w:hAnsi="Arial" w:cs="Arial"/>
          <w:sz w:val="20"/>
          <w:szCs w:val="20"/>
        </w:rPr>
      </w:pPr>
    </w:p>
    <w:p w14:paraId="349CB5E1"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La realización de estudios, proyectos de investigación, diagnósticos y evaluaciones generan conocimiento valioso que permite</w:t>
      </w:r>
      <w:r w:rsidRPr="00596A3A">
        <w:rPr>
          <w:rFonts w:ascii="Arial" w:hAnsi="Arial" w:cs="Arial"/>
          <w:sz w:val="20"/>
          <w:szCs w:val="20"/>
        </w:rPr>
        <w:t xml:space="preserve"> conocer, identificar y explicar procesos biológicos presentes en la Reserva y sus cambios en el tiempo. Este conocimiento</w:t>
      </w:r>
      <w:r w:rsidRPr="00596A3A">
        <w:rPr>
          <w:rFonts w:ascii="Arial" w:eastAsia="Times New Roman" w:hAnsi="Arial" w:cs="Arial"/>
          <w:sz w:val="20"/>
          <w:szCs w:val="20"/>
          <w:lang w:eastAsia="es-MX"/>
        </w:rPr>
        <w:t xml:space="preserve"> da soporte a los procesos de operación, manejo, planeación y toma de decisiones en el ANP. </w:t>
      </w:r>
    </w:p>
    <w:p w14:paraId="7AFA3CEB"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eastAsia="es-MX"/>
        </w:rPr>
      </w:pPr>
    </w:p>
    <w:p w14:paraId="6D000ECF" w14:textId="7CBFE45B"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eastAsia="es-MX"/>
        </w:rPr>
      </w:pPr>
      <w:r w:rsidRPr="00596A3A">
        <w:rPr>
          <w:rFonts w:ascii="Arial" w:eastAsia="Times New Roman" w:hAnsi="Arial" w:cs="Arial"/>
          <w:sz w:val="20"/>
          <w:szCs w:val="20"/>
          <w:lang w:eastAsia="es-MX"/>
        </w:rPr>
        <w:t xml:space="preserve">Por lo anterior y aunado </w:t>
      </w:r>
      <w:r w:rsidR="00CD1EE6">
        <w:rPr>
          <w:rFonts w:ascii="Arial" w:eastAsia="Times New Roman" w:hAnsi="Arial" w:cs="Arial"/>
          <w:sz w:val="20"/>
          <w:szCs w:val="20"/>
          <w:lang w:eastAsia="es-MX"/>
        </w:rPr>
        <w:t>a la</w:t>
      </w:r>
      <w:r w:rsidR="00CD1EE6" w:rsidRPr="00596A3A">
        <w:rPr>
          <w:rFonts w:ascii="Arial" w:eastAsia="Times New Roman" w:hAnsi="Arial" w:cs="Arial"/>
          <w:sz w:val="20"/>
          <w:szCs w:val="20"/>
          <w:lang w:eastAsia="es-MX"/>
        </w:rPr>
        <w:t xml:space="preserve"> </w:t>
      </w:r>
      <w:r w:rsidRPr="00596A3A">
        <w:rPr>
          <w:rFonts w:ascii="Arial" w:eastAsia="Times New Roman" w:hAnsi="Arial" w:cs="Arial"/>
          <w:sz w:val="20"/>
          <w:szCs w:val="20"/>
          <w:lang w:eastAsia="es-MX"/>
        </w:rPr>
        <w:t xml:space="preserve">alta biodiversidad e interacciones biológicas presentes en la Reserva, resulta indispensable generar de forma permanente conocimiento y establecer lineamientos para que de manera ordenada, sistemática y esquematizada se procese la información obtenida. </w:t>
      </w:r>
    </w:p>
    <w:p w14:paraId="36451CC0"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eastAsia="es-MX"/>
        </w:rPr>
      </w:pPr>
    </w:p>
    <w:p w14:paraId="146CCDD7"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eastAsia="es-MX"/>
        </w:rPr>
      </w:pPr>
      <w:r w:rsidRPr="00596A3A">
        <w:rPr>
          <w:rFonts w:ascii="Arial" w:hAnsi="Arial" w:cs="Arial"/>
          <w:sz w:val="20"/>
          <w:szCs w:val="20"/>
        </w:rPr>
        <w:t>De igual manera es fundamental tomar en cuenta el conocimiento empírico local que posean los usuarios de la Reserva de la Biosfera e involucrar a las instituciones locales, nacionales y extranjeras, no solo en la generación de investigación básica y aplicada que provea de soluciones a la distintas problemáticas y amenazas presentes en el ANP, sino también en detectar las prioridades de investigación y difundir los conocimientos a través de esquemas de sistematización y divulgación.</w:t>
      </w:r>
    </w:p>
    <w:p w14:paraId="2D216DA6"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p>
    <w:p w14:paraId="76784A26" w14:textId="77777777" w:rsidR="00B54919" w:rsidRPr="00596A3A" w:rsidRDefault="00B54919" w:rsidP="00C80695">
      <w:pPr>
        <w:spacing w:before="0" w:after="0" w:line="240" w:lineRule="auto"/>
        <w:rPr>
          <w:rFonts w:ascii="Arial" w:eastAsia="Times New Roman" w:hAnsi="Arial" w:cs="Arial"/>
          <w:b/>
          <w:sz w:val="20"/>
          <w:szCs w:val="20"/>
          <w:lang w:eastAsia="es-MX"/>
        </w:rPr>
      </w:pPr>
      <w:r w:rsidRPr="00596A3A">
        <w:rPr>
          <w:rFonts w:ascii="Arial" w:eastAsia="Times New Roman" w:hAnsi="Arial" w:cs="Arial"/>
          <w:b/>
          <w:sz w:val="20"/>
          <w:szCs w:val="20"/>
          <w:lang w:eastAsia="es-MX"/>
        </w:rPr>
        <w:t>Objetivo General</w:t>
      </w:r>
    </w:p>
    <w:p w14:paraId="7FC193A1"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p>
    <w:p w14:paraId="4049830C" w14:textId="77777777" w:rsidR="00B54919" w:rsidRPr="00596A3A" w:rsidRDefault="00B54919" w:rsidP="00C80695">
      <w:pPr>
        <w:numPr>
          <w:ilvl w:val="0"/>
          <w:numId w:val="25"/>
        </w:numPr>
        <w:spacing w:before="0" w:after="0" w:line="240" w:lineRule="auto"/>
        <w:rPr>
          <w:rFonts w:ascii="Arial" w:hAnsi="Arial" w:cs="Arial"/>
          <w:sz w:val="20"/>
          <w:szCs w:val="20"/>
        </w:rPr>
      </w:pPr>
      <w:r w:rsidRPr="00596A3A">
        <w:rPr>
          <w:rFonts w:ascii="Arial" w:hAnsi="Arial" w:cs="Arial"/>
          <w:sz w:val="20"/>
          <w:szCs w:val="20"/>
        </w:rPr>
        <w:t>Generar, rescatar y divulgar conocimientos, prácticas y tecnologías tradicionales o nuevas que permitan la preservación, la toma de decisiones y el aprovechamiento sustentable de la biodiversidad de la Reserva de la Biosfera Caribe  Mexicano.</w:t>
      </w:r>
    </w:p>
    <w:p w14:paraId="5F352B10"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p>
    <w:p w14:paraId="15C1FE80" w14:textId="77777777" w:rsidR="00B54919" w:rsidRPr="00596A3A" w:rsidRDefault="00B54919" w:rsidP="00C80695">
      <w:pPr>
        <w:spacing w:before="0" w:after="0" w:line="240" w:lineRule="auto"/>
        <w:rPr>
          <w:rFonts w:ascii="Arial" w:eastAsia="Times New Roman" w:hAnsi="Arial" w:cs="Arial"/>
          <w:b/>
          <w:sz w:val="20"/>
          <w:szCs w:val="20"/>
          <w:lang w:eastAsia="es-MX"/>
        </w:rPr>
      </w:pPr>
      <w:r w:rsidRPr="00596A3A">
        <w:rPr>
          <w:rFonts w:ascii="Arial" w:eastAsia="Times New Roman" w:hAnsi="Arial" w:cs="Arial"/>
          <w:b/>
          <w:sz w:val="20"/>
          <w:szCs w:val="20"/>
          <w:lang w:eastAsia="es-MX"/>
        </w:rPr>
        <w:t>Estrategias</w:t>
      </w:r>
    </w:p>
    <w:p w14:paraId="4E4D2760"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p>
    <w:p w14:paraId="00EC7488" w14:textId="77777777" w:rsidR="00B54919" w:rsidRPr="00596A3A" w:rsidRDefault="00B54919" w:rsidP="00C80695">
      <w:pPr>
        <w:numPr>
          <w:ilvl w:val="0"/>
          <w:numId w:val="25"/>
        </w:numPr>
        <w:spacing w:before="0" w:after="0" w:line="240" w:lineRule="auto"/>
        <w:rPr>
          <w:rFonts w:ascii="Arial" w:hAnsi="Arial" w:cs="Arial"/>
          <w:sz w:val="20"/>
          <w:szCs w:val="20"/>
        </w:rPr>
      </w:pPr>
      <w:r w:rsidRPr="00596A3A">
        <w:rPr>
          <w:rFonts w:ascii="Arial" w:hAnsi="Arial" w:cs="Arial"/>
          <w:sz w:val="20"/>
          <w:szCs w:val="20"/>
        </w:rPr>
        <w:t>Impulsar líneas prioritarias de investigación, en coordinación con actores relevantes, que contribuyan a la generación de conocimiento y sustenten la toma de decisiones de manejo y conservación de la biodiversidad y servicios ambientales.</w:t>
      </w:r>
    </w:p>
    <w:p w14:paraId="0A3F330B" w14:textId="21F22941" w:rsidR="00B54919" w:rsidRPr="00596A3A" w:rsidRDefault="00B54919" w:rsidP="00C80695">
      <w:pPr>
        <w:numPr>
          <w:ilvl w:val="0"/>
          <w:numId w:val="25"/>
        </w:numPr>
        <w:spacing w:before="0" w:after="0" w:line="240" w:lineRule="auto"/>
        <w:rPr>
          <w:rFonts w:ascii="Arial" w:hAnsi="Arial" w:cs="Arial"/>
          <w:sz w:val="20"/>
          <w:szCs w:val="20"/>
        </w:rPr>
      </w:pPr>
      <w:r w:rsidRPr="00596A3A">
        <w:rPr>
          <w:rFonts w:ascii="Arial" w:hAnsi="Arial" w:cs="Arial"/>
          <w:sz w:val="20"/>
          <w:szCs w:val="20"/>
        </w:rPr>
        <w:t xml:space="preserve">Retomar los conocimientos (estudios e investigaciones), metodologías y </w:t>
      </w:r>
      <w:r w:rsidR="0052188A" w:rsidRPr="00596A3A">
        <w:rPr>
          <w:rFonts w:ascii="Arial" w:hAnsi="Arial" w:cs="Arial"/>
          <w:sz w:val="20"/>
          <w:szCs w:val="20"/>
        </w:rPr>
        <w:t>experiencias</w:t>
      </w:r>
      <w:r w:rsidRPr="00596A3A">
        <w:rPr>
          <w:rFonts w:ascii="Arial" w:hAnsi="Arial" w:cs="Arial"/>
          <w:sz w:val="20"/>
          <w:szCs w:val="20"/>
        </w:rPr>
        <w:t xml:space="preserve"> de las ANP colindantes, para homogenizar y hacer compatibles proyectos y resultados. </w:t>
      </w:r>
    </w:p>
    <w:p w14:paraId="3595D1DD" w14:textId="77777777" w:rsidR="00B54919" w:rsidRPr="00596A3A" w:rsidRDefault="00B54919" w:rsidP="00C80695">
      <w:pPr>
        <w:numPr>
          <w:ilvl w:val="0"/>
          <w:numId w:val="25"/>
        </w:numPr>
        <w:spacing w:before="0" w:after="0" w:line="240" w:lineRule="auto"/>
        <w:rPr>
          <w:rFonts w:ascii="Arial" w:hAnsi="Arial" w:cs="Arial"/>
          <w:sz w:val="20"/>
          <w:szCs w:val="20"/>
        </w:rPr>
      </w:pPr>
      <w:r w:rsidRPr="00596A3A">
        <w:rPr>
          <w:rFonts w:ascii="Arial" w:hAnsi="Arial" w:cs="Arial"/>
          <w:sz w:val="20"/>
          <w:szCs w:val="20"/>
        </w:rPr>
        <w:t>Fomentar la participación de las instituciones científicas, gubernamentales y asociaciones civiles en el establecimiento de las líneas prioritarias de investigación, así como en la generación de conocimiento encaminado a dichas prioridades.</w:t>
      </w:r>
    </w:p>
    <w:p w14:paraId="4FA0D859" w14:textId="77777777" w:rsidR="00B54919" w:rsidRPr="00596A3A" w:rsidRDefault="00B54919" w:rsidP="00C80695">
      <w:pPr>
        <w:numPr>
          <w:ilvl w:val="0"/>
          <w:numId w:val="25"/>
        </w:numPr>
        <w:spacing w:before="0" w:after="0" w:line="240" w:lineRule="auto"/>
        <w:rPr>
          <w:rFonts w:ascii="Arial" w:hAnsi="Arial" w:cs="Arial"/>
          <w:sz w:val="20"/>
          <w:szCs w:val="20"/>
        </w:rPr>
      </w:pPr>
      <w:r w:rsidRPr="00596A3A">
        <w:rPr>
          <w:rFonts w:ascii="Arial" w:hAnsi="Arial" w:cs="Arial"/>
          <w:sz w:val="20"/>
          <w:szCs w:val="20"/>
        </w:rPr>
        <w:t>Fomentar la generación de información de los procesos ecosistémicos a nivel regional.</w:t>
      </w:r>
    </w:p>
    <w:p w14:paraId="6898B462" w14:textId="77777777" w:rsidR="00B54919" w:rsidRPr="00596A3A" w:rsidRDefault="00B54919" w:rsidP="00C80695">
      <w:pPr>
        <w:numPr>
          <w:ilvl w:val="0"/>
          <w:numId w:val="25"/>
        </w:numPr>
        <w:spacing w:before="0" w:after="0" w:line="240" w:lineRule="auto"/>
        <w:rPr>
          <w:rFonts w:ascii="Arial" w:hAnsi="Arial" w:cs="Arial"/>
          <w:sz w:val="20"/>
          <w:szCs w:val="20"/>
        </w:rPr>
      </w:pPr>
      <w:r w:rsidRPr="00596A3A">
        <w:rPr>
          <w:rFonts w:ascii="Arial" w:hAnsi="Arial" w:cs="Arial"/>
          <w:sz w:val="20"/>
          <w:szCs w:val="20"/>
        </w:rPr>
        <w:t>Mantener un esquema de monitoreo constante que ayude a identificar los cambios en los estados de los ecosistemas, para generar acciones de manejo puntuales.</w:t>
      </w:r>
    </w:p>
    <w:p w14:paraId="454CFC93" w14:textId="77777777" w:rsidR="00B54919" w:rsidRPr="00596A3A" w:rsidRDefault="00B54919" w:rsidP="00C80695">
      <w:pPr>
        <w:spacing w:before="0" w:after="0" w:line="240" w:lineRule="auto"/>
        <w:ind w:left="720"/>
        <w:jc w:val="left"/>
        <w:rPr>
          <w:rFonts w:ascii="Arial" w:hAnsi="Arial" w:cs="Arial"/>
          <w:sz w:val="20"/>
          <w:szCs w:val="20"/>
        </w:rPr>
      </w:pPr>
    </w:p>
    <w:p w14:paraId="35827F9A" w14:textId="77777777" w:rsidR="00B54919" w:rsidRPr="00596A3A" w:rsidRDefault="00B54919" w:rsidP="00C80695">
      <w:pPr>
        <w:pStyle w:val="Ttulo2"/>
        <w:rPr>
          <w:lang w:val="es-MX"/>
        </w:rPr>
      </w:pPr>
      <w:bookmarkStart w:id="71" w:name="_Toc64110291"/>
      <w:bookmarkStart w:id="72" w:name="_Toc71089080"/>
      <w:bookmarkStart w:id="73" w:name="_Toc74121383"/>
      <w:bookmarkStart w:id="74" w:name="_Toc193271642"/>
      <w:bookmarkStart w:id="75" w:name="_Toc474849441"/>
      <w:bookmarkStart w:id="76" w:name="_Toc483396474"/>
      <w:r w:rsidRPr="00596A3A">
        <w:rPr>
          <w:lang w:val="es-MX"/>
        </w:rPr>
        <w:lastRenderedPageBreak/>
        <w:t>6.4.1 Componente fomento a la investigación y generación de conocimiento</w:t>
      </w:r>
      <w:bookmarkEnd w:id="71"/>
      <w:bookmarkEnd w:id="72"/>
      <w:bookmarkEnd w:id="73"/>
      <w:bookmarkEnd w:id="74"/>
      <w:bookmarkEnd w:id="75"/>
      <w:bookmarkEnd w:id="76"/>
    </w:p>
    <w:p w14:paraId="6A65F582" w14:textId="77777777" w:rsidR="00B54919" w:rsidRPr="00596A3A" w:rsidRDefault="00B54919" w:rsidP="00C80695">
      <w:pPr>
        <w:spacing w:before="0" w:after="0" w:line="240" w:lineRule="auto"/>
        <w:rPr>
          <w:rFonts w:ascii="Arial" w:hAnsi="Arial" w:cs="Arial"/>
          <w:lang w:eastAsia="es-ES"/>
        </w:rPr>
      </w:pPr>
    </w:p>
    <w:p w14:paraId="64886FC4"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Para contribuir a la preservación de los recursos naturales y detener el deterioro de los ecosistemas, es necesario contar con los conocimientos técnicos y científicos de la estructura y función de estos, así como de los factores que promueven la pérdida de la diversidad biológica.</w:t>
      </w:r>
    </w:p>
    <w:p w14:paraId="61348F7D" w14:textId="77777777" w:rsidR="00B54919" w:rsidRPr="00596A3A" w:rsidRDefault="00B54919" w:rsidP="00C80695">
      <w:pPr>
        <w:spacing w:before="0" w:after="0" w:line="240" w:lineRule="auto"/>
        <w:rPr>
          <w:rFonts w:ascii="Arial" w:hAnsi="Arial" w:cs="Arial"/>
          <w:sz w:val="20"/>
          <w:szCs w:val="20"/>
        </w:rPr>
      </w:pPr>
    </w:p>
    <w:p w14:paraId="38718DB8" w14:textId="4E981430"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 xml:space="preserve">Respecto a la Reserva de la Biosfera, existe información general sobre temas como circulación de corrientes marinas y conectividad, pesquerías de las principales especies de la región y perfiles batimétricos, sin embargo existen vacíos de información, sobre todo de las zonas núcleo profundas o de los humedales del norte del Estado. </w:t>
      </w:r>
      <w:r w:rsidR="0052188A" w:rsidRPr="00596A3A">
        <w:rPr>
          <w:rFonts w:ascii="Arial" w:hAnsi="Arial" w:cs="Arial"/>
          <w:sz w:val="20"/>
          <w:szCs w:val="20"/>
        </w:rPr>
        <w:t>Asimismo</w:t>
      </w:r>
      <w:r w:rsidRPr="00596A3A">
        <w:rPr>
          <w:rFonts w:ascii="Arial" w:hAnsi="Arial" w:cs="Arial"/>
          <w:sz w:val="20"/>
          <w:szCs w:val="20"/>
        </w:rPr>
        <w:t xml:space="preserve">, la mayoría de los esfuerzos de investigación y monitoreo se han realizado en las ANP existentes con anterioridad, por lo que se carece de información específica para el resto de la RBCM, misma que deberá comenzar a fomentarse.  </w:t>
      </w:r>
    </w:p>
    <w:p w14:paraId="7756A77A"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 xml:space="preserve"> </w:t>
      </w:r>
    </w:p>
    <w:p w14:paraId="5263F924"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Por lo anterior este componente pretende impulsar la generación de conocimiento y fomentar los mecanismos básicos para lograr una realización de estudios e investigaciones que incremente el conocimiento necesario para el manejo y la operación de la Reserva de la Biosfera.</w:t>
      </w:r>
    </w:p>
    <w:p w14:paraId="6059C3A7" w14:textId="77777777" w:rsidR="00B54919" w:rsidRPr="00596A3A" w:rsidRDefault="00B54919" w:rsidP="00C80695">
      <w:pPr>
        <w:spacing w:before="0" w:after="0" w:line="240" w:lineRule="auto"/>
        <w:jc w:val="left"/>
        <w:rPr>
          <w:rFonts w:ascii="Arial" w:eastAsia="Times New Roman" w:hAnsi="Arial" w:cs="Arial"/>
          <w:b/>
          <w:bCs/>
          <w:lang w:eastAsia="es-MX"/>
        </w:rPr>
      </w:pPr>
    </w:p>
    <w:p w14:paraId="6EB3B4E2" w14:textId="77777777" w:rsidR="00B54919" w:rsidRPr="00596A3A" w:rsidRDefault="00B54919" w:rsidP="00C80695">
      <w:pPr>
        <w:spacing w:before="0" w:after="0" w:line="240" w:lineRule="auto"/>
        <w:jc w:val="left"/>
        <w:rPr>
          <w:rFonts w:ascii="Arial" w:eastAsia="Times New Roman" w:hAnsi="Arial" w:cs="Arial"/>
          <w:b/>
          <w:bCs/>
          <w:lang w:eastAsia="es-MX"/>
        </w:rPr>
      </w:pPr>
      <w:r w:rsidRPr="00596A3A">
        <w:rPr>
          <w:rFonts w:ascii="Arial" w:eastAsia="Times New Roman" w:hAnsi="Arial" w:cs="Arial"/>
          <w:b/>
          <w:bCs/>
          <w:lang w:eastAsia="es-MX"/>
        </w:rPr>
        <w:t xml:space="preserve">Objetivos específicos </w:t>
      </w:r>
    </w:p>
    <w:p w14:paraId="7F2F2C6C" w14:textId="77777777" w:rsidR="00B54919" w:rsidRPr="00596A3A" w:rsidRDefault="00B54919" w:rsidP="00C80695">
      <w:pPr>
        <w:spacing w:before="0" w:after="0" w:line="240" w:lineRule="auto"/>
        <w:jc w:val="left"/>
        <w:rPr>
          <w:rFonts w:ascii="Arial" w:eastAsia="Times New Roman" w:hAnsi="Arial" w:cs="Arial"/>
          <w:b/>
          <w:bCs/>
          <w:lang w:eastAsia="es-MX"/>
        </w:rPr>
      </w:pPr>
    </w:p>
    <w:p w14:paraId="4FC821D8" w14:textId="77777777" w:rsidR="00B54919" w:rsidRPr="00596A3A" w:rsidRDefault="00B54919" w:rsidP="00C80695">
      <w:pPr>
        <w:numPr>
          <w:ilvl w:val="0"/>
          <w:numId w:val="25"/>
        </w:numPr>
        <w:spacing w:before="0" w:after="0" w:line="240" w:lineRule="auto"/>
        <w:rPr>
          <w:rFonts w:ascii="Arial" w:hAnsi="Arial" w:cs="Arial"/>
          <w:sz w:val="20"/>
          <w:szCs w:val="20"/>
        </w:rPr>
      </w:pPr>
      <w:r w:rsidRPr="00596A3A">
        <w:rPr>
          <w:rFonts w:ascii="Arial" w:hAnsi="Arial" w:cs="Arial"/>
          <w:sz w:val="20"/>
          <w:szCs w:val="20"/>
        </w:rPr>
        <w:t>Promover y facilitar el desarrollo de estudios, proyectos e investigaciones relacionados al manejo, uso, conservación y aprovechamiento de los recursos naturales de la Reserva mediante la definición de líneas prioritarias de investigación básica y aplicada y de monitoreo.</w:t>
      </w:r>
    </w:p>
    <w:p w14:paraId="4BC749FD" w14:textId="77777777" w:rsidR="00B54919" w:rsidRPr="00596A3A" w:rsidRDefault="00B54919" w:rsidP="00C80695">
      <w:pPr>
        <w:numPr>
          <w:ilvl w:val="0"/>
          <w:numId w:val="25"/>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Contar con información biológica, social y económica que facilite la toma de decisiones en el manejo y protección del ANP. </w:t>
      </w:r>
    </w:p>
    <w:p w14:paraId="376E45AE" w14:textId="77777777" w:rsidR="00B54919" w:rsidRPr="00596A3A" w:rsidRDefault="00B54919" w:rsidP="00C80695">
      <w:pPr>
        <w:numPr>
          <w:ilvl w:val="0"/>
          <w:numId w:val="25"/>
        </w:num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Trabajar de forma coordinada con instituciones académicas y organizaciones no gubernamentales nacionales e internacionales en la generación de conocimiento sobre la Reserva de la Biosfera.</w:t>
      </w:r>
    </w:p>
    <w:p w14:paraId="1C73E4BA" w14:textId="77777777" w:rsidR="00B54919" w:rsidRPr="00596A3A" w:rsidRDefault="00B54919" w:rsidP="00C80695">
      <w:pPr>
        <w:autoSpaceDE w:val="0"/>
        <w:autoSpaceDN w:val="0"/>
        <w:adjustRightInd w:val="0"/>
        <w:spacing w:before="0" w:after="0" w:line="240" w:lineRule="auto"/>
        <w:ind w:left="720"/>
        <w:jc w:val="left"/>
        <w:rPr>
          <w:rFonts w:ascii="Arial" w:hAnsi="Arial" w:cs="Arial"/>
          <w:sz w:val="20"/>
          <w:szCs w:val="20"/>
        </w:rPr>
      </w:pPr>
    </w:p>
    <w:p w14:paraId="251A761C" w14:textId="77777777" w:rsidR="00B54919" w:rsidRPr="00596A3A" w:rsidRDefault="00B54919" w:rsidP="00C80695">
      <w:pPr>
        <w:spacing w:before="0" w:after="0" w:line="240" w:lineRule="auto"/>
        <w:jc w:val="left"/>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Metas y resultados esperados</w:t>
      </w:r>
    </w:p>
    <w:p w14:paraId="0331CF0A" w14:textId="77777777" w:rsidR="00B54919" w:rsidRPr="00596A3A" w:rsidRDefault="00B54919" w:rsidP="00C80695">
      <w:pPr>
        <w:spacing w:before="0" w:after="0" w:line="240" w:lineRule="auto"/>
        <w:jc w:val="left"/>
        <w:rPr>
          <w:rFonts w:ascii="Arial" w:eastAsia="Times New Roman" w:hAnsi="Arial" w:cs="Arial"/>
          <w:b/>
          <w:bCs/>
          <w:sz w:val="20"/>
          <w:szCs w:val="20"/>
          <w:lang w:eastAsia="es-MX"/>
        </w:rPr>
      </w:pPr>
    </w:p>
    <w:p w14:paraId="28E07552" w14:textId="77777777" w:rsidR="00B54919" w:rsidRPr="00596A3A" w:rsidRDefault="00B54919" w:rsidP="00C80695">
      <w:pPr>
        <w:numPr>
          <w:ilvl w:val="0"/>
          <w:numId w:val="25"/>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Mantener actualizada una base de datos que permita registrar la información realizada en la Reserva. </w:t>
      </w:r>
    </w:p>
    <w:p w14:paraId="46019798" w14:textId="77777777" w:rsidR="00B54919" w:rsidRPr="00596A3A" w:rsidRDefault="00B54919" w:rsidP="00C80695">
      <w:pPr>
        <w:numPr>
          <w:ilvl w:val="0"/>
          <w:numId w:val="25"/>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Contar en el corto plazo, con un diagnóstico de las necesidades prioritarias de información de la Reserva.</w:t>
      </w:r>
    </w:p>
    <w:p w14:paraId="462173AA" w14:textId="77777777" w:rsidR="00B54919" w:rsidRPr="00596A3A" w:rsidRDefault="00B54919" w:rsidP="00C80695">
      <w:pPr>
        <w:numPr>
          <w:ilvl w:val="0"/>
          <w:numId w:val="25"/>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Promover y apoyar al menos un proyecto de investigación por año.</w:t>
      </w:r>
    </w:p>
    <w:p w14:paraId="0C5F2B9C" w14:textId="77777777" w:rsidR="00B54919" w:rsidRPr="00596A3A" w:rsidRDefault="00B54919" w:rsidP="00C80695">
      <w:pPr>
        <w:spacing w:before="0" w:after="0" w:line="240" w:lineRule="auto"/>
        <w:rPr>
          <w:rFonts w:ascii="Arial" w:hAnsi="Arial" w:cs="Arial"/>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0A0" w:firstRow="1" w:lastRow="0" w:firstColumn="1" w:lastColumn="0" w:noHBand="0" w:noVBand="0"/>
      </w:tblPr>
      <w:tblGrid>
        <w:gridCol w:w="8516"/>
        <w:gridCol w:w="984"/>
      </w:tblGrid>
      <w:tr w:rsidR="00CF435B" w:rsidRPr="00596A3A" w14:paraId="6596669D" w14:textId="77777777" w:rsidTr="00D103F7">
        <w:trPr>
          <w:trHeight w:val="300"/>
        </w:trPr>
        <w:tc>
          <w:tcPr>
            <w:tcW w:w="4482" w:type="pct"/>
            <w:tcMar>
              <w:top w:w="100" w:type="dxa"/>
              <w:left w:w="70" w:type="dxa"/>
              <w:bottom w:w="100" w:type="dxa"/>
              <w:right w:w="70" w:type="dxa"/>
            </w:tcMar>
            <w:vAlign w:val="center"/>
          </w:tcPr>
          <w:p w14:paraId="3A18B3E6"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Actividades* y acciones</w:t>
            </w:r>
          </w:p>
        </w:tc>
        <w:tc>
          <w:tcPr>
            <w:tcW w:w="518" w:type="pct"/>
            <w:tcMar>
              <w:top w:w="100" w:type="dxa"/>
              <w:left w:w="70" w:type="dxa"/>
              <w:bottom w:w="100" w:type="dxa"/>
              <w:right w:w="70" w:type="dxa"/>
            </w:tcMar>
            <w:vAlign w:val="center"/>
          </w:tcPr>
          <w:p w14:paraId="60BA492E"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Plazo</w:t>
            </w:r>
          </w:p>
        </w:tc>
      </w:tr>
      <w:tr w:rsidR="00CF435B" w:rsidRPr="00596A3A" w14:paraId="489B4469" w14:textId="77777777" w:rsidTr="00D103F7">
        <w:tc>
          <w:tcPr>
            <w:tcW w:w="5000" w:type="pct"/>
            <w:gridSpan w:val="2"/>
            <w:tcMar>
              <w:top w:w="100" w:type="dxa"/>
              <w:left w:w="70" w:type="dxa"/>
              <w:bottom w:w="100" w:type="dxa"/>
              <w:right w:w="70" w:type="dxa"/>
            </w:tcMar>
            <w:vAlign w:val="center"/>
          </w:tcPr>
          <w:p w14:paraId="55EB8D5E"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Fomentar la investigación de acuerdo a las necesidades prioritarias de la Reserva de la Biosfera</w:t>
            </w:r>
          </w:p>
        </w:tc>
      </w:tr>
      <w:tr w:rsidR="00CF435B" w:rsidRPr="00596A3A" w14:paraId="54DC5AC1" w14:textId="77777777" w:rsidTr="00D103F7">
        <w:tc>
          <w:tcPr>
            <w:tcW w:w="4482" w:type="pct"/>
            <w:tcMar>
              <w:top w:w="100" w:type="dxa"/>
              <w:left w:w="70" w:type="dxa"/>
              <w:bottom w:w="100" w:type="dxa"/>
              <w:right w:w="70" w:type="dxa"/>
            </w:tcMar>
            <w:vAlign w:val="bottom"/>
          </w:tcPr>
          <w:p w14:paraId="079C5441"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Identificar las necesidades prioritarias de investigación de los recursos naturales con el apoyo del Consejo Asesor</w:t>
            </w:r>
          </w:p>
        </w:tc>
        <w:tc>
          <w:tcPr>
            <w:tcW w:w="518" w:type="pct"/>
            <w:tcMar>
              <w:top w:w="100" w:type="dxa"/>
              <w:left w:w="70" w:type="dxa"/>
              <w:bottom w:w="100" w:type="dxa"/>
              <w:right w:w="70" w:type="dxa"/>
            </w:tcMar>
            <w:vAlign w:val="bottom"/>
          </w:tcPr>
          <w:p w14:paraId="1358E881"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w:t>
            </w:r>
          </w:p>
        </w:tc>
      </w:tr>
      <w:tr w:rsidR="00CF435B" w:rsidRPr="00596A3A" w14:paraId="3363517C" w14:textId="77777777" w:rsidTr="00D103F7">
        <w:tc>
          <w:tcPr>
            <w:tcW w:w="4482" w:type="pct"/>
            <w:tcMar>
              <w:top w:w="100" w:type="dxa"/>
              <w:left w:w="70" w:type="dxa"/>
              <w:bottom w:w="100" w:type="dxa"/>
              <w:right w:w="70" w:type="dxa"/>
            </w:tcMar>
            <w:vAlign w:val="bottom"/>
          </w:tcPr>
          <w:p w14:paraId="2492794E"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la realización de proyectos de investigación básica y aplicada</w:t>
            </w:r>
          </w:p>
        </w:tc>
        <w:tc>
          <w:tcPr>
            <w:tcW w:w="518" w:type="pct"/>
            <w:tcMar>
              <w:top w:w="100" w:type="dxa"/>
              <w:left w:w="70" w:type="dxa"/>
              <w:bottom w:w="100" w:type="dxa"/>
              <w:right w:w="70" w:type="dxa"/>
            </w:tcMar>
            <w:vAlign w:val="bottom"/>
          </w:tcPr>
          <w:p w14:paraId="22445AFD"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5C14E636" w14:textId="77777777" w:rsidTr="00D103F7">
        <w:tc>
          <w:tcPr>
            <w:tcW w:w="4482" w:type="pct"/>
            <w:tcMar>
              <w:top w:w="100" w:type="dxa"/>
              <w:left w:w="70" w:type="dxa"/>
              <w:bottom w:w="100" w:type="dxa"/>
              <w:right w:w="70" w:type="dxa"/>
            </w:tcMar>
            <w:vAlign w:val="bottom"/>
          </w:tcPr>
          <w:p w14:paraId="0439D705"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estudios enfocados a la erradicación y control de flora y fauna introducida y la evaluación del impacto de éstas sobre el ecosistema y especies nativas</w:t>
            </w:r>
          </w:p>
        </w:tc>
        <w:tc>
          <w:tcPr>
            <w:tcW w:w="518" w:type="pct"/>
            <w:tcMar>
              <w:top w:w="100" w:type="dxa"/>
              <w:left w:w="70" w:type="dxa"/>
              <w:bottom w:w="100" w:type="dxa"/>
              <w:right w:w="70" w:type="dxa"/>
            </w:tcMar>
            <w:vAlign w:val="bottom"/>
          </w:tcPr>
          <w:p w14:paraId="39FA8D8B"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79BA3D3C" w14:textId="77777777" w:rsidTr="00D103F7">
        <w:tc>
          <w:tcPr>
            <w:tcW w:w="4482" w:type="pct"/>
            <w:tcMar>
              <w:top w:w="100" w:type="dxa"/>
              <w:left w:w="70" w:type="dxa"/>
              <w:bottom w:w="100" w:type="dxa"/>
              <w:right w:w="70" w:type="dxa"/>
            </w:tcMar>
            <w:vAlign w:val="bottom"/>
          </w:tcPr>
          <w:p w14:paraId="28D081DB"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investigación sobre procesos biológicos relevantes (desove, anidación y agregaciones) para las especies de importancia ecológica</w:t>
            </w:r>
          </w:p>
        </w:tc>
        <w:tc>
          <w:tcPr>
            <w:tcW w:w="518" w:type="pct"/>
            <w:tcMar>
              <w:top w:w="100" w:type="dxa"/>
              <w:left w:w="70" w:type="dxa"/>
              <w:bottom w:w="100" w:type="dxa"/>
              <w:right w:w="70" w:type="dxa"/>
            </w:tcMar>
            <w:vAlign w:val="bottom"/>
          </w:tcPr>
          <w:p w14:paraId="62127909"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274A3D67" w14:textId="77777777" w:rsidTr="00D103F7">
        <w:tc>
          <w:tcPr>
            <w:tcW w:w="4482" w:type="pct"/>
            <w:tcMar>
              <w:top w:w="100" w:type="dxa"/>
              <w:left w:w="70" w:type="dxa"/>
              <w:bottom w:w="100" w:type="dxa"/>
              <w:right w:w="70" w:type="dxa"/>
            </w:tcMar>
            <w:vAlign w:val="bottom"/>
          </w:tcPr>
          <w:p w14:paraId="78CC275F"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 Fomentar  investigación sobre las especies de importancia ecológica o comercial</w:t>
            </w:r>
          </w:p>
        </w:tc>
        <w:tc>
          <w:tcPr>
            <w:tcW w:w="518" w:type="pct"/>
            <w:tcMar>
              <w:top w:w="100" w:type="dxa"/>
              <w:left w:w="70" w:type="dxa"/>
              <w:bottom w:w="100" w:type="dxa"/>
              <w:right w:w="70" w:type="dxa"/>
            </w:tcMar>
            <w:vAlign w:val="bottom"/>
          </w:tcPr>
          <w:p w14:paraId="4B0F5C06"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0E4BAEBE" w14:textId="77777777" w:rsidTr="00D103F7">
        <w:tc>
          <w:tcPr>
            <w:tcW w:w="4482" w:type="pct"/>
            <w:tcMar>
              <w:top w:w="100" w:type="dxa"/>
              <w:left w:w="70" w:type="dxa"/>
              <w:bottom w:w="100" w:type="dxa"/>
              <w:right w:w="70" w:type="dxa"/>
            </w:tcMar>
            <w:vAlign w:val="bottom"/>
          </w:tcPr>
          <w:p w14:paraId="66226F7C"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lastRenderedPageBreak/>
              <w:t>Promover la investigación sobre conectividad en los ecosistemas en la Reserva de la Biosfera</w:t>
            </w:r>
          </w:p>
        </w:tc>
        <w:tc>
          <w:tcPr>
            <w:tcW w:w="518" w:type="pct"/>
            <w:tcMar>
              <w:top w:w="100" w:type="dxa"/>
              <w:left w:w="70" w:type="dxa"/>
              <w:bottom w:w="100" w:type="dxa"/>
              <w:right w:w="70" w:type="dxa"/>
            </w:tcMar>
            <w:vAlign w:val="bottom"/>
          </w:tcPr>
          <w:p w14:paraId="521BC46F"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026D03EF" w14:textId="77777777" w:rsidTr="00D103F7">
        <w:tc>
          <w:tcPr>
            <w:tcW w:w="5000" w:type="pct"/>
            <w:gridSpan w:val="2"/>
            <w:tcMar>
              <w:top w:w="100" w:type="dxa"/>
              <w:left w:w="70" w:type="dxa"/>
              <w:bottom w:w="100" w:type="dxa"/>
              <w:right w:w="70" w:type="dxa"/>
            </w:tcMar>
            <w:vAlign w:val="bottom"/>
          </w:tcPr>
          <w:p w14:paraId="087B6F64"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Colaboración interinstitucional para fortalecer la generación e intercambio de conocimientos</w:t>
            </w:r>
          </w:p>
        </w:tc>
      </w:tr>
      <w:tr w:rsidR="00CF435B" w:rsidRPr="00596A3A" w14:paraId="35C203AB" w14:textId="77777777" w:rsidTr="00D103F7">
        <w:tc>
          <w:tcPr>
            <w:tcW w:w="4482" w:type="pct"/>
            <w:tcMar>
              <w:top w:w="100" w:type="dxa"/>
              <w:left w:w="70" w:type="dxa"/>
              <w:bottom w:w="100" w:type="dxa"/>
              <w:right w:w="70" w:type="dxa"/>
            </w:tcMar>
            <w:vAlign w:val="bottom"/>
          </w:tcPr>
          <w:p w14:paraId="2B3C8892"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Integrar y mantener actualizado un directorio de centros de investigación, universidades,  investigadores y especialistas que colaboren con el ANP</w:t>
            </w:r>
          </w:p>
        </w:tc>
        <w:tc>
          <w:tcPr>
            <w:tcW w:w="518" w:type="pct"/>
            <w:tcMar>
              <w:top w:w="100" w:type="dxa"/>
              <w:left w:w="70" w:type="dxa"/>
              <w:bottom w:w="100" w:type="dxa"/>
              <w:right w:w="70" w:type="dxa"/>
            </w:tcMar>
            <w:vAlign w:val="bottom"/>
          </w:tcPr>
          <w:p w14:paraId="4C500AFA"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42811EEE" w14:textId="77777777" w:rsidTr="00D103F7">
        <w:tc>
          <w:tcPr>
            <w:tcW w:w="4482" w:type="pct"/>
            <w:tcMar>
              <w:top w:w="100" w:type="dxa"/>
              <w:left w:w="70" w:type="dxa"/>
              <w:bottom w:w="100" w:type="dxa"/>
              <w:right w:w="70" w:type="dxa"/>
            </w:tcMar>
            <w:vAlign w:val="bottom"/>
          </w:tcPr>
          <w:p w14:paraId="6F1391B5"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Impulsar y dar seguimiento a la firma de convenios con instituciones de investigación, nacionales o extranjeras para fomentar el conocimiento que contribuyan a la generación de información para el manejo de la Reserva</w:t>
            </w:r>
          </w:p>
        </w:tc>
        <w:tc>
          <w:tcPr>
            <w:tcW w:w="518" w:type="pct"/>
            <w:tcMar>
              <w:top w:w="100" w:type="dxa"/>
              <w:left w:w="70" w:type="dxa"/>
              <w:bottom w:w="100" w:type="dxa"/>
              <w:right w:w="70" w:type="dxa"/>
            </w:tcMar>
            <w:vAlign w:val="bottom"/>
          </w:tcPr>
          <w:p w14:paraId="5CC9BDBF"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62206DE2" w14:textId="77777777" w:rsidTr="00D103F7">
        <w:tc>
          <w:tcPr>
            <w:tcW w:w="4482" w:type="pct"/>
            <w:tcMar>
              <w:top w:w="100" w:type="dxa"/>
              <w:left w:w="70" w:type="dxa"/>
              <w:bottom w:w="100" w:type="dxa"/>
              <w:right w:w="70" w:type="dxa"/>
            </w:tcMar>
            <w:vAlign w:val="bottom"/>
          </w:tcPr>
          <w:p w14:paraId="6E8C626E"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Identificar e impulsar mecanismos de financiamiento nacional e internacional para el desarrollo de proyectos de investigación </w:t>
            </w:r>
          </w:p>
        </w:tc>
        <w:tc>
          <w:tcPr>
            <w:tcW w:w="518" w:type="pct"/>
            <w:tcMar>
              <w:top w:w="100" w:type="dxa"/>
              <w:left w:w="70" w:type="dxa"/>
              <w:bottom w:w="100" w:type="dxa"/>
              <w:right w:w="70" w:type="dxa"/>
            </w:tcMar>
            <w:vAlign w:val="bottom"/>
          </w:tcPr>
          <w:p w14:paraId="1AA90B3A"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721BC950" w14:textId="77777777" w:rsidTr="00D103F7">
        <w:tc>
          <w:tcPr>
            <w:tcW w:w="4482" w:type="pct"/>
            <w:tcMar>
              <w:top w:w="100" w:type="dxa"/>
              <w:left w:w="70" w:type="dxa"/>
              <w:bottom w:w="100" w:type="dxa"/>
              <w:right w:w="70" w:type="dxa"/>
            </w:tcMar>
            <w:vAlign w:val="bottom"/>
          </w:tcPr>
          <w:p w14:paraId="112471B0"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y apoyar a centros de investigación y académicos para la publicación de artículos de divulgación y científicos sobre el área natural protegida</w:t>
            </w:r>
          </w:p>
        </w:tc>
        <w:tc>
          <w:tcPr>
            <w:tcW w:w="518" w:type="pct"/>
            <w:tcMar>
              <w:top w:w="100" w:type="dxa"/>
              <w:left w:w="70" w:type="dxa"/>
              <w:bottom w:w="100" w:type="dxa"/>
              <w:right w:w="70" w:type="dxa"/>
            </w:tcMar>
            <w:vAlign w:val="bottom"/>
          </w:tcPr>
          <w:p w14:paraId="3E2A26B5"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32CCF61B" w14:textId="77777777" w:rsidTr="00D103F7">
        <w:tc>
          <w:tcPr>
            <w:tcW w:w="4482" w:type="pct"/>
            <w:tcMar>
              <w:top w:w="100" w:type="dxa"/>
              <w:left w:w="70" w:type="dxa"/>
              <w:bottom w:w="100" w:type="dxa"/>
              <w:right w:w="70" w:type="dxa"/>
            </w:tcMar>
            <w:vAlign w:val="bottom"/>
          </w:tcPr>
          <w:p w14:paraId="2F0700EB"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el intercambio de información entre los investigadores que desarrollan proyectos en la Reserva de la Biosfera y la comunidad, para incentivar el conocimiento y apropiación de la misma</w:t>
            </w:r>
          </w:p>
        </w:tc>
        <w:tc>
          <w:tcPr>
            <w:tcW w:w="518" w:type="pct"/>
            <w:tcMar>
              <w:top w:w="100" w:type="dxa"/>
              <w:left w:w="70" w:type="dxa"/>
              <w:bottom w:w="100" w:type="dxa"/>
              <w:right w:w="70" w:type="dxa"/>
            </w:tcMar>
            <w:vAlign w:val="bottom"/>
          </w:tcPr>
          <w:p w14:paraId="3ABAFEC7"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4A2B2103" w14:textId="77777777" w:rsidTr="00D103F7">
        <w:tc>
          <w:tcPr>
            <w:tcW w:w="4482" w:type="pct"/>
            <w:tcMar>
              <w:top w:w="100" w:type="dxa"/>
              <w:left w:w="70" w:type="dxa"/>
              <w:bottom w:w="100" w:type="dxa"/>
              <w:right w:w="70" w:type="dxa"/>
            </w:tcMar>
            <w:vAlign w:val="bottom"/>
          </w:tcPr>
          <w:p w14:paraId="7C0A2D2A"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la participación del sector académico y de investigación en el Consejo Asesor de la Reserva</w:t>
            </w:r>
          </w:p>
        </w:tc>
        <w:tc>
          <w:tcPr>
            <w:tcW w:w="518" w:type="pct"/>
            <w:tcMar>
              <w:top w:w="100" w:type="dxa"/>
              <w:left w:w="70" w:type="dxa"/>
              <w:bottom w:w="100" w:type="dxa"/>
              <w:right w:w="70" w:type="dxa"/>
            </w:tcMar>
            <w:vAlign w:val="bottom"/>
          </w:tcPr>
          <w:p w14:paraId="2D73AFC7"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w:t>
            </w:r>
          </w:p>
        </w:tc>
      </w:tr>
      <w:tr w:rsidR="00CF435B" w:rsidRPr="00596A3A" w14:paraId="1930F086" w14:textId="77777777" w:rsidTr="00D103F7">
        <w:tc>
          <w:tcPr>
            <w:tcW w:w="5000" w:type="pct"/>
            <w:gridSpan w:val="2"/>
            <w:tcMar>
              <w:top w:w="100" w:type="dxa"/>
              <w:left w:w="70" w:type="dxa"/>
              <w:bottom w:w="100" w:type="dxa"/>
              <w:right w:w="70" w:type="dxa"/>
            </w:tcMar>
            <w:vAlign w:val="bottom"/>
          </w:tcPr>
          <w:p w14:paraId="739E4102"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Sistematizar la información científica</w:t>
            </w:r>
          </w:p>
        </w:tc>
      </w:tr>
      <w:tr w:rsidR="00CF435B" w:rsidRPr="00596A3A" w14:paraId="128FB8FC" w14:textId="77777777" w:rsidTr="00D103F7">
        <w:tc>
          <w:tcPr>
            <w:tcW w:w="4482" w:type="pct"/>
            <w:tcMar>
              <w:top w:w="100" w:type="dxa"/>
              <w:left w:w="70" w:type="dxa"/>
              <w:bottom w:w="100" w:type="dxa"/>
              <w:right w:w="70" w:type="dxa"/>
            </w:tcMar>
            <w:vAlign w:val="bottom"/>
          </w:tcPr>
          <w:p w14:paraId="058815D5"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Elaborar y actualizar una base de datos de investigaciones realizadas en el ANP, incluyendo instituciones, investigadores, temas desarrollados, especies estudiadas y fuentes de financiamiento.</w:t>
            </w:r>
          </w:p>
        </w:tc>
        <w:tc>
          <w:tcPr>
            <w:tcW w:w="518" w:type="pct"/>
            <w:tcMar>
              <w:top w:w="100" w:type="dxa"/>
              <w:left w:w="70" w:type="dxa"/>
              <w:bottom w:w="100" w:type="dxa"/>
              <w:right w:w="70" w:type="dxa"/>
            </w:tcMar>
            <w:vAlign w:val="bottom"/>
          </w:tcPr>
          <w:p w14:paraId="50BA34FD"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bl>
    <w:p w14:paraId="2EB864AE" w14:textId="77777777" w:rsidR="00B54919" w:rsidRPr="00596A3A" w:rsidRDefault="00B54919" w:rsidP="00C80695">
      <w:pPr>
        <w:spacing w:before="0" w:after="0" w:line="240" w:lineRule="auto"/>
        <w:rPr>
          <w:rFonts w:ascii="Arial" w:eastAsia="Times New Roman" w:hAnsi="Arial" w:cs="Arial"/>
          <w:sz w:val="20"/>
          <w:szCs w:val="18"/>
          <w:lang w:eastAsia="es-MX"/>
        </w:rPr>
      </w:pPr>
      <w:r w:rsidRPr="00596A3A">
        <w:rPr>
          <w:rFonts w:ascii="Arial" w:eastAsia="Times New Roman" w:hAnsi="Arial" w:cs="Arial"/>
          <w:sz w:val="24"/>
          <w:lang w:eastAsia="es-MX"/>
        </w:rPr>
        <w:t>*</w:t>
      </w:r>
      <w:r w:rsidRPr="00596A3A">
        <w:rPr>
          <w:rFonts w:ascii="Arial" w:eastAsia="Times New Roman" w:hAnsi="Arial" w:cs="Arial"/>
          <w:sz w:val="20"/>
          <w:szCs w:val="18"/>
          <w:lang w:eastAsia="es-MX"/>
        </w:rPr>
        <w:t>Las actividades se presentan en letra cursiva.</w:t>
      </w:r>
    </w:p>
    <w:p w14:paraId="72FB2579" w14:textId="77777777" w:rsidR="00B54919" w:rsidRPr="00596A3A" w:rsidRDefault="00B54919" w:rsidP="00C80695">
      <w:pPr>
        <w:spacing w:before="0" w:after="0" w:line="240" w:lineRule="auto"/>
        <w:rPr>
          <w:rFonts w:ascii="Arial" w:hAnsi="Arial" w:cs="Arial"/>
        </w:rPr>
      </w:pPr>
    </w:p>
    <w:p w14:paraId="27D990FD" w14:textId="77777777" w:rsidR="00B54919" w:rsidRPr="00596A3A" w:rsidRDefault="00B54919" w:rsidP="00C80695">
      <w:pPr>
        <w:pStyle w:val="Ttulo2"/>
        <w:rPr>
          <w:lang w:val="es-MX"/>
        </w:rPr>
      </w:pPr>
      <w:bookmarkStart w:id="77" w:name="_Toc71089081"/>
      <w:bookmarkStart w:id="78" w:name="_Toc74121384"/>
      <w:bookmarkStart w:id="79" w:name="_Toc193271643"/>
      <w:bookmarkStart w:id="80" w:name="_Toc483396475"/>
      <w:r w:rsidRPr="00596A3A">
        <w:rPr>
          <w:lang w:val="es-MX"/>
        </w:rPr>
        <w:t>6.4.2 Componente inventarios, líneas base y monitoreo ambiental</w:t>
      </w:r>
      <w:bookmarkEnd w:id="77"/>
      <w:bookmarkEnd w:id="78"/>
      <w:r w:rsidRPr="00596A3A">
        <w:rPr>
          <w:lang w:val="es-MX"/>
        </w:rPr>
        <w:t xml:space="preserve"> y socioeconómico</w:t>
      </w:r>
      <w:bookmarkEnd w:id="79"/>
      <w:bookmarkEnd w:id="80"/>
    </w:p>
    <w:p w14:paraId="609C0151" w14:textId="77777777" w:rsidR="00B54919" w:rsidRPr="00596A3A" w:rsidRDefault="00B54919" w:rsidP="00C80695">
      <w:pPr>
        <w:spacing w:before="0" w:after="0" w:line="240" w:lineRule="auto"/>
        <w:rPr>
          <w:rFonts w:ascii="Arial" w:hAnsi="Arial" w:cs="Arial"/>
          <w:spacing w:val="-2"/>
        </w:rPr>
      </w:pPr>
    </w:p>
    <w:p w14:paraId="5BEB5E3C" w14:textId="77777777" w:rsidR="00B54919" w:rsidRPr="00596A3A" w:rsidRDefault="00B54919" w:rsidP="00C80695">
      <w:pPr>
        <w:spacing w:before="0" w:after="0" w:line="240" w:lineRule="auto"/>
        <w:rPr>
          <w:rFonts w:ascii="Arial" w:hAnsi="Arial" w:cs="Arial"/>
          <w:spacing w:val="-2"/>
          <w:sz w:val="20"/>
          <w:szCs w:val="20"/>
        </w:rPr>
      </w:pPr>
      <w:r w:rsidRPr="00596A3A">
        <w:rPr>
          <w:rFonts w:ascii="Arial" w:hAnsi="Arial" w:cs="Arial"/>
          <w:spacing w:val="-2"/>
          <w:sz w:val="20"/>
          <w:szCs w:val="20"/>
        </w:rPr>
        <w:t xml:space="preserve">Es necesario contar con instrumentos técnicos y programas de monitoreo por medio de los cuales se pueda llevar un registro periódico de los recursos naturales con los que cuenta el área natural protegida, así como un seguimiento de sitios en restauración e indicadores sociales y ambientales.  </w:t>
      </w:r>
    </w:p>
    <w:p w14:paraId="6F8B0D85" w14:textId="77777777" w:rsidR="00B54919" w:rsidRPr="00596A3A" w:rsidRDefault="00B54919" w:rsidP="00C80695">
      <w:pPr>
        <w:spacing w:before="0" w:after="0" w:line="240" w:lineRule="auto"/>
        <w:rPr>
          <w:rFonts w:ascii="Arial" w:hAnsi="Arial" w:cs="Arial"/>
          <w:spacing w:val="-2"/>
          <w:sz w:val="20"/>
          <w:szCs w:val="20"/>
        </w:rPr>
      </w:pPr>
    </w:p>
    <w:p w14:paraId="44928C78" w14:textId="209E0667" w:rsidR="00B54919" w:rsidRPr="00596A3A" w:rsidRDefault="00B54919" w:rsidP="00C80695">
      <w:pPr>
        <w:spacing w:before="0" w:after="0" w:line="240" w:lineRule="auto"/>
        <w:rPr>
          <w:rFonts w:ascii="Arial" w:hAnsi="Arial" w:cs="Arial"/>
          <w:spacing w:val="-2"/>
          <w:sz w:val="20"/>
          <w:szCs w:val="20"/>
        </w:rPr>
      </w:pPr>
      <w:r w:rsidRPr="00596A3A">
        <w:rPr>
          <w:rFonts w:ascii="Arial" w:hAnsi="Arial" w:cs="Arial"/>
          <w:spacing w:val="-2"/>
          <w:sz w:val="20"/>
          <w:szCs w:val="20"/>
        </w:rPr>
        <w:t>El monitoreo biológico es una herramienta de suma utilidad para el manejo de los recursos naturales, implica el registro continuo y sistemático de los parámetros ambientales, detectando cambios que se presentan en una población o su hábitat con el fin de diagnosticar su estado de salud</w:t>
      </w:r>
      <w:r w:rsidR="001C0F99">
        <w:rPr>
          <w:rFonts w:ascii="Arial" w:hAnsi="Arial" w:cs="Arial"/>
          <w:spacing w:val="-2"/>
          <w:sz w:val="20"/>
          <w:szCs w:val="20"/>
        </w:rPr>
        <w:t>.L</w:t>
      </w:r>
      <w:r w:rsidRPr="00596A3A">
        <w:rPr>
          <w:rFonts w:ascii="Arial" w:hAnsi="Arial" w:cs="Arial"/>
          <w:spacing w:val="-2"/>
          <w:sz w:val="20"/>
          <w:szCs w:val="20"/>
        </w:rPr>
        <w:t xml:space="preserve">os programas de monitoreo pueden proveer información sobre diversidad, abundancia, densidad, riqueza de especies, condición de los ecosistemas y cambios en ellos, ayudan a predecir los efectos de las actividades humanas en los procesos ecológicos. Así mismo la sistematización de los inventarios biológicos y la información producto del monitoreo, facilita el análisis del estado de los ecosistemas y el acceso a la información. </w:t>
      </w:r>
    </w:p>
    <w:p w14:paraId="4523B9AD" w14:textId="77777777" w:rsidR="00B54919" w:rsidRPr="00596A3A" w:rsidRDefault="00B54919" w:rsidP="00C80695">
      <w:pPr>
        <w:spacing w:before="0" w:after="0" w:line="240" w:lineRule="auto"/>
        <w:rPr>
          <w:rFonts w:ascii="Arial" w:hAnsi="Arial" w:cs="Arial"/>
          <w:spacing w:val="-2"/>
          <w:sz w:val="20"/>
          <w:szCs w:val="20"/>
        </w:rPr>
      </w:pPr>
    </w:p>
    <w:p w14:paraId="0696F2C6" w14:textId="77777777" w:rsidR="00B54919" w:rsidRPr="00596A3A" w:rsidRDefault="00B54919" w:rsidP="00C80695">
      <w:pPr>
        <w:spacing w:before="0" w:after="0" w:line="240" w:lineRule="auto"/>
        <w:rPr>
          <w:rFonts w:ascii="Arial" w:hAnsi="Arial" w:cs="Arial"/>
          <w:spacing w:val="-2"/>
          <w:sz w:val="20"/>
          <w:szCs w:val="20"/>
        </w:rPr>
      </w:pPr>
      <w:r w:rsidRPr="00596A3A">
        <w:rPr>
          <w:rFonts w:ascii="Arial" w:hAnsi="Arial" w:cs="Arial"/>
          <w:spacing w:val="-2"/>
          <w:sz w:val="20"/>
          <w:szCs w:val="20"/>
        </w:rPr>
        <w:t>Por lo anterior en el presente componente se delinearán las actividades y acciones enfocadas a generar las líneas base de donde partirán las evaluaciones y monitoreos tanto ambientales como socioeconómicos permitiendo definir criterios e indicadores de seguimiento.</w:t>
      </w:r>
    </w:p>
    <w:p w14:paraId="67EC4FFF" w14:textId="77777777" w:rsidR="00B54919" w:rsidRPr="00596A3A" w:rsidRDefault="00B54919" w:rsidP="00C80695">
      <w:pPr>
        <w:spacing w:before="0" w:after="0" w:line="240" w:lineRule="auto"/>
        <w:rPr>
          <w:rFonts w:ascii="Arial" w:hAnsi="Arial" w:cs="Arial"/>
          <w:b/>
        </w:rPr>
      </w:pPr>
    </w:p>
    <w:p w14:paraId="6FC5E112" w14:textId="77777777" w:rsidR="00B54919" w:rsidRPr="00596A3A" w:rsidRDefault="00B54919" w:rsidP="00C80695">
      <w:pPr>
        <w:spacing w:before="0" w:after="0" w:line="240" w:lineRule="auto"/>
        <w:rPr>
          <w:rFonts w:ascii="Arial" w:hAnsi="Arial" w:cs="Arial"/>
          <w:b/>
          <w:sz w:val="20"/>
        </w:rPr>
      </w:pPr>
      <w:r w:rsidRPr="00596A3A">
        <w:rPr>
          <w:rFonts w:ascii="Arial" w:hAnsi="Arial" w:cs="Arial"/>
          <w:b/>
          <w:sz w:val="20"/>
        </w:rPr>
        <w:t>Objetivos específicos</w:t>
      </w:r>
    </w:p>
    <w:p w14:paraId="15585DE9" w14:textId="77777777" w:rsidR="00B54919" w:rsidRPr="00596A3A" w:rsidRDefault="00B54919" w:rsidP="00C80695">
      <w:pPr>
        <w:numPr>
          <w:ilvl w:val="0"/>
          <w:numId w:val="25"/>
        </w:numPr>
        <w:tabs>
          <w:tab w:val="num" w:pos="360"/>
        </w:tabs>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Generar líneas de base a partir de la información existente y a través de la recopilación y sistematización de la información que se produzca.</w:t>
      </w:r>
    </w:p>
    <w:p w14:paraId="7A177C8C" w14:textId="77777777" w:rsidR="00B54919" w:rsidRPr="00596A3A" w:rsidRDefault="00B54919" w:rsidP="00C80695">
      <w:pPr>
        <w:numPr>
          <w:ilvl w:val="0"/>
          <w:numId w:val="25"/>
        </w:numPr>
        <w:tabs>
          <w:tab w:val="num" w:pos="360"/>
        </w:tabs>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Impulsar el monitoreo de las poblaciones de flora y fauna para dar seguimiento a su estado de salud o permanencia dentro del área con el fin de implementar estrategias de manejo adecuadas.</w:t>
      </w:r>
    </w:p>
    <w:p w14:paraId="7211FCF2" w14:textId="77777777" w:rsidR="00B54919" w:rsidRPr="00596A3A" w:rsidRDefault="00B54919" w:rsidP="00C80695">
      <w:pPr>
        <w:numPr>
          <w:ilvl w:val="0"/>
          <w:numId w:val="25"/>
        </w:numPr>
        <w:tabs>
          <w:tab w:val="num" w:pos="360"/>
        </w:tabs>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lastRenderedPageBreak/>
        <w:t>Contar con indicadores ecológicos que determinen el estado de salud de los ecosistemas y su relación con los límites de cambio aceptable</w:t>
      </w:r>
    </w:p>
    <w:p w14:paraId="3721B3F2" w14:textId="77777777" w:rsidR="00B54919" w:rsidRPr="00596A3A" w:rsidRDefault="00B54919" w:rsidP="00C80695">
      <w:pPr>
        <w:numPr>
          <w:ilvl w:val="0"/>
          <w:numId w:val="25"/>
        </w:numPr>
        <w:tabs>
          <w:tab w:val="num" w:pos="360"/>
        </w:tabs>
        <w:spacing w:before="0" w:after="0" w:line="240" w:lineRule="auto"/>
        <w:ind w:left="360"/>
        <w:rPr>
          <w:rFonts w:ascii="Arial" w:hAnsi="Arial" w:cs="Arial"/>
          <w:sz w:val="20"/>
          <w:szCs w:val="20"/>
        </w:rPr>
      </w:pPr>
      <w:r w:rsidRPr="00596A3A">
        <w:rPr>
          <w:rFonts w:ascii="Arial" w:eastAsia="Times New Roman" w:hAnsi="Arial" w:cs="Arial"/>
          <w:sz w:val="20"/>
          <w:szCs w:val="20"/>
          <w:lang w:eastAsia="es-MX"/>
        </w:rPr>
        <w:t>Mantener actualizados los listados de flora y fauna presentes en la Reserva.</w:t>
      </w:r>
    </w:p>
    <w:p w14:paraId="23011146" w14:textId="77777777" w:rsidR="00B54919" w:rsidRPr="00596A3A" w:rsidRDefault="00B54919" w:rsidP="00C80695">
      <w:pPr>
        <w:spacing w:before="0" w:after="0" w:line="240" w:lineRule="auto"/>
        <w:ind w:left="360"/>
        <w:jc w:val="left"/>
        <w:rPr>
          <w:rFonts w:ascii="Arial" w:hAnsi="Arial" w:cs="Arial"/>
          <w:sz w:val="20"/>
          <w:szCs w:val="20"/>
        </w:rPr>
      </w:pPr>
    </w:p>
    <w:p w14:paraId="7B007368" w14:textId="77777777" w:rsidR="00B54919" w:rsidRPr="00596A3A" w:rsidRDefault="00B54919" w:rsidP="00C80695">
      <w:pPr>
        <w:spacing w:before="0" w:after="0" w:line="240" w:lineRule="auto"/>
        <w:rPr>
          <w:rFonts w:ascii="Arial" w:hAnsi="Arial" w:cs="Arial"/>
          <w:b/>
          <w:sz w:val="20"/>
        </w:rPr>
      </w:pPr>
      <w:r w:rsidRPr="00596A3A">
        <w:rPr>
          <w:rFonts w:ascii="Arial" w:hAnsi="Arial" w:cs="Arial"/>
          <w:b/>
          <w:sz w:val="20"/>
        </w:rPr>
        <w:t>Metas y resultados esperados</w:t>
      </w:r>
    </w:p>
    <w:p w14:paraId="5B5859D6" w14:textId="77777777" w:rsidR="00B54919" w:rsidRPr="00596A3A" w:rsidRDefault="00B54919" w:rsidP="00C80695">
      <w:pPr>
        <w:numPr>
          <w:ilvl w:val="0"/>
          <w:numId w:val="25"/>
        </w:numPr>
        <w:tabs>
          <w:tab w:val="num" w:pos="360"/>
        </w:tabs>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Generar los términos de referencia anualmente para someter a evaluación del Programa de Monitoreo Biológico (PROMANP) los proyectos de monitoreo prioritarios para el ANP.</w:t>
      </w:r>
    </w:p>
    <w:p w14:paraId="677B46B9" w14:textId="77777777" w:rsidR="00B54919" w:rsidRPr="00596A3A" w:rsidRDefault="00B54919" w:rsidP="00C80695">
      <w:pPr>
        <w:numPr>
          <w:ilvl w:val="0"/>
          <w:numId w:val="25"/>
        </w:numPr>
        <w:tabs>
          <w:tab w:val="num" w:pos="360"/>
        </w:tabs>
        <w:spacing w:before="0" w:after="0" w:line="240" w:lineRule="auto"/>
        <w:ind w:left="360"/>
        <w:rPr>
          <w:rFonts w:ascii="Arial" w:eastAsia="Times New Roman" w:hAnsi="Arial" w:cs="Arial"/>
          <w:sz w:val="20"/>
          <w:szCs w:val="20"/>
          <w:lang w:eastAsia="es-MX"/>
        </w:rPr>
      </w:pPr>
      <w:r w:rsidRPr="00596A3A">
        <w:rPr>
          <w:rFonts w:ascii="Arial" w:eastAsia="Times New Roman" w:hAnsi="Arial" w:cs="Arial"/>
          <w:sz w:val="20"/>
          <w:szCs w:val="20"/>
          <w:lang w:eastAsia="es-MX"/>
        </w:rPr>
        <w:t>Promover anualmente entre las instituciones académicas la realización de monitoreos biológicos en el ANP.</w:t>
      </w:r>
    </w:p>
    <w:p w14:paraId="7F551B31" w14:textId="77777777" w:rsidR="00B54919" w:rsidRPr="00596A3A" w:rsidRDefault="00B54919" w:rsidP="00C80695">
      <w:pPr>
        <w:numPr>
          <w:ilvl w:val="0"/>
          <w:numId w:val="25"/>
        </w:numPr>
        <w:tabs>
          <w:tab w:val="num" w:pos="360"/>
        </w:tabs>
        <w:spacing w:before="0" w:after="0" w:line="240" w:lineRule="auto"/>
        <w:ind w:left="360"/>
        <w:rPr>
          <w:rFonts w:ascii="Arial" w:eastAsia="Times New Roman" w:hAnsi="Arial" w:cs="Arial"/>
          <w:lang w:eastAsia="es-MX"/>
        </w:rPr>
      </w:pPr>
      <w:r w:rsidRPr="00596A3A">
        <w:rPr>
          <w:rFonts w:ascii="Arial" w:eastAsia="Times New Roman" w:hAnsi="Arial" w:cs="Arial"/>
          <w:sz w:val="20"/>
          <w:szCs w:val="20"/>
          <w:lang w:eastAsia="es-MX"/>
        </w:rPr>
        <w:t>Contar en el corto plazo con la identificación de las especies, áreas o indicadores prioritarios que requieran monitoreo.</w:t>
      </w:r>
    </w:p>
    <w:p w14:paraId="7F012DE5" w14:textId="77777777" w:rsidR="00B54919" w:rsidRPr="00596A3A" w:rsidRDefault="00B54919" w:rsidP="00C80695">
      <w:pPr>
        <w:spacing w:before="0" w:after="0" w:line="240" w:lineRule="auto"/>
        <w:rPr>
          <w:rFonts w:ascii="Arial" w:eastAsia="Times New Roman" w:hAnsi="Arial" w:cs="Arial"/>
          <w:lang w:eastAsia="es-MX"/>
        </w:rPr>
      </w:pP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084"/>
        <w:gridCol w:w="1350"/>
      </w:tblGrid>
      <w:tr w:rsidR="00CF435B" w:rsidRPr="00596A3A" w14:paraId="0734E31D" w14:textId="77777777" w:rsidTr="00D103F7">
        <w:trPr>
          <w:trHeight w:val="340"/>
          <w:jc w:val="center"/>
        </w:trPr>
        <w:tc>
          <w:tcPr>
            <w:tcW w:w="8123" w:type="dxa"/>
            <w:vAlign w:val="center"/>
          </w:tcPr>
          <w:p w14:paraId="6B4A9736" w14:textId="77777777" w:rsidR="00B54919" w:rsidRPr="00596A3A" w:rsidRDefault="00B54919" w:rsidP="00C80695">
            <w:pPr>
              <w:tabs>
                <w:tab w:val="left" w:pos="-720"/>
                <w:tab w:val="left" w:pos="3900"/>
              </w:tabs>
              <w:suppressAutoHyphens/>
              <w:spacing w:before="0" w:after="0" w:line="240" w:lineRule="auto"/>
              <w:jc w:val="left"/>
              <w:rPr>
                <w:rFonts w:ascii="Arial" w:hAnsi="Arial" w:cs="Arial"/>
                <w:b/>
                <w:bCs/>
                <w:iCs/>
                <w:spacing w:val="-2"/>
                <w:sz w:val="20"/>
                <w:szCs w:val="20"/>
              </w:rPr>
            </w:pPr>
            <w:r w:rsidRPr="00596A3A">
              <w:rPr>
                <w:rFonts w:ascii="Arial" w:hAnsi="Arial" w:cs="Arial"/>
                <w:b/>
                <w:bCs/>
                <w:iCs/>
                <w:spacing w:val="-2"/>
                <w:sz w:val="20"/>
                <w:szCs w:val="20"/>
              </w:rPr>
              <w:t>Actividades* y acciones</w:t>
            </w:r>
          </w:p>
        </w:tc>
        <w:tc>
          <w:tcPr>
            <w:tcW w:w="1354" w:type="dxa"/>
            <w:vAlign w:val="center"/>
          </w:tcPr>
          <w:p w14:paraId="2797D78C" w14:textId="77777777" w:rsidR="00B54919" w:rsidRPr="00596A3A" w:rsidRDefault="00B54919" w:rsidP="00C80695">
            <w:pPr>
              <w:tabs>
                <w:tab w:val="left" w:pos="-720"/>
                <w:tab w:val="left" w:pos="3900"/>
              </w:tabs>
              <w:suppressAutoHyphens/>
              <w:spacing w:before="0" w:after="0" w:line="240" w:lineRule="auto"/>
              <w:jc w:val="center"/>
              <w:rPr>
                <w:rFonts w:ascii="Arial" w:hAnsi="Arial" w:cs="Arial"/>
                <w:b/>
                <w:bCs/>
                <w:i/>
                <w:spacing w:val="-2"/>
                <w:sz w:val="20"/>
                <w:szCs w:val="20"/>
              </w:rPr>
            </w:pPr>
            <w:r w:rsidRPr="00596A3A">
              <w:rPr>
                <w:rFonts w:ascii="Arial" w:hAnsi="Arial" w:cs="Arial"/>
                <w:b/>
                <w:bCs/>
                <w:iCs/>
                <w:spacing w:val="-2"/>
                <w:sz w:val="20"/>
                <w:szCs w:val="20"/>
              </w:rPr>
              <w:t>Plazo</w:t>
            </w:r>
          </w:p>
        </w:tc>
      </w:tr>
      <w:tr w:rsidR="00CF435B" w:rsidRPr="00596A3A" w14:paraId="0AB369CA" w14:textId="77777777" w:rsidTr="00D103F7">
        <w:trPr>
          <w:trHeight w:val="593"/>
          <w:jc w:val="center"/>
        </w:trPr>
        <w:tc>
          <w:tcPr>
            <w:tcW w:w="9477" w:type="dxa"/>
            <w:gridSpan w:val="2"/>
            <w:vAlign w:val="center"/>
          </w:tcPr>
          <w:p w14:paraId="12F98D6E" w14:textId="77777777" w:rsidR="00B54919" w:rsidRPr="00596A3A" w:rsidRDefault="00B54919" w:rsidP="00C80695">
            <w:pPr>
              <w:tabs>
                <w:tab w:val="left" w:pos="8640"/>
              </w:tabs>
              <w:spacing w:before="0" w:after="0" w:line="240" w:lineRule="auto"/>
              <w:ind w:right="14"/>
              <w:jc w:val="left"/>
              <w:rPr>
                <w:rFonts w:ascii="Arial" w:hAnsi="Arial" w:cs="Arial"/>
                <w:bCs/>
                <w:i/>
                <w:sz w:val="20"/>
                <w:szCs w:val="20"/>
              </w:rPr>
            </w:pPr>
            <w:r w:rsidRPr="00596A3A">
              <w:rPr>
                <w:rFonts w:ascii="Arial" w:hAnsi="Arial" w:cs="Arial"/>
                <w:bCs/>
                <w:i/>
                <w:sz w:val="20"/>
                <w:szCs w:val="20"/>
              </w:rPr>
              <w:t>Promover y ejecutar proyectos para generar y actualizar los inventarios biológicos, establecer las líneas base y  llevar a cabo monitoreos</w:t>
            </w:r>
          </w:p>
        </w:tc>
      </w:tr>
      <w:tr w:rsidR="00CF435B" w:rsidRPr="00596A3A" w14:paraId="44F36970" w14:textId="77777777" w:rsidTr="00D103F7">
        <w:trPr>
          <w:trHeight w:val="340"/>
          <w:jc w:val="center"/>
        </w:trPr>
        <w:tc>
          <w:tcPr>
            <w:tcW w:w="8123" w:type="dxa"/>
            <w:vAlign w:val="center"/>
          </w:tcPr>
          <w:p w14:paraId="1FEE2009"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Mantener actualizado el inventario de especies de flora y fauna registradas en la Reserva de la Biosfera</w:t>
            </w:r>
          </w:p>
        </w:tc>
        <w:tc>
          <w:tcPr>
            <w:tcW w:w="1354" w:type="dxa"/>
            <w:vAlign w:val="center"/>
          </w:tcPr>
          <w:p w14:paraId="0D4FAED9"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P</w:t>
            </w:r>
          </w:p>
        </w:tc>
      </w:tr>
      <w:tr w:rsidR="00CF435B" w:rsidRPr="00596A3A" w14:paraId="25D8BDF7" w14:textId="77777777" w:rsidTr="00D103F7">
        <w:trPr>
          <w:trHeight w:val="340"/>
          <w:jc w:val="center"/>
        </w:trPr>
        <w:tc>
          <w:tcPr>
            <w:tcW w:w="8123" w:type="dxa"/>
            <w:vAlign w:val="center"/>
          </w:tcPr>
          <w:p w14:paraId="4920C6C7"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Promover el análisis de la información en talleres de investigación integrados por expertos</w:t>
            </w:r>
          </w:p>
        </w:tc>
        <w:tc>
          <w:tcPr>
            <w:tcW w:w="1354" w:type="dxa"/>
            <w:vAlign w:val="center"/>
          </w:tcPr>
          <w:p w14:paraId="09769903"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M</w:t>
            </w:r>
          </w:p>
        </w:tc>
      </w:tr>
      <w:tr w:rsidR="00CF435B" w:rsidRPr="00596A3A" w14:paraId="33FF33EC" w14:textId="77777777" w:rsidTr="00D103F7">
        <w:trPr>
          <w:trHeight w:val="340"/>
          <w:jc w:val="center"/>
        </w:trPr>
        <w:tc>
          <w:tcPr>
            <w:tcW w:w="8123" w:type="dxa"/>
            <w:vAlign w:val="center"/>
          </w:tcPr>
          <w:p w14:paraId="06FC7737"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Impulsar el uso de las metodologías generadas por el SAM y las utilizadas por las demás ANP del Caribe Mexicano</w:t>
            </w:r>
          </w:p>
        </w:tc>
        <w:tc>
          <w:tcPr>
            <w:tcW w:w="1354" w:type="dxa"/>
            <w:vAlign w:val="center"/>
          </w:tcPr>
          <w:p w14:paraId="1E761B3A"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P</w:t>
            </w:r>
          </w:p>
        </w:tc>
      </w:tr>
      <w:tr w:rsidR="00CF435B" w:rsidRPr="00596A3A" w14:paraId="57502E59" w14:textId="77777777" w:rsidTr="00D103F7">
        <w:trPr>
          <w:trHeight w:val="340"/>
          <w:jc w:val="center"/>
        </w:trPr>
        <w:tc>
          <w:tcPr>
            <w:tcW w:w="8123" w:type="dxa"/>
            <w:vAlign w:val="center"/>
          </w:tcPr>
          <w:p w14:paraId="6077B2E2"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Fomentar las actividades de monitoreo integral de los sistemas costeros y marinos, promoviendo los estudios sobre conectividad</w:t>
            </w:r>
          </w:p>
        </w:tc>
        <w:tc>
          <w:tcPr>
            <w:tcW w:w="1354" w:type="dxa"/>
            <w:vAlign w:val="center"/>
          </w:tcPr>
          <w:p w14:paraId="6B16733F"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P</w:t>
            </w:r>
          </w:p>
        </w:tc>
      </w:tr>
      <w:tr w:rsidR="00CF435B" w:rsidRPr="00596A3A" w14:paraId="470AFB95" w14:textId="77777777" w:rsidTr="00D103F7">
        <w:trPr>
          <w:trHeight w:val="340"/>
          <w:jc w:val="center"/>
        </w:trPr>
        <w:tc>
          <w:tcPr>
            <w:tcW w:w="8123" w:type="dxa"/>
            <w:vAlign w:val="center"/>
          </w:tcPr>
          <w:p w14:paraId="3A0EECEA"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Supervisar que las actividades de investigación se lleven a cabo de acuerdo a las reglas administrativas y demás normas establecidas</w:t>
            </w:r>
          </w:p>
        </w:tc>
        <w:tc>
          <w:tcPr>
            <w:tcW w:w="1354" w:type="dxa"/>
            <w:vAlign w:val="center"/>
          </w:tcPr>
          <w:p w14:paraId="69A3AC04"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P</w:t>
            </w:r>
          </w:p>
        </w:tc>
      </w:tr>
      <w:tr w:rsidR="00CF435B" w:rsidRPr="00596A3A" w14:paraId="5525A3D4" w14:textId="77777777" w:rsidTr="00D103F7">
        <w:trPr>
          <w:trHeight w:val="344"/>
          <w:jc w:val="center"/>
        </w:trPr>
        <w:tc>
          <w:tcPr>
            <w:tcW w:w="9477" w:type="dxa"/>
            <w:gridSpan w:val="2"/>
            <w:vAlign w:val="center"/>
          </w:tcPr>
          <w:p w14:paraId="0B624CB6" w14:textId="77777777" w:rsidR="00B54919" w:rsidRPr="00596A3A" w:rsidRDefault="00B54919" w:rsidP="00C80695">
            <w:pPr>
              <w:spacing w:before="0" w:after="0" w:line="240" w:lineRule="auto"/>
              <w:ind w:right="48"/>
              <w:jc w:val="left"/>
              <w:rPr>
                <w:rFonts w:ascii="Arial" w:hAnsi="Arial" w:cs="Arial"/>
                <w:bCs/>
                <w:i/>
                <w:sz w:val="20"/>
                <w:szCs w:val="20"/>
              </w:rPr>
            </w:pPr>
            <w:r w:rsidRPr="00596A3A">
              <w:rPr>
                <w:rFonts w:ascii="Arial" w:hAnsi="Arial" w:cs="Arial"/>
                <w:bCs/>
                <w:i/>
                <w:sz w:val="20"/>
                <w:szCs w:val="20"/>
              </w:rPr>
              <w:t>Participación social y coordinación con el sector académico</w:t>
            </w:r>
          </w:p>
        </w:tc>
      </w:tr>
      <w:tr w:rsidR="00CF435B" w:rsidRPr="00596A3A" w14:paraId="3BB36E18" w14:textId="77777777" w:rsidTr="00D103F7">
        <w:trPr>
          <w:trHeight w:val="344"/>
          <w:jc w:val="center"/>
        </w:trPr>
        <w:tc>
          <w:tcPr>
            <w:tcW w:w="8123" w:type="dxa"/>
            <w:vAlign w:val="center"/>
          </w:tcPr>
          <w:p w14:paraId="200AE152"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z w:val="20"/>
                <w:szCs w:val="20"/>
              </w:rPr>
              <w:t>Fomentar la generación de acuerdos y/o convenios de colaboración con institutos y universidades para desarrollar proyectos aplicados al manejo del ANP</w:t>
            </w:r>
          </w:p>
        </w:tc>
        <w:tc>
          <w:tcPr>
            <w:tcW w:w="1354" w:type="dxa"/>
            <w:vAlign w:val="center"/>
          </w:tcPr>
          <w:p w14:paraId="5C72D071"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sz w:val="20"/>
                <w:szCs w:val="20"/>
              </w:rPr>
              <w:t>P</w:t>
            </w:r>
          </w:p>
        </w:tc>
      </w:tr>
      <w:tr w:rsidR="00CF435B" w:rsidRPr="00596A3A" w14:paraId="3768C170" w14:textId="77777777" w:rsidTr="00D103F7">
        <w:trPr>
          <w:trHeight w:val="344"/>
          <w:jc w:val="center"/>
        </w:trPr>
        <w:tc>
          <w:tcPr>
            <w:tcW w:w="8123" w:type="dxa"/>
            <w:vAlign w:val="center"/>
          </w:tcPr>
          <w:p w14:paraId="6D936FE6"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z w:val="20"/>
                <w:szCs w:val="20"/>
              </w:rPr>
              <w:t>Fomentar la integración de la información generada por los instituciones de investigación que desarrollan proyectos en el ANP</w:t>
            </w:r>
          </w:p>
        </w:tc>
        <w:tc>
          <w:tcPr>
            <w:tcW w:w="1354" w:type="dxa"/>
            <w:vAlign w:val="center"/>
          </w:tcPr>
          <w:p w14:paraId="4C38BAF2"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sz w:val="20"/>
                <w:szCs w:val="20"/>
              </w:rPr>
              <w:t>M</w:t>
            </w:r>
          </w:p>
        </w:tc>
      </w:tr>
      <w:tr w:rsidR="00CF435B" w:rsidRPr="00596A3A" w14:paraId="26F46239" w14:textId="77777777" w:rsidTr="00D103F7">
        <w:trPr>
          <w:trHeight w:val="344"/>
          <w:jc w:val="center"/>
        </w:trPr>
        <w:tc>
          <w:tcPr>
            <w:tcW w:w="8123" w:type="dxa"/>
            <w:vAlign w:val="center"/>
          </w:tcPr>
          <w:p w14:paraId="48D1B244"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z w:val="20"/>
                <w:szCs w:val="20"/>
              </w:rPr>
              <w:t>Promover la participación comunitaria y de las organizaciones de la sociedad civil en acciones de monitoreo comunitario, a través de los distintos programas de subsidio</w:t>
            </w:r>
          </w:p>
        </w:tc>
        <w:tc>
          <w:tcPr>
            <w:tcW w:w="1354" w:type="dxa"/>
            <w:vAlign w:val="center"/>
          </w:tcPr>
          <w:p w14:paraId="2FB0A69B" w14:textId="77777777" w:rsidR="00B54919" w:rsidRPr="00596A3A" w:rsidRDefault="00B54919" w:rsidP="00C80695">
            <w:pPr>
              <w:spacing w:before="0" w:after="0" w:line="240" w:lineRule="auto"/>
              <w:ind w:right="48"/>
              <w:jc w:val="center"/>
              <w:rPr>
                <w:rFonts w:ascii="Arial" w:hAnsi="Arial" w:cs="Arial"/>
                <w:sz w:val="20"/>
                <w:szCs w:val="20"/>
              </w:rPr>
            </w:pPr>
            <w:r w:rsidRPr="00596A3A">
              <w:rPr>
                <w:rFonts w:ascii="Arial" w:hAnsi="Arial" w:cs="Arial"/>
                <w:sz w:val="20"/>
                <w:szCs w:val="20"/>
              </w:rPr>
              <w:t>P</w:t>
            </w:r>
          </w:p>
        </w:tc>
      </w:tr>
    </w:tbl>
    <w:p w14:paraId="0868FD5A" w14:textId="77777777" w:rsidR="00B54919" w:rsidRPr="00596A3A" w:rsidRDefault="00B54919" w:rsidP="00C80695">
      <w:pPr>
        <w:spacing w:before="0" w:after="0" w:line="240" w:lineRule="auto"/>
        <w:rPr>
          <w:rFonts w:ascii="Arial" w:eastAsia="Times New Roman" w:hAnsi="Arial" w:cs="Arial"/>
          <w:sz w:val="20"/>
          <w:szCs w:val="18"/>
          <w:lang w:eastAsia="es-MX"/>
        </w:rPr>
      </w:pPr>
      <w:bookmarkStart w:id="81" w:name="_Toc76906440"/>
      <w:bookmarkStart w:id="82" w:name="_Toc193271644"/>
      <w:r w:rsidRPr="00596A3A">
        <w:rPr>
          <w:rFonts w:ascii="Arial" w:eastAsia="Times New Roman" w:hAnsi="Arial" w:cs="Arial"/>
          <w:sz w:val="24"/>
          <w:lang w:eastAsia="es-MX"/>
        </w:rPr>
        <w:t>*</w:t>
      </w:r>
      <w:r w:rsidRPr="00596A3A">
        <w:rPr>
          <w:rFonts w:ascii="Arial" w:eastAsia="Times New Roman" w:hAnsi="Arial" w:cs="Arial"/>
          <w:sz w:val="20"/>
          <w:szCs w:val="18"/>
          <w:lang w:eastAsia="es-MX"/>
        </w:rPr>
        <w:t>Las actividades se presentan en letra cursiva.</w:t>
      </w:r>
    </w:p>
    <w:p w14:paraId="3ECC149A" w14:textId="77777777" w:rsidR="00B54919" w:rsidRPr="00596A3A" w:rsidRDefault="00B54919" w:rsidP="00C80695">
      <w:pPr>
        <w:spacing w:before="0" w:after="0" w:line="240" w:lineRule="auto"/>
        <w:rPr>
          <w:rFonts w:ascii="Arial" w:hAnsi="Arial" w:cs="Arial"/>
        </w:rPr>
      </w:pPr>
    </w:p>
    <w:p w14:paraId="363F268C" w14:textId="77777777" w:rsidR="00B54919" w:rsidRPr="00596A3A" w:rsidRDefault="00B54919" w:rsidP="00C80695">
      <w:pPr>
        <w:pStyle w:val="Ttulo2"/>
        <w:rPr>
          <w:lang w:val="es-MX"/>
        </w:rPr>
      </w:pPr>
      <w:bookmarkStart w:id="83" w:name="_Toc483396476"/>
      <w:r w:rsidRPr="00596A3A">
        <w:rPr>
          <w:lang w:val="es-MX"/>
        </w:rPr>
        <w:t>6.4.3 Componente sistemas de información</w:t>
      </w:r>
      <w:bookmarkEnd w:id="81"/>
      <w:bookmarkEnd w:id="82"/>
      <w:bookmarkEnd w:id="83"/>
    </w:p>
    <w:p w14:paraId="2FB69117" w14:textId="77777777" w:rsidR="00B54919" w:rsidRPr="00596A3A" w:rsidRDefault="00B54919" w:rsidP="00C80695">
      <w:pPr>
        <w:spacing w:before="0" w:after="0" w:line="240" w:lineRule="auto"/>
        <w:rPr>
          <w:rFonts w:ascii="Arial" w:hAnsi="Arial" w:cs="Arial"/>
          <w:sz w:val="20"/>
          <w:szCs w:val="20"/>
        </w:rPr>
      </w:pPr>
    </w:p>
    <w:p w14:paraId="09E8FD18"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La creación de bases de datos es una herramienta útil que ayuda a sistematizar la información permitiendo un acceso rápido a ésta y facilitando su manejo y difusión. De igual forma, permite la elaboración de análisis estadísticos que proporcionarán las herramientas para toma de decisiones dentro del ANP. Así mismo el uso de la tecnología de percepción remota, la modelación por computadora en combinación con los Sistemas de Información Geográfica (SIG) permiten realizar análisis conceptuales más complejos, desde una visión integral de cuencas y con el objetivo de proponer un manejo adaptativo basado en datos científicos.</w:t>
      </w:r>
    </w:p>
    <w:p w14:paraId="4A423E1C" w14:textId="77777777" w:rsidR="00B54919" w:rsidRPr="00596A3A" w:rsidRDefault="00B54919" w:rsidP="00C80695">
      <w:pPr>
        <w:spacing w:before="0" w:after="0" w:line="240" w:lineRule="auto"/>
        <w:rPr>
          <w:rFonts w:ascii="Arial" w:hAnsi="Arial" w:cs="Arial"/>
          <w:sz w:val="20"/>
          <w:szCs w:val="20"/>
        </w:rPr>
      </w:pPr>
    </w:p>
    <w:p w14:paraId="6A55A172" w14:textId="77777777" w:rsidR="00B54919" w:rsidRPr="00596A3A" w:rsidRDefault="00B54919" w:rsidP="00C80695">
      <w:pPr>
        <w:spacing w:before="0" w:after="0" w:line="240" w:lineRule="auto"/>
        <w:rPr>
          <w:rFonts w:ascii="Arial" w:hAnsi="Arial" w:cs="Arial"/>
        </w:rPr>
      </w:pPr>
      <w:r w:rsidRPr="00596A3A">
        <w:rPr>
          <w:rFonts w:ascii="Arial" w:hAnsi="Arial" w:cs="Arial"/>
          <w:sz w:val="20"/>
          <w:szCs w:val="20"/>
        </w:rPr>
        <w:t>En la Reserva de la Biosfera no existe una base de datos integrada, sin embargo se cuenta con información disponible de aspectos biológicos y sociales para iniciar la integración de dicha base. Por lo que en este componente se plantearán las actividades y acciones encaminadas a la creación y mantenimiento de sistemas de información permitiendo la gestión e intercambio de información para la toma de decisiones.</w:t>
      </w:r>
      <w:r w:rsidRPr="00596A3A">
        <w:rPr>
          <w:rFonts w:ascii="Arial" w:hAnsi="Arial" w:cs="Arial"/>
        </w:rPr>
        <w:t xml:space="preserve"> </w:t>
      </w:r>
    </w:p>
    <w:p w14:paraId="721F741E" w14:textId="77777777" w:rsidR="00B54919" w:rsidRPr="00596A3A" w:rsidRDefault="00B54919" w:rsidP="00C80695">
      <w:pPr>
        <w:spacing w:before="0" w:after="0" w:line="240" w:lineRule="auto"/>
        <w:rPr>
          <w:rFonts w:ascii="Arial" w:hAnsi="Arial" w:cs="Arial"/>
        </w:rPr>
      </w:pPr>
    </w:p>
    <w:p w14:paraId="3BB69DB5" w14:textId="560467BF" w:rsidR="00B54919" w:rsidRPr="00596A3A" w:rsidRDefault="00B54919" w:rsidP="00C80695">
      <w:pPr>
        <w:spacing w:before="0" w:after="0" w:line="240" w:lineRule="auto"/>
        <w:jc w:val="left"/>
        <w:rPr>
          <w:rFonts w:ascii="Arial" w:hAnsi="Arial" w:cs="Arial"/>
          <w:b/>
          <w:iCs/>
          <w:sz w:val="20"/>
        </w:rPr>
      </w:pPr>
      <w:r w:rsidRPr="00596A3A">
        <w:rPr>
          <w:rFonts w:ascii="Arial" w:hAnsi="Arial" w:cs="Arial"/>
          <w:b/>
          <w:iCs/>
          <w:sz w:val="20"/>
        </w:rPr>
        <w:t xml:space="preserve">Objetivos </w:t>
      </w:r>
      <w:r w:rsidR="0052188A" w:rsidRPr="00596A3A">
        <w:rPr>
          <w:rFonts w:ascii="Arial" w:hAnsi="Arial" w:cs="Arial"/>
          <w:b/>
          <w:iCs/>
          <w:sz w:val="20"/>
        </w:rPr>
        <w:t>específicos</w:t>
      </w:r>
    </w:p>
    <w:p w14:paraId="67CCF780" w14:textId="42858349" w:rsidR="00B54919" w:rsidRPr="00596A3A" w:rsidRDefault="00B54919" w:rsidP="00C80695">
      <w:pPr>
        <w:numPr>
          <w:ilvl w:val="0"/>
          <w:numId w:val="25"/>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lastRenderedPageBreak/>
        <w:t xml:space="preserve">Contar con bases de datos estructuradas y sistematizadas que ayuden a la toma de </w:t>
      </w:r>
      <w:r w:rsidR="0052188A" w:rsidRPr="00596A3A">
        <w:rPr>
          <w:rFonts w:ascii="Arial" w:eastAsia="Times New Roman" w:hAnsi="Arial" w:cs="Arial"/>
          <w:sz w:val="20"/>
          <w:szCs w:val="20"/>
          <w:lang w:val="es-ES" w:eastAsia="es-ES"/>
        </w:rPr>
        <w:t>decisiones</w:t>
      </w:r>
      <w:r w:rsidRPr="00596A3A">
        <w:rPr>
          <w:rFonts w:ascii="Arial" w:eastAsia="Times New Roman" w:hAnsi="Arial" w:cs="Arial"/>
          <w:sz w:val="20"/>
          <w:szCs w:val="20"/>
          <w:lang w:val="es-ES" w:eastAsia="es-ES"/>
        </w:rPr>
        <w:t xml:space="preserve"> mediante el trabajo con sistemas de información geográfica de diferentes fuentes, considerando aspectos ambientales, sociales, económicos, políticos, entre otros.</w:t>
      </w:r>
    </w:p>
    <w:p w14:paraId="3D3FE608" w14:textId="77777777" w:rsidR="00B54919" w:rsidRPr="00596A3A" w:rsidRDefault="00B54919" w:rsidP="00C80695">
      <w:pPr>
        <w:spacing w:before="0" w:after="0" w:line="240" w:lineRule="auto"/>
        <w:jc w:val="left"/>
        <w:rPr>
          <w:rFonts w:ascii="Arial" w:hAnsi="Arial" w:cs="Arial"/>
        </w:rPr>
      </w:pPr>
    </w:p>
    <w:p w14:paraId="57689666" w14:textId="77777777" w:rsidR="00B54919" w:rsidRPr="00596A3A" w:rsidRDefault="00B54919" w:rsidP="00C80695">
      <w:pPr>
        <w:spacing w:before="0" w:after="0" w:line="240" w:lineRule="auto"/>
        <w:jc w:val="left"/>
        <w:rPr>
          <w:rFonts w:ascii="Arial" w:hAnsi="Arial" w:cs="Arial"/>
          <w:b/>
          <w:iCs/>
          <w:sz w:val="20"/>
        </w:rPr>
      </w:pPr>
      <w:r w:rsidRPr="00596A3A">
        <w:rPr>
          <w:rFonts w:ascii="Arial" w:hAnsi="Arial" w:cs="Arial"/>
          <w:b/>
          <w:iCs/>
          <w:sz w:val="20"/>
        </w:rPr>
        <w:t>Metas y resultados esperados</w:t>
      </w:r>
    </w:p>
    <w:p w14:paraId="625EAA8F" w14:textId="77777777" w:rsidR="00B54919" w:rsidRPr="00596A3A" w:rsidRDefault="00B54919" w:rsidP="00C80695">
      <w:pPr>
        <w:numPr>
          <w:ilvl w:val="0"/>
          <w:numId w:val="25"/>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Establecer en el corto plazo, un sistema de información geográfica como una herramienta para las acciones de manejo. </w:t>
      </w:r>
    </w:p>
    <w:p w14:paraId="64C2122E" w14:textId="77777777" w:rsidR="00B54919" w:rsidRPr="00596A3A" w:rsidRDefault="00B54919" w:rsidP="00C80695">
      <w:pPr>
        <w:numPr>
          <w:ilvl w:val="0"/>
          <w:numId w:val="25"/>
        </w:numPr>
        <w:autoSpaceDE w:val="0"/>
        <w:autoSpaceDN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Contar en el mediano plazo, con una base de datos ambiental, social y económica.</w:t>
      </w:r>
    </w:p>
    <w:p w14:paraId="04404D93" w14:textId="77777777" w:rsidR="00B54919" w:rsidRPr="00596A3A" w:rsidRDefault="00B54919" w:rsidP="00C80695">
      <w:pPr>
        <w:spacing w:before="0" w:after="0" w:line="240" w:lineRule="auto"/>
        <w:ind w:left="360"/>
        <w:rPr>
          <w:rFonts w:ascii="Arial" w:eastAsia="Times New Roman" w:hAnsi="Arial" w:cs="Arial"/>
          <w:sz w:val="20"/>
          <w:szCs w:val="20"/>
          <w:lang w:eastAsia="es-MX"/>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0A0" w:firstRow="1" w:lastRow="0" w:firstColumn="1" w:lastColumn="0" w:noHBand="0" w:noVBand="0"/>
      </w:tblPr>
      <w:tblGrid>
        <w:gridCol w:w="8295"/>
        <w:gridCol w:w="1205"/>
      </w:tblGrid>
      <w:tr w:rsidR="00CF435B" w:rsidRPr="00596A3A" w14:paraId="694CCBF0" w14:textId="77777777" w:rsidTr="00D103F7">
        <w:trPr>
          <w:trHeight w:val="300"/>
        </w:trPr>
        <w:tc>
          <w:tcPr>
            <w:tcW w:w="4366" w:type="pct"/>
            <w:tcMar>
              <w:top w:w="100" w:type="dxa"/>
              <w:left w:w="70" w:type="dxa"/>
              <w:bottom w:w="100" w:type="dxa"/>
              <w:right w:w="70" w:type="dxa"/>
            </w:tcMar>
            <w:vAlign w:val="center"/>
          </w:tcPr>
          <w:p w14:paraId="31ECB23B" w14:textId="77777777" w:rsidR="00B54919" w:rsidRPr="00596A3A" w:rsidRDefault="00B54919" w:rsidP="00C80695">
            <w:pPr>
              <w:spacing w:before="0" w:after="0" w:line="240" w:lineRule="auto"/>
              <w:rPr>
                <w:rFonts w:ascii="Arial" w:hAnsi="Arial" w:cs="Arial"/>
                <w:b/>
                <w:sz w:val="20"/>
                <w:szCs w:val="20"/>
              </w:rPr>
            </w:pPr>
            <w:r w:rsidRPr="00596A3A">
              <w:rPr>
                <w:rFonts w:ascii="Arial" w:hAnsi="Arial" w:cs="Arial"/>
                <w:b/>
                <w:sz w:val="20"/>
                <w:szCs w:val="20"/>
              </w:rPr>
              <w:t>Actividades* y acciones</w:t>
            </w:r>
          </w:p>
        </w:tc>
        <w:tc>
          <w:tcPr>
            <w:tcW w:w="634" w:type="pct"/>
            <w:tcMar>
              <w:top w:w="100" w:type="dxa"/>
              <w:left w:w="70" w:type="dxa"/>
              <w:bottom w:w="100" w:type="dxa"/>
              <w:right w:w="70" w:type="dxa"/>
            </w:tcMar>
            <w:vAlign w:val="center"/>
          </w:tcPr>
          <w:p w14:paraId="607E5341" w14:textId="77777777" w:rsidR="00B54919" w:rsidRPr="00596A3A" w:rsidRDefault="00B54919" w:rsidP="00C80695">
            <w:pPr>
              <w:spacing w:before="0" w:after="0" w:line="240" w:lineRule="auto"/>
              <w:rPr>
                <w:rFonts w:ascii="Arial" w:hAnsi="Arial" w:cs="Arial"/>
                <w:b/>
                <w:sz w:val="20"/>
                <w:szCs w:val="20"/>
              </w:rPr>
            </w:pPr>
            <w:r w:rsidRPr="00596A3A">
              <w:rPr>
                <w:rFonts w:ascii="Arial" w:hAnsi="Arial" w:cs="Arial"/>
                <w:b/>
                <w:sz w:val="20"/>
                <w:szCs w:val="20"/>
              </w:rPr>
              <w:t>Plazo</w:t>
            </w:r>
          </w:p>
        </w:tc>
      </w:tr>
      <w:tr w:rsidR="00CF435B" w:rsidRPr="00596A3A" w14:paraId="11C02E46" w14:textId="77777777" w:rsidTr="00D103F7">
        <w:trPr>
          <w:trHeight w:val="259"/>
        </w:trPr>
        <w:tc>
          <w:tcPr>
            <w:tcW w:w="5000" w:type="pct"/>
            <w:gridSpan w:val="2"/>
            <w:tcMar>
              <w:top w:w="100" w:type="dxa"/>
              <w:left w:w="70" w:type="dxa"/>
              <w:bottom w:w="100" w:type="dxa"/>
              <w:right w:w="70" w:type="dxa"/>
            </w:tcMar>
            <w:vAlign w:val="bottom"/>
          </w:tcPr>
          <w:p w14:paraId="4238A289" w14:textId="77777777" w:rsidR="00B54919" w:rsidRPr="00596A3A" w:rsidRDefault="00B54919" w:rsidP="00C80695">
            <w:pPr>
              <w:spacing w:before="0" w:after="0" w:line="240" w:lineRule="auto"/>
              <w:rPr>
                <w:rFonts w:ascii="Arial" w:hAnsi="Arial" w:cs="Arial"/>
                <w:i/>
                <w:sz w:val="20"/>
                <w:szCs w:val="20"/>
              </w:rPr>
            </w:pPr>
            <w:r w:rsidRPr="00596A3A">
              <w:rPr>
                <w:rFonts w:ascii="Arial" w:hAnsi="Arial" w:cs="Arial"/>
                <w:i/>
                <w:sz w:val="20"/>
                <w:szCs w:val="20"/>
              </w:rPr>
              <w:t>Diseño e instrumentación de un sistema de información</w:t>
            </w:r>
          </w:p>
        </w:tc>
      </w:tr>
      <w:tr w:rsidR="00CF435B" w:rsidRPr="00596A3A" w14:paraId="0404818F" w14:textId="77777777" w:rsidTr="00D103F7">
        <w:trPr>
          <w:trHeight w:val="209"/>
        </w:trPr>
        <w:tc>
          <w:tcPr>
            <w:tcW w:w="4366" w:type="pct"/>
            <w:tcMar>
              <w:top w:w="100" w:type="dxa"/>
              <w:left w:w="70" w:type="dxa"/>
              <w:bottom w:w="100" w:type="dxa"/>
              <w:right w:w="70" w:type="dxa"/>
            </w:tcMar>
            <w:vAlign w:val="bottom"/>
          </w:tcPr>
          <w:p w14:paraId="14BBF85E"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Gestionar la adquisición del equipo necesario para implementar un sistema de información geográfica del área natural protegida</w:t>
            </w:r>
          </w:p>
        </w:tc>
        <w:tc>
          <w:tcPr>
            <w:tcW w:w="634" w:type="pct"/>
            <w:tcMar>
              <w:top w:w="100" w:type="dxa"/>
              <w:left w:w="70" w:type="dxa"/>
              <w:bottom w:w="100" w:type="dxa"/>
              <w:right w:w="70" w:type="dxa"/>
            </w:tcMar>
            <w:vAlign w:val="bottom"/>
          </w:tcPr>
          <w:p w14:paraId="0A33E5D3" w14:textId="77777777" w:rsidR="00B54919" w:rsidRPr="00596A3A" w:rsidDel="001C1EC6" w:rsidRDefault="00B54919" w:rsidP="00C80695">
            <w:pPr>
              <w:spacing w:before="0" w:after="0" w:line="240" w:lineRule="auto"/>
              <w:jc w:val="center"/>
              <w:rPr>
                <w:rFonts w:ascii="Arial" w:hAnsi="Arial" w:cs="Arial"/>
                <w:sz w:val="20"/>
                <w:szCs w:val="20"/>
              </w:rPr>
            </w:pPr>
            <w:r w:rsidRPr="00596A3A">
              <w:rPr>
                <w:rFonts w:ascii="Arial" w:hAnsi="Arial" w:cs="Arial"/>
                <w:sz w:val="20"/>
                <w:szCs w:val="20"/>
              </w:rPr>
              <w:t>C</w:t>
            </w:r>
          </w:p>
        </w:tc>
      </w:tr>
      <w:tr w:rsidR="00CF435B" w:rsidRPr="00596A3A" w14:paraId="4BA5FEFC" w14:textId="77777777" w:rsidTr="00D103F7">
        <w:tc>
          <w:tcPr>
            <w:tcW w:w="4366" w:type="pct"/>
            <w:tcMar>
              <w:top w:w="100" w:type="dxa"/>
              <w:left w:w="70" w:type="dxa"/>
              <w:bottom w:w="100" w:type="dxa"/>
              <w:right w:w="70" w:type="dxa"/>
            </w:tcMar>
            <w:vAlign w:val="bottom"/>
          </w:tcPr>
          <w:p w14:paraId="3BEAFD60"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Crear un padrón de usuarios y usos de los recursos naturales</w:t>
            </w:r>
          </w:p>
        </w:tc>
        <w:tc>
          <w:tcPr>
            <w:tcW w:w="634" w:type="pct"/>
            <w:tcMar>
              <w:top w:w="100" w:type="dxa"/>
              <w:left w:w="70" w:type="dxa"/>
              <w:bottom w:w="100" w:type="dxa"/>
              <w:right w:w="70" w:type="dxa"/>
            </w:tcMar>
            <w:vAlign w:val="bottom"/>
          </w:tcPr>
          <w:p w14:paraId="41072F15" w14:textId="77777777" w:rsidR="00B54919" w:rsidRPr="00596A3A" w:rsidRDefault="00B54919" w:rsidP="00C80695">
            <w:pPr>
              <w:spacing w:before="0" w:after="0" w:line="240" w:lineRule="auto"/>
              <w:jc w:val="center"/>
              <w:rPr>
                <w:rFonts w:ascii="Arial" w:hAnsi="Arial" w:cs="Arial"/>
                <w:sz w:val="20"/>
                <w:szCs w:val="20"/>
              </w:rPr>
            </w:pPr>
            <w:r w:rsidRPr="00596A3A">
              <w:rPr>
                <w:rFonts w:ascii="Arial" w:hAnsi="Arial" w:cs="Arial"/>
                <w:sz w:val="20"/>
                <w:szCs w:val="20"/>
              </w:rPr>
              <w:t>C</w:t>
            </w:r>
          </w:p>
        </w:tc>
      </w:tr>
      <w:tr w:rsidR="00CF435B" w:rsidRPr="00596A3A" w14:paraId="0E3FE33A" w14:textId="77777777" w:rsidTr="00D103F7">
        <w:trPr>
          <w:trHeight w:val="442"/>
        </w:trPr>
        <w:tc>
          <w:tcPr>
            <w:tcW w:w="4366" w:type="pct"/>
            <w:tcMar>
              <w:top w:w="100" w:type="dxa"/>
              <w:left w:w="70" w:type="dxa"/>
              <w:bottom w:w="100" w:type="dxa"/>
              <w:right w:w="70" w:type="dxa"/>
            </w:tcMar>
            <w:vAlign w:val="bottom"/>
          </w:tcPr>
          <w:p w14:paraId="3A33F8E4"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Incluir el sistema de información geográfica como una herramienta para las orientar las acciones de manejo</w:t>
            </w:r>
          </w:p>
        </w:tc>
        <w:tc>
          <w:tcPr>
            <w:tcW w:w="634" w:type="pct"/>
            <w:tcMar>
              <w:top w:w="100" w:type="dxa"/>
              <w:left w:w="70" w:type="dxa"/>
              <w:bottom w:w="100" w:type="dxa"/>
              <w:right w:w="70" w:type="dxa"/>
            </w:tcMar>
            <w:vAlign w:val="bottom"/>
          </w:tcPr>
          <w:p w14:paraId="76E01984" w14:textId="77777777" w:rsidR="00B54919" w:rsidRPr="00596A3A" w:rsidDel="001C1EC6" w:rsidRDefault="00B54919" w:rsidP="00C80695">
            <w:pPr>
              <w:spacing w:before="0" w:after="0" w:line="240" w:lineRule="auto"/>
              <w:jc w:val="center"/>
              <w:rPr>
                <w:rFonts w:ascii="Arial" w:hAnsi="Arial" w:cs="Arial"/>
                <w:sz w:val="20"/>
                <w:szCs w:val="20"/>
              </w:rPr>
            </w:pPr>
            <w:r w:rsidRPr="00596A3A">
              <w:rPr>
                <w:rFonts w:ascii="Arial" w:hAnsi="Arial" w:cs="Arial"/>
                <w:sz w:val="20"/>
                <w:szCs w:val="20"/>
              </w:rPr>
              <w:t>P</w:t>
            </w:r>
          </w:p>
        </w:tc>
      </w:tr>
      <w:tr w:rsidR="00CF435B" w:rsidRPr="00596A3A" w14:paraId="35512DCE" w14:textId="77777777" w:rsidTr="00D103F7">
        <w:tc>
          <w:tcPr>
            <w:tcW w:w="4366" w:type="pct"/>
            <w:tcMar>
              <w:top w:w="100" w:type="dxa"/>
              <w:left w:w="70" w:type="dxa"/>
              <w:bottom w:w="100" w:type="dxa"/>
              <w:right w:w="70" w:type="dxa"/>
            </w:tcMar>
            <w:vAlign w:val="bottom"/>
          </w:tcPr>
          <w:p w14:paraId="43FCEEBA"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 xml:space="preserve">Crear una base de datos para integrar la información física, biológica y socioeconómica de la Reserva </w:t>
            </w:r>
          </w:p>
        </w:tc>
        <w:tc>
          <w:tcPr>
            <w:tcW w:w="634" w:type="pct"/>
            <w:tcMar>
              <w:top w:w="100" w:type="dxa"/>
              <w:left w:w="70" w:type="dxa"/>
              <w:bottom w:w="100" w:type="dxa"/>
              <w:right w:w="70" w:type="dxa"/>
            </w:tcMar>
            <w:vAlign w:val="bottom"/>
          </w:tcPr>
          <w:p w14:paraId="595F3A6C" w14:textId="77777777" w:rsidR="00B54919" w:rsidRPr="00596A3A" w:rsidRDefault="00B54919" w:rsidP="00C80695">
            <w:pPr>
              <w:spacing w:before="0" w:after="0" w:line="240" w:lineRule="auto"/>
              <w:jc w:val="center"/>
              <w:rPr>
                <w:rFonts w:ascii="Arial" w:hAnsi="Arial" w:cs="Arial"/>
                <w:sz w:val="20"/>
                <w:szCs w:val="20"/>
              </w:rPr>
            </w:pPr>
            <w:r w:rsidRPr="00596A3A">
              <w:rPr>
                <w:rFonts w:ascii="Arial" w:hAnsi="Arial" w:cs="Arial"/>
                <w:sz w:val="20"/>
                <w:szCs w:val="20"/>
              </w:rPr>
              <w:t>M</w:t>
            </w:r>
          </w:p>
        </w:tc>
      </w:tr>
      <w:tr w:rsidR="00CF435B" w:rsidRPr="00596A3A" w14:paraId="2B18EDAA" w14:textId="77777777" w:rsidTr="00D103F7">
        <w:tc>
          <w:tcPr>
            <w:tcW w:w="4366" w:type="pct"/>
            <w:tcMar>
              <w:top w:w="100" w:type="dxa"/>
              <w:left w:w="70" w:type="dxa"/>
              <w:bottom w:w="100" w:type="dxa"/>
              <w:right w:w="70" w:type="dxa"/>
            </w:tcMar>
            <w:vAlign w:val="bottom"/>
          </w:tcPr>
          <w:p w14:paraId="0657193F"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Generar información geográfica de los hábitat presentes dentro del área natural protegida</w:t>
            </w:r>
          </w:p>
        </w:tc>
        <w:tc>
          <w:tcPr>
            <w:tcW w:w="634" w:type="pct"/>
            <w:tcMar>
              <w:top w:w="100" w:type="dxa"/>
              <w:left w:w="70" w:type="dxa"/>
              <w:bottom w:w="100" w:type="dxa"/>
              <w:right w:w="70" w:type="dxa"/>
            </w:tcMar>
            <w:vAlign w:val="bottom"/>
          </w:tcPr>
          <w:p w14:paraId="56703E75" w14:textId="77777777" w:rsidR="00B54919" w:rsidRPr="00596A3A" w:rsidRDefault="00B54919" w:rsidP="00C80695">
            <w:pPr>
              <w:spacing w:before="0" w:after="0" w:line="240" w:lineRule="auto"/>
              <w:jc w:val="center"/>
              <w:rPr>
                <w:rFonts w:ascii="Arial" w:hAnsi="Arial" w:cs="Arial"/>
                <w:sz w:val="20"/>
                <w:szCs w:val="20"/>
              </w:rPr>
            </w:pPr>
            <w:r w:rsidRPr="00596A3A">
              <w:rPr>
                <w:rFonts w:ascii="Arial" w:hAnsi="Arial" w:cs="Arial"/>
                <w:sz w:val="20"/>
                <w:szCs w:val="20"/>
              </w:rPr>
              <w:t>P</w:t>
            </w:r>
          </w:p>
        </w:tc>
      </w:tr>
      <w:tr w:rsidR="00CF435B" w:rsidRPr="00596A3A" w14:paraId="2DE0C3B7" w14:textId="77777777" w:rsidTr="00D103F7">
        <w:tc>
          <w:tcPr>
            <w:tcW w:w="4366" w:type="pct"/>
            <w:tcMar>
              <w:top w:w="100" w:type="dxa"/>
              <w:left w:w="70" w:type="dxa"/>
              <w:bottom w:w="100" w:type="dxa"/>
              <w:right w:w="70" w:type="dxa"/>
            </w:tcMar>
            <w:vAlign w:val="bottom"/>
          </w:tcPr>
          <w:p w14:paraId="76626075"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Capacitar al personal del ANP en el manejo y desarrollo de sistemas de información geográfica</w:t>
            </w:r>
          </w:p>
        </w:tc>
        <w:tc>
          <w:tcPr>
            <w:tcW w:w="634" w:type="pct"/>
            <w:tcMar>
              <w:top w:w="100" w:type="dxa"/>
              <w:left w:w="70" w:type="dxa"/>
              <w:bottom w:w="100" w:type="dxa"/>
              <w:right w:w="70" w:type="dxa"/>
            </w:tcMar>
            <w:vAlign w:val="bottom"/>
          </w:tcPr>
          <w:p w14:paraId="371B5035" w14:textId="77777777" w:rsidR="00B54919" w:rsidRPr="00596A3A" w:rsidRDefault="00B54919" w:rsidP="00C80695">
            <w:pPr>
              <w:spacing w:before="0" w:after="0" w:line="240" w:lineRule="auto"/>
              <w:jc w:val="center"/>
              <w:rPr>
                <w:rFonts w:ascii="Arial" w:hAnsi="Arial" w:cs="Arial"/>
                <w:sz w:val="20"/>
                <w:szCs w:val="20"/>
              </w:rPr>
            </w:pPr>
            <w:r w:rsidRPr="00596A3A">
              <w:rPr>
                <w:rFonts w:ascii="Arial" w:hAnsi="Arial" w:cs="Arial"/>
                <w:sz w:val="20"/>
                <w:szCs w:val="20"/>
              </w:rPr>
              <w:t>P</w:t>
            </w:r>
          </w:p>
        </w:tc>
      </w:tr>
    </w:tbl>
    <w:p w14:paraId="22C121BE"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 Las actividades se presentan en letra cursiva.</w:t>
      </w:r>
    </w:p>
    <w:p w14:paraId="356CEE93" w14:textId="77777777" w:rsidR="00425257" w:rsidRPr="00596A3A" w:rsidRDefault="00425257" w:rsidP="00C80695">
      <w:pPr>
        <w:pStyle w:val="Default"/>
        <w:jc w:val="both"/>
        <w:rPr>
          <w:rFonts w:ascii="Arial" w:hAnsi="Arial" w:cs="Arial"/>
          <w:color w:val="auto"/>
          <w:sz w:val="22"/>
          <w:szCs w:val="22"/>
        </w:rPr>
      </w:pPr>
    </w:p>
    <w:p w14:paraId="7081A273" w14:textId="77777777" w:rsidR="00B54919" w:rsidRPr="00596A3A" w:rsidRDefault="00B54919" w:rsidP="00C80695">
      <w:pPr>
        <w:pStyle w:val="Ttulo1"/>
      </w:pPr>
      <w:bookmarkStart w:id="84" w:name="_Toc193271645"/>
      <w:bookmarkStart w:id="85" w:name="_Toc475437634"/>
      <w:bookmarkStart w:id="86" w:name="_Toc483396477"/>
      <w:r w:rsidRPr="00596A3A">
        <w:t>6.5 SUBPROGRAMA DE CULTURA</w:t>
      </w:r>
      <w:bookmarkEnd w:id="84"/>
      <w:bookmarkEnd w:id="85"/>
      <w:bookmarkEnd w:id="86"/>
    </w:p>
    <w:p w14:paraId="3841F802" w14:textId="77777777" w:rsidR="00B54919" w:rsidRPr="00596A3A" w:rsidRDefault="00B54919" w:rsidP="00C80695">
      <w:pPr>
        <w:spacing w:before="0" w:after="0" w:line="240" w:lineRule="auto"/>
        <w:rPr>
          <w:rFonts w:ascii="Arial" w:hAnsi="Arial" w:cs="Arial"/>
          <w:sz w:val="20"/>
          <w:szCs w:val="20"/>
          <w:lang w:eastAsia="es-ES"/>
        </w:rPr>
      </w:pPr>
    </w:p>
    <w:p w14:paraId="55D443A9" w14:textId="77777777" w:rsidR="00B54919" w:rsidRPr="00596A3A" w:rsidRDefault="00B54919" w:rsidP="00C80695">
      <w:pPr>
        <w:spacing w:before="0" w:after="0" w:line="240" w:lineRule="auto"/>
        <w:rPr>
          <w:rFonts w:ascii="Arial" w:hAnsi="Arial" w:cs="Arial"/>
          <w:sz w:val="20"/>
          <w:szCs w:val="20"/>
          <w:lang w:eastAsia="es-ES"/>
        </w:rPr>
      </w:pPr>
      <w:r w:rsidRPr="00596A3A">
        <w:rPr>
          <w:rFonts w:ascii="Arial" w:hAnsi="Arial" w:cs="Arial"/>
          <w:sz w:val="20"/>
          <w:szCs w:val="20"/>
          <w:lang w:eastAsia="es-ES"/>
        </w:rPr>
        <w:t>Para el cumplimiento de los objetivos de creación de la Reserva de la Biosfera es importante generar una amplia comprensión en la población de la zona de influencia y de los usuarios del ANP sobre la importancia de conservar su capital natural. Para ello deberá promoverse la participación de la sociedad con la finalidad de construir una comunidad consciente de que la salud, el bienestar y el desarrollo humano dependen del funcionamiento continuo del complejo de ecosistemas, su flora y su fauna. En este sentido, el reto que enfrenta el área natural protegida es mantener el equilibrio de los ecosistemas, incorporando los criterios de sustentabilidad a los procesos de aprovechamiento de sus usuarios.</w:t>
      </w:r>
    </w:p>
    <w:p w14:paraId="4B34898E" w14:textId="77777777" w:rsidR="00B54919" w:rsidRPr="00596A3A" w:rsidRDefault="00B54919" w:rsidP="00C80695">
      <w:pPr>
        <w:spacing w:before="0" w:after="0" w:line="240" w:lineRule="auto"/>
        <w:rPr>
          <w:rFonts w:ascii="Arial" w:hAnsi="Arial" w:cs="Arial"/>
          <w:sz w:val="20"/>
          <w:szCs w:val="20"/>
          <w:lang w:eastAsia="es-ES"/>
        </w:rPr>
      </w:pPr>
    </w:p>
    <w:p w14:paraId="398DDA4A" w14:textId="77777777" w:rsidR="00B54919" w:rsidRPr="00596A3A" w:rsidRDefault="00B54919" w:rsidP="00C80695">
      <w:pPr>
        <w:spacing w:before="0" w:after="0" w:line="240" w:lineRule="auto"/>
        <w:rPr>
          <w:rFonts w:ascii="Arial" w:hAnsi="Arial" w:cs="Arial"/>
          <w:sz w:val="20"/>
          <w:szCs w:val="20"/>
          <w:lang w:eastAsia="es-ES"/>
        </w:rPr>
      </w:pPr>
      <w:r w:rsidRPr="00596A3A">
        <w:rPr>
          <w:rFonts w:ascii="Arial" w:hAnsi="Arial" w:cs="Arial"/>
          <w:sz w:val="20"/>
          <w:szCs w:val="20"/>
          <w:lang w:eastAsia="es-ES"/>
        </w:rPr>
        <w:t>Por ello, es necesario promover la activa participación de la comunidad de la zona de influencia a partir de estrategias educativas, de capacitación, comunicación e interpretación ambiental de manera participativa, reflexiva, crítica y transformadora, con el objetivo de propiciar el desarrollo de conocimientos y sensibilidad ambiental para la conservación, lo que implica la construcción de aptitudes, capacidades laborales, de liderazgo y gestión de las personas que residen en la zona de influencia, visitan o aprovechan los ecosistemas y la biodiversidad de  la Reserva de la Biosfera.</w:t>
      </w:r>
    </w:p>
    <w:p w14:paraId="11FC0A39" w14:textId="77777777" w:rsidR="00B54919" w:rsidRPr="00596A3A" w:rsidRDefault="00B54919" w:rsidP="00C80695">
      <w:pPr>
        <w:spacing w:before="0" w:after="0" w:line="240" w:lineRule="auto"/>
        <w:rPr>
          <w:rFonts w:ascii="Arial" w:hAnsi="Arial" w:cs="Arial"/>
          <w:sz w:val="20"/>
          <w:szCs w:val="20"/>
          <w:lang w:eastAsia="es-ES"/>
        </w:rPr>
      </w:pPr>
    </w:p>
    <w:p w14:paraId="0D20EF2C" w14:textId="77777777" w:rsidR="00B54919" w:rsidRPr="00596A3A" w:rsidRDefault="00B54919" w:rsidP="00C80695">
      <w:pPr>
        <w:spacing w:before="0" w:after="0" w:line="240" w:lineRule="auto"/>
        <w:rPr>
          <w:rFonts w:ascii="Arial" w:hAnsi="Arial" w:cs="Arial"/>
          <w:sz w:val="20"/>
          <w:szCs w:val="20"/>
          <w:lang w:eastAsia="es-ES"/>
        </w:rPr>
      </w:pPr>
      <w:r w:rsidRPr="00596A3A">
        <w:rPr>
          <w:rFonts w:ascii="Arial" w:eastAsia="Times New Roman" w:hAnsi="Arial" w:cs="Arial"/>
          <w:sz w:val="20"/>
          <w:szCs w:val="20"/>
          <w:lang w:val="es-ES" w:eastAsia="es-ES"/>
        </w:rPr>
        <w:t>Una de los mecanismos a utilizar es el Consejo Asesor, el cual es el principal medio para que la sociedad local, que habita, trabaja y hace uso de las áreas naturales protegidas, conozca, aconseje, apoye y fortalezca el trabajo de las Direcciones de ANP, por lo anterior se realizan acciones encaminadas al establecimiento y consolidación de un Consejo Asesor para la Reserva de la Biosfera Caribe Mexicano.</w:t>
      </w:r>
    </w:p>
    <w:p w14:paraId="438422E2" w14:textId="77777777" w:rsidR="00B54919" w:rsidRPr="00596A3A" w:rsidRDefault="00B54919" w:rsidP="00C80695">
      <w:pPr>
        <w:spacing w:before="0" w:after="0" w:line="240" w:lineRule="auto"/>
        <w:rPr>
          <w:rFonts w:ascii="Arial" w:hAnsi="Arial" w:cs="Arial"/>
          <w:sz w:val="20"/>
          <w:szCs w:val="20"/>
          <w:lang w:eastAsia="es-ES"/>
        </w:rPr>
      </w:pPr>
    </w:p>
    <w:p w14:paraId="3F3AFEE9" w14:textId="77777777" w:rsidR="00B54919" w:rsidRPr="00596A3A" w:rsidRDefault="00B54919" w:rsidP="00C80695">
      <w:pPr>
        <w:tabs>
          <w:tab w:val="left" w:pos="8820"/>
        </w:tabs>
        <w:spacing w:before="0" w:after="0" w:line="240" w:lineRule="auto"/>
        <w:ind w:right="-136"/>
        <w:rPr>
          <w:rFonts w:ascii="Arial" w:hAnsi="Arial" w:cs="Arial"/>
          <w:b/>
          <w:bCs/>
        </w:rPr>
      </w:pPr>
      <w:r w:rsidRPr="00596A3A">
        <w:rPr>
          <w:rFonts w:ascii="Arial" w:hAnsi="Arial" w:cs="Arial"/>
          <w:b/>
        </w:rPr>
        <w:t>Objetivo</w:t>
      </w:r>
      <w:r w:rsidRPr="00596A3A">
        <w:rPr>
          <w:rFonts w:ascii="Arial" w:hAnsi="Arial" w:cs="Arial"/>
          <w:b/>
          <w:bCs/>
        </w:rPr>
        <w:t xml:space="preserve"> general</w:t>
      </w:r>
    </w:p>
    <w:p w14:paraId="5551FD12" w14:textId="77777777" w:rsidR="00B54919" w:rsidRPr="00596A3A" w:rsidRDefault="00B54919" w:rsidP="00C80695">
      <w:pPr>
        <w:tabs>
          <w:tab w:val="left" w:pos="8820"/>
        </w:tabs>
        <w:spacing w:before="0" w:after="0" w:line="240" w:lineRule="auto"/>
        <w:ind w:right="-136"/>
        <w:rPr>
          <w:rFonts w:ascii="Arial" w:hAnsi="Arial" w:cs="Arial"/>
          <w:sz w:val="20"/>
          <w:szCs w:val="20"/>
        </w:rPr>
      </w:pPr>
    </w:p>
    <w:p w14:paraId="45667FDE" w14:textId="77777777" w:rsidR="00B54919" w:rsidRPr="00596A3A" w:rsidRDefault="00B54919" w:rsidP="00C80695">
      <w:pPr>
        <w:tabs>
          <w:tab w:val="left" w:pos="8820"/>
        </w:tabs>
        <w:spacing w:before="0" w:after="0" w:line="240" w:lineRule="auto"/>
        <w:ind w:right="-136"/>
        <w:rPr>
          <w:rFonts w:ascii="Arial" w:hAnsi="Arial" w:cs="Arial"/>
          <w:sz w:val="20"/>
          <w:szCs w:val="20"/>
        </w:rPr>
      </w:pPr>
      <w:r w:rsidRPr="00596A3A">
        <w:rPr>
          <w:rFonts w:ascii="Arial" w:hAnsi="Arial" w:cs="Arial"/>
          <w:sz w:val="20"/>
          <w:szCs w:val="20"/>
        </w:rPr>
        <w:lastRenderedPageBreak/>
        <w:t>Difundir acciones de conservación de la Reserva de la Biosfera, propiciando la participación activa de las comunidades aledañas que generen la valoración de los servicios ambientales, mediante la identidad, difusión y educación para la conservación de la biodiversidad que contiene.</w:t>
      </w:r>
    </w:p>
    <w:p w14:paraId="084449CF" w14:textId="77777777" w:rsidR="00B54919" w:rsidRPr="00596A3A" w:rsidRDefault="00B54919" w:rsidP="00C80695">
      <w:pPr>
        <w:tabs>
          <w:tab w:val="left" w:pos="8820"/>
        </w:tabs>
        <w:spacing w:before="0" w:after="0" w:line="240" w:lineRule="auto"/>
        <w:ind w:right="-136"/>
        <w:rPr>
          <w:rFonts w:ascii="Arial" w:hAnsi="Arial" w:cs="Arial"/>
          <w:sz w:val="20"/>
          <w:szCs w:val="20"/>
        </w:rPr>
      </w:pPr>
    </w:p>
    <w:p w14:paraId="3ED03BBA" w14:textId="77777777" w:rsidR="00B54919" w:rsidRPr="00596A3A" w:rsidRDefault="00B54919" w:rsidP="00C80695">
      <w:pPr>
        <w:tabs>
          <w:tab w:val="left" w:pos="8820"/>
        </w:tabs>
        <w:spacing w:before="0" w:after="0" w:line="240" w:lineRule="auto"/>
        <w:ind w:right="-136"/>
        <w:rPr>
          <w:rFonts w:ascii="Arial" w:hAnsi="Arial" w:cs="Arial"/>
          <w:b/>
        </w:rPr>
      </w:pPr>
      <w:r w:rsidRPr="00596A3A">
        <w:rPr>
          <w:rFonts w:ascii="Arial" w:hAnsi="Arial" w:cs="Arial"/>
          <w:b/>
        </w:rPr>
        <w:t>Estrategias</w:t>
      </w:r>
    </w:p>
    <w:p w14:paraId="55902AE2" w14:textId="77777777" w:rsidR="00B54919" w:rsidRPr="00596A3A" w:rsidRDefault="00B54919" w:rsidP="009B345A">
      <w:pPr>
        <w:pStyle w:val="Prrafodelista"/>
        <w:numPr>
          <w:ilvl w:val="0"/>
          <w:numId w:val="48"/>
        </w:numPr>
        <w:rPr>
          <w:lang w:val="es-ES"/>
        </w:rPr>
      </w:pPr>
      <w:r w:rsidRPr="00596A3A">
        <w:rPr>
          <w:lang w:val="es-ES"/>
        </w:rPr>
        <w:t>Promover la investigación socio-ambiental como una herramienta que permita actuar con respuestas directas a la problemática presente en la RBCM.</w:t>
      </w:r>
    </w:p>
    <w:p w14:paraId="16C9F18D" w14:textId="77777777" w:rsidR="00B54919" w:rsidRPr="00596A3A" w:rsidRDefault="00B54919" w:rsidP="009B345A">
      <w:pPr>
        <w:pStyle w:val="Prrafodelista"/>
        <w:numPr>
          <w:ilvl w:val="0"/>
          <w:numId w:val="48"/>
        </w:numPr>
        <w:rPr>
          <w:rFonts w:eastAsia="Times New Roman"/>
          <w:lang w:val="es-ES"/>
        </w:rPr>
      </w:pPr>
      <w:r w:rsidRPr="00596A3A">
        <w:t>Involucrar al sector social en la elaboración y desarrollo de actividades de difusión y educación ambiental.</w:t>
      </w:r>
      <w:bookmarkStart w:id="87" w:name="_Toc193271646"/>
    </w:p>
    <w:p w14:paraId="5C4472B5" w14:textId="77777777" w:rsidR="00B54919" w:rsidRPr="00596A3A" w:rsidRDefault="00B54919" w:rsidP="009B345A">
      <w:pPr>
        <w:pStyle w:val="Prrafodelista"/>
        <w:numPr>
          <w:ilvl w:val="0"/>
          <w:numId w:val="48"/>
        </w:numPr>
        <w:rPr>
          <w:lang w:val="es-ES"/>
        </w:rPr>
      </w:pPr>
      <w:r w:rsidRPr="00596A3A">
        <w:rPr>
          <w:lang w:val="es-ES"/>
        </w:rPr>
        <w:t>Utilizar los recursos naturales del ANP como un laboratorio viviente donde los programas de educación y cultura para la conservación generen aprendizajes significativos para los visitantes y usuarios involucrados.</w:t>
      </w:r>
    </w:p>
    <w:p w14:paraId="48F16458" w14:textId="77777777" w:rsidR="00B54919" w:rsidRPr="00596A3A" w:rsidRDefault="00B54919" w:rsidP="009B345A">
      <w:pPr>
        <w:pStyle w:val="Prrafodelista"/>
        <w:numPr>
          <w:ilvl w:val="0"/>
          <w:numId w:val="48"/>
        </w:numPr>
        <w:rPr>
          <w:lang w:val="es-ES"/>
        </w:rPr>
      </w:pPr>
      <w:r w:rsidRPr="00596A3A">
        <w:rPr>
          <w:lang w:val="es-ES"/>
        </w:rPr>
        <w:t>Promover la creación de un Consejo Asesor representativo de los sectores involucrados en la RBCM, participativo y dinámico.</w:t>
      </w:r>
    </w:p>
    <w:p w14:paraId="6FA34E98" w14:textId="77777777" w:rsidR="00B54919" w:rsidRPr="00596A3A" w:rsidRDefault="00B54919" w:rsidP="009B345A">
      <w:pPr>
        <w:pStyle w:val="Prrafodelista"/>
        <w:numPr>
          <w:ilvl w:val="0"/>
          <w:numId w:val="48"/>
        </w:numPr>
        <w:rPr>
          <w:lang w:val="es-ES"/>
        </w:rPr>
      </w:pPr>
      <w:r w:rsidRPr="00596A3A">
        <w:rPr>
          <w:lang w:val="es-ES"/>
        </w:rPr>
        <w:t>Unir esfuerzos con la Secretaría de Educación Pública, organizaciones de la sociedad civil y gobiernos locales con el fin de fortalecer el tema de la educación ambiental.</w:t>
      </w:r>
    </w:p>
    <w:p w14:paraId="670B1A1F" w14:textId="77777777" w:rsidR="00B54919" w:rsidRPr="00596A3A" w:rsidRDefault="00B54919" w:rsidP="00C80695">
      <w:pPr>
        <w:autoSpaceDE w:val="0"/>
        <w:autoSpaceDN w:val="0"/>
        <w:adjustRightInd w:val="0"/>
        <w:spacing w:before="0" w:after="0" w:line="240" w:lineRule="auto"/>
        <w:ind w:left="420"/>
        <w:rPr>
          <w:rFonts w:ascii="Arial" w:hAnsi="Arial" w:cs="Arial"/>
        </w:rPr>
      </w:pPr>
    </w:p>
    <w:p w14:paraId="2FF60FAC" w14:textId="77777777" w:rsidR="00B54919" w:rsidRPr="00596A3A" w:rsidRDefault="00B54919" w:rsidP="00C80695">
      <w:pPr>
        <w:autoSpaceDE w:val="0"/>
        <w:autoSpaceDN w:val="0"/>
        <w:adjustRightInd w:val="0"/>
        <w:spacing w:before="0" w:after="0" w:line="240" w:lineRule="auto"/>
        <w:rPr>
          <w:rFonts w:ascii="Arial" w:hAnsi="Arial" w:cs="Arial"/>
        </w:rPr>
      </w:pPr>
    </w:p>
    <w:p w14:paraId="0DC40F5B" w14:textId="77777777" w:rsidR="00B54919" w:rsidRPr="00596A3A" w:rsidRDefault="00B54919" w:rsidP="00C80695">
      <w:pPr>
        <w:pStyle w:val="Ttulo2"/>
        <w:rPr>
          <w:lang w:val="es-MX"/>
        </w:rPr>
      </w:pPr>
      <w:bookmarkStart w:id="88" w:name="_Toc475437635"/>
      <w:bookmarkStart w:id="89" w:name="_Toc483396478"/>
      <w:r w:rsidRPr="00596A3A">
        <w:rPr>
          <w:lang w:val="es-MX"/>
        </w:rPr>
        <w:t>6.5.1 Componente de participación</w:t>
      </w:r>
      <w:bookmarkEnd w:id="88"/>
      <w:bookmarkEnd w:id="89"/>
    </w:p>
    <w:bookmarkEnd w:id="87"/>
    <w:p w14:paraId="358DCFAE" w14:textId="77777777" w:rsidR="00B54919" w:rsidRPr="00596A3A" w:rsidRDefault="00B54919" w:rsidP="00C80695">
      <w:pPr>
        <w:autoSpaceDE w:val="0"/>
        <w:autoSpaceDN w:val="0"/>
        <w:adjustRightInd w:val="0"/>
        <w:spacing w:before="0" w:after="0" w:line="240" w:lineRule="auto"/>
        <w:jc w:val="left"/>
        <w:rPr>
          <w:rFonts w:ascii="Arial" w:hAnsi="Arial" w:cs="Arial"/>
        </w:rPr>
      </w:pPr>
    </w:p>
    <w:p w14:paraId="1C6513D7"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 xml:space="preserve">Es claro que en México el bienestar de las poblaciones, en particular las de zonas rurales, depende estrechamente de los recursos naturales. Esto se traduce en que la conservación es inviable sin la participación de las comunidades humanas; es decir, los seres humanos no son únicamente agentes externos de disturbio, sino que son una pieza clave en la dinámica de los ecosistemas. </w:t>
      </w:r>
    </w:p>
    <w:p w14:paraId="6CB6D979" w14:textId="77777777" w:rsidR="00B54919" w:rsidRPr="00596A3A" w:rsidRDefault="00B54919" w:rsidP="00C80695">
      <w:pPr>
        <w:spacing w:before="0" w:after="0" w:line="240" w:lineRule="auto"/>
        <w:rPr>
          <w:rFonts w:ascii="Arial" w:hAnsi="Arial" w:cs="Arial"/>
          <w:sz w:val="20"/>
          <w:szCs w:val="20"/>
        </w:rPr>
      </w:pPr>
    </w:p>
    <w:p w14:paraId="3DC1E3E7"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 xml:space="preserve">En las áreas naturales protegidas esta participación de la sociedad y de los usuarios resulta indispensable para lograr el éxito en la conservación y manejo de los recursos naturales. </w:t>
      </w:r>
    </w:p>
    <w:p w14:paraId="5250F2CD" w14:textId="77777777" w:rsidR="00B54919" w:rsidRPr="00596A3A" w:rsidRDefault="00B54919" w:rsidP="00C80695">
      <w:pPr>
        <w:spacing w:before="0" w:after="0" w:line="240" w:lineRule="auto"/>
        <w:rPr>
          <w:rFonts w:ascii="Arial" w:hAnsi="Arial" w:cs="Arial"/>
          <w:sz w:val="20"/>
          <w:szCs w:val="20"/>
        </w:rPr>
      </w:pPr>
    </w:p>
    <w:p w14:paraId="067F932B"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 xml:space="preserve">Particularmente en la Reserva de la Biosfera Caribe Mexicano confluyen ocho municipios del estado de Quintana Roo y miles de usuarios que dependen directamente de los servicios ambientales que ésta provee, por lo anterior el componente de participación es fundamental para lograr un aprovechamiento sustentable de los recursos naturales. </w:t>
      </w:r>
    </w:p>
    <w:p w14:paraId="673D934A" w14:textId="77777777" w:rsidR="00B54919" w:rsidRPr="00596A3A" w:rsidRDefault="00B54919" w:rsidP="00C80695">
      <w:pPr>
        <w:spacing w:before="0" w:after="0" w:line="240" w:lineRule="auto"/>
        <w:rPr>
          <w:rFonts w:ascii="Arial" w:hAnsi="Arial" w:cs="Arial"/>
          <w:sz w:val="20"/>
          <w:szCs w:val="20"/>
        </w:rPr>
      </w:pPr>
    </w:p>
    <w:p w14:paraId="40486057"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Para lograr lo anterior, se aplicarán diversos mecanismos de participación como la aplicación de un Programa de Voluntariado y Servicio Social, la realización de actividades abiertas a la participación de la sociedad como limpiezas de playas, arrecifes, ferias, entre otras que fomenten el involucramiento de la sociedad.</w:t>
      </w:r>
    </w:p>
    <w:p w14:paraId="33A4B702" w14:textId="77777777" w:rsidR="00B54919" w:rsidRPr="00596A3A" w:rsidRDefault="00B54919" w:rsidP="00C80695">
      <w:pPr>
        <w:spacing w:before="0" w:after="0" w:line="240" w:lineRule="auto"/>
        <w:rPr>
          <w:rFonts w:ascii="Arial" w:hAnsi="Arial" w:cs="Arial"/>
          <w:sz w:val="20"/>
          <w:szCs w:val="20"/>
        </w:rPr>
      </w:pPr>
    </w:p>
    <w:p w14:paraId="510D938E" w14:textId="77777777" w:rsidR="00B54919" w:rsidRPr="00596A3A" w:rsidRDefault="00B54919" w:rsidP="00C80695">
      <w:pPr>
        <w:spacing w:before="0" w:after="0" w:line="240" w:lineRule="auto"/>
        <w:jc w:val="left"/>
        <w:rPr>
          <w:rFonts w:ascii="Arial" w:hAnsi="Arial" w:cs="Arial"/>
          <w:b/>
        </w:rPr>
      </w:pPr>
      <w:r w:rsidRPr="00596A3A">
        <w:rPr>
          <w:rFonts w:ascii="Arial" w:hAnsi="Arial" w:cs="Arial"/>
          <w:b/>
        </w:rPr>
        <w:t>Objetivos específicos</w:t>
      </w:r>
    </w:p>
    <w:p w14:paraId="10E28189" w14:textId="77777777" w:rsidR="00B54919" w:rsidRPr="00596A3A" w:rsidRDefault="00B54919" w:rsidP="009B345A">
      <w:pPr>
        <w:pStyle w:val="Prrafodelista"/>
        <w:numPr>
          <w:ilvl w:val="0"/>
          <w:numId w:val="48"/>
        </w:numPr>
      </w:pPr>
      <w:r w:rsidRPr="00596A3A">
        <w:rPr>
          <w:lang w:val="es-ES"/>
        </w:rPr>
        <w:t>Lograr que los usuarios de la Reserva de la Biosfera sean corresponsables y participen activamente en el manejo sustentable y conservación de la misma</w:t>
      </w:r>
      <w:r w:rsidRPr="00596A3A">
        <w:t>.</w:t>
      </w:r>
    </w:p>
    <w:p w14:paraId="5C901B2B" w14:textId="77777777" w:rsidR="00B54919" w:rsidRPr="00596A3A" w:rsidRDefault="00B54919" w:rsidP="009B345A">
      <w:pPr>
        <w:pStyle w:val="Prrafodelista"/>
        <w:numPr>
          <w:ilvl w:val="0"/>
          <w:numId w:val="48"/>
        </w:numPr>
      </w:pPr>
      <w:r w:rsidRPr="00596A3A">
        <w:t>Fomentar un sentido de pertenencia y apropiación de la Reserva de la Biosfera entre los habitantes de la zona de influencia y usuarios del ANP.</w:t>
      </w:r>
    </w:p>
    <w:p w14:paraId="1F6F1584" w14:textId="77777777" w:rsidR="00B54919" w:rsidRPr="00596A3A" w:rsidRDefault="00B54919" w:rsidP="009B345A">
      <w:pPr>
        <w:pStyle w:val="Prrafodelista"/>
        <w:numPr>
          <w:ilvl w:val="0"/>
          <w:numId w:val="48"/>
        </w:numPr>
        <w:rPr>
          <w:lang w:val="es-ES"/>
        </w:rPr>
      </w:pPr>
      <w:r w:rsidRPr="00596A3A">
        <w:rPr>
          <w:lang w:val="es-ES"/>
        </w:rPr>
        <w:t>Instalar un Consejo Asesor representativo, incluyente, proactivo y con equidad de género.</w:t>
      </w:r>
    </w:p>
    <w:p w14:paraId="03993B14" w14:textId="77777777" w:rsidR="00B54919" w:rsidRPr="00596A3A" w:rsidRDefault="00B54919" w:rsidP="009B345A">
      <w:pPr>
        <w:pStyle w:val="Prrafodelista"/>
        <w:numPr>
          <w:ilvl w:val="0"/>
          <w:numId w:val="48"/>
        </w:numPr>
      </w:pPr>
      <w:r w:rsidRPr="00596A3A">
        <w:t>Promover la difusión del programa de voluntariado y servicio social de la CONANP con el fin de atraer a interesados en la conservación del área natural protegida.</w:t>
      </w:r>
    </w:p>
    <w:p w14:paraId="287C24BE" w14:textId="77777777" w:rsidR="00B54919" w:rsidRPr="00596A3A" w:rsidRDefault="00B54919" w:rsidP="00C80695">
      <w:pPr>
        <w:spacing w:before="0" w:after="0" w:line="240" w:lineRule="auto"/>
        <w:ind w:left="720"/>
        <w:rPr>
          <w:rFonts w:ascii="Arial" w:hAnsi="Arial" w:cs="Arial"/>
        </w:rPr>
      </w:pPr>
    </w:p>
    <w:p w14:paraId="3D9A4286" w14:textId="77777777" w:rsidR="00B54919" w:rsidRPr="00596A3A" w:rsidRDefault="00B54919" w:rsidP="00C80695">
      <w:pPr>
        <w:spacing w:before="0" w:after="0" w:line="240" w:lineRule="auto"/>
        <w:jc w:val="left"/>
        <w:rPr>
          <w:rFonts w:ascii="Arial" w:hAnsi="Arial" w:cs="Arial"/>
          <w:b/>
          <w:iCs/>
        </w:rPr>
      </w:pPr>
      <w:r w:rsidRPr="00596A3A">
        <w:rPr>
          <w:rFonts w:ascii="Arial" w:hAnsi="Arial" w:cs="Arial"/>
          <w:b/>
          <w:iCs/>
        </w:rPr>
        <w:t>Metas y resultados esperados</w:t>
      </w:r>
    </w:p>
    <w:p w14:paraId="61F6DCAE" w14:textId="77777777" w:rsidR="00B54919" w:rsidRPr="00596A3A" w:rsidRDefault="00B54919" w:rsidP="009B345A">
      <w:pPr>
        <w:pStyle w:val="Prrafodelista"/>
        <w:numPr>
          <w:ilvl w:val="0"/>
          <w:numId w:val="48"/>
        </w:numPr>
      </w:pPr>
      <w:r w:rsidRPr="00596A3A">
        <w:t>Contar con la participación de los sectores involucrados en el uso y conservación de la Reserva, en la integración y consulta del Programa de Manejo.</w:t>
      </w:r>
    </w:p>
    <w:p w14:paraId="567CDC6C" w14:textId="77777777" w:rsidR="00B54919" w:rsidRPr="00596A3A" w:rsidRDefault="00B54919" w:rsidP="009B345A">
      <w:pPr>
        <w:pStyle w:val="Prrafodelista"/>
        <w:numPr>
          <w:ilvl w:val="0"/>
          <w:numId w:val="48"/>
        </w:numPr>
      </w:pPr>
      <w:r w:rsidRPr="00596A3A">
        <w:lastRenderedPageBreak/>
        <w:t>Conformar en el corto plazo, el Consejo Asesor de la Reserva con la participación de los diversos actores.</w:t>
      </w:r>
    </w:p>
    <w:p w14:paraId="0F20F394" w14:textId="77777777" w:rsidR="00B54919" w:rsidRPr="00596A3A" w:rsidRDefault="00B54919" w:rsidP="009B345A">
      <w:pPr>
        <w:pStyle w:val="Prrafodelista"/>
        <w:numPr>
          <w:ilvl w:val="0"/>
          <w:numId w:val="48"/>
        </w:numPr>
      </w:pPr>
      <w:r w:rsidRPr="00596A3A">
        <w:t>Contar con un punto de atención ciudadana donde se reciban y atiendan de manera oportuna los requerimientos y solicitudes relacionados con la Reserva de la Biosfera.</w:t>
      </w:r>
    </w:p>
    <w:p w14:paraId="7E2D2E28" w14:textId="77777777" w:rsidR="00B54919" w:rsidRPr="00596A3A" w:rsidRDefault="00B54919" w:rsidP="009B345A">
      <w:pPr>
        <w:pStyle w:val="Prrafodelista"/>
        <w:numPr>
          <w:ilvl w:val="0"/>
          <w:numId w:val="48"/>
        </w:numPr>
      </w:pPr>
      <w:r w:rsidRPr="00596A3A">
        <w:t>Contar en el corto plazo, con la participación de la sociedad en programas de vigilancia comunitaria o proyectos de conservación.</w:t>
      </w:r>
    </w:p>
    <w:p w14:paraId="2650B9FB" w14:textId="77777777" w:rsidR="00B54919" w:rsidRPr="00596A3A" w:rsidRDefault="00B54919" w:rsidP="00C80695">
      <w:pPr>
        <w:spacing w:before="0" w:after="0" w:line="240" w:lineRule="auto"/>
        <w:ind w:left="360"/>
        <w:jc w:val="left"/>
        <w:rPr>
          <w:rFonts w:ascii="Arial" w:eastAsia="Times New Roman" w:hAnsi="Arial" w:cs="Arial"/>
          <w:sz w:val="20"/>
          <w:szCs w:val="20"/>
          <w:lang w:eastAsia="es-MX"/>
        </w:rPr>
      </w:pP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051"/>
        <w:gridCol w:w="1383"/>
      </w:tblGrid>
      <w:tr w:rsidR="00CF435B" w:rsidRPr="00596A3A" w14:paraId="3F0BFB5C" w14:textId="77777777" w:rsidTr="00D103F7">
        <w:trPr>
          <w:trHeight w:val="340"/>
          <w:jc w:val="center"/>
        </w:trPr>
        <w:tc>
          <w:tcPr>
            <w:tcW w:w="8090" w:type="dxa"/>
            <w:vAlign w:val="center"/>
          </w:tcPr>
          <w:p w14:paraId="01FB98FF" w14:textId="77777777" w:rsidR="00B54919" w:rsidRPr="00596A3A" w:rsidRDefault="00B54919" w:rsidP="00C80695">
            <w:pPr>
              <w:tabs>
                <w:tab w:val="left" w:pos="-720"/>
                <w:tab w:val="left" w:pos="3900"/>
              </w:tabs>
              <w:suppressAutoHyphens/>
              <w:spacing w:before="0" w:after="0" w:line="240" w:lineRule="auto"/>
              <w:jc w:val="left"/>
              <w:rPr>
                <w:rFonts w:ascii="Arial" w:hAnsi="Arial" w:cs="Arial"/>
                <w:b/>
                <w:bCs/>
                <w:iCs/>
                <w:spacing w:val="-2"/>
                <w:sz w:val="20"/>
                <w:szCs w:val="20"/>
              </w:rPr>
            </w:pPr>
            <w:r w:rsidRPr="00596A3A">
              <w:rPr>
                <w:rFonts w:ascii="Arial" w:hAnsi="Arial" w:cs="Arial"/>
                <w:b/>
                <w:bCs/>
                <w:iCs/>
                <w:spacing w:val="-2"/>
                <w:sz w:val="20"/>
                <w:szCs w:val="20"/>
              </w:rPr>
              <w:t>Actividades* y acciones</w:t>
            </w:r>
          </w:p>
        </w:tc>
        <w:tc>
          <w:tcPr>
            <w:tcW w:w="1387" w:type="dxa"/>
            <w:vAlign w:val="center"/>
          </w:tcPr>
          <w:p w14:paraId="2C2914B4" w14:textId="77777777" w:rsidR="00B54919" w:rsidRPr="00596A3A" w:rsidRDefault="00B54919" w:rsidP="00C80695">
            <w:pPr>
              <w:tabs>
                <w:tab w:val="left" w:pos="-720"/>
                <w:tab w:val="left" w:pos="3900"/>
              </w:tabs>
              <w:suppressAutoHyphens/>
              <w:spacing w:before="0" w:after="0" w:line="240" w:lineRule="auto"/>
              <w:jc w:val="center"/>
              <w:rPr>
                <w:rFonts w:ascii="Arial" w:hAnsi="Arial" w:cs="Arial"/>
                <w:b/>
                <w:bCs/>
                <w:i/>
                <w:spacing w:val="-2"/>
                <w:sz w:val="20"/>
                <w:szCs w:val="20"/>
              </w:rPr>
            </w:pPr>
            <w:r w:rsidRPr="00596A3A">
              <w:rPr>
                <w:rFonts w:ascii="Arial" w:hAnsi="Arial" w:cs="Arial"/>
                <w:b/>
                <w:bCs/>
                <w:iCs/>
                <w:spacing w:val="-2"/>
                <w:sz w:val="20"/>
                <w:szCs w:val="20"/>
              </w:rPr>
              <w:t>Plazo</w:t>
            </w:r>
          </w:p>
        </w:tc>
      </w:tr>
      <w:tr w:rsidR="00CF435B" w:rsidRPr="00596A3A" w14:paraId="049EF22C" w14:textId="77777777" w:rsidTr="00D103F7">
        <w:trPr>
          <w:trHeight w:val="344"/>
          <w:jc w:val="center"/>
        </w:trPr>
        <w:tc>
          <w:tcPr>
            <w:tcW w:w="9477" w:type="dxa"/>
            <w:gridSpan w:val="2"/>
            <w:vAlign w:val="center"/>
          </w:tcPr>
          <w:p w14:paraId="49B6CB38" w14:textId="77777777" w:rsidR="00B54919" w:rsidRPr="00596A3A" w:rsidRDefault="00B54919" w:rsidP="00C80695">
            <w:pPr>
              <w:tabs>
                <w:tab w:val="left" w:pos="-720"/>
                <w:tab w:val="left" w:pos="3900"/>
              </w:tabs>
              <w:suppressAutoHyphens/>
              <w:spacing w:before="0" w:after="0" w:line="240" w:lineRule="auto"/>
              <w:jc w:val="left"/>
              <w:rPr>
                <w:rFonts w:ascii="Arial" w:hAnsi="Arial" w:cs="Arial"/>
                <w:i/>
                <w:spacing w:val="-2"/>
                <w:sz w:val="20"/>
                <w:szCs w:val="20"/>
              </w:rPr>
            </w:pPr>
            <w:r w:rsidRPr="00596A3A">
              <w:rPr>
                <w:rFonts w:ascii="Arial" w:hAnsi="Arial" w:cs="Arial"/>
                <w:i/>
                <w:spacing w:val="-2"/>
                <w:sz w:val="20"/>
                <w:szCs w:val="20"/>
              </w:rPr>
              <w:t>Promover la participación de la sociedad en la conservación del ANP</w:t>
            </w:r>
          </w:p>
        </w:tc>
      </w:tr>
      <w:tr w:rsidR="00CF435B" w:rsidRPr="00596A3A" w14:paraId="1FFFD7B7" w14:textId="77777777" w:rsidTr="00D103F7">
        <w:trPr>
          <w:trHeight w:val="344"/>
          <w:jc w:val="center"/>
        </w:trPr>
        <w:tc>
          <w:tcPr>
            <w:tcW w:w="8090" w:type="dxa"/>
            <w:vAlign w:val="center"/>
          </w:tcPr>
          <w:p w14:paraId="60BD38C1" w14:textId="77777777" w:rsidR="00B54919" w:rsidRPr="00596A3A" w:rsidRDefault="00B54919" w:rsidP="00C80695">
            <w:pPr>
              <w:spacing w:before="0" w:after="0" w:line="240" w:lineRule="auto"/>
              <w:rPr>
                <w:rFonts w:ascii="Arial" w:hAnsi="Arial" w:cs="Arial"/>
                <w:bCs/>
                <w:iCs/>
                <w:spacing w:val="-2"/>
                <w:sz w:val="20"/>
                <w:szCs w:val="20"/>
              </w:rPr>
            </w:pPr>
            <w:r w:rsidRPr="00596A3A">
              <w:rPr>
                <w:rFonts w:ascii="Arial" w:hAnsi="Arial" w:cs="Arial"/>
                <w:bCs/>
                <w:iCs/>
                <w:spacing w:val="-2"/>
                <w:sz w:val="20"/>
                <w:szCs w:val="20"/>
              </w:rPr>
              <w:t>Realizar talleres participativos para la elaboración del Programa de Manejo de la RBCM con todos los sectores involucrados</w:t>
            </w:r>
          </w:p>
        </w:tc>
        <w:tc>
          <w:tcPr>
            <w:tcW w:w="1387" w:type="dxa"/>
            <w:vAlign w:val="center"/>
          </w:tcPr>
          <w:p w14:paraId="56373BD9" w14:textId="77777777" w:rsidR="00B54919" w:rsidRPr="00596A3A" w:rsidRDefault="00B54919" w:rsidP="00C80695">
            <w:pPr>
              <w:tabs>
                <w:tab w:val="left" w:pos="-720"/>
                <w:tab w:val="left" w:pos="3900"/>
              </w:tabs>
              <w:suppressAutoHyphens/>
              <w:spacing w:before="0" w:after="0" w:line="240" w:lineRule="auto"/>
              <w:jc w:val="center"/>
              <w:rPr>
                <w:rFonts w:ascii="Arial" w:hAnsi="Arial" w:cs="Arial"/>
                <w:spacing w:val="-2"/>
                <w:sz w:val="20"/>
                <w:szCs w:val="20"/>
              </w:rPr>
            </w:pPr>
            <w:r w:rsidRPr="00596A3A">
              <w:rPr>
                <w:rFonts w:ascii="Arial" w:hAnsi="Arial" w:cs="Arial"/>
                <w:spacing w:val="-2"/>
                <w:sz w:val="20"/>
                <w:szCs w:val="20"/>
              </w:rPr>
              <w:t>C</w:t>
            </w:r>
          </w:p>
        </w:tc>
      </w:tr>
      <w:tr w:rsidR="00CF435B" w:rsidRPr="00596A3A" w14:paraId="1D909B22" w14:textId="77777777" w:rsidTr="00D103F7">
        <w:trPr>
          <w:trHeight w:val="344"/>
          <w:jc w:val="center"/>
        </w:trPr>
        <w:tc>
          <w:tcPr>
            <w:tcW w:w="8090" w:type="dxa"/>
            <w:vAlign w:val="center"/>
          </w:tcPr>
          <w:p w14:paraId="35033FD4" w14:textId="77777777" w:rsidR="00B54919" w:rsidRPr="00596A3A" w:rsidRDefault="00B54919" w:rsidP="00C80695">
            <w:pPr>
              <w:spacing w:before="0" w:after="0" w:line="240" w:lineRule="auto"/>
              <w:rPr>
                <w:rFonts w:ascii="Arial" w:hAnsi="Arial" w:cs="Arial"/>
                <w:bCs/>
                <w:iCs/>
                <w:spacing w:val="-2"/>
                <w:sz w:val="20"/>
                <w:szCs w:val="20"/>
              </w:rPr>
            </w:pPr>
            <w:r w:rsidRPr="00596A3A">
              <w:rPr>
                <w:rFonts w:ascii="Arial" w:eastAsia="Times New Roman" w:hAnsi="Arial" w:cs="Arial"/>
                <w:sz w:val="20"/>
                <w:szCs w:val="20"/>
                <w:lang w:val="es-ES" w:eastAsia="es-ES"/>
              </w:rPr>
              <w:t>Elaborar un plan de trabajo para la conformación del Consejo Asesor que integre una propuesta estructural, incluyendo los posibles subconsejos sectoriales, regionales o de cualquier otro tipo que pudieran ser necesarios para su operación</w:t>
            </w:r>
          </w:p>
        </w:tc>
        <w:tc>
          <w:tcPr>
            <w:tcW w:w="1387" w:type="dxa"/>
            <w:vAlign w:val="center"/>
          </w:tcPr>
          <w:p w14:paraId="58B47245" w14:textId="77777777" w:rsidR="00B54919" w:rsidRPr="00596A3A" w:rsidRDefault="00B54919" w:rsidP="00C80695">
            <w:pPr>
              <w:tabs>
                <w:tab w:val="left" w:pos="-720"/>
                <w:tab w:val="left" w:pos="3900"/>
              </w:tabs>
              <w:suppressAutoHyphens/>
              <w:spacing w:before="0" w:after="0" w:line="240" w:lineRule="auto"/>
              <w:jc w:val="center"/>
              <w:rPr>
                <w:rFonts w:ascii="Arial" w:hAnsi="Arial" w:cs="Arial"/>
                <w:spacing w:val="-2"/>
                <w:sz w:val="20"/>
                <w:szCs w:val="20"/>
              </w:rPr>
            </w:pPr>
            <w:r w:rsidRPr="00596A3A">
              <w:rPr>
                <w:rFonts w:ascii="Arial" w:hAnsi="Arial" w:cs="Arial"/>
                <w:spacing w:val="-2"/>
                <w:sz w:val="20"/>
                <w:szCs w:val="20"/>
              </w:rPr>
              <w:t>C</w:t>
            </w:r>
          </w:p>
        </w:tc>
      </w:tr>
      <w:tr w:rsidR="00CF435B" w:rsidRPr="00596A3A" w14:paraId="7A2272BD" w14:textId="77777777" w:rsidTr="00D103F7">
        <w:trPr>
          <w:trHeight w:val="344"/>
          <w:jc w:val="center"/>
        </w:trPr>
        <w:tc>
          <w:tcPr>
            <w:tcW w:w="8090" w:type="dxa"/>
            <w:vAlign w:val="center"/>
          </w:tcPr>
          <w:p w14:paraId="4F9C2791" w14:textId="77777777" w:rsidR="00B54919" w:rsidRPr="00596A3A" w:rsidRDefault="00B54919" w:rsidP="00C80695">
            <w:pPr>
              <w:spacing w:before="0" w:after="0" w:line="240" w:lineRule="auto"/>
              <w:rPr>
                <w:rFonts w:ascii="Arial" w:hAnsi="Arial" w:cs="Arial"/>
                <w:bCs/>
                <w:iCs/>
                <w:spacing w:val="-2"/>
                <w:sz w:val="20"/>
                <w:szCs w:val="20"/>
              </w:rPr>
            </w:pPr>
            <w:r w:rsidRPr="00596A3A">
              <w:rPr>
                <w:rFonts w:ascii="Arial" w:hAnsi="Arial" w:cs="Arial"/>
                <w:bCs/>
                <w:iCs/>
                <w:spacing w:val="-2"/>
                <w:sz w:val="20"/>
                <w:szCs w:val="20"/>
              </w:rPr>
              <w:t>Realizar las reuniones necesarias para la instalación del Consejo Asesor en donde participen usuarios, instituciones de investigación y educación, OSC, autoridades municipales, estatales y federales, entre otros interesados</w:t>
            </w:r>
          </w:p>
        </w:tc>
        <w:tc>
          <w:tcPr>
            <w:tcW w:w="1387" w:type="dxa"/>
            <w:vAlign w:val="center"/>
          </w:tcPr>
          <w:p w14:paraId="34A6B2B4" w14:textId="77777777" w:rsidR="00B54919" w:rsidRPr="00596A3A" w:rsidRDefault="00B54919" w:rsidP="00C80695">
            <w:pPr>
              <w:tabs>
                <w:tab w:val="left" w:pos="-720"/>
                <w:tab w:val="left" w:pos="3900"/>
              </w:tabs>
              <w:suppressAutoHyphens/>
              <w:spacing w:before="0" w:after="0" w:line="240" w:lineRule="auto"/>
              <w:jc w:val="center"/>
              <w:rPr>
                <w:rFonts w:ascii="Arial" w:hAnsi="Arial" w:cs="Arial"/>
                <w:spacing w:val="-2"/>
                <w:sz w:val="20"/>
                <w:szCs w:val="20"/>
              </w:rPr>
            </w:pPr>
            <w:r w:rsidRPr="00596A3A">
              <w:rPr>
                <w:rFonts w:ascii="Arial" w:hAnsi="Arial" w:cs="Arial"/>
                <w:spacing w:val="-2"/>
                <w:sz w:val="20"/>
                <w:szCs w:val="20"/>
              </w:rPr>
              <w:t>C</w:t>
            </w:r>
          </w:p>
        </w:tc>
      </w:tr>
      <w:tr w:rsidR="00CF435B" w:rsidRPr="00596A3A" w14:paraId="5894E95D" w14:textId="77777777" w:rsidTr="00D103F7">
        <w:trPr>
          <w:trHeight w:val="344"/>
          <w:jc w:val="center"/>
        </w:trPr>
        <w:tc>
          <w:tcPr>
            <w:tcW w:w="8090" w:type="dxa"/>
            <w:vAlign w:val="center"/>
          </w:tcPr>
          <w:p w14:paraId="1698A437" w14:textId="77777777" w:rsidR="00B54919" w:rsidRPr="00596A3A" w:rsidRDefault="00B54919" w:rsidP="00C80695">
            <w:pPr>
              <w:spacing w:before="0" w:after="0" w:line="240" w:lineRule="auto"/>
              <w:rPr>
                <w:rFonts w:ascii="Arial" w:hAnsi="Arial" w:cs="Arial"/>
                <w:bCs/>
                <w:iCs/>
                <w:spacing w:val="-2"/>
                <w:sz w:val="20"/>
                <w:szCs w:val="20"/>
              </w:rPr>
            </w:pPr>
            <w:r w:rsidRPr="00596A3A">
              <w:rPr>
                <w:rFonts w:ascii="Arial" w:eastAsia="Times New Roman" w:hAnsi="Arial" w:cs="Arial"/>
                <w:sz w:val="20"/>
                <w:szCs w:val="20"/>
                <w:lang w:val="es-ES" w:eastAsia="es-ES"/>
              </w:rPr>
              <w:t>Instalación del Consejo Asesor y firma de su reglamento</w:t>
            </w:r>
          </w:p>
        </w:tc>
        <w:tc>
          <w:tcPr>
            <w:tcW w:w="1387" w:type="dxa"/>
            <w:vAlign w:val="center"/>
          </w:tcPr>
          <w:p w14:paraId="78E08681" w14:textId="77777777" w:rsidR="00B54919" w:rsidRPr="00596A3A" w:rsidRDefault="00B54919" w:rsidP="00C80695">
            <w:pPr>
              <w:tabs>
                <w:tab w:val="left" w:pos="-720"/>
                <w:tab w:val="left" w:pos="3900"/>
              </w:tabs>
              <w:suppressAutoHyphens/>
              <w:spacing w:before="0" w:after="0" w:line="240" w:lineRule="auto"/>
              <w:jc w:val="center"/>
              <w:rPr>
                <w:rFonts w:ascii="Arial" w:hAnsi="Arial" w:cs="Arial"/>
                <w:spacing w:val="-2"/>
                <w:sz w:val="20"/>
                <w:szCs w:val="20"/>
              </w:rPr>
            </w:pPr>
            <w:r w:rsidRPr="00596A3A">
              <w:rPr>
                <w:rFonts w:ascii="Arial" w:hAnsi="Arial" w:cs="Arial"/>
                <w:spacing w:val="-2"/>
                <w:sz w:val="20"/>
                <w:szCs w:val="20"/>
              </w:rPr>
              <w:t>C</w:t>
            </w:r>
          </w:p>
        </w:tc>
      </w:tr>
      <w:tr w:rsidR="00CF435B" w:rsidRPr="00596A3A" w14:paraId="633F1D62" w14:textId="77777777" w:rsidTr="00D103F7">
        <w:trPr>
          <w:trHeight w:val="344"/>
          <w:jc w:val="center"/>
        </w:trPr>
        <w:tc>
          <w:tcPr>
            <w:tcW w:w="8090" w:type="dxa"/>
            <w:vAlign w:val="center"/>
          </w:tcPr>
          <w:p w14:paraId="63C98134" w14:textId="77777777" w:rsidR="00B54919" w:rsidRPr="00596A3A" w:rsidRDefault="00B54919" w:rsidP="00C80695">
            <w:pPr>
              <w:spacing w:before="0" w:after="0" w:line="240" w:lineRule="auto"/>
              <w:rPr>
                <w:rFonts w:ascii="Arial" w:hAnsi="Arial" w:cs="Arial"/>
                <w:bCs/>
                <w:iCs/>
                <w:spacing w:val="-2"/>
                <w:sz w:val="20"/>
                <w:szCs w:val="20"/>
              </w:rPr>
            </w:pPr>
            <w:r w:rsidRPr="00596A3A">
              <w:rPr>
                <w:rFonts w:ascii="Arial" w:hAnsi="Arial" w:cs="Arial"/>
                <w:bCs/>
                <w:iCs/>
                <w:spacing w:val="-2"/>
                <w:sz w:val="20"/>
                <w:szCs w:val="20"/>
              </w:rPr>
              <w:t xml:space="preserve">Realizar  reuniones periódicas en las que se informe acerca de los avances, logros, metas, proyectos y demás asuntos relacionados con el ANP que deban ser consensuados o valorados </w:t>
            </w:r>
          </w:p>
        </w:tc>
        <w:tc>
          <w:tcPr>
            <w:tcW w:w="1387" w:type="dxa"/>
            <w:vAlign w:val="center"/>
          </w:tcPr>
          <w:p w14:paraId="446EA1B9" w14:textId="77777777" w:rsidR="00B54919" w:rsidRPr="00596A3A" w:rsidRDefault="00B54919" w:rsidP="00C80695">
            <w:pPr>
              <w:tabs>
                <w:tab w:val="left" w:pos="-720"/>
                <w:tab w:val="left" w:pos="3900"/>
              </w:tabs>
              <w:suppressAutoHyphens/>
              <w:spacing w:before="0" w:after="0" w:line="240" w:lineRule="auto"/>
              <w:jc w:val="center"/>
              <w:rPr>
                <w:rFonts w:ascii="Arial" w:hAnsi="Arial" w:cs="Arial"/>
                <w:spacing w:val="-2"/>
                <w:sz w:val="20"/>
                <w:szCs w:val="20"/>
              </w:rPr>
            </w:pPr>
            <w:r w:rsidRPr="00596A3A">
              <w:rPr>
                <w:rFonts w:ascii="Arial" w:hAnsi="Arial" w:cs="Arial"/>
                <w:spacing w:val="-2"/>
                <w:sz w:val="20"/>
                <w:szCs w:val="20"/>
              </w:rPr>
              <w:t>P</w:t>
            </w:r>
          </w:p>
        </w:tc>
      </w:tr>
      <w:tr w:rsidR="00CF435B" w:rsidRPr="00596A3A" w14:paraId="331AA2D6" w14:textId="77777777" w:rsidTr="00D103F7">
        <w:trPr>
          <w:trHeight w:val="340"/>
          <w:jc w:val="center"/>
        </w:trPr>
        <w:tc>
          <w:tcPr>
            <w:tcW w:w="9477" w:type="dxa"/>
            <w:gridSpan w:val="2"/>
            <w:vAlign w:val="center"/>
          </w:tcPr>
          <w:p w14:paraId="07571704" w14:textId="77777777" w:rsidR="00B54919" w:rsidRPr="00596A3A" w:rsidRDefault="00B54919" w:rsidP="00C80695">
            <w:pPr>
              <w:spacing w:before="0" w:after="0" w:line="240" w:lineRule="auto"/>
              <w:ind w:right="48"/>
              <w:jc w:val="left"/>
              <w:rPr>
                <w:rFonts w:ascii="Arial" w:hAnsi="Arial" w:cs="Arial"/>
                <w:bCs/>
                <w:i/>
                <w:sz w:val="20"/>
                <w:szCs w:val="20"/>
              </w:rPr>
            </w:pPr>
            <w:r w:rsidRPr="00596A3A">
              <w:rPr>
                <w:rFonts w:ascii="Arial" w:hAnsi="Arial" w:cs="Arial"/>
                <w:i/>
                <w:spacing w:val="-2"/>
                <w:sz w:val="20"/>
                <w:szCs w:val="20"/>
              </w:rPr>
              <w:t>Fomentar la participación ciudadana en acciones directas de conservación del ANP</w:t>
            </w:r>
          </w:p>
        </w:tc>
      </w:tr>
      <w:tr w:rsidR="00CF435B" w:rsidRPr="00596A3A" w14:paraId="59C92576" w14:textId="77777777" w:rsidTr="00D103F7">
        <w:trPr>
          <w:trHeight w:val="340"/>
          <w:jc w:val="center"/>
        </w:trPr>
        <w:tc>
          <w:tcPr>
            <w:tcW w:w="8090" w:type="dxa"/>
            <w:vAlign w:val="center"/>
          </w:tcPr>
          <w:p w14:paraId="1FE5AFEE"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z w:val="20"/>
                <w:szCs w:val="20"/>
              </w:rPr>
              <w:t>Convocar al público en general para que participen en acciones directas de conservación, restauración, vigilancia y monitoreo comunitario, entre otras</w:t>
            </w:r>
          </w:p>
        </w:tc>
        <w:tc>
          <w:tcPr>
            <w:tcW w:w="1387" w:type="dxa"/>
            <w:vAlign w:val="center"/>
          </w:tcPr>
          <w:p w14:paraId="499AFC2D"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P</w:t>
            </w:r>
          </w:p>
        </w:tc>
      </w:tr>
      <w:tr w:rsidR="00CF435B" w:rsidRPr="00596A3A" w14:paraId="0701C3FD" w14:textId="77777777" w:rsidTr="00D103F7">
        <w:trPr>
          <w:trHeight w:val="340"/>
          <w:jc w:val="center"/>
        </w:trPr>
        <w:tc>
          <w:tcPr>
            <w:tcW w:w="8090" w:type="dxa"/>
            <w:vAlign w:val="center"/>
          </w:tcPr>
          <w:p w14:paraId="14AEF4EA"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pacing w:val="-2"/>
                <w:sz w:val="20"/>
                <w:szCs w:val="20"/>
              </w:rPr>
              <w:t>Promover la realización de prácticas profesionales, de servicio social y estancias de voluntariado</w:t>
            </w:r>
          </w:p>
        </w:tc>
        <w:tc>
          <w:tcPr>
            <w:tcW w:w="1387" w:type="dxa"/>
            <w:vAlign w:val="center"/>
          </w:tcPr>
          <w:p w14:paraId="16F66EB5"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P</w:t>
            </w:r>
          </w:p>
        </w:tc>
      </w:tr>
      <w:tr w:rsidR="00CF435B" w:rsidRPr="00596A3A" w14:paraId="172F5390" w14:textId="77777777" w:rsidTr="00D103F7">
        <w:trPr>
          <w:trHeight w:val="340"/>
          <w:jc w:val="center"/>
        </w:trPr>
        <w:tc>
          <w:tcPr>
            <w:tcW w:w="8090" w:type="dxa"/>
            <w:vAlign w:val="center"/>
          </w:tcPr>
          <w:p w14:paraId="69C87728"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z w:val="20"/>
                <w:szCs w:val="20"/>
              </w:rPr>
              <w:t>Fomentar la denuncia ciudadana ante las instancias correspondientes</w:t>
            </w:r>
          </w:p>
        </w:tc>
        <w:tc>
          <w:tcPr>
            <w:tcW w:w="1387" w:type="dxa"/>
            <w:vAlign w:val="center"/>
          </w:tcPr>
          <w:p w14:paraId="4A9026DA"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P</w:t>
            </w:r>
          </w:p>
        </w:tc>
      </w:tr>
      <w:tr w:rsidR="00CF435B" w:rsidRPr="00596A3A" w14:paraId="367A1432" w14:textId="77777777" w:rsidTr="00D103F7">
        <w:trPr>
          <w:trHeight w:val="340"/>
          <w:jc w:val="center"/>
        </w:trPr>
        <w:tc>
          <w:tcPr>
            <w:tcW w:w="8090" w:type="dxa"/>
            <w:vAlign w:val="center"/>
          </w:tcPr>
          <w:p w14:paraId="0DA5710A"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eastAsia="Batang" w:hAnsi="Arial" w:cs="Arial"/>
                <w:sz w:val="20"/>
                <w:szCs w:val="20"/>
              </w:rPr>
              <w:t>Participar en ferias, días y concursos ambientales, talleres didácticos y en eventos de alcance municipal, estatal y nacional</w:t>
            </w:r>
          </w:p>
        </w:tc>
        <w:tc>
          <w:tcPr>
            <w:tcW w:w="1387" w:type="dxa"/>
            <w:vAlign w:val="center"/>
          </w:tcPr>
          <w:p w14:paraId="1EEE492D"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P</w:t>
            </w:r>
          </w:p>
        </w:tc>
      </w:tr>
    </w:tbl>
    <w:p w14:paraId="04659BA2"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 Las actividades se presentan en letra cursiva.</w:t>
      </w:r>
    </w:p>
    <w:p w14:paraId="491044AE" w14:textId="77777777" w:rsidR="00B54919" w:rsidRPr="00596A3A" w:rsidRDefault="00B54919" w:rsidP="00C80695">
      <w:pPr>
        <w:autoSpaceDE w:val="0"/>
        <w:autoSpaceDN w:val="0"/>
        <w:adjustRightInd w:val="0"/>
        <w:spacing w:before="0" w:after="0" w:line="240" w:lineRule="auto"/>
        <w:rPr>
          <w:rFonts w:ascii="Arial" w:eastAsia="Times New Roman" w:hAnsi="Arial" w:cs="Arial"/>
          <w:b/>
          <w:bCs/>
          <w:spacing w:val="-3"/>
          <w:lang w:eastAsia="es-MX"/>
        </w:rPr>
      </w:pPr>
    </w:p>
    <w:p w14:paraId="1027B535" w14:textId="77777777" w:rsidR="00B54919" w:rsidRPr="00596A3A" w:rsidRDefault="00B54919" w:rsidP="00C80695">
      <w:pPr>
        <w:pStyle w:val="Ttulo2"/>
        <w:rPr>
          <w:lang w:val="es-MX"/>
        </w:rPr>
      </w:pPr>
      <w:bookmarkStart w:id="90" w:name="_Toc475437636"/>
      <w:bookmarkStart w:id="91" w:name="_Toc483396479"/>
      <w:r w:rsidRPr="00596A3A">
        <w:rPr>
          <w:lang w:val="es-MX"/>
        </w:rPr>
        <w:t>6.5.2 Componente de educación para la conservación</w:t>
      </w:r>
      <w:bookmarkEnd w:id="90"/>
      <w:bookmarkEnd w:id="91"/>
    </w:p>
    <w:p w14:paraId="5E5F7E9B" w14:textId="77777777" w:rsidR="00B54919" w:rsidRPr="00596A3A" w:rsidRDefault="00B54919" w:rsidP="00C80695">
      <w:pPr>
        <w:autoSpaceDE w:val="0"/>
        <w:autoSpaceDN w:val="0"/>
        <w:adjustRightInd w:val="0"/>
        <w:spacing w:before="0" w:after="0" w:line="240" w:lineRule="auto"/>
        <w:rPr>
          <w:rFonts w:ascii="Arial" w:hAnsi="Arial" w:cs="Arial"/>
        </w:rPr>
      </w:pPr>
    </w:p>
    <w:p w14:paraId="1088DDAC"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 xml:space="preserve">Este componente tiene como finalidad sumar esfuerzos con las instituciones educativas a fin de elevar el nivel de conocimientos, habilidades, actitudes y valores para la conservación y uso sustentable de los recursos naturales. </w:t>
      </w:r>
    </w:p>
    <w:p w14:paraId="6DACCF65"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p>
    <w:p w14:paraId="199D5393"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Para lograr lo anterior, se participará de forma activa con las instituciones académicas, dando acompañamiento en las actividades que organicen y proporcionándoles asesoría, atención e información a través de pláticas, talleres y actividades relacionadas con el cuidado del medio ambiente y la conservación del área natural protegida.</w:t>
      </w:r>
    </w:p>
    <w:p w14:paraId="439BE7DF"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 xml:space="preserve"> </w:t>
      </w:r>
    </w:p>
    <w:p w14:paraId="4F1B3C10"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Por último se impulsará entre las instituciones académicas la realización de actividades de educación ambiental dentro del ANP, con el fin de que los estudiantes y maestros conozcan in situ las características de sus ecosistemas y los servicios ambientales que prestan.</w:t>
      </w:r>
    </w:p>
    <w:p w14:paraId="62DC1AC9" w14:textId="77777777" w:rsidR="00B54919" w:rsidRPr="00596A3A" w:rsidRDefault="00B54919" w:rsidP="00C80695">
      <w:pPr>
        <w:spacing w:before="0" w:after="0" w:line="240" w:lineRule="auto"/>
        <w:jc w:val="left"/>
        <w:rPr>
          <w:rFonts w:ascii="Arial" w:hAnsi="Arial" w:cs="Arial"/>
          <w:b/>
        </w:rPr>
      </w:pPr>
    </w:p>
    <w:p w14:paraId="30FC7D38" w14:textId="77777777" w:rsidR="00B54919" w:rsidRPr="00596A3A" w:rsidRDefault="00B54919" w:rsidP="00C80695">
      <w:pPr>
        <w:spacing w:before="0" w:after="0" w:line="240" w:lineRule="auto"/>
        <w:jc w:val="left"/>
        <w:rPr>
          <w:rFonts w:ascii="Arial" w:hAnsi="Arial" w:cs="Arial"/>
          <w:b/>
        </w:rPr>
      </w:pPr>
      <w:r w:rsidRPr="00596A3A">
        <w:rPr>
          <w:rFonts w:ascii="Arial" w:hAnsi="Arial" w:cs="Arial"/>
          <w:b/>
        </w:rPr>
        <w:t>Objetivos específicos</w:t>
      </w:r>
    </w:p>
    <w:p w14:paraId="615C8BE8" w14:textId="77777777" w:rsidR="00B54919" w:rsidRPr="00596A3A" w:rsidRDefault="00B54919" w:rsidP="009B345A">
      <w:pPr>
        <w:pStyle w:val="Prrafodelista"/>
        <w:numPr>
          <w:ilvl w:val="0"/>
          <w:numId w:val="48"/>
        </w:numPr>
      </w:pPr>
      <w:r w:rsidRPr="00596A3A">
        <w:t>Impulsar la formación ambiental de niños y jóvenes a partir de la vinculación con las instituciones académicas con el fin de promover la conservación de los recursos naturales y la valorización de los servicios ambientales que presta el ANP.</w:t>
      </w:r>
    </w:p>
    <w:p w14:paraId="367036D2" w14:textId="77777777" w:rsidR="00B54919" w:rsidRPr="00596A3A" w:rsidRDefault="00B54919" w:rsidP="009B345A">
      <w:pPr>
        <w:pStyle w:val="Prrafodelista"/>
        <w:numPr>
          <w:ilvl w:val="0"/>
          <w:numId w:val="48"/>
        </w:numPr>
      </w:pPr>
      <w:r w:rsidRPr="00596A3A">
        <w:lastRenderedPageBreak/>
        <w:t>Participar y dar seguimiento a la Red de Educadores Ambientales para la Conservación y otras organizaciones afines.</w:t>
      </w:r>
    </w:p>
    <w:p w14:paraId="09F3F394" w14:textId="77777777" w:rsidR="00B54919" w:rsidRPr="00596A3A" w:rsidRDefault="00B54919" w:rsidP="009B345A">
      <w:pPr>
        <w:pStyle w:val="Prrafodelista"/>
        <w:numPr>
          <w:ilvl w:val="0"/>
          <w:numId w:val="48"/>
        </w:numPr>
      </w:pPr>
      <w:r w:rsidRPr="00596A3A">
        <w:t xml:space="preserve">Fomentar la valoración de la sociedad sobre el manejo sustentable de la biodiversidad y servicios ecosistémicos, considerando y fortaleciendo los instrumentos de conservación como una herramienta para el desarrollo integral y equitativo del bienestar social. </w:t>
      </w:r>
    </w:p>
    <w:p w14:paraId="6ED42DB5" w14:textId="77777777" w:rsidR="00B54919" w:rsidRPr="00596A3A" w:rsidRDefault="00B54919" w:rsidP="00C80695">
      <w:pPr>
        <w:autoSpaceDE w:val="0"/>
        <w:autoSpaceDN w:val="0"/>
        <w:adjustRightInd w:val="0"/>
        <w:spacing w:before="0" w:after="0" w:line="240" w:lineRule="auto"/>
        <w:rPr>
          <w:rFonts w:ascii="Arial" w:hAnsi="Arial" w:cs="Arial"/>
          <w:b/>
        </w:rPr>
      </w:pPr>
    </w:p>
    <w:p w14:paraId="5CEA7AC1" w14:textId="77777777" w:rsidR="00B54919" w:rsidRPr="00596A3A" w:rsidRDefault="00B54919" w:rsidP="00C80695">
      <w:pPr>
        <w:autoSpaceDE w:val="0"/>
        <w:autoSpaceDN w:val="0"/>
        <w:adjustRightInd w:val="0"/>
        <w:spacing w:before="0" w:after="0" w:line="240" w:lineRule="auto"/>
        <w:rPr>
          <w:rFonts w:ascii="Arial" w:hAnsi="Arial" w:cs="Arial"/>
          <w:b/>
        </w:rPr>
      </w:pPr>
      <w:r w:rsidRPr="00596A3A">
        <w:rPr>
          <w:rFonts w:ascii="Arial" w:hAnsi="Arial" w:cs="Arial"/>
          <w:b/>
        </w:rPr>
        <w:t>Metas y resultados esperados</w:t>
      </w:r>
    </w:p>
    <w:p w14:paraId="2A741DA6" w14:textId="77777777" w:rsidR="00B54919" w:rsidRPr="00596A3A" w:rsidRDefault="00B54919" w:rsidP="009B345A">
      <w:pPr>
        <w:pStyle w:val="Prrafodelista"/>
        <w:numPr>
          <w:ilvl w:val="0"/>
          <w:numId w:val="48"/>
        </w:numPr>
      </w:pPr>
      <w:r w:rsidRPr="00596A3A">
        <w:t>Implementar una programación anual de actividades de educación ambiental y cultura para la conservación que ayuden a reducir los impactos en el ANP.</w:t>
      </w:r>
    </w:p>
    <w:p w14:paraId="43A2337C" w14:textId="77777777" w:rsidR="00B54919" w:rsidRPr="00596A3A" w:rsidRDefault="00B54919" w:rsidP="009B345A">
      <w:pPr>
        <w:pStyle w:val="Prrafodelista"/>
        <w:numPr>
          <w:ilvl w:val="0"/>
          <w:numId w:val="48"/>
        </w:numPr>
      </w:pPr>
      <w:r w:rsidRPr="00596A3A">
        <w:t>Involucrar por lo menos a una organización o institución gubernamental, privada o de la sociedad civil en las actividades de educación ambiental que se realicen.</w:t>
      </w:r>
    </w:p>
    <w:p w14:paraId="409DEF25" w14:textId="77777777" w:rsidR="00B54919" w:rsidRPr="00596A3A" w:rsidRDefault="00B54919" w:rsidP="00C80695">
      <w:pPr>
        <w:autoSpaceDE w:val="0"/>
        <w:autoSpaceDN w:val="0"/>
        <w:adjustRightInd w:val="0"/>
        <w:spacing w:before="0" w:after="0" w:line="240" w:lineRule="auto"/>
        <w:ind w:left="360"/>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168"/>
        <w:gridCol w:w="1332"/>
      </w:tblGrid>
      <w:tr w:rsidR="00CF435B" w:rsidRPr="00596A3A" w14:paraId="26A12EC9" w14:textId="77777777" w:rsidTr="00D103F7">
        <w:trPr>
          <w:trHeight w:val="340"/>
        </w:trPr>
        <w:tc>
          <w:tcPr>
            <w:tcW w:w="4299" w:type="pct"/>
            <w:vAlign w:val="center"/>
          </w:tcPr>
          <w:p w14:paraId="05EC22C8" w14:textId="77777777" w:rsidR="00B54919" w:rsidRPr="00596A3A" w:rsidRDefault="00B54919" w:rsidP="00C80695">
            <w:pPr>
              <w:tabs>
                <w:tab w:val="left" w:pos="-720"/>
                <w:tab w:val="left" w:pos="3900"/>
              </w:tabs>
              <w:suppressAutoHyphens/>
              <w:spacing w:before="0" w:after="0" w:line="240" w:lineRule="auto"/>
              <w:jc w:val="left"/>
              <w:rPr>
                <w:rFonts w:ascii="Arial" w:hAnsi="Arial" w:cs="Arial"/>
                <w:b/>
                <w:bCs/>
                <w:iCs/>
                <w:spacing w:val="-2"/>
                <w:sz w:val="20"/>
                <w:szCs w:val="20"/>
              </w:rPr>
            </w:pPr>
            <w:r w:rsidRPr="00596A3A">
              <w:rPr>
                <w:rFonts w:ascii="Arial" w:hAnsi="Arial" w:cs="Arial"/>
                <w:b/>
                <w:bCs/>
                <w:iCs/>
                <w:spacing w:val="-2"/>
                <w:sz w:val="20"/>
                <w:szCs w:val="20"/>
              </w:rPr>
              <w:t>Actividades* y acciones</w:t>
            </w:r>
          </w:p>
        </w:tc>
        <w:tc>
          <w:tcPr>
            <w:tcW w:w="701" w:type="pct"/>
            <w:vAlign w:val="center"/>
          </w:tcPr>
          <w:p w14:paraId="4EFEF8F2" w14:textId="77777777" w:rsidR="00B54919" w:rsidRPr="00596A3A" w:rsidRDefault="00B54919" w:rsidP="00C80695">
            <w:pPr>
              <w:tabs>
                <w:tab w:val="left" w:pos="-720"/>
                <w:tab w:val="left" w:pos="3900"/>
              </w:tabs>
              <w:suppressAutoHyphens/>
              <w:spacing w:before="0" w:after="0" w:line="240" w:lineRule="auto"/>
              <w:jc w:val="center"/>
              <w:rPr>
                <w:rFonts w:ascii="Arial" w:hAnsi="Arial" w:cs="Arial"/>
                <w:b/>
                <w:bCs/>
                <w:i/>
                <w:spacing w:val="-2"/>
                <w:sz w:val="20"/>
                <w:szCs w:val="20"/>
              </w:rPr>
            </w:pPr>
            <w:r w:rsidRPr="00596A3A">
              <w:rPr>
                <w:rFonts w:ascii="Arial" w:hAnsi="Arial" w:cs="Arial"/>
                <w:b/>
                <w:bCs/>
                <w:iCs/>
                <w:spacing w:val="-2"/>
                <w:sz w:val="20"/>
                <w:szCs w:val="20"/>
              </w:rPr>
              <w:t>Plazo</w:t>
            </w:r>
          </w:p>
        </w:tc>
      </w:tr>
      <w:tr w:rsidR="00CF435B" w:rsidRPr="00596A3A" w14:paraId="7F81C693" w14:textId="77777777" w:rsidTr="00D103F7">
        <w:trPr>
          <w:trHeight w:val="344"/>
        </w:trPr>
        <w:tc>
          <w:tcPr>
            <w:tcW w:w="5000" w:type="pct"/>
            <w:gridSpan w:val="2"/>
            <w:vAlign w:val="center"/>
          </w:tcPr>
          <w:p w14:paraId="108CAAD1" w14:textId="77777777" w:rsidR="00B54919" w:rsidRPr="00596A3A" w:rsidRDefault="00B54919" w:rsidP="00C80695">
            <w:pPr>
              <w:tabs>
                <w:tab w:val="left" w:pos="-720"/>
                <w:tab w:val="left" w:pos="3900"/>
              </w:tabs>
              <w:suppressAutoHyphens/>
              <w:spacing w:before="0" w:after="0" w:line="240" w:lineRule="auto"/>
              <w:jc w:val="left"/>
              <w:rPr>
                <w:rFonts w:ascii="Arial" w:hAnsi="Arial" w:cs="Arial"/>
                <w:i/>
                <w:spacing w:val="-2"/>
                <w:sz w:val="20"/>
                <w:szCs w:val="20"/>
              </w:rPr>
            </w:pPr>
            <w:r w:rsidRPr="00596A3A">
              <w:rPr>
                <w:rFonts w:ascii="Arial" w:hAnsi="Arial" w:cs="Arial"/>
                <w:i/>
                <w:spacing w:val="-2"/>
                <w:sz w:val="20"/>
                <w:szCs w:val="20"/>
              </w:rPr>
              <w:t>Implementar una estrategia de educación ambiental para el ANP</w:t>
            </w:r>
          </w:p>
        </w:tc>
      </w:tr>
      <w:tr w:rsidR="00CF435B" w:rsidRPr="00596A3A" w14:paraId="411F0641" w14:textId="77777777" w:rsidTr="00D103F7">
        <w:trPr>
          <w:trHeight w:val="340"/>
        </w:trPr>
        <w:tc>
          <w:tcPr>
            <w:tcW w:w="4299" w:type="pct"/>
            <w:vAlign w:val="center"/>
          </w:tcPr>
          <w:p w14:paraId="30ABED83"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z w:val="20"/>
                <w:szCs w:val="20"/>
              </w:rPr>
              <w:t>Identificar las principales amenazas e impactos sobre el ANP para enfocar la estrategia de educación ambiental en la reducción de dichas amenazas</w:t>
            </w:r>
          </w:p>
        </w:tc>
        <w:tc>
          <w:tcPr>
            <w:tcW w:w="701" w:type="pct"/>
            <w:vAlign w:val="center"/>
          </w:tcPr>
          <w:p w14:paraId="4EC39B06"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C</w:t>
            </w:r>
          </w:p>
        </w:tc>
      </w:tr>
      <w:tr w:rsidR="00CF435B" w:rsidRPr="00596A3A" w14:paraId="7AC2C6F9" w14:textId="77777777" w:rsidTr="00D103F7">
        <w:trPr>
          <w:trHeight w:val="340"/>
        </w:trPr>
        <w:tc>
          <w:tcPr>
            <w:tcW w:w="4299" w:type="pct"/>
            <w:vAlign w:val="center"/>
          </w:tcPr>
          <w:p w14:paraId="5E3FB39E"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z w:val="20"/>
                <w:szCs w:val="20"/>
              </w:rPr>
              <w:t>Participar en eventos y actividades organizadas por las escuelas de los diferentes niveles, en materia del cuidado del medio ambiente y en especial de los presentes en la Reserva de la Biosfera</w:t>
            </w:r>
          </w:p>
        </w:tc>
        <w:tc>
          <w:tcPr>
            <w:tcW w:w="701" w:type="pct"/>
            <w:vAlign w:val="center"/>
          </w:tcPr>
          <w:p w14:paraId="4CDAA397"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P</w:t>
            </w:r>
          </w:p>
        </w:tc>
      </w:tr>
      <w:tr w:rsidR="00CF435B" w:rsidRPr="00596A3A" w14:paraId="4D2CBDA9" w14:textId="77777777" w:rsidTr="00D103F7">
        <w:trPr>
          <w:trHeight w:val="340"/>
        </w:trPr>
        <w:tc>
          <w:tcPr>
            <w:tcW w:w="4299" w:type="pct"/>
            <w:vAlign w:val="center"/>
          </w:tcPr>
          <w:p w14:paraId="1D58269C"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z w:val="20"/>
                <w:szCs w:val="20"/>
              </w:rPr>
              <w:t>Fomentar y apoyar la generación de materiales educativos que permitan a los educadores divulgar la importancia de la conservación de la Reserva de la Biosfera</w:t>
            </w:r>
          </w:p>
        </w:tc>
        <w:tc>
          <w:tcPr>
            <w:tcW w:w="701" w:type="pct"/>
            <w:vAlign w:val="center"/>
          </w:tcPr>
          <w:p w14:paraId="59CDF494"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M</w:t>
            </w:r>
          </w:p>
        </w:tc>
      </w:tr>
      <w:tr w:rsidR="00CF435B" w:rsidRPr="00596A3A" w14:paraId="0DB62E7F" w14:textId="77777777" w:rsidTr="00D103F7">
        <w:trPr>
          <w:trHeight w:val="340"/>
        </w:trPr>
        <w:tc>
          <w:tcPr>
            <w:tcW w:w="4299" w:type="pct"/>
            <w:vAlign w:val="center"/>
          </w:tcPr>
          <w:p w14:paraId="4874EBD0"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z w:val="20"/>
                <w:szCs w:val="20"/>
              </w:rPr>
              <w:t>Impulsar la participación de expertos académicos que realizan sus estudios e investigaciones en la Reserva en actividades de divulgación y educación ambiental</w:t>
            </w:r>
          </w:p>
        </w:tc>
        <w:tc>
          <w:tcPr>
            <w:tcW w:w="701" w:type="pct"/>
            <w:vAlign w:val="center"/>
          </w:tcPr>
          <w:p w14:paraId="48876839"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M</w:t>
            </w:r>
          </w:p>
        </w:tc>
      </w:tr>
      <w:tr w:rsidR="00CF435B" w:rsidRPr="00596A3A" w14:paraId="445BA3F4" w14:textId="77777777" w:rsidTr="00D103F7">
        <w:trPr>
          <w:trHeight w:val="340"/>
        </w:trPr>
        <w:tc>
          <w:tcPr>
            <w:tcW w:w="5000" w:type="pct"/>
            <w:gridSpan w:val="2"/>
          </w:tcPr>
          <w:p w14:paraId="2122852C" w14:textId="77777777" w:rsidR="00B54919" w:rsidRPr="00596A3A" w:rsidRDefault="00B54919" w:rsidP="00C80695">
            <w:pPr>
              <w:spacing w:before="0" w:after="0" w:line="240" w:lineRule="auto"/>
              <w:ind w:right="48"/>
              <w:jc w:val="left"/>
              <w:rPr>
                <w:rFonts w:ascii="Arial" w:hAnsi="Arial" w:cs="Arial"/>
                <w:bCs/>
                <w:sz w:val="20"/>
                <w:szCs w:val="20"/>
              </w:rPr>
            </w:pPr>
            <w:r w:rsidRPr="00596A3A">
              <w:rPr>
                <w:rFonts w:ascii="Arial" w:hAnsi="Arial" w:cs="Arial"/>
                <w:i/>
                <w:spacing w:val="-2"/>
                <w:sz w:val="20"/>
                <w:szCs w:val="20"/>
              </w:rPr>
              <w:t>Participación social y coordinación</w:t>
            </w:r>
            <w:r w:rsidRPr="00596A3A">
              <w:rPr>
                <w:rFonts w:ascii="Arial" w:hAnsi="Arial" w:cs="Arial"/>
                <w:i/>
                <w:sz w:val="24"/>
              </w:rPr>
              <w:t xml:space="preserve"> interinstitucional en </w:t>
            </w:r>
            <w:r w:rsidRPr="00596A3A">
              <w:rPr>
                <w:rFonts w:ascii="Arial" w:hAnsi="Arial" w:cs="Arial"/>
                <w:i/>
                <w:spacing w:val="-2"/>
                <w:sz w:val="20"/>
                <w:szCs w:val="20"/>
              </w:rPr>
              <w:t>acciones de educación y cultura para la conservación del área natural protegida</w:t>
            </w:r>
          </w:p>
        </w:tc>
      </w:tr>
      <w:tr w:rsidR="00CF435B" w:rsidRPr="00596A3A" w14:paraId="0544CE2F" w14:textId="77777777" w:rsidTr="00D103F7">
        <w:trPr>
          <w:trHeight w:val="340"/>
        </w:trPr>
        <w:tc>
          <w:tcPr>
            <w:tcW w:w="4299" w:type="pct"/>
          </w:tcPr>
          <w:p w14:paraId="0AAD9F9C"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z w:val="20"/>
                <w:szCs w:val="20"/>
              </w:rPr>
              <w:t>Diseñar una estrategia en conjunto con el Consejo Asesor del ANP para promover la participación de  los diversos actores, en acciones de educación y cultura ambiental</w:t>
            </w:r>
          </w:p>
        </w:tc>
        <w:tc>
          <w:tcPr>
            <w:tcW w:w="701" w:type="pct"/>
            <w:vAlign w:val="center"/>
          </w:tcPr>
          <w:p w14:paraId="41D0E097"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M</w:t>
            </w:r>
          </w:p>
        </w:tc>
      </w:tr>
      <w:tr w:rsidR="00CF435B" w:rsidRPr="00596A3A" w14:paraId="2D4E3F37" w14:textId="77777777" w:rsidTr="00D103F7">
        <w:trPr>
          <w:trHeight w:val="340"/>
        </w:trPr>
        <w:tc>
          <w:tcPr>
            <w:tcW w:w="4299" w:type="pct"/>
          </w:tcPr>
          <w:p w14:paraId="3BA6A5EF"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z w:val="20"/>
                <w:szCs w:val="20"/>
              </w:rPr>
              <w:t xml:space="preserve">Promover la coordinación y concertación con instituciones gubernamentales, privadas y de la sociedad civil para la implementación de acciones de educación y cultura ambiental </w:t>
            </w:r>
          </w:p>
        </w:tc>
        <w:tc>
          <w:tcPr>
            <w:tcW w:w="701" w:type="pct"/>
            <w:vAlign w:val="center"/>
          </w:tcPr>
          <w:p w14:paraId="033898E5"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M</w:t>
            </w:r>
          </w:p>
        </w:tc>
      </w:tr>
      <w:tr w:rsidR="00CF435B" w:rsidRPr="00596A3A" w14:paraId="50A02221" w14:textId="77777777" w:rsidTr="00D103F7">
        <w:trPr>
          <w:trHeight w:val="340"/>
        </w:trPr>
        <w:tc>
          <w:tcPr>
            <w:tcW w:w="4299" w:type="pct"/>
            <w:vAlign w:val="center"/>
          </w:tcPr>
          <w:p w14:paraId="2DDBF966"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z w:val="20"/>
                <w:szCs w:val="20"/>
              </w:rPr>
              <w:t>Participar en las actividades de la Red de Educadores Ambientales para la Conservación y otras instancias afines</w:t>
            </w:r>
          </w:p>
        </w:tc>
        <w:tc>
          <w:tcPr>
            <w:tcW w:w="701" w:type="pct"/>
            <w:vAlign w:val="center"/>
          </w:tcPr>
          <w:p w14:paraId="6AFB956B"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P</w:t>
            </w:r>
          </w:p>
        </w:tc>
      </w:tr>
      <w:tr w:rsidR="00CF435B" w:rsidRPr="00596A3A" w14:paraId="2C831A5F" w14:textId="77777777" w:rsidTr="00D103F7">
        <w:trPr>
          <w:trHeight w:val="340"/>
        </w:trPr>
        <w:tc>
          <w:tcPr>
            <w:tcW w:w="4299" w:type="pct"/>
            <w:vAlign w:val="center"/>
          </w:tcPr>
          <w:p w14:paraId="2A4A3A5C"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z w:val="20"/>
                <w:szCs w:val="20"/>
              </w:rPr>
              <w:t>Involucrar a otras ANP a fin de ampliar el impacto de las acciones en materia de educación para la conservación</w:t>
            </w:r>
          </w:p>
        </w:tc>
        <w:tc>
          <w:tcPr>
            <w:tcW w:w="701" w:type="pct"/>
            <w:vAlign w:val="center"/>
          </w:tcPr>
          <w:p w14:paraId="7CADA440"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M</w:t>
            </w:r>
          </w:p>
        </w:tc>
      </w:tr>
      <w:tr w:rsidR="00CF435B" w:rsidRPr="00596A3A" w14:paraId="6D9AB086" w14:textId="77777777" w:rsidTr="00D103F7">
        <w:trPr>
          <w:trHeight w:val="340"/>
        </w:trPr>
        <w:tc>
          <w:tcPr>
            <w:tcW w:w="4299" w:type="pct"/>
            <w:vAlign w:val="center"/>
          </w:tcPr>
          <w:p w14:paraId="3C977060"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z w:val="20"/>
                <w:szCs w:val="20"/>
              </w:rPr>
              <w:t xml:space="preserve">Promover la formación de promotores ambientales que repliquen las acciones de educación ambiental </w:t>
            </w:r>
          </w:p>
        </w:tc>
        <w:tc>
          <w:tcPr>
            <w:tcW w:w="701" w:type="pct"/>
            <w:vAlign w:val="center"/>
          </w:tcPr>
          <w:p w14:paraId="18BEDFC1"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P</w:t>
            </w:r>
          </w:p>
        </w:tc>
      </w:tr>
    </w:tbl>
    <w:p w14:paraId="6272F479" w14:textId="77777777" w:rsidR="00B54919" w:rsidRPr="00596A3A" w:rsidRDefault="00B54919" w:rsidP="00C80695">
      <w:pPr>
        <w:widowControl w:val="0"/>
        <w:autoSpaceDE w:val="0"/>
        <w:autoSpaceDN w:val="0"/>
        <w:adjustRightInd w:val="0"/>
        <w:spacing w:before="0" w:after="0" w:line="240" w:lineRule="auto"/>
        <w:rPr>
          <w:rFonts w:ascii="Arial" w:eastAsia="Times New Roman" w:hAnsi="Arial" w:cs="Arial"/>
          <w:sz w:val="20"/>
          <w:szCs w:val="20"/>
          <w:lang w:eastAsia="es-ES"/>
        </w:rPr>
      </w:pPr>
      <w:r w:rsidRPr="00596A3A">
        <w:rPr>
          <w:rFonts w:ascii="Arial" w:eastAsia="Times New Roman" w:hAnsi="Arial" w:cs="Arial"/>
          <w:sz w:val="20"/>
          <w:szCs w:val="20"/>
          <w:lang w:eastAsia="es-ES"/>
        </w:rPr>
        <w:t>* Las actividades se presentan en letra cursiva.</w:t>
      </w:r>
    </w:p>
    <w:p w14:paraId="6F19A018" w14:textId="77777777" w:rsidR="00B54919" w:rsidRPr="00596A3A" w:rsidRDefault="00B54919" w:rsidP="00C80695">
      <w:pPr>
        <w:widowControl w:val="0"/>
        <w:autoSpaceDE w:val="0"/>
        <w:autoSpaceDN w:val="0"/>
        <w:adjustRightInd w:val="0"/>
        <w:spacing w:before="0" w:after="0" w:line="240" w:lineRule="auto"/>
        <w:rPr>
          <w:rFonts w:ascii="Arial" w:eastAsia="Times New Roman" w:hAnsi="Arial" w:cs="Arial"/>
          <w:sz w:val="20"/>
          <w:szCs w:val="20"/>
          <w:lang w:eastAsia="es-ES"/>
        </w:rPr>
      </w:pPr>
    </w:p>
    <w:p w14:paraId="451FA644" w14:textId="77777777" w:rsidR="00B54919" w:rsidRPr="00596A3A" w:rsidRDefault="00B54919" w:rsidP="00C80695">
      <w:pPr>
        <w:pStyle w:val="Ttulo2"/>
        <w:rPr>
          <w:lang w:val="es-MX"/>
        </w:rPr>
      </w:pPr>
      <w:bookmarkStart w:id="92" w:name="_Toc475437637"/>
      <w:bookmarkStart w:id="93" w:name="_Toc483396480"/>
      <w:r w:rsidRPr="00596A3A">
        <w:rPr>
          <w:lang w:val="es-MX"/>
        </w:rPr>
        <w:t>6.5.3 Componente de capacitación para el desarrollo sostenible</w:t>
      </w:r>
      <w:bookmarkEnd w:id="92"/>
      <w:bookmarkEnd w:id="93"/>
    </w:p>
    <w:p w14:paraId="6A3A479B"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p>
    <w:p w14:paraId="58D9FB65"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 xml:space="preserve">Si se quiere lograr un cambio en los esquemas de aprovechamiento sostenible de los recursos naturales del ANP deben generarse (basados en el conocimiento científico) las capacidades (actitudes y aptitudes) en los diferentes usuarios de los recursos naturales, por lo que de manera permanente es importante mantener procesos de capacitación en las diversas materias que atañen a la conservación del área. </w:t>
      </w:r>
    </w:p>
    <w:p w14:paraId="3D8E35B9"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p>
    <w:p w14:paraId="13AFC07E"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 xml:space="preserve">Específicamente en la Reserva de la Biosfera del Caribe Mexicano se requiere enfocar dicha capacitación a los prestadores de servicios turísticos y pescadores que realizan sus actividades productivas dentro de la Reserva, así como entre ejidatarios y demás usuarios del ANP,  con el fin de fomentar las buenas prácticas, el cumplimiento de la normatividad, aplicación de nuevas tecnologías y metodologías, fortalecimiento comunitario y organizacional, que permitan realizar sus actividades de manera sustentable. </w:t>
      </w:r>
    </w:p>
    <w:p w14:paraId="587863C9"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p>
    <w:p w14:paraId="1D98F0D6" w14:textId="77777777" w:rsidR="00B54919" w:rsidRPr="00596A3A" w:rsidRDefault="00B54919" w:rsidP="00C80695">
      <w:pPr>
        <w:spacing w:before="0" w:after="0" w:line="240" w:lineRule="auto"/>
        <w:jc w:val="left"/>
        <w:rPr>
          <w:rFonts w:ascii="Arial" w:hAnsi="Arial" w:cs="Arial"/>
          <w:b/>
        </w:rPr>
      </w:pPr>
      <w:r w:rsidRPr="00596A3A">
        <w:rPr>
          <w:rFonts w:ascii="Arial" w:hAnsi="Arial" w:cs="Arial"/>
          <w:b/>
        </w:rPr>
        <w:t>Objetivos específicos</w:t>
      </w:r>
    </w:p>
    <w:p w14:paraId="0F5BFAEA" w14:textId="77777777" w:rsidR="00B54919" w:rsidRPr="00596A3A" w:rsidRDefault="00B54919" w:rsidP="009B345A">
      <w:pPr>
        <w:pStyle w:val="Prrafodelista"/>
        <w:numPr>
          <w:ilvl w:val="0"/>
          <w:numId w:val="48"/>
        </w:numPr>
      </w:pPr>
      <w:r w:rsidRPr="00596A3A">
        <w:lastRenderedPageBreak/>
        <w:t>Contar con usuarios del ANP (principalmente prestadores de servicios, pescadores y ejidatarios) concientizados sobre los valores ecológicos y culturales del ANP con el fin de orientar sus actividades al aprovechamiento sostenible.</w:t>
      </w:r>
    </w:p>
    <w:p w14:paraId="56B5AD30" w14:textId="77777777" w:rsidR="00B54919" w:rsidRPr="00596A3A" w:rsidRDefault="00B54919" w:rsidP="009B345A">
      <w:pPr>
        <w:pStyle w:val="Prrafodelista"/>
        <w:numPr>
          <w:ilvl w:val="0"/>
          <w:numId w:val="48"/>
        </w:numPr>
      </w:pPr>
      <w:r w:rsidRPr="00596A3A">
        <w:t>Fortalecer las capacidades y habilidades de los usuarios del ANP que faciliten la realización de sus actividades, promoviendo buenas prácticas ambientales y de seguridad.</w:t>
      </w:r>
    </w:p>
    <w:p w14:paraId="12C1DD89" w14:textId="77777777" w:rsidR="00B54919" w:rsidRPr="00596A3A" w:rsidRDefault="00B54919" w:rsidP="00C80695">
      <w:pPr>
        <w:autoSpaceDE w:val="0"/>
        <w:autoSpaceDN w:val="0"/>
        <w:adjustRightInd w:val="0"/>
        <w:spacing w:before="0" w:after="0" w:line="240" w:lineRule="auto"/>
        <w:rPr>
          <w:rFonts w:ascii="Arial" w:hAnsi="Arial" w:cs="Arial"/>
        </w:rPr>
      </w:pPr>
    </w:p>
    <w:p w14:paraId="325C951B" w14:textId="77777777" w:rsidR="00B54919" w:rsidRPr="00596A3A" w:rsidRDefault="00B54919" w:rsidP="00C80695">
      <w:pPr>
        <w:autoSpaceDE w:val="0"/>
        <w:autoSpaceDN w:val="0"/>
        <w:adjustRightInd w:val="0"/>
        <w:spacing w:before="0" w:after="0" w:line="240" w:lineRule="auto"/>
        <w:rPr>
          <w:rFonts w:ascii="Arial" w:hAnsi="Arial" w:cs="Arial"/>
          <w:b/>
        </w:rPr>
      </w:pPr>
      <w:r w:rsidRPr="00596A3A">
        <w:rPr>
          <w:rFonts w:ascii="Arial" w:hAnsi="Arial" w:cs="Arial"/>
          <w:b/>
        </w:rPr>
        <w:t>Metas y resultados esperados</w:t>
      </w:r>
    </w:p>
    <w:p w14:paraId="24D0F976" w14:textId="77777777" w:rsidR="00B54919" w:rsidRPr="00596A3A" w:rsidRDefault="00B54919" w:rsidP="009B345A">
      <w:pPr>
        <w:pStyle w:val="Prrafodelista"/>
        <w:numPr>
          <w:ilvl w:val="0"/>
          <w:numId w:val="48"/>
        </w:numPr>
      </w:pPr>
      <w:r w:rsidRPr="00596A3A">
        <w:t xml:space="preserve">Desarrollar acciones permanentes de capacitación a los usuarios del ANP sobre el manejo y conservación de los recursos naturales. </w:t>
      </w:r>
    </w:p>
    <w:p w14:paraId="7FFEF6BC" w14:textId="77777777" w:rsidR="00B54919" w:rsidRPr="00596A3A" w:rsidRDefault="00B54919" w:rsidP="009B345A">
      <w:pPr>
        <w:pStyle w:val="Prrafodelista"/>
        <w:numPr>
          <w:ilvl w:val="0"/>
          <w:numId w:val="48"/>
        </w:numPr>
      </w:pPr>
      <w:r w:rsidRPr="00596A3A">
        <w:t>Contar a mediano plazo con un catálogo de cursos de capacitación para el desarrollo sostenible del ANP.</w:t>
      </w:r>
    </w:p>
    <w:p w14:paraId="734C8673" w14:textId="77777777" w:rsidR="00B54919" w:rsidRPr="00596A3A" w:rsidRDefault="00B54919" w:rsidP="009B345A">
      <w:pPr>
        <w:pStyle w:val="Prrafodelista"/>
        <w:numPr>
          <w:ilvl w:val="0"/>
          <w:numId w:val="48"/>
        </w:numPr>
      </w:pPr>
      <w:r w:rsidRPr="00596A3A">
        <w:t>Establecer sinergias con instituciones académicas, gubernamentales y organizaciones sociales que realizan capacitaciones en materia turística, pesquera y sobre el aprovechamiento sustentable de los recursos naturales.</w:t>
      </w:r>
    </w:p>
    <w:p w14:paraId="59CEE93B" w14:textId="77777777" w:rsidR="00B54919" w:rsidRPr="00596A3A" w:rsidRDefault="00B54919" w:rsidP="00C80695">
      <w:pPr>
        <w:autoSpaceDE w:val="0"/>
        <w:autoSpaceDN w:val="0"/>
        <w:adjustRightInd w:val="0"/>
        <w:spacing w:before="0" w:after="0" w:line="240" w:lineRule="auto"/>
        <w:ind w:left="720"/>
        <w:jc w:val="left"/>
        <w:rPr>
          <w:rFonts w:ascii="Arial" w:hAnsi="Arial" w:cs="Arial"/>
          <w:sz w:val="20"/>
          <w:szCs w:val="20"/>
        </w:rPr>
      </w:pP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048"/>
        <w:gridCol w:w="1386"/>
      </w:tblGrid>
      <w:tr w:rsidR="00CF435B" w:rsidRPr="00596A3A" w14:paraId="29302D5E" w14:textId="77777777" w:rsidTr="00D103F7">
        <w:trPr>
          <w:trHeight w:val="340"/>
          <w:jc w:val="center"/>
        </w:trPr>
        <w:tc>
          <w:tcPr>
            <w:tcW w:w="8087" w:type="dxa"/>
            <w:vAlign w:val="center"/>
          </w:tcPr>
          <w:p w14:paraId="71D65539" w14:textId="77777777" w:rsidR="00B54919" w:rsidRPr="00596A3A" w:rsidRDefault="00B54919" w:rsidP="00C80695">
            <w:pPr>
              <w:tabs>
                <w:tab w:val="left" w:pos="-720"/>
                <w:tab w:val="left" w:pos="3900"/>
              </w:tabs>
              <w:suppressAutoHyphens/>
              <w:spacing w:before="0" w:after="0" w:line="240" w:lineRule="auto"/>
              <w:jc w:val="left"/>
              <w:rPr>
                <w:rFonts w:ascii="Arial" w:hAnsi="Arial" w:cs="Arial"/>
                <w:b/>
                <w:bCs/>
                <w:iCs/>
                <w:spacing w:val="-2"/>
                <w:sz w:val="20"/>
                <w:szCs w:val="20"/>
              </w:rPr>
            </w:pPr>
            <w:r w:rsidRPr="00596A3A">
              <w:rPr>
                <w:rFonts w:ascii="Arial" w:hAnsi="Arial" w:cs="Arial"/>
                <w:b/>
                <w:bCs/>
                <w:iCs/>
                <w:spacing w:val="-2"/>
                <w:sz w:val="20"/>
                <w:szCs w:val="20"/>
              </w:rPr>
              <w:t>Actividades* y acciones</w:t>
            </w:r>
          </w:p>
        </w:tc>
        <w:tc>
          <w:tcPr>
            <w:tcW w:w="1390" w:type="dxa"/>
            <w:vAlign w:val="center"/>
          </w:tcPr>
          <w:p w14:paraId="46904EE9" w14:textId="77777777" w:rsidR="00B54919" w:rsidRPr="00596A3A" w:rsidRDefault="00B54919" w:rsidP="00C80695">
            <w:pPr>
              <w:tabs>
                <w:tab w:val="left" w:pos="-720"/>
                <w:tab w:val="left" w:pos="3900"/>
              </w:tabs>
              <w:suppressAutoHyphens/>
              <w:spacing w:before="0" w:after="0" w:line="240" w:lineRule="auto"/>
              <w:jc w:val="center"/>
              <w:rPr>
                <w:rFonts w:ascii="Arial" w:hAnsi="Arial" w:cs="Arial"/>
                <w:b/>
                <w:bCs/>
                <w:i/>
                <w:spacing w:val="-2"/>
                <w:sz w:val="20"/>
                <w:szCs w:val="20"/>
              </w:rPr>
            </w:pPr>
            <w:r w:rsidRPr="00596A3A">
              <w:rPr>
                <w:rFonts w:ascii="Arial" w:hAnsi="Arial" w:cs="Arial"/>
                <w:b/>
                <w:bCs/>
                <w:iCs/>
                <w:spacing w:val="-2"/>
                <w:sz w:val="20"/>
                <w:szCs w:val="20"/>
              </w:rPr>
              <w:t>Plazo</w:t>
            </w:r>
          </w:p>
        </w:tc>
      </w:tr>
      <w:tr w:rsidR="00CF435B" w:rsidRPr="00596A3A" w14:paraId="6BFB20AE" w14:textId="77777777" w:rsidTr="00D103F7">
        <w:trPr>
          <w:trHeight w:val="340"/>
          <w:jc w:val="center"/>
        </w:trPr>
        <w:tc>
          <w:tcPr>
            <w:tcW w:w="9477" w:type="dxa"/>
            <w:gridSpan w:val="2"/>
            <w:vAlign w:val="center"/>
          </w:tcPr>
          <w:p w14:paraId="38493821" w14:textId="77777777" w:rsidR="00B54919" w:rsidRPr="00596A3A" w:rsidRDefault="00B54919" w:rsidP="00C80695">
            <w:pPr>
              <w:tabs>
                <w:tab w:val="left" w:pos="-720"/>
                <w:tab w:val="left" w:pos="3900"/>
              </w:tabs>
              <w:suppressAutoHyphens/>
              <w:spacing w:before="0" w:after="0" w:line="240" w:lineRule="auto"/>
              <w:rPr>
                <w:rFonts w:ascii="Arial" w:hAnsi="Arial" w:cs="Arial"/>
                <w:bCs/>
                <w:i/>
                <w:iCs/>
                <w:spacing w:val="-2"/>
                <w:sz w:val="20"/>
                <w:szCs w:val="20"/>
              </w:rPr>
            </w:pPr>
            <w:r w:rsidRPr="00596A3A">
              <w:rPr>
                <w:rFonts w:ascii="Arial" w:hAnsi="Arial" w:cs="Arial"/>
                <w:bCs/>
                <w:i/>
                <w:iCs/>
                <w:spacing w:val="-2"/>
                <w:sz w:val="20"/>
                <w:szCs w:val="20"/>
              </w:rPr>
              <w:t>Capacitación y formación para los usuarios del ANP enfocados al desarrollo sostenible</w:t>
            </w:r>
          </w:p>
        </w:tc>
      </w:tr>
      <w:tr w:rsidR="00CF435B" w:rsidRPr="00596A3A" w14:paraId="1349663A" w14:textId="77777777" w:rsidTr="00D103F7">
        <w:trPr>
          <w:trHeight w:val="344"/>
          <w:jc w:val="center"/>
        </w:trPr>
        <w:tc>
          <w:tcPr>
            <w:tcW w:w="8087" w:type="dxa"/>
            <w:vAlign w:val="center"/>
          </w:tcPr>
          <w:p w14:paraId="1C21931F" w14:textId="77777777" w:rsidR="00B54919" w:rsidRPr="00596A3A" w:rsidRDefault="00B54919" w:rsidP="00C80695">
            <w:pPr>
              <w:spacing w:before="0" w:after="0" w:line="240" w:lineRule="auto"/>
              <w:rPr>
                <w:rFonts w:ascii="Arial" w:hAnsi="Arial" w:cs="Arial"/>
                <w:sz w:val="20"/>
                <w:szCs w:val="20"/>
              </w:rPr>
            </w:pPr>
            <w:r w:rsidRPr="00596A3A">
              <w:rPr>
                <w:rFonts w:ascii="Arial" w:hAnsi="Arial" w:cs="Arial"/>
                <w:sz w:val="20"/>
                <w:szCs w:val="20"/>
              </w:rPr>
              <w:t xml:space="preserve">Realizar talleres de capacitación periódicos para prestadores de servicios turísticos, capitanes y guías, entre otros, en materia de normatividad del ANP, buenas prácticas turísticas e importancia de la conservación de los recursos naturales </w:t>
            </w:r>
          </w:p>
        </w:tc>
        <w:tc>
          <w:tcPr>
            <w:tcW w:w="1390" w:type="dxa"/>
            <w:vAlign w:val="center"/>
          </w:tcPr>
          <w:p w14:paraId="4F15D2EB" w14:textId="77777777" w:rsidR="00B54919" w:rsidRPr="00596A3A" w:rsidRDefault="00B54919" w:rsidP="00C80695">
            <w:pPr>
              <w:tabs>
                <w:tab w:val="left" w:pos="-720"/>
                <w:tab w:val="left" w:pos="3900"/>
              </w:tabs>
              <w:suppressAutoHyphens/>
              <w:spacing w:before="0" w:after="0" w:line="240" w:lineRule="auto"/>
              <w:jc w:val="center"/>
              <w:rPr>
                <w:rFonts w:ascii="Arial" w:hAnsi="Arial" w:cs="Arial"/>
                <w:spacing w:val="-2"/>
                <w:sz w:val="20"/>
                <w:szCs w:val="20"/>
              </w:rPr>
            </w:pPr>
            <w:r w:rsidRPr="00596A3A">
              <w:rPr>
                <w:rFonts w:ascii="Arial" w:hAnsi="Arial" w:cs="Arial"/>
                <w:spacing w:val="-2"/>
                <w:sz w:val="20"/>
                <w:szCs w:val="20"/>
              </w:rPr>
              <w:t>M</w:t>
            </w:r>
          </w:p>
        </w:tc>
      </w:tr>
      <w:tr w:rsidR="00CF435B" w:rsidRPr="00596A3A" w14:paraId="20324177" w14:textId="77777777" w:rsidTr="00D103F7">
        <w:trPr>
          <w:trHeight w:val="344"/>
          <w:jc w:val="center"/>
        </w:trPr>
        <w:tc>
          <w:tcPr>
            <w:tcW w:w="8087" w:type="dxa"/>
            <w:vAlign w:val="center"/>
          </w:tcPr>
          <w:p w14:paraId="01E38548"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Impulsar la capacitación para las comunidades interesadas en temáticas como: vigilancia, normatividad, tecnologías de bajo impacto, conservación y manejo del ANP, entre otras</w:t>
            </w:r>
          </w:p>
        </w:tc>
        <w:tc>
          <w:tcPr>
            <w:tcW w:w="1390" w:type="dxa"/>
            <w:vAlign w:val="center"/>
          </w:tcPr>
          <w:p w14:paraId="107CD634" w14:textId="77777777" w:rsidR="00B54919" w:rsidRPr="00596A3A" w:rsidRDefault="00B54919" w:rsidP="00C80695">
            <w:pPr>
              <w:tabs>
                <w:tab w:val="left" w:pos="-720"/>
                <w:tab w:val="left" w:pos="3900"/>
              </w:tabs>
              <w:suppressAutoHyphens/>
              <w:spacing w:before="0" w:after="0" w:line="240" w:lineRule="auto"/>
              <w:jc w:val="center"/>
              <w:rPr>
                <w:rFonts w:ascii="Arial" w:hAnsi="Arial" w:cs="Arial"/>
                <w:spacing w:val="-2"/>
                <w:sz w:val="20"/>
                <w:szCs w:val="20"/>
              </w:rPr>
            </w:pPr>
            <w:r w:rsidRPr="00596A3A">
              <w:rPr>
                <w:rFonts w:ascii="Arial" w:hAnsi="Arial" w:cs="Arial"/>
                <w:spacing w:val="-2"/>
                <w:sz w:val="20"/>
                <w:szCs w:val="20"/>
              </w:rPr>
              <w:t>M</w:t>
            </w:r>
          </w:p>
        </w:tc>
      </w:tr>
      <w:tr w:rsidR="00CF435B" w:rsidRPr="00596A3A" w14:paraId="7E8223A7" w14:textId="77777777" w:rsidTr="00D103F7">
        <w:trPr>
          <w:trHeight w:val="344"/>
          <w:jc w:val="center"/>
        </w:trPr>
        <w:tc>
          <w:tcPr>
            <w:tcW w:w="8087" w:type="dxa"/>
            <w:vAlign w:val="center"/>
          </w:tcPr>
          <w:p w14:paraId="43064207"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Favorecer la capacitación a grupos comunitarios que aprovechan los recursos naturales del ANP, en materia de fortalecimiento comunitario, organizacional, habilidades gerenciales, trabajo en equipo, entre otros.</w:t>
            </w:r>
          </w:p>
        </w:tc>
        <w:tc>
          <w:tcPr>
            <w:tcW w:w="1390" w:type="dxa"/>
            <w:vAlign w:val="center"/>
          </w:tcPr>
          <w:p w14:paraId="621FF18A" w14:textId="77777777" w:rsidR="00B54919" w:rsidRPr="00596A3A" w:rsidRDefault="00B54919" w:rsidP="00C80695">
            <w:pPr>
              <w:tabs>
                <w:tab w:val="left" w:pos="-720"/>
                <w:tab w:val="left" w:pos="3900"/>
              </w:tabs>
              <w:suppressAutoHyphens/>
              <w:spacing w:before="0" w:after="0" w:line="240" w:lineRule="auto"/>
              <w:jc w:val="center"/>
              <w:rPr>
                <w:rFonts w:ascii="Arial" w:hAnsi="Arial" w:cs="Arial"/>
                <w:spacing w:val="-2"/>
                <w:sz w:val="20"/>
                <w:szCs w:val="20"/>
              </w:rPr>
            </w:pPr>
            <w:r w:rsidRPr="00596A3A">
              <w:rPr>
                <w:rFonts w:ascii="Arial" w:hAnsi="Arial" w:cs="Arial"/>
                <w:spacing w:val="-2"/>
                <w:sz w:val="20"/>
                <w:szCs w:val="20"/>
              </w:rPr>
              <w:t>M</w:t>
            </w:r>
          </w:p>
        </w:tc>
      </w:tr>
      <w:tr w:rsidR="00CF435B" w:rsidRPr="00596A3A" w14:paraId="6AC29434" w14:textId="77777777" w:rsidTr="00D103F7">
        <w:trPr>
          <w:trHeight w:val="344"/>
          <w:jc w:val="center"/>
        </w:trPr>
        <w:tc>
          <w:tcPr>
            <w:tcW w:w="8087" w:type="dxa"/>
            <w:vAlign w:val="center"/>
          </w:tcPr>
          <w:p w14:paraId="619ECCC7" w14:textId="77777777" w:rsidR="00B54919" w:rsidRPr="00596A3A" w:rsidRDefault="00B54919" w:rsidP="00C80695">
            <w:pPr>
              <w:spacing w:before="0" w:after="0" w:line="240" w:lineRule="auto"/>
              <w:jc w:val="left"/>
              <w:rPr>
                <w:rFonts w:ascii="Arial" w:hAnsi="Arial" w:cs="Arial"/>
                <w:sz w:val="20"/>
                <w:szCs w:val="20"/>
              </w:rPr>
            </w:pPr>
            <w:r w:rsidRPr="00596A3A">
              <w:rPr>
                <w:rFonts w:ascii="Arial" w:hAnsi="Arial" w:cs="Arial"/>
                <w:sz w:val="20"/>
                <w:szCs w:val="20"/>
              </w:rPr>
              <w:t>Promover la aplicación de los programas de subsidios de CONANP a través de los componentes de capacitación, para apoyar la generación de conocimientos en los usuarios del ANP</w:t>
            </w:r>
          </w:p>
        </w:tc>
        <w:tc>
          <w:tcPr>
            <w:tcW w:w="1390" w:type="dxa"/>
            <w:vAlign w:val="center"/>
          </w:tcPr>
          <w:p w14:paraId="2422EBF3" w14:textId="77777777" w:rsidR="00B54919" w:rsidRPr="00596A3A" w:rsidRDefault="00B54919" w:rsidP="00C80695">
            <w:pPr>
              <w:tabs>
                <w:tab w:val="left" w:pos="-720"/>
                <w:tab w:val="left" w:pos="3900"/>
              </w:tabs>
              <w:suppressAutoHyphens/>
              <w:spacing w:before="0" w:after="0" w:line="240" w:lineRule="auto"/>
              <w:jc w:val="center"/>
              <w:rPr>
                <w:rFonts w:ascii="Arial" w:hAnsi="Arial" w:cs="Arial"/>
                <w:spacing w:val="-2"/>
                <w:sz w:val="20"/>
                <w:szCs w:val="20"/>
              </w:rPr>
            </w:pPr>
            <w:r w:rsidRPr="00596A3A">
              <w:rPr>
                <w:rFonts w:ascii="Arial" w:hAnsi="Arial" w:cs="Arial"/>
                <w:spacing w:val="-2"/>
                <w:sz w:val="20"/>
                <w:szCs w:val="20"/>
              </w:rPr>
              <w:t>P</w:t>
            </w:r>
          </w:p>
        </w:tc>
      </w:tr>
      <w:tr w:rsidR="00CF435B" w:rsidRPr="00596A3A" w14:paraId="6BB9752F" w14:textId="77777777" w:rsidTr="00D103F7">
        <w:trPr>
          <w:trHeight w:val="344"/>
          <w:jc w:val="center"/>
        </w:trPr>
        <w:tc>
          <w:tcPr>
            <w:tcW w:w="9477" w:type="dxa"/>
            <w:gridSpan w:val="2"/>
            <w:vAlign w:val="center"/>
          </w:tcPr>
          <w:p w14:paraId="45BC814E" w14:textId="77777777" w:rsidR="00B54919" w:rsidRPr="00596A3A" w:rsidRDefault="00B54919" w:rsidP="00C80695">
            <w:pPr>
              <w:tabs>
                <w:tab w:val="left" w:pos="-720"/>
                <w:tab w:val="left" w:pos="3900"/>
              </w:tabs>
              <w:suppressAutoHyphens/>
              <w:spacing w:before="0" w:after="0" w:line="240" w:lineRule="auto"/>
              <w:rPr>
                <w:rFonts w:ascii="Arial" w:hAnsi="Arial" w:cs="Arial"/>
                <w:i/>
                <w:spacing w:val="-2"/>
                <w:sz w:val="20"/>
                <w:szCs w:val="20"/>
              </w:rPr>
            </w:pPr>
            <w:r w:rsidRPr="00596A3A">
              <w:rPr>
                <w:rFonts w:ascii="Arial" w:hAnsi="Arial" w:cs="Arial"/>
                <w:i/>
                <w:sz w:val="20"/>
                <w:szCs w:val="20"/>
              </w:rPr>
              <w:t>Fomentar la coordinación y participación regional interinstitucional para generar esquemas de  capacitación de la sociedad</w:t>
            </w:r>
          </w:p>
        </w:tc>
      </w:tr>
      <w:tr w:rsidR="00CF435B" w:rsidRPr="00596A3A" w14:paraId="583FDD44" w14:textId="77777777" w:rsidTr="00D103F7">
        <w:trPr>
          <w:trHeight w:val="340"/>
          <w:jc w:val="center"/>
        </w:trPr>
        <w:tc>
          <w:tcPr>
            <w:tcW w:w="8087" w:type="dxa"/>
            <w:vAlign w:val="center"/>
          </w:tcPr>
          <w:p w14:paraId="44D182D6"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z w:val="20"/>
                <w:szCs w:val="20"/>
              </w:rPr>
              <w:t>Buscar el apoyo, colaboración y participación activa de dependencias como la SAGARPA, SCT, SECTUR y ONG  en las capacitaciones e impartición de talleres</w:t>
            </w:r>
          </w:p>
        </w:tc>
        <w:tc>
          <w:tcPr>
            <w:tcW w:w="1390" w:type="dxa"/>
            <w:vAlign w:val="center"/>
          </w:tcPr>
          <w:p w14:paraId="349521D6"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bCs/>
                <w:sz w:val="20"/>
                <w:szCs w:val="20"/>
              </w:rPr>
              <w:t>P</w:t>
            </w:r>
          </w:p>
        </w:tc>
      </w:tr>
      <w:tr w:rsidR="00CF435B" w:rsidRPr="00596A3A" w14:paraId="39ECDFE5" w14:textId="77777777" w:rsidTr="00D103F7">
        <w:trPr>
          <w:trHeight w:val="340"/>
          <w:jc w:val="center"/>
        </w:trPr>
        <w:tc>
          <w:tcPr>
            <w:tcW w:w="8087" w:type="dxa"/>
            <w:vAlign w:val="center"/>
          </w:tcPr>
          <w:p w14:paraId="25186155" w14:textId="77777777" w:rsidR="00B54919" w:rsidRPr="00596A3A" w:rsidRDefault="00B54919" w:rsidP="00C80695">
            <w:pPr>
              <w:spacing w:before="0" w:after="0" w:line="240" w:lineRule="auto"/>
              <w:ind w:right="48"/>
              <w:rPr>
                <w:rFonts w:ascii="Arial" w:hAnsi="Arial" w:cs="Arial"/>
                <w:sz w:val="20"/>
                <w:szCs w:val="20"/>
              </w:rPr>
            </w:pPr>
            <w:r w:rsidRPr="00596A3A">
              <w:rPr>
                <w:rFonts w:ascii="Arial" w:hAnsi="Arial" w:cs="Arial"/>
                <w:sz w:val="20"/>
                <w:szCs w:val="20"/>
              </w:rPr>
              <w:t>Impartir cursos con información básica de la Reserva a dependencias de seguridad pública, dependencias ambientales de municipios y ayuntamientos, y funcionarios públicos relacionados con el ANP</w:t>
            </w:r>
          </w:p>
        </w:tc>
        <w:tc>
          <w:tcPr>
            <w:tcW w:w="1390" w:type="dxa"/>
            <w:vAlign w:val="center"/>
          </w:tcPr>
          <w:p w14:paraId="335AB560" w14:textId="77777777" w:rsidR="00B54919" w:rsidRPr="00596A3A" w:rsidRDefault="00B54919" w:rsidP="00C80695">
            <w:pPr>
              <w:spacing w:before="0" w:after="0" w:line="240" w:lineRule="auto"/>
              <w:ind w:right="48"/>
              <w:jc w:val="center"/>
              <w:rPr>
                <w:rFonts w:ascii="Arial" w:hAnsi="Arial" w:cs="Arial"/>
                <w:bCs/>
                <w:sz w:val="20"/>
                <w:szCs w:val="20"/>
              </w:rPr>
            </w:pPr>
            <w:r w:rsidRPr="00596A3A">
              <w:rPr>
                <w:rFonts w:ascii="Arial" w:hAnsi="Arial" w:cs="Arial"/>
                <w:spacing w:val="-2"/>
                <w:sz w:val="20"/>
                <w:szCs w:val="20"/>
              </w:rPr>
              <w:t>P</w:t>
            </w:r>
          </w:p>
        </w:tc>
      </w:tr>
    </w:tbl>
    <w:p w14:paraId="4F561AA0" w14:textId="77777777" w:rsidR="00B54919" w:rsidRPr="00596A3A" w:rsidRDefault="00B54919" w:rsidP="00C80695">
      <w:pPr>
        <w:widowControl w:val="0"/>
        <w:autoSpaceDE w:val="0"/>
        <w:autoSpaceDN w:val="0"/>
        <w:adjustRightInd w:val="0"/>
        <w:spacing w:before="0" w:after="0" w:line="240" w:lineRule="auto"/>
        <w:rPr>
          <w:rFonts w:ascii="Arial" w:eastAsia="Times New Roman" w:hAnsi="Arial" w:cs="Arial"/>
          <w:sz w:val="20"/>
          <w:szCs w:val="20"/>
          <w:lang w:eastAsia="es-ES"/>
        </w:rPr>
      </w:pPr>
      <w:r w:rsidRPr="00596A3A">
        <w:rPr>
          <w:rFonts w:ascii="Arial" w:eastAsia="Times New Roman" w:hAnsi="Arial" w:cs="Arial"/>
          <w:sz w:val="20"/>
          <w:szCs w:val="20"/>
          <w:lang w:eastAsia="es-ES"/>
        </w:rPr>
        <w:t>* Las actividades se presentan en letra cursiva.</w:t>
      </w:r>
    </w:p>
    <w:p w14:paraId="35483C13" w14:textId="77777777" w:rsidR="00B54919" w:rsidRPr="00596A3A" w:rsidRDefault="00B54919" w:rsidP="00C80695">
      <w:pPr>
        <w:spacing w:before="0" w:after="0" w:line="240" w:lineRule="auto"/>
        <w:jc w:val="left"/>
        <w:rPr>
          <w:rFonts w:ascii="Arial" w:hAnsi="Arial" w:cs="Arial"/>
        </w:rPr>
      </w:pPr>
    </w:p>
    <w:p w14:paraId="2F35777A" w14:textId="77777777" w:rsidR="00B54919" w:rsidRPr="00596A3A" w:rsidRDefault="00B54919" w:rsidP="00C80695">
      <w:pPr>
        <w:pStyle w:val="Ttulo2"/>
        <w:rPr>
          <w:lang w:val="es-MX"/>
        </w:rPr>
      </w:pPr>
      <w:bookmarkStart w:id="94" w:name="_Toc475437638"/>
      <w:bookmarkStart w:id="95" w:name="_Toc483396481"/>
      <w:r w:rsidRPr="00596A3A">
        <w:rPr>
          <w:lang w:val="es-MX"/>
        </w:rPr>
        <w:t>6.4.4 Componente de comunicación, difusión e interpretación ambiental</w:t>
      </w:r>
      <w:bookmarkEnd w:id="94"/>
      <w:bookmarkEnd w:id="95"/>
    </w:p>
    <w:p w14:paraId="31353D3E" w14:textId="77777777" w:rsidR="00B54919" w:rsidRPr="00596A3A" w:rsidRDefault="00B54919" w:rsidP="00C80695">
      <w:pPr>
        <w:autoSpaceDE w:val="0"/>
        <w:autoSpaceDN w:val="0"/>
        <w:adjustRightInd w:val="0"/>
        <w:spacing w:before="0" w:after="0" w:line="240" w:lineRule="auto"/>
        <w:rPr>
          <w:rFonts w:ascii="Arial" w:hAnsi="Arial" w:cs="Arial"/>
        </w:rPr>
      </w:pPr>
    </w:p>
    <w:p w14:paraId="627B36A8"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Este componente está orientado a definir acciones de divulgación sobre la importancia de la conservación del área; de los beneficios de los servicios ecosistémicos que proporciona, así como de los logros en materia de conservación para fomentar una mayor conciencia ciudadana, estimulando la participación de la sociedad en este sentido.</w:t>
      </w:r>
    </w:p>
    <w:p w14:paraId="2BECC1A5"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p>
    <w:p w14:paraId="34CD9F06"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La difusión mediante campañas, proyectos y productos de comunicación estratégica, coadyuva a que la sociedad tenga información sobre el áreas de conservación y las formas de colaborar en acciones a favor de los ecosistemas y su biodiversidad, utilizando las nuevas tecnologías de la información, los medios masivos de difusión y las redes sociales para promover la conservación y el aprovechamiento sostenible de la flora y fauna.</w:t>
      </w:r>
    </w:p>
    <w:p w14:paraId="4F5A78FA"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p>
    <w:p w14:paraId="5CDFF9D1"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lastRenderedPageBreak/>
        <w:t>La interpretación ambiental, como otra vertiente educativa, busca revelar a los visitantes, el conocimiento de los procesos ecológicos y rasgos culturales de una forma amena, comprensible y emocionante, para incrementar así el disfrute y aprecio del área natural protegida. Para lograr lo anterior, se requiere contar con prestadores de servicios turísticos capacitados y sensibilizados que funcionen como intérpretes ambientales, logrando transmitir al visitante la importancia de conservar el ANP.</w:t>
      </w:r>
    </w:p>
    <w:p w14:paraId="177FAF74" w14:textId="77777777" w:rsidR="00B54919" w:rsidRPr="00596A3A" w:rsidRDefault="00B54919" w:rsidP="00C80695">
      <w:pPr>
        <w:autoSpaceDE w:val="0"/>
        <w:autoSpaceDN w:val="0"/>
        <w:adjustRightInd w:val="0"/>
        <w:spacing w:before="0" w:after="0" w:line="240" w:lineRule="auto"/>
        <w:rPr>
          <w:rFonts w:ascii="Arial" w:hAnsi="Arial" w:cs="Arial"/>
          <w:sz w:val="20"/>
          <w:szCs w:val="20"/>
        </w:rPr>
      </w:pPr>
    </w:p>
    <w:p w14:paraId="187AB788" w14:textId="77777777" w:rsidR="00B54919" w:rsidRPr="00596A3A" w:rsidRDefault="00B54919" w:rsidP="00C80695">
      <w:pPr>
        <w:autoSpaceDE w:val="0"/>
        <w:autoSpaceDN w:val="0"/>
        <w:adjustRightInd w:val="0"/>
        <w:spacing w:before="0" w:after="0" w:line="240" w:lineRule="auto"/>
        <w:rPr>
          <w:rFonts w:ascii="Arial" w:hAnsi="Arial" w:cs="Arial"/>
          <w:b/>
        </w:rPr>
      </w:pPr>
      <w:r w:rsidRPr="00596A3A">
        <w:rPr>
          <w:rFonts w:ascii="Arial" w:hAnsi="Arial" w:cs="Arial"/>
          <w:b/>
        </w:rPr>
        <w:t>Objetivos específicos</w:t>
      </w:r>
    </w:p>
    <w:p w14:paraId="36DF8D56" w14:textId="77777777" w:rsidR="00B54919" w:rsidRPr="00596A3A" w:rsidRDefault="00B54919" w:rsidP="00C80695">
      <w:pPr>
        <w:numPr>
          <w:ilvl w:val="0"/>
          <w:numId w:val="47"/>
        </w:num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 xml:space="preserve">Informar a los usuarios, visitantes y sectores involucrados, sobre los trabajos y proyectos que se realizan dentro de ella, así como la manera en que pueden contribuir en su conservación. </w:t>
      </w:r>
    </w:p>
    <w:p w14:paraId="393DE72C" w14:textId="77777777" w:rsidR="00B54919" w:rsidRPr="00596A3A" w:rsidRDefault="00B54919" w:rsidP="00C80695">
      <w:pPr>
        <w:numPr>
          <w:ilvl w:val="0"/>
          <w:numId w:val="47"/>
        </w:num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Utilizar los medios de difusión masivos para propagar el conocimiento de las características y beneficios ambientales del área.</w:t>
      </w:r>
    </w:p>
    <w:p w14:paraId="16DA4F0A" w14:textId="77777777" w:rsidR="00B54919" w:rsidRPr="00596A3A" w:rsidRDefault="00B54919" w:rsidP="00C80695">
      <w:pPr>
        <w:numPr>
          <w:ilvl w:val="0"/>
          <w:numId w:val="47"/>
        </w:num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Generar conciencia, aprecio y conocimiento entre los habitantes de la localidad sobre la importancia de la Reserva de la Biosfera para elevar su compromiso con la conservación.</w:t>
      </w:r>
    </w:p>
    <w:p w14:paraId="5016F41F" w14:textId="77777777" w:rsidR="00B54919" w:rsidRPr="00596A3A" w:rsidRDefault="00B54919" w:rsidP="00C80695">
      <w:pPr>
        <w:numPr>
          <w:ilvl w:val="0"/>
          <w:numId w:val="47"/>
        </w:num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Promover el uso, goce y disfrute del ANP a partir de actividades de interpretación ambiental donde se dé a conocer los rasgos culturales y procesos ecológicos de manera amena y comprensible.</w:t>
      </w:r>
    </w:p>
    <w:p w14:paraId="1BA019AA" w14:textId="069EB412" w:rsidR="00B54919" w:rsidRPr="00596A3A" w:rsidRDefault="00B54919" w:rsidP="00C80695">
      <w:pPr>
        <w:numPr>
          <w:ilvl w:val="0"/>
          <w:numId w:val="47"/>
        </w:numPr>
        <w:autoSpaceDE w:val="0"/>
        <w:autoSpaceDN w:val="0"/>
        <w:adjustRightInd w:val="0"/>
        <w:spacing w:before="0" w:after="0" w:line="240" w:lineRule="auto"/>
        <w:contextualSpacing/>
        <w:rPr>
          <w:rFonts w:ascii="Arial" w:hAnsi="Arial" w:cs="Arial"/>
          <w:sz w:val="20"/>
          <w:szCs w:val="20"/>
          <w:lang w:val="es-ES"/>
        </w:rPr>
      </w:pPr>
      <w:r w:rsidRPr="00596A3A">
        <w:rPr>
          <w:rFonts w:ascii="Arial" w:hAnsi="Arial" w:cs="Arial"/>
          <w:sz w:val="20"/>
          <w:szCs w:val="20"/>
          <w:lang w:val="es-ES"/>
        </w:rPr>
        <w:t xml:space="preserve">Lograr que los usuarios del ANP conozcan el valor de los bienes y servicios </w:t>
      </w:r>
      <w:r w:rsidR="0052188A" w:rsidRPr="00596A3A">
        <w:rPr>
          <w:rFonts w:ascii="Arial" w:hAnsi="Arial" w:cs="Arial"/>
          <w:sz w:val="20"/>
          <w:szCs w:val="20"/>
          <w:lang w:val="es-ES"/>
        </w:rPr>
        <w:t>ecosistémicos</w:t>
      </w:r>
      <w:r w:rsidRPr="00596A3A">
        <w:rPr>
          <w:rFonts w:ascii="Arial" w:hAnsi="Arial" w:cs="Arial"/>
          <w:sz w:val="20"/>
          <w:szCs w:val="20"/>
          <w:lang w:val="es-ES"/>
        </w:rPr>
        <w:t xml:space="preserve"> que les presta el ANP.</w:t>
      </w:r>
    </w:p>
    <w:p w14:paraId="68053E69" w14:textId="77777777" w:rsidR="00B54919" w:rsidRPr="00596A3A" w:rsidRDefault="00B54919" w:rsidP="00C80695">
      <w:pPr>
        <w:autoSpaceDE w:val="0"/>
        <w:autoSpaceDN w:val="0"/>
        <w:adjustRightInd w:val="0"/>
        <w:spacing w:before="0" w:after="0" w:line="240" w:lineRule="auto"/>
        <w:rPr>
          <w:rFonts w:ascii="Arial" w:hAnsi="Arial" w:cs="Arial"/>
          <w:b/>
        </w:rPr>
      </w:pPr>
    </w:p>
    <w:p w14:paraId="2C383011" w14:textId="77777777" w:rsidR="00B54919" w:rsidRPr="00596A3A" w:rsidRDefault="00B54919" w:rsidP="00C80695">
      <w:pPr>
        <w:autoSpaceDE w:val="0"/>
        <w:autoSpaceDN w:val="0"/>
        <w:adjustRightInd w:val="0"/>
        <w:spacing w:before="0" w:after="0" w:line="240" w:lineRule="auto"/>
        <w:rPr>
          <w:rFonts w:ascii="Arial" w:hAnsi="Arial" w:cs="Arial"/>
          <w:b/>
        </w:rPr>
      </w:pPr>
      <w:r w:rsidRPr="00596A3A">
        <w:rPr>
          <w:rFonts w:ascii="Arial" w:hAnsi="Arial" w:cs="Arial"/>
          <w:b/>
        </w:rPr>
        <w:t>Metas y resultados esperados</w:t>
      </w:r>
    </w:p>
    <w:p w14:paraId="0298C190" w14:textId="77777777" w:rsidR="00B54919" w:rsidRPr="00596A3A" w:rsidRDefault="00B54919" w:rsidP="00C80695">
      <w:pPr>
        <w:numPr>
          <w:ilvl w:val="0"/>
          <w:numId w:val="47"/>
        </w:num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Contar a mediano plazo, con un portafolio que contenga material de difusión específico para cada tipo de usuario de la Reserva de la Biosfera (pescador, prestador de servicios turísticos, cooperativas turísticas, tiendas de buceo, comercios, centros educativos, entre otros).</w:t>
      </w:r>
    </w:p>
    <w:p w14:paraId="39466C6F" w14:textId="77777777" w:rsidR="00B54919" w:rsidRPr="00596A3A" w:rsidRDefault="00B54919" w:rsidP="00C80695">
      <w:pPr>
        <w:numPr>
          <w:ilvl w:val="0"/>
          <w:numId w:val="47"/>
        </w:num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 xml:space="preserve">Contar a corto plazo, con una página de Internet o red social sobre la Reserva de la Biosfera. </w:t>
      </w:r>
    </w:p>
    <w:p w14:paraId="5DBA9DDD" w14:textId="77777777" w:rsidR="00B54919" w:rsidRPr="00596A3A" w:rsidRDefault="00B54919" w:rsidP="00C80695">
      <w:pPr>
        <w:numPr>
          <w:ilvl w:val="0"/>
          <w:numId w:val="47"/>
        </w:numPr>
        <w:autoSpaceDE w:val="0"/>
        <w:autoSpaceDN w:val="0"/>
        <w:adjustRightInd w:val="0"/>
        <w:spacing w:before="0" w:after="0" w:line="240" w:lineRule="auto"/>
        <w:rPr>
          <w:rFonts w:ascii="Arial" w:hAnsi="Arial" w:cs="Arial"/>
          <w:sz w:val="20"/>
          <w:szCs w:val="20"/>
        </w:rPr>
      </w:pPr>
      <w:r w:rsidRPr="00596A3A">
        <w:rPr>
          <w:rFonts w:ascii="Arial" w:hAnsi="Arial" w:cs="Arial"/>
          <w:sz w:val="20"/>
          <w:szCs w:val="20"/>
        </w:rPr>
        <w:t>Contar de manera permanente con campañas de difusión para la promoción del patrimonio natural del ANP.</w:t>
      </w:r>
    </w:p>
    <w:p w14:paraId="5B471953" w14:textId="77777777" w:rsidR="00B54919" w:rsidRPr="00596A3A" w:rsidRDefault="00B54919" w:rsidP="00C80695">
      <w:pPr>
        <w:spacing w:before="0" w:after="0" w:line="240" w:lineRule="auto"/>
        <w:rPr>
          <w:rFonts w:ascii="Arial" w:eastAsia="Times New Roman" w:hAnsi="Arial" w:cs="Arial"/>
          <w:lang w:eastAsia="es-MX"/>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93"/>
        <w:gridCol w:w="1607"/>
      </w:tblGrid>
      <w:tr w:rsidR="00CF435B" w:rsidRPr="00596A3A" w14:paraId="2E1A72B8" w14:textId="77777777" w:rsidTr="00D103F7">
        <w:tc>
          <w:tcPr>
            <w:tcW w:w="4154" w:type="pct"/>
          </w:tcPr>
          <w:p w14:paraId="51A37086" w14:textId="77777777" w:rsidR="00B54919" w:rsidRPr="00596A3A" w:rsidRDefault="00B54919" w:rsidP="00C80695">
            <w:pPr>
              <w:pStyle w:val="subnormal"/>
              <w:ind w:left="0"/>
              <w:rPr>
                <w:b/>
                <w:sz w:val="20"/>
              </w:rPr>
            </w:pPr>
            <w:r w:rsidRPr="00596A3A">
              <w:rPr>
                <w:b/>
                <w:sz w:val="20"/>
              </w:rPr>
              <w:t>Actividades* y acciones</w:t>
            </w:r>
          </w:p>
        </w:tc>
        <w:tc>
          <w:tcPr>
            <w:tcW w:w="846" w:type="pct"/>
          </w:tcPr>
          <w:p w14:paraId="0620A9B0" w14:textId="77777777" w:rsidR="00B54919" w:rsidRPr="00596A3A" w:rsidRDefault="00B54919" w:rsidP="00C80695">
            <w:pPr>
              <w:pStyle w:val="subnormal"/>
              <w:rPr>
                <w:b/>
                <w:sz w:val="20"/>
              </w:rPr>
            </w:pPr>
            <w:r w:rsidRPr="00596A3A">
              <w:rPr>
                <w:b/>
                <w:sz w:val="20"/>
              </w:rPr>
              <w:t>Plazo</w:t>
            </w:r>
          </w:p>
        </w:tc>
      </w:tr>
      <w:tr w:rsidR="00CF435B" w:rsidRPr="00596A3A" w14:paraId="3FB1EA69" w14:textId="77777777" w:rsidTr="00D103F7">
        <w:trPr>
          <w:cantSplit/>
        </w:trPr>
        <w:tc>
          <w:tcPr>
            <w:tcW w:w="5000" w:type="pct"/>
            <w:gridSpan w:val="2"/>
          </w:tcPr>
          <w:p w14:paraId="47AFD602" w14:textId="77777777" w:rsidR="00B54919" w:rsidRPr="00596A3A" w:rsidRDefault="00B54919" w:rsidP="00C80695">
            <w:pPr>
              <w:pStyle w:val="subnormal"/>
              <w:ind w:left="0"/>
              <w:rPr>
                <w:i/>
                <w:sz w:val="20"/>
              </w:rPr>
            </w:pPr>
            <w:r w:rsidRPr="00596A3A">
              <w:rPr>
                <w:i/>
                <w:sz w:val="20"/>
              </w:rPr>
              <w:t>Implementar acciones de comunicación tendientes a generar conciencia, aprecio y conocimientos sobre la importancia del ANP</w:t>
            </w:r>
          </w:p>
        </w:tc>
      </w:tr>
      <w:tr w:rsidR="00CF435B" w:rsidRPr="00596A3A" w14:paraId="3FFB6A40" w14:textId="77777777" w:rsidTr="00D103F7">
        <w:tc>
          <w:tcPr>
            <w:tcW w:w="4154" w:type="pct"/>
          </w:tcPr>
          <w:p w14:paraId="277A9643" w14:textId="77777777" w:rsidR="00B54919" w:rsidRPr="00596A3A" w:rsidRDefault="00B54919" w:rsidP="00C80695">
            <w:pPr>
              <w:pStyle w:val="subnormal"/>
              <w:ind w:left="0"/>
              <w:rPr>
                <w:sz w:val="20"/>
                <w:lang w:val="es-ES_tradnl" w:eastAsia="en-US"/>
              </w:rPr>
            </w:pPr>
            <w:r w:rsidRPr="00596A3A">
              <w:rPr>
                <w:sz w:val="20"/>
                <w:lang w:val="es-ES_tradnl" w:eastAsia="en-US"/>
              </w:rPr>
              <w:t>Identificar las prioridades de difusión y comunicación de la RBCM y los esquemas de ejecución óptimos</w:t>
            </w:r>
          </w:p>
        </w:tc>
        <w:tc>
          <w:tcPr>
            <w:tcW w:w="846" w:type="pct"/>
          </w:tcPr>
          <w:p w14:paraId="24E35332" w14:textId="77777777" w:rsidR="00B54919" w:rsidRPr="00596A3A" w:rsidRDefault="00B54919" w:rsidP="00C80695">
            <w:pPr>
              <w:pStyle w:val="subnormal"/>
              <w:jc w:val="center"/>
              <w:rPr>
                <w:sz w:val="20"/>
              </w:rPr>
            </w:pPr>
            <w:r w:rsidRPr="00596A3A">
              <w:rPr>
                <w:sz w:val="20"/>
              </w:rPr>
              <w:t>C</w:t>
            </w:r>
          </w:p>
        </w:tc>
      </w:tr>
      <w:tr w:rsidR="00CF435B" w:rsidRPr="00596A3A" w14:paraId="398FB674" w14:textId="77777777" w:rsidTr="00D103F7">
        <w:tc>
          <w:tcPr>
            <w:tcW w:w="4154" w:type="pct"/>
          </w:tcPr>
          <w:p w14:paraId="2B27DEDC" w14:textId="77777777" w:rsidR="00B54919" w:rsidRPr="00596A3A" w:rsidRDefault="00B54919" w:rsidP="00C80695">
            <w:pPr>
              <w:pStyle w:val="subnormal"/>
              <w:ind w:left="0"/>
              <w:rPr>
                <w:sz w:val="20"/>
              </w:rPr>
            </w:pPr>
            <w:r w:rsidRPr="00596A3A">
              <w:rPr>
                <w:sz w:val="20"/>
                <w:lang w:val="es-ES_tradnl" w:eastAsia="en-US"/>
              </w:rPr>
              <w:t>Diseñar y ejecutar acciones de comunicación educativa dirigidas hacia los usuarios del ANP y pobladores de la zona de influencia, de acuerdo a las prioridades identificadas</w:t>
            </w:r>
          </w:p>
        </w:tc>
        <w:tc>
          <w:tcPr>
            <w:tcW w:w="846" w:type="pct"/>
          </w:tcPr>
          <w:p w14:paraId="339D6DF2" w14:textId="77777777" w:rsidR="00B54919" w:rsidRPr="00596A3A" w:rsidRDefault="00B54919" w:rsidP="00C80695">
            <w:pPr>
              <w:pStyle w:val="subnormal"/>
              <w:jc w:val="center"/>
              <w:rPr>
                <w:sz w:val="20"/>
              </w:rPr>
            </w:pPr>
            <w:r w:rsidRPr="00596A3A">
              <w:rPr>
                <w:sz w:val="20"/>
              </w:rPr>
              <w:t>C</w:t>
            </w:r>
          </w:p>
        </w:tc>
      </w:tr>
      <w:tr w:rsidR="00CF435B" w:rsidRPr="00596A3A" w14:paraId="5CA4548F" w14:textId="77777777" w:rsidTr="00D103F7">
        <w:tc>
          <w:tcPr>
            <w:tcW w:w="4154" w:type="pct"/>
          </w:tcPr>
          <w:p w14:paraId="59575C4D" w14:textId="77777777" w:rsidR="00B54919" w:rsidRPr="00596A3A" w:rsidRDefault="00B54919" w:rsidP="00C80695">
            <w:pPr>
              <w:pStyle w:val="subnormal"/>
              <w:ind w:left="0"/>
              <w:rPr>
                <w:sz w:val="20"/>
                <w:lang w:val="es-ES_tradnl" w:eastAsia="en-US"/>
              </w:rPr>
            </w:pPr>
            <w:r w:rsidRPr="00596A3A">
              <w:rPr>
                <w:sz w:val="20"/>
                <w:lang w:val="es-ES_tradnl" w:eastAsia="en-US"/>
              </w:rPr>
              <w:t>Mantener la apertura de espacios en los medios de comunicación</w:t>
            </w:r>
          </w:p>
        </w:tc>
        <w:tc>
          <w:tcPr>
            <w:tcW w:w="846" w:type="pct"/>
          </w:tcPr>
          <w:p w14:paraId="077CDFDA" w14:textId="77777777" w:rsidR="00B54919" w:rsidRPr="00596A3A" w:rsidRDefault="00B54919" w:rsidP="00C80695">
            <w:pPr>
              <w:pStyle w:val="subnormal"/>
              <w:jc w:val="center"/>
              <w:rPr>
                <w:sz w:val="20"/>
              </w:rPr>
            </w:pPr>
            <w:r w:rsidRPr="00596A3A">
              <w:rPr>
                <w:sz w:val="20"/>
              </w:rPr>
              <w:t>P</w:t>
            </w:r>
          </w:p>
        </w:tc>
      </w:tr>
      <w:tr w:rsidR="00CF435B" w:rsidRPr="00596A3A" w14:paraId="614AB079" w14:textId="77777777" w:rsidTr="00D103F7">
        <w:tc>
          <w:tcPr>
            <w:tcW w:w="4154" w:type="pct"/>
          </w:tcPr>
          <w:p w14:paraId="274CCBCA" w14:textId="77777777" w:rsidR="00B54919" w:rsidRPr="00596A3A" w:rsidRDefault="00B54919" w:rsidP="00C80695">
            <w:pPr>
              <w:pStyle w:val="subnormal"/>
              <w:ind w:left="0"/>
              <w:rPr>
                <w:sz w:val="20"/>
                <w:lang w:val="es-ES_tradnl" w:eastAsia="en-US"/>
              </w:rPr>
            </w:pPr>
            <w:r w:rsidRPr="00596A3A">
              <w:rPr>
                <w:sz w:val="20"/>
                <w:lang w:val="es-ES_tradnl" w:eastAsia="en-US"/>
              </w:rPr>
              <w:t>Establecer líneas y acciones que posicionen a la ANP en el ámbito local y regional</w:t>
            </w:r>
          </w:p>
        </w:tc>
        <w:tc>
          <w:tcPr>
            <w:tcW w:w="846" w:type="pct"/>
          </w:tcPr>
          <w:p w14:paraId="4832D60E" w14:textId="77777777" w:rsidR="00B54919" w:rsidRPr="00596A3A" w:rsidRDefault="00B54919" w:rsidP="00C80695">
            <w:pPr>
              <w:pStyle w:val="subnormal"/>
              <w:jc w:val="center"/>
              <w:rPr>
                <w:sz w:val="20"/>
              </w:rPr>
            </w:pPr>
            <w:r w:rsidRPr="00596A3A">
              <w:rPr>
                <w:sz w:val="20"/>
              </w:rPr>
              <w:t>M</w:t>
            </w:r>
          </w:p>
        </w:tc>
      </w:tr>
      <w:tr w:rsidR="00CF435B" w:rsidRPr="00596A3A" w14:paraId="7268F702" w14:textId="77777777" w:rsidTr="00D103F7">
        <w:tc>
          <w:tcPr>
            <w:tcW w:w="4154" w:type="pct"/>
          </w:tcPr>
          <w:p w14:paraId="0961068D" w14:textId="77777777" w:rsidR="00B54919" w:rsidRPr="00596A3A" w:rsidRDefault="00B54919" w:rsidP="00C80695">
            <w:pPr>
              <w:pStyle w:val="subnormal"/>
              <w:ind w:left="0"/>
              <w:rPr>
                <w:sz w:val="20"/>
                <w:lang w:val="es-ES_tradnl" w:eastAsia="en-US"/>
              </w:rPr>
            </w:pPr>
            <w:r w:rsidRPr="00596A3A">
              <w:rPr>
                <w:sz w:val="20"/>
                <w:lang w:val="es-ES_tradnl" w:eastAsia="en-US"/>
              </w:rPr>
              <w:t>Aportar contenidos sobre el ANP como insumo para la generación de notas en los medios de comunicación impresos y electrónicos</w:t>
            </w:r>
          </w:p>
        </w:tc>
        <w:tc>
          <w:tcPr>
            <w:tcW w:w="846" w:type="pct"/>
          </w:tcPr>
          <w:p w14:paraId="6A44F49C" w14:textId="77777777" w:rsidR="00B54919" w:rsidRPr="00596A3A" w:rsidRDefault="00B54919" w:rsidP="00C80695">
            <w:pPr>
              <w:pStyle w:val="subnormal"/>
              <w:jc w:val="center"/>
              <w:rPr>
                <w:sz w:val="20"/>
                <w:lang w:val="es-ES_tradnl"/>
              </w:rPr>
            </w:pPr>
            <w:r w:rsidRPr="00596A3A">
              <w:rPr>
                <w:sz w:val="20"/>
                <w:lang w:val="es-ES_tradnl"/>
              </w:rPr>
              <w:t>P</w:t>
            </w:r>
          </w:p>
        </w:tc>
      </w:tr>
      <w:tr w:rsidR="00CF435B" w:rsidRPr="00596A3A" w14:paraId="40863E56" w14:textId="77777777" w:rsidTr="00D103F7">
        <w:tblPrEx>
          <w:tblCellMar>
            <w:left w:w="108" w:type="dxa"/>
            <w:right w:w="108" w:type="dxa"/>
          </w:tblCellMar>
          <w:tblLook w:val="01E0" w:firstRow="1" w:lastRow="1" w:firstColumn="1" w:lastColumn="1" w:noHBand="0" w:noVBand="0"/>
        </w:tblPrEx>
        <w:tc>
          <w:tcPr>
            <w:tcW w:w="4154" w:type="pct"/>
          </w:tcPr>
          <w:p w14:paraId="3FD90EF9" w14:textId="77777777" w:rsidR="00B54919" w:rsidRPr="00596A3A" w:rsidRDefault="00B54919" w:rsidP="00C80695">
            <w:pPr>
              <w:spacing w:before="0" w:after="0" w:line="240" w:lineRule="auto"/>
              <w:rPr>
                <w:rFonts w:ascii="Arial" w:hAnsi="Arial" w:cs="Arial"/>
                <w:sz w:val="20"/>
                <w:szCs w:val="20"/>
                <w:lang w:val="es-ES_tradnl"/>
              </w:rPr>
            </w:pPr>
            <w:r w:rsidRPr="00596A3A">
              <w:rPr>
                <w:rFonts w:ascii="Arial" w:hAnsi="Arial" w:cs="Arial"/>
                <w:sz w:val="20"/>
                <w:szCs w:val="20"/>
                <w:lang w:val="es-ES_tradnl"/>
              </w:rPr>
              <w:t>Establecer esquemas de comunicación con usuarios y prestadores de servicio para minimizar daños a los ecosistemas</w:t>
            </w:r>
          </w:p>
        </w:tc>
        <w:tc>
          <w:tcPr>
            <w:tcW w:w="846" w:type="pct"/>
            <w:vAlign w:val="center"/>
          </w:tcPr>
          <w:p w14:paraId="05203B0E" w14:textId="77777777" w:rsidR="00B54919" w:rsidRPr="00596A3A" w:rsidRDefault="00B54919" w:rsidP="00C80695">
            <w:pPr>
              <w:spacing w:before="0" w:after="0" w:line="240" w:lineRule="auto"/>
              <w:jc w:val="center"/>
              <w:rPr>
                <w:rFonts w:ascii="Arial" w:hAnsi="Arial" w:cs="Arial"/>
                <w:sz w:val="20"/>
                <w:szCs w:val="20"/>
                <w:lang w:val="es-ES_tradnl"/>
              </w:rPr>
            </w:pPr>
            <w:r w:rsidRPr="00596A3A">
              <w:rPr>
                <w:rFonts w:ascii="Arial" w:hAnsi="Arial" w:cs="Arial"/>
                <w:sz w:val="20"/>
                <w:szCs w:val="20"/>
                <w:lang w:val="es-ES_tradnl"/>
              </w:rPr>
              <w:t>C</w:t>
            </w:r>
          </w:p>
        </w:tc>
      </w:tr>
      <w:tr w:rsidR="00CF435B" w:rsidRPr="00596A3A" w14:paraId="49CFEEE4" w14:textId="77777777" w:rsidTr="00D103F7">
        <w:trPr>
          <w:trHeight w:val="367"/>
        </w:trPr>
        <w:tc>
          <w:tcPr>
            <w:tcW w:w="5000" w:type="pct"/>
            <w:gridSpan w:val="2"/>
          </w:tcPr>
          <w:p w14:paraId="79123032" w14:textId="77777777" w:rsidR="00B54919" w:rsidRPr="00596A3A" w:rsidRDefault="00B54919" w:rsidP="00C80695">
            <w:pPr>
              <w:pStyle w:val="subnormal"/>
              <w:ind w:left="0"/>
              <w:rPr>
                <w:i/>
                <w:sz w:val="20"/>
                <w:lang w:val="es-ES_tradnl"/>
              </w:rPr>
            </w:pPr>
            <w:r w:rsidRPr="00596A3A">
              <w:rPr>
                <w:i/>
                <w:sz w:val="20"/>
                <w:lang w:val="es-ES_tradnl" w:eastAsia="en-US"/>
              </w:rPr>
              <w:t>Incorporar las acciones de divulgación a partir del conocimiento  que existe sobre el ANP</w:t>
            </w:r>
          </w:p>
        </w:tc>
      </w:tr>
      <w:tr w:rsidR="00CF435B" w:rsidRPr="00596A3A" w14:paraId="300684DB" w14:textId="77777777" w:rsidTr="00D103F7">
        <w:tc>
          <w:tcPr>
            <w:tcW w:w="4154" w:type="pct"/>
          </w:tcPr>
          <w:p w14:paraId="490C7CEA" w14:textId="77777777" w:rsidR="00B54919" w:rsidRPr="00596A3A" w:rsidRDefault="00B54919" w:rsidP="00C80695">
            <w:pPr>
              <w:pStyle w:val="subnormal"/>
              <w:ind w:left="0"/>
              <w:rPr>
                <w:sz w:val="20"/>
              </w:rPr>
            </w:pPr>
            <w:r w:rsidRPr="00596A3A">
              <w:rPr>
                <w:sz w:val="20"/>
                <w:lang w:val="es-ES_tradnl" w:eastAsia="en-US"/>
              </w:rPr>
              <w:t>Fomentar el diseño y producción de materiales de difusión (atractivos, sencillos, prácticos y amenos) que permitan divulgar el conocimiento técnico, científico y tradicional que existe sobre el ANP</w:t>
            </w:r>
          </w:p>
        </w:tc>
        <w:tc>
          <w:tcPr>
            <w:tcW w:w="846" w:type="pct"/>
          </w:tcPr>
          <w:p w14:paraId="7F20FFE9" w14:textId="77777777" w:rsidR="00B54919" w:rsidRPr="00596A3A" w:rsidRDefault="00B54919" w:rsidP="00C80695">
            <w:pPr>
              <w:pStyle w:val="subnormal"/>
              <w:jc w:val="center"/>
              <w:rPr>
                <w:sz w:val="20"/>
                <w:lang w:val="es-ES_tradnl"/>
              </w:rPr>
            </w:pPr>
            <w:r w:rsidRPr="00596A3A">
              <w:rPr>
                <w:sz w:val="20"/>
                <w:lang w:val="es-ES_tradnl"/>
              </w:rPr>
              <w:t>M</w:t>
            </w:r>
          </w:p>
        </w:tc>
      </w:tr>
      <w:tr w:rsidR="00CF435B" w:rsidRPr="00596A3A" w14:paraId="5D7B5A65" w14:textId="77777777" w:rsidTr="00D103F7">
        <w:tc>
          <w:tcPr>
            <w:tcW w:w="4154" w:type="pct"/>
          </w:tcPr>
          <w:p w14:paraId="05239F1A" w14:textId="77777777" w:rsidR="00B54919" w:rsidRPr="00596A3A" w:rsidRDefault="00B54919" w:rsidP="00C80695">
            <w:pPr>
              <w:pStyle w:val="subnormal"/>
              <w:ind w:left="0"/>
              <w:rPr>
                <w:sz w:val="20"/>
              </w:rPr>
            </w:pPr>
            <w:r w:rsidRPr="00596A3A">
              <w:rPr>
                <w:sz w:val="20"/>
                <w:lang w:val="es-ES_tradnl" w:eastAsia="en-US"/>
              </w:rPr>
              <w:t>Participar y apoyar eventos culturales y ambientales realizados por otras instancias u organizaciones</w:t>
            </w:r>
          </w:p>
        </w:tc>
        <w:tc>
          <w:tcPr>
            <w:tcW w:w="846" w:type="pct"/>
          </w:tcPr>
          <w:p w14:paraId="429B5E3E" w14:textId="77777777" w:rsidR="00B54919" w:rsidRPr="00596A3A" w:rsidRDefault="00B54919" w:rsidP="00C80695">
            <w:pPr>
              <w:pStyle w:val="subnormal"/>
              <w:jc w:val="center"/>
              <w:rPr>
                <w:sz w:val="20"/>
                <w:lang w:val="es-ES_tradnl"/>
              </w:rPr>
            </w:pPr>
            <w:r w:rsidRPr="00596A3A">
              <w:rPr>
                <w:sz w:val="20"/>
                <w:lang w:val="es-ES_tradnl"/>
              </w:rPr>
              <w:t>P</w:t>
            </w:r>
          </w:p>
        </w:tc>
      </w:tr>
      <w:tr w:rsidR="00CF435B" w:rsidRPr="00596A3A" w14:paraId="3CC81D7F" w14:textId="77777777" w:rsidTr="00D103F7">
        <w:tc>
          <w:tcPr>
            <w:tcW w:w="5000" w:type="pct"/>
            <w:gridSpan w:val="2"/>
          </w:tcPr>
          <w:p w14:paraId="6047C7C8" w14:textId="77777777" w:rsidR="00B54919" w:rsidRPr="00596A3A" w:rsidRDefault="00B54919" w:rsidP="00C80695">
            <w:pPr>
              <w:pStyle w:val="subnormal"/>
              <w:ind w:left="0"/>
              <w:rPr>
                <w:i/>
                <w:sz w:val="20"/>
                <w:lang w:val="es-ES_tradnl"/>
              </w:rPr>
            </w:pPr>
            <w:r w:rsidRPr="00596A3A">
              <w:rPr>
                <w:i/>
                <w:sz w:val="20"/>
                <w:lang w:val="es-MX"/>
              </w:rPr>
              <w:t>Implementar un proyecto</w:t>
            </w:r>
            <w:r w:rsidRPr="00596A3A">
              <w:rPr>
                <w:i/>
                <w:sz w:val="20"/>
              </w:rPr>
              <w:t xml:space="preserve"> de interpretación ambiental dirigida a los prestadores de servicios turísticos </w:t>
            </w:r>
          </w:p>
        </w:tc>
      </w:tr>
      <w:tr w:rsidR="00CF435B" w:rsidRPr="00596A3A" w14:paraId="20CE0715" w14:textId="77777777" w:rsidTr="00D103F7">
        <w:tc>
          <w:tcPr>
            <w:tcW w:w="4154" w:type="pct"/>
          </w:tcPr>
          <w:p w14:paraId="642062CF" w14:textId="77777777" w:rsidR="00B54919" w:rsidRPr="00596A3A" w:rsidRDefault="00B54919" w:rsidP="00C80695">
            <w:pPr>
              <w:pStyle w:val="subnormal"/>
              <w:ind w:left="0"/>
              <w:rPr>
                <w:sz w:val="20"/>
              </w:rPr>
            </w:pPr>
            <w:r w:rsidRPr="00596A3A">
              <w:rPr>
                <w:sz w:val="20"/>
              </w:rPr>
              <w:t>Impulsar proyectos que utilicen la interpretación ambiental como herramienta de difusión</w:t>
            </w:r>
          </w:p>
        </w:tc>
        <w:tc>
          <w:tcPr>
            <w:tcW w:w="846" w:type="pct"/>
          </w:tcPr>
          <w:p w14:paraId="497B7897" w14:textId="77777777" w:rsidR="00B54919" w:rsidRPr="00596A3A" w:rsidRDefault="00B54919" w:rsidP="00C80695">
            <w:pPr>
              <w:pStyle w:val="subnormal"/>
              <w:jc w:val="center"/>
              <w:rPr>
                <w:sz w:val="20"/>
              </w:rPr>
            </w:pPr>
            <w:r w:rsidRPr="00596A3A">
              <w:rPr>
                <w:sz w:val="20"/>
                <w:lang w:val="es-ES_tradnl"/>
              </w:rPr>
              <w:t>P</w:t>
            </w:r>
          </w:p>
        </w:tc>
      </w:tr>
      <w:tr w:rsidR="00CF435B" w:rsidRPr="00596A3A" w14:paraId="3A5019A6" w14:textId="77777777" w:rsidTr="00D103F7">
        <w:tc>
          <w:tcPr>
            <w:tcW w:w="4154" w:type="pct"/>
          </w:tcPr>
          <w:p w14:paraId="1AF27C62" w14:textId="77777777" w:rsidR="00B54919" w:rsidRPr="00596A3A" w:rsidRDefault="00B54919" w:rsidP="00C80695">
            <w:pPr>
              <w:pStyle w:val="subnormal"/>
              <w:ind w:left="0"/>
              <w:rPr>
                <w:sz w:val="20"/>
                <w:lang w:val="es-ES_tradnl" w:eastAsia="en-US"/>
              </w:rPr>
            </w:pPr>
            <w:r w:rsidRPr="00596A3A">
              <w:rPr>
                <w:sz w:val="20"/>
              </w:rPr>
              <w:t>Incorporar la interpretación ambiental en las actividades ecoturísticas dentro del ANP</w:t>
            </w:r>
          </w:p>
        </w:tc>
        <w:tc>
          <w:tcPr>
            <w:tcW w:w="846" w:type="pct"/>
          </w:tcPr>
          <w:p w14:paraId="639A8794" w14:textId="77777777" w:rsidR="00B54919" w:rsidRPr="00596A3A" w:rsidRDefault="00B54919" w:rsidP="00C80695">
            <w:pPr>
              <w:pStyle w:val="subnormal"/>
              <w:jc w:val="center"/>
              <w:rPr>
                <w:sz w:val="20"/>
                <w:lang w:val="es-ES_tradnl"/>
              </w:rPr>
            </w:pPr>
            <w:r w:rsidRPr="00596A3A">
              <w:rPr>
                <w:sz w:val="20"/>
                <w:lang w:val="es-ES_tradnl"/>
              </w:rPr>
              <w:t>M</w:t>
            </w:r>
          </w:p>
        </w:tc>
      </w:tr>
      <w:tr w:rsidR="00CF435B" w:rsidRPr="00596A3A" w14:paraId="580D23B0" w14:textId="77777777" w:rsidTr="00D103F7">
        <w:tc>
          <w:tcPr>
            <w:tcW w:w="4154" w:type="pct"/>
          </w:tcPr>
          <w:p w14:paraId="2DF4C9D3" w14:textId="77777777" w:rsidR="00B54919" w:rsidRPr="00596A3A" w:rsidRDefault="00B54919" w:rsidP="00C80695">
            <w:pPr>
              <w:pStyle w:val="subnormal"/>
              <w:ind w:left="0"/>
              <w:rPr>
                <w:sz w:val="20"/>
              </w:rPr>
            </w:pPr>
            <w:r w:rsidRPr="00596A3A">
              <w:rPr>
                <w:sz w:val="20"/>
              </w:rPr>
              <w:t>Promover la capacitación de los prestadores de servicios turísticos para que incorporen en su actividad la interpretación ambiental</w:t>
            </w:r>
          </w:p>
        </w:tc>
        <w:tc>
          <w:tcPr>
            <w:tcW w:w="846" w:type="pct"/>
          </w:tcPr>
          <w:p w14:paraId="22EF794C" w14:textId="77777777" w:rsidR="00B54919" w:rsidRPr="00596A3A" w:rsidRDefault="00B54919" w:rsidP="00C80695">
            <w:pPr>
              <w:pStyle w:val="subnormal"/>
              <w:jc w:val="center"/>
              <w:rPr>
                <w:sz w:val="20"/>
                <w:lang w:val="es-ES_tradnl"/>
              </w:rPr>
            </w:pPr>
            <w:r w:rsidRPr="00596A3A">
              <w:rPr>
                <w:sz w:val="20"/>
                <w:lang w:val="es-ES_tradnl"/>
              </w:rPr>
              <w:t>P</w:t>
            </w:r>
          </w:p>
        </w:tc>
      </w:tr>
    </w:tbl>
    <w:p w14:paraId="0B1EF0EE" w14:textId="77777777" w:rsidR="00B54919" w:rsidRPr="00596A3A" w:rsidRDefault="00B54919" w:rsidP="00C80695">
      <w:pPr>
        <w:spacing w:before="0" w:after="0" w:line="240" w:lineRule="auto"/>
        <w:rPr>
          <w:rFonts w:ascii="Arial" w:hAnsi="Arial" w:cs="Arial"/>
          <w:spacing w:val="-2"/>
          <w:sz w:val="20"/>
          <w:szCs w:val="20"/>
        </w:rPr>
      </w:pPr>
      <w:r w:rsidRPr="00596A3A">
        <w:rPr>
          <w:rFonts w:ascii="Arial" w:hAnsi="Arial" w:cs="Arial"/>
          <w:spacing w:val="-2"/>
          <w:sz w:val="20"/>
          <w:szCs w:val="20"/>
        </w:rPr>
        <w:lastRenderedPageBreak/>
        <w:t>* Las actividades se presentan en letra cursiva.</w:t>
      </w:r>
    </w:p>
    <w:p w14:paraId="3D0D93B5" w14:textId="77777777" w:rsidR="00B54919" w:rsidRPr="00596A3A" w:rsidRDefault="00B54919" w:rsidP="00C80695">
      <w:pPr>
        <w:spacing w:before="0" w:after="0" w:line="240" w:lineRule="auto"/>
        <w:rPr>
          <w:rFonts w:ascii="Arial" w:eastAsia="Times New Roman" w:hAnsi="Arial" w:cs="Arial"/>
          <w:lang w:eastAsia="es-MX"/>
        </w:rPr>
      </w:pPr>
    </w:p>
    <w:p w14:paraId="4CE857E7" w14:textId="77777777" w:rsidR="00B54919" w:rsidRPr="00596A3A" w:rsidRDefault="00B54919" w:rsidP="00C80695">
      <w:pPr>
        <w:pStyle w:val="Ttulo1"/>
      </w:pPr>
      <w:bookmarkStart w:id="96" w:name="_Toc475437639"/>
      <w:bookmarkStart w:id="97" w:name="_Toc483396482"/>
      <w:r w:rsidRPr="00596A3A">
        <w:t>6.6 SUBPROGRAMA DE GESTIÓN</w:t>
      </w:r>
      <w:bookmarkEnd w:id="96"/>
      <w:bookmarkEnd w:id="97"/>
    </w:p>
    <w:p w14:paraId="088107E5" w14:textId="77777777" w:rsidR="00B54919" w:rsidRPr="00596A3A" w:rsidRDefault="00B54919" w:rsidP="00C80695">
      <w:pPr>
        <w:autoSpaceDE w:val="0"/>
        <w:autoSpaceDN w:val="0"/>
        <w:adjustRightInd w:val="0"/>
        <w:spacing w:before="0" w:after="0" w:line="240" w:lineRule="auto"/>
        <w:rPr>
          <w:rFonts w:ascii="Arial" w:eastAsia="Calibri" w:hAnsi="Arial" w:cs="Arial"/>
          <w:bCs/>
          <w:sz w:val="20"/>
          <w:szCs w:val="20"/>
        </w:rPr>
      </w:pPr>
    </w:p>
    <w:p w14:paraId="5918A0E6" w14:textId="77777777" w:rsidR="00B54919" w:rsidRPr="00596A3A" w:rsidRDefault="00B54919" w:rsidP="00C80695">
      <w:pPr>
        <w:autoSpaceDE w:val="0"/>
        <w:autoSpaceDN w:val="0"/>
        <w:adjustRightInd w:val="0"/>
        <w:spacing w:before="0" w:after="0" w:line="240" w:lineRule="auto"/>
        <w:rPr>
          <w:rFonts w:ascii="Arial" w:eastAsia="Calibri" w:hAnsi="Arial" w:cs="Arial"/>
          <w:bCs/>
          <w:sz w:val="20"/>
          <w:szCs w:val="20"/>
        </w:rPr>
      </w:pPr>
      <w:r w:rsidRPr="00596A3A">
        <w:rPr>
          <w:rFonts w:ascii="Arial" w:eastAsia="Calibri" w:hAnsi="Arial" w:cs="Arial"/>
          <w:bCs/>
          <w:sz w:val="20"/>
          <w:szCs w:val="20"/>
        </w:rPr>
        <w:t>A través de la gestión se planifica, se determinan políticas, se establecen normas y se fomentan actividades; mediante autorizaciones y permisos, centralizados o descentralizados, se busca que la sociedad y sus instituciones participen en la conservación de manera ordenada. La gestión incluye la administración de los recursos humanos, técnicos y financieros y la infraestructura así como la procuración de recursos.</w:t>
      </w:r>
    </w:p>
    <w:p w14:paraId="20E1870D" w14:textId="77777777" w:rsidR="00B54919" w:rsidRPr="00596A3A" w:rsidRDefault="00B54919" w:rsidP="00C80695">
      <w:pPr>
        <w:autoSpaceDE w:val="0"/>
        <w:autoSpaceDN w:val="0"/>
        <w:adjustRightInd w:val="0"/>
        <w:spacing w:before="0" w:after="0" w:line="240" w:lineRule="auto"/>
        <w:rPr>
          <w:rFonts w:ascii="Arial" w:eastAsia="Calibri" w:hAnsi="Arial" w:cs="Arial"/>
          <w:bCs/>
          <w:sz w:val="20"/>
          <w:szCs w:val="20"/>
        </w:rPr>
      </w:pPr>
    </w:p>
    <w:p w14:paraId="0706BBFE" w14:textId="64037935" w:rsidR="00B54919" w:rsidRPr="00596A3A" w:rsidRDefault="00B54919" w:rsidP="00C80695">
      <w:pPr>
        <w:autoSpaceDE w:val="0"/>
        <w:autoSpaceDN w:val="0"/>
        <w:adjustRightInd w:val="0"/>
        <w:spacing w:before="0" w:after="0" w:line="240" w:lineRule="auto"/>
        <w:rPr>
          <w:rFonts w:ascii="Arial" w:eastAsia="Calibri" w:hAnsi="Arial" w:cs="Arial"/>
          <w:bCs/>
          <w:sz w:val="20"/>
          <w:szCs w:val="20"/>
        </w:rPr>
      </w:pPr>
      <w:r w:rsidRPr="00596A3A">
        <w:rPr>
          <w:rFonts w:ascii="Arial" w:eastAsia="Calibri" w:hAnsi="Arial" w:cs="Arial"/>
          <w:bCs/>
          <w:sz w:val="20"/>
          <w:szCs w:val="20"/>
        </w:rPr>
        <w:t xml:space="preserve">Al respecto, el gran tamaño de la Reserva de la Biosfera implica un reto en la gestión de la misma, ya que se amplifican los procesos administrativos, requerimientos materiales y humanos e infraestructura necesaria para el desarrollo de sus actividades, aunada a una compleja operación y logística. Por lo anterior el funcionamiento eficiente y eficaz del área natural protegida dependerá de la coordinación </w:t>
      </w:r>
      <w:r w:rsidR="0052188A" w:rsidRPr="00596A3A">
        <w:rPr>
          <w:rFonts w:ascii="Arial" w:eastAsia="Calibri" w:hAnsi="Arial" w:cs="Arial"/>
          <w:bCs/>
          <w:sz w:val="20"/>
          <w:szCs w:val="20"/>
        </w:rPr>
        <w:t>efectiva inter</w:t>
      </w:r>
      <w:r w:rsidRPr="00596A3A">
        <w:rPr>
          <w:rFonts w:ascii="Arial" w:eastAsia="Calibri" w:hAnsi="Arial" w:cs="Arial"/>
          <w:bCs/>
          <w:sz w:val="20"/>
          <w:szCs w:val="20"/>
        </w:rPr>
        <w:t xml:space="preserve"> e intrainstitucional con dependencias de los tres órdenes de gobierno, así como de los lazos con organizaciones civiles nacionales e internacionales, centros de investigación y los diferentes sectores productivos involucrados, a fin de sumar esfuerzos en pro de la conservación de esta área natural protegida. </w:t>
      </w:r>
    </w:p>
    <w:p w14:paraId="2866B094" w14:textId="77777777" w:rsidR="00B54919" w:rsidRPr="00596A3A" w:rsidRDefault="00B54919" w:rsidP="00C80695">
      <w:pPr>
        <w:autoSpaceDE w:val="0"/>
        <w:autoSpaceDN w:val="0"/>
        <w:adjustRightInd w:val="0"/>
        <w:spacing w:before="0" w:after="0" w:line="240" w:lineRule="auto"/>
        <w:rPr>
          <w:rFonts w:ascii="Arial" w:eastAsia="Calibri" w:hAnsi="Arial" w:cs="Arial"/>
          <w:bCs/>
          <w:sz w:val="20"/>
          <w:szCs w:val="20"/>
        </w:rPr>
      </w:pPr>
    </w:p>
    <w:p w14:paraId="0690E52D"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Objetivo General</w:t>
      </w:r>
    </w:p>
    <w:p w14:paraId="7FB4A6CB" w14:textId="77777777" w:rsidR="00B54919" w:rsidRPr="00596A3A" w:rsidRDefault="00B54919" w:rsidP="00C80695">
      <w:pPr>
        <w:numPr>
          <w:ilvl w:val="0"/>
          <w:numId w:val="26"/>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 xml:space="preserve">Establecer las formas en que se organizará la administración de la Reserva de la Biosfera y los mecanismos de participación de los tres órdenes de gobierno, de los individuos y comunidades aledañas a la misma, así como de todas aquellas personas, instituciones, grupos y organizaciones sociales interesadas en su conservación y aprovechamiento sustentable. </w:t>
      </w:r>
    </w:p>
    <w:p w14:paraId="506FA378"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65DF17D2"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 xml:space="preserve">Estrategias </w:t>
      </w:r>
    </w:p>
    <w:p w14:paraId="3AA1BC57" w14:textId="77777777" w:rsidR="00B54919" w:rsidRPr="00596A3A" w:rsidRDefault="00B54919" w:rsidP="00C80695">
      <w:pPr>
        <w:numPr>
          <w:ilvl w:val="0"/>
          <w:numId w:val="26"/>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Generar los mecanismos y sinergias necesarias, en la concertación entre diversas dependencias de los tres órdenes de gobierno.</w:t>
      </w:r>
    </w:p>
    <w:p w14:paraId="69C32268" w14:textId="77777777" w:rsidR="00B54919" w:rsidRPr="00596A3A" w:rsidRDefault="00B54919" w:rsidP="00C80695">
      <w:pPr>
        <w:numPr>
          <w:ilvl w:val="0"/>
          <w:numId w:val="26"/>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Impulsar diversos mecanismos de cooperación y participación comunitaria, donde los sectores social y privado, universidades e institutos de investigación, organizaciones de sociedad civil y otros, sumen esfuerzos para atender los objetivos de conservación y sustentabilidad en el ANP.</w:t>
      </w:r>
    </w:p>
    <w:p w14:paraId="7E0BD096" w14:textId="77777777" w:rsidR="00B54919" w:rsidRPr="00596A3A" w:rsidRDefault="00B54919" w:rsidP="00C80695">
      <w:pPr>
        <w:numPr>
          <w:ilvl w:val="0"/>
          <w:numId w:val="26"/>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Generar estrategias de financiamiento externo que permitan fortalecer el manejo del área natural protegida.</w:t>
      </w:r>
    </w:p>
    <w:p w14:paraId="264DFE68"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1925B59F" w14:textId="77777777" w:rsidR="00B54919" w:rsidRPr="00596A3A" w:rsidRDefault="00B54919" w:rsidP="00C80695">
      <w:pPr>
        <w:pStyle w:val="Ttulo2"/>
        <w:rPr>
          <w:lang w:val="es-MX"/>
        </w:rPr>
      </w:pPr>
      <w:bookmarkStart w:id="98" w:name="h_2lwamvv" w:colFirst="0" w:colLast="0"/>
      <w:bookmarkStart w:id="99" w:name="_Toc367711692"/>
      <w:bookmarkStart w:id="100" w:name="_Toc475437640"/>
      <w:bookmarkStart w:id="101" w:name="_Toc483396483"/>
      <w:bookmarkEnd w:id="98"/>
      <w:r w:rsidRPr="00596A3A">
        <w:rPr>
          <w:lang w:val="es-MX"/>
        </w:rPr>
        <w:t>6.6.1 Componente de administración y operación</w:t>
      </w:r>
      <w:bookmarkEnd w:id="99"/>
      <w:bookmarkEnd w:id="100"/>
      <w:bookmarkEnd w:id="101"/>
    </w:p>
    <w:p w14:paraId="56B5666F"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082789B8" w14:textId="77777777" w:rsidR="00B54919" w:rsidRPr="00596A3A" w:rsidRDefault="00B54919" w:rsidP="00C80695">
      <w:pPr>
        <w:autoSpaceDE w:val="0"/>
        <w:autoSpaceDN w:val="0"/>
        <w:adjustRightInd w:val="0"/>
        <w:spacing w:before="0" w:after="0" w:line="240" w:lineRule="auto"/>
        <w:rPr>
          <w:rFonts w:ascii="Arial" w:eastAsia="Calibri" w:hAnsi="Arial" w:cs="Arial"/>
          <w:bCs/>
          <w:sz w:val="20"/>
          <w:szCs w:val="20"/>
        </w:rPr>
      </w:pPr>
      <w:r w:rsidRPr="00596A3A">
        <w:rPr>
          <w:rFonts w:ascii="Arial" w:eastAsia="Calibri" w:hAnsi="Arial" w:cs="Arial"/>
          <w:bCs/>
          <w:sz w:val="20"/>
          <w:szCs w:val="20"/>
        </w:rPr>
        <w:t>Las acciones de conservación y manejo sustentable de los recursos naturales requieren forzosamente de recursos humanos, técnicos y financieros, así como de la infraestructura necesaria para la operación. La procuración de los mismos requiere de llevar a cabo una serie de acciones y políticas cuya instrumentación estratégica asegure la viabilidad de los ecosistemas y su biodiversidad.</w:t>
      </w:r>
    </w:p>
    <w:p w14:paraId="6FDAFFB4" w14:textId="77777777" w:rsidR="00B54919" w:rsidRPr="00596A3A" w:rsidRDefault="00B54919" w:rsidP="00C80695">
      <w:pPr>
        <w:autoSpaceDE w:val="0"/>
        <w:autoSpaceDN w:val="0"/>
        <w:adjustRightInd w:val="0"/>
        <w:spacing w:before="0" w:after="0" w:line="240" w:lineRule="auto"/>
        <w:rPr>
          <w:rFonts w:ascii="Arial" w:eastAsia="Calibri" w:hAnsi="Arial" w:cs="Arial"/>
          <w:bCs/>
          <w:sz w:val="20"/>
          <w:szCs w:val="20"/>
        </w:rPr>
      </w:pPr>
    </w:p>
    <w:p w14:paraId="3F908E82" w14:textId="77777777" w:rsidR="00B54919" w:rsidRPr="00596A3A" w:rsidRDefault="00B54919" w:rsidP="00C80695">
      <w:pPr>
        <w:autoSpaceDE w:val="0"/>
        <w:autoSpaceDN w:val="0"/>
        <w:adjustRightInd w:val="0"/>
        <w:spacing w:before="0" w:after="0" w:line="240" w:lineRule="auto"/>
        <w:rPr>
          <w:rFonts w:ascii="Arial" w:eastAsia="Calibri" w:hAnsi="Arial" w:cs="Arial"/>
          <w:bCs/>
          <w:sz w:val="20"/>
          <w:szCs w:val="20"/>
        </w:rPr>
      </w:pPr>
      <w:r w:rsidRPr="00596A3A">
        <w:rPr>
          <w:rFonts w:ascii="Arial" w:eastAsia="Calibri" w:hAnsi="Arial" w:cs="Arial"/>
          <w:bCs/>
          <w:sz w:val="20"/>
          <w:szCs w:val="20"/>
        </w:rPr>
        <w:t>El cumplimiento exitoso de la operación para el logro de los objetivos del ANP se logrará a través de la sinergia y coordinación que se genere con los diferentes órdenes de gobierno y con la comunidad de la zona de influencia, para así hacer cumplir la legislación aplicable en la materia y lo estipulado en el presente Programa de Manejo.</w:t>
      </w:r>
    </w:p>
    <w:p w14:paraId="27B7DD48" w14:textId="77777777" w:rsidR="00B54919" w:rsidRPr="00596A3A" w:rsidRDefault="00B54919" w:rsidP="00C80695">
      <w:pPr>
        <w:autoSpaceDE w:val="0"/>
        <w:autoSpaceDN w:val="0"/>
        <w:adjustRightInd w:val="0"/>
        <w:spacing w:before="0" w:after="0" w:line="240" w:lineRule="auto"/>
        <w:rPr>
          <w:rFonts w:ascii="Arial" w:eastAsia="Calibri" w:hAnsi="Arial" w:cs="Arial"/>
          <w:bCs/>
          <w:sz w:val="20"/>
          <w:szCs w:val="20"/>
        </w:rPr>
      </w:pPr>
    </w:p>
    <w:p w14:paraId="53B0D4A5" w14:textId="77777777" w:rsidR="00B54919" w:rsidRPr="00596A3A" w:rsidRDefault="00B54919" w:rsidP="00C80695">
      <w:pPr>
        <w:autoSpaceDE w:val="0"/>
        <w:autoSpaceDN w:val="0"/>
        <w:adjustRightInd w:val="0"/>
        <w:spacing w:before="0" w:after="0" w:line="240" w:lineRule="auto"/>
        <w:rPr>
          <w:rFonts w:ascii="Arial" w:eastAsia="Calibri" w:hAnsi="Arial" w:cs="Arial"/>
          <w:bCs/>
          <w:sz w:val="20"/>
          <w:szCs w:val="20"/>
        </w:rPr>
      </w:pPr>
      <w:r w:rsidRPr="00596A3A">
        <w:rPr>
          <w:rFonts w:ascii="Arial" w:eastAsia="Calibri" w:hAnsi="Arial" w:cs="Arial"/>
          <w:bCs/>
          <w:sz w:val="20"/>
          <w:szCs w:val="20"/>
        </w:rPr>
        <w:t>Por lo anterior, la correcta planeación de las actividades y la eficaz implementación de acciones, dependerá del trabajo y las capacidades del personal de la Reserva de la Biosfera, por ello es necesario que cada año se establezca claramente, a través del Programa Operativo Anual, los proyectos que se pretendan realizar y se adecuen a lo plasmado en el presente Programa.</w:t>
      </w:r>
    </w:p>
    <w:p w14:paraId="41DA8E57"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7893759F"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Objetivos específicos</w:t>
      </w:r>
    </w:p>
    <w:p w14:paraId="4C1442AE" w14:textId="77777777" w:rsidR="00B54919" w:rsidRPr="00596A3A" w:rsidRDefault="00B54919" w:rsidP="00C80695">
      <w:pPr>
        <w:numPr>
          <w:ilvl w:val="0"/>
          <w:numId w:val="27"/>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Consolidar y asegurar los recursos materiales y humanos que permitan a la Reserva de la Biosfera el cumplimiento de sus objetivos.</w:t>
      </w:r>
    </w:p>
    <w:p w14:paraId="404EF908" w14:textId="77777777" w:rsidR="00B54919" w:rsidRPr="00596A3A" w:rsidRDefault="00B54919" w:rsidP="00C80695">
      <w:pPr>
        <w:numPr>
          <w:ilvl w:val="0"/>
          <w:numId w:val="27"/>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lastRenderedPageBreak/>
        <w:t xml:space="preserve">Lograr una operación eficiente, congruente y coordinada a través de la correcta administración de los recursos humanos, materiales y financieros asignados. </w:t>
      </w:r>
    </w:p>
    <w:p w14:paraId="30B4905C" w14:textId="77777777" w:rsidR="00B54919" w:rsidRPr="00596A3A" w:rsidRDefault="00B54919" w:rsidP="00C80695">
      <w:pPr>
        <w:numPr>
          <w:ilvl w:val="0"/>
          <w:numId w:val="27"/>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Conformar y consolidar un equipo de trabajo interdisciplinario y comprometido que favorezca el mejor manejo del ANP.</w:t>
      </w:r>
    </w:p>
    <w:p w14:paraId="1A12D4D8" w14:textId="77777777" w:rsidR="00B54919" w:rsidRPr="00596A3A" w:rsidRDefault="00B54919" w:rsidP="00C80695">
      <w:pPr>
        <w:autoSpaceDE w:val="0"/>
        <w:autoSpaceDN w:val="0"/>
        <w:adjustRightInd w:val="0"/>
        <w:spacing w:before="0" w:after="0" w:line="240" w:lineRule="auto"/>
        <w:ind w:left="720"/>
        <w:contextualSpacing/>
        <w:rPr>
          <w:rFonts w:ascii="Arial" w:eastAsia="Calibri" w:hAnsi="Arial" w:cs="Arial"/>
          <w:sz w:val="20"/>
          <w:szCs w:val="20"/>
          <w:lang w:val="es-ES" w:eastAsia="es-ES"/>
        </w:rPr>
      </w:pPr>
    </w:p>
    <w:p w14:paraId="5F7C1784" w14:textId="77777777" w:rsidR="00B54919" w:rsidRPr="00596A3A" w:rsidRDefault="00B54919" w:rsidP="00C80695">
      <w:pPr>
        <w:spacing w:before="0" w:after="0" w:line="240" w:lineRule="auto"/>
        <w:jc w:val="left"/>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Metas y resultados esperados</w:t>
      </w:r>
    </w:p>
    <w:p w14:paraId="369F13DF" w14:textId="77777777" w:rsidR="00B54919" w:rsidRPr="00596A3A" w:rsidRDefault="00B54919" w:rsidP="00C80695">
      <w:pPr>
        <w:numPr>
          <w:ilvl w:val="0"/>
          <w:numId w:val="28"/>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con una plantilla básica de personal para operar la Reserva de la Biosfera en el corto plazo.</w:t>
      </w:r>
    </w:p>
    <w:p w14:paraId="0FCA2197" w14:textId="77777777" w:rsidR="00B54919" w:rsidRPr="00596A3A" w:rsidRDefault="00B54919" w:rsidP="00C80695">
      <w:pPr>
        <w:numPr>
          <w:ilvl w:val="0"/>
          <w:numId w:val="28"/>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anualmente con un Programa Operativo Anual (POA) para garantizar el cumplimiento de los objetivos definidos en el decreto de establecimiento del ANP, y que dé continuidad al Programa de Manejo.</w:t>
      </w:r>
    </w:p>
    <w:p w14:paraId="58774D95" w14:textId="77777777" w:rsidR="00B54919" w:rsidRPr="00596A3A" w:rsidRDefault="00B54919" w:rsidP="00C80695">
      <w:pPr>
        <w:numPr>
          <w:ilvl w:val="0"/>
          <w:numId w:val="28"/>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bianualmente con la evaluación de la operación de la RBCM, basada en indicadores de desempeño y efectividad y en congruencia con lo establecido en los POA.</w:t>
      </w:r>
    </w:p>
    <w:p w14:paraId="73E84204"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0A0" w:firstRow="1" w:lastRow="0" w:firstColumn="1" w:lastColumn="0" w:noHBand="0" w:noVBand="0"/>
      </w:tblPr>
      <w:tblGrid>
        <w:gridCol w:w="8635"/>
        <w:gridCol w:w="955"/>
      </w:tblGrid>
      <w:tr w:rsidR="00CF435B" w:rsidRPr="00596A3A" w14:paraId="5D2FB783" w14:textId="77777777" w:rsidTr="00D103F7">
        <w:trPr>
          <w:trHeight w:val="260"/>
        </w:trPr>
        <w:tc>
          <w:tcPr>
            <w:tcW w:w="4502" w:type="pct"/>
            <w:tcMar>
              <w:top w:w="100" w:type="dxa"/>
              <w:left w:w="115" w:type="dxa"/>
              <w:bottom w:w="100" w:type="dxa"/>
              <w:right w:w="115" w:type="dxa"/>
            </w:tcMar>
          </w:tcPr>
          <w:p w14:paraId="30397B15"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Actividades* y acciones</w:t>
            </w:r>
          </w:p>
        </w:tc>
        <w:tc>
          <w:tcPr>
            <w:tcW w:w="498" w:type="pct"/>
            <w:tcMar>
              <w:top w:w="100" w:type="dxa"/>
              <w:left w:w="115" w:type="dxa"/>
              <w:bottom w:w="100" w:type="dxa"/>
              <w:right w:w="115" w:type="dxa"/>
            </w:tcMar>
          </w:tcPr>
          <w:p w14:paraId="28339033"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Plazo</w:t>
            </w:r>
          </w:p>
        </w:tc>
      </w:tr>
      <w:tr w:rsidR="00CF435B" w:rsidRPr="00596A3A" w14:paraId="37F6D207" w14:textId="77777777" w:rsidTr="00D103F7">
        <w:tc>
          <w:tcPr>
            <w:tcW w:w="5000" w:type="pct"/>
            <w:gridSpan w:val="2"/>
            <w:tcMar>
              <w:top w:w="100" w:type="dxa"/>
              <w:left w:w="115" w:type="dxa"/>
              <w:bottom w:w="100" w:type="dxa"/>
              <w:right w:w="115" w:type="dxa"/>
            </w:tcMar>
          </w:tcPr>
          <w:p w14:paraId="0AA00545"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Administración y operación efectiva de la Reserva de la Biosfera</w:t>
            </w:r>
          </w:p>
        </w:tc>
      </w:tr>
      <w:tr w:rsidR="00CF435B" w:rsidRPr="00596A3A" w14:paraId="1E395391" w14:textId="77777777" w:rsidTr="00D103F7">
        <w:tc>
          <w:tcPr>
            <w:tcW w:w="4502" w:type="pct"/>
            <w:tcMar>
              <w:top w:w="100" w:type="dxa"/>
              <w:left w:w="115" w:type="dxa"/>
              <w:bottom w:w="100" w:type="dxa"/>
              <w:right w:w="115" w:type="dxa"/>
            </w:tcMar>
          </w:tcPr>
          <w:p w14:paraId="12E42598"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Identificar las necesidades mínimas de recursos materiales, humanos e infraestructura requerida para el cumplimiento de los objetivos del área natural protegida y gestionar dichos recursos</w:t>
            </w:r>
          </w:p>
        </w:tc>
        <w:tc>
          <w:tcPr>
            <w:tcW w:w="498" w:type="pct"/>
            <w:tcMar>
              <w:top w:w="100" w:type="dxa"/>
              <w:left w:w="115" w:type="dxa"/>
              <w:bottom w:w="100" w:type="dxa"/>
              <w:right w:w="115" w:type="dxa"/>
            </w:tcMar>
            <w:vAlign w:val="center"/>
          </w:tcPr>
          <w:p w14:paraId="558303E5"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w:t>
            </w:r>
          </w:p>
        </w:tc>
      </w:tr>
      <w:tr w:rsidR="00CF435B" w:rsidRPr="00596A3A" w14:paraId="793B1533" w14:textId="77777777" w:rsidTr="00D103F7">
        <w:tc>
          <w:tcPr>
            <w:tcW w:w="4502" w:type="pct"/>
            <w:tcMar>
              <w:top w:w="100" w:type="dxa"/>
              <w:left w:w="115" w:type="dxa"/>
              <w:bottom w:w="100" w:type="dxa"/>
              <w:right w:w="115" w:type="dxa"/>
            </w:tcMar>
          </w:tcPr>
          <w:p w14:paraId="1847A052"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Sistematizar, organizar y digitalizar los procesos administrativos con el fin de eficientizar los recursos materiales y reducir el tiempo de atención a dichos procesos</w:t>
            </w:r>
          </w:p>
        </w:tc>
        <w:tc>
          <w:tcPr>
            <w:tcW w:w="498" w:type="pct"/>
            <w:tcMar>
              <w:top w:w="100" w:type="dxa"/>
              <w:left w:w="115" w:type="dxa"/>
              <w:bottom w:w="100" w:type="dxa"/>
              <w:right w:w="115" w:type="dxa"/>
            </w:tcMar>
            <w:vAlign w:val="center"/>
          </w:tcPr>
          <w:p w14:paraId="0EDE1793"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54337F0A" w14:textId="77777777" w:rsidTr="00D103F7">
        <w:tc>
          <w:tcPr>
            <w:tcW w:w="4502" w:type="pct"/>
            <w:tcMar>
              <w:top w:w="100" w:type="dxa"/>
              <w:left w:w="115" w:type="dxa"/>
              <w:bottom w:w="100" w:type="dxa"/>
              <w:right w:w="115" w:type="dxa"/>
            </w:tcMar>
          </w:tcPr>
          <w:p w14:paraId="6AA94B92"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Elaborar e instrumentar el Programa Operativo Anual (POA) en conjunto con el personal del ANP y en congruencia con lo planteado en el Programa de Manejo, con base en procesos de planeación participativa para la conservación</w:t>
            </w:r>
          </w:p>
        </w:tc>
        <w:tc>
          <w:tcPr>
            <w:tcW w:w="498" w:type="pct"/>
            <w:tcMar>
              <w:top w:w="100" w:type="dxa"/>
              <w:left w:w="115" w:type="dxa"/>
              <w:bottom w:w="100" w:type="dxa"/>
              <w:right w:w="115" w:type="dxa"/>
            </w:tcMar>
            <w:vAlign w:val="center"/>
          </w:tcPr>
          <w:p w14:paraId="7BC51E97"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612A1132" w14:textId="77777777" w:rsidTr="00D103F7">
        <w:tc>
          <w:tcPr>
            <w:tcW w:w="4502" w:type="pct"/>
            <w:tcMar>
              <w:top w:w="100" w:type="dxa"/>
              <w:left w:w="115" w:type="dxa"/>
              <w:bottom w:w="100" w:type="dxa"/>
              <w:right w:w="115" w:type="dxa"/>
            </w:tcMar>
          </w:tcPr>
          <w:p w14:paraId="569D89F5"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Atender las necesidades de mantenimiento y operación de la Reserva</w:t>
            </w:r>
          </w:p>
        </w:tc>
        <w:tc>
          <w:tcPr>
            <w:tcW w:w="498" w:type="pct"/>
            <w:tcMar>
              <w:top w:w="100" w:type="dxa"/>
              <w:left w:w="115" w:type="dxa"/>
              <w:bottom w:w="100" w:type="dxa"/>
              <w:right w:w="115" w:type="dxa"/>
            </w:tcMar>
            <w:vAlign w:val="center"/>
          </w:tcPr>
          <w:p w14:paraId="74C26859"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5DFC8213" w14:textId="77777777" w:rsidTr="00D103F7">
        <w:tc>
          <w:tcPr>
            <w:tcW w:w="4502" w:type="pct"/>
            <w:tcMar>
              <w:top w:w="100" w:type="dxa"/>
              <w:left w:w="115" w:type="dxa"/>
              <w:bottom w:w="100" w:type="dxa"/>
              <w:right w:w="115" w:type="dxa"/>
            </w:tcMar>
          </w:tcPr>
          <w:p w14:paraId="25E2968A" w14:textId="77777777" w:rsidR="00B54919" w:rsidRPr="00596A3A" w:rsidRDefault="00B54919" w:rsidP="00C80695">
            <w:pPr>
              <w:autoSpaceDE w:val="0"/>
              <w:autoSpaceDN w:val="0"/>
              <w:adjustRightInd w:val="0"/>
              <w:spacing w:before="0" w:after="0" w:line="240" w:lineRule="auto"/>
              <w:jc w:val="left"/>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Identificar esfuerzos necesarios para la aplicación de la normatividad vigente aplicable en el área protegida (leyes, reglamentos, decreto, normas oficiales mexicanas, normas mexicanas, programas, etc.) y realizar las acciones necesarias para su atención</w:t>
            </w:r>
          </w:p>
        </w:tc>
        <w:tc>
          <w:tcPr>
            <w:tcW w:w="498" w:type="pct"/>
            <w:tcMar>
              <w:top w:w="100" w:type="dxa"/>
              <w:left w:w="115" w:type="dxa"/>
              <w:bottom w:w="100" w:type="dxa"/>
              <w:right w:w="115" w:type="dxa"/>
            </w:tcMar>
            <w:vAlign w:val="center"/>
          </w:tcPr>
          <w:p w14:paraId="00B5EAC7"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3994C2D5" w14:textId="77777777" w:rsidTr="00D103F7">
        <w:tc>
          <w:tcPr>
            <w:tcW w:w="4502" w:type="pct"/>
            <w:tcMar>
              <w:top w:w="100" w:type="dxa"/>
              <w:left w:w="115" w:type="dxa"/>
              <w:bottom w:w="100" w:type="dxa"/>
              <w:right w:w="115" w:type="dxa"/>
            </w:tcMar>
          </w:tcPr>
          <w:p w14:paraId="3B16EC12" w14:textId="77777777" w:rsidR="00B54919" w:rsidRPr="00596A3A" w:rsidRDefault="00B54919" w:rsidP="00C80695">
            <w:pPr>
              <w:autoSpaceDE w:val="0"/>
              <w:autoSpaceDN w:val="0"/>
              <w:adjustRightInd w:val="0"/>
              <w:spacing w:before="0" w:after="0" w:line="240" w:lineRule="auto"/>
              <w:jc w:val="left"/>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Apoyar y dar seguimiento a las solicitudes de autorización para la realización de actividades y en materia de impacto ambiental para construcción de obras, de acuerdo a la zonificación y</w:t>
            </w:r>
          </w:p>
          <w:p w14:paraId="796B3352" w14:textId="77777777" w:rsidR="00B54919" w:rsidRPr="00596A3A" w:rsidRDefault="00B54919" w:rsidP="00C80695">
            <w:pPr>
              <w:autoSpaceDE w:val="0"/>
              <w:autoSpaceDN w:val="0"/>
              <w:adjustRightInd w:val="0"/>
              <w:spacing w:before="0" w:after="0" w:line="240" w:lineRule="auto"/>
              <w:jc w:val="left"/>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subzonificación</w:t>
            </w:r>
          </w:p>
        </w:tc>
        <w:tc>
          <w:tcPr>
            <w:tcW w:w="498" w:type="pct"/>
            <w:tcMar>
              <w:top w:w="100" w:type="dxa"/>
              <w:left w:w="115" w:type="dxa"/>
              <w:bottom w:w="100" w:type="dxa"/>
              <w:right w:w="115" w:type="dxa"/>
            </w:tcMar>
            <w:vAlign w:val="center"/>
          </w:tcPr>
          <w:p w14:paraId="209CC741"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6CD0124C" w14:textId="77777777" w:rsidTr="00D103F7">
        <w:tc>
          <w:tcPr>
            <w:tcW w:w="4502" w:type="pct"/>
            <w:tcMar>
              <w:top w:w="100" w:type="dxa"/>
              <w:left w:w="115" w:type="dxa"/>
              <w:bottom w:w="100" w:type="dxa"/>
              <w:right w:w="115" w:type="dxa"/>
            </w:tcMar>
          </w:tcPr>
          <w:p w14:paraId="1B034464"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Desarrollar mecanismos de evaluación periódica de los avances y logros alcanzados en las actividades del ANP, y realizar los ajustes o las modificaciones necesarias</w:t>
            </w:r>
          </w:p>
        </w:tc>
        <w:tc>
          <w:tcPr>
            <w:tcW w:w="498" w:type="pct"/>
            <w:tcMar>
              <w:top w:w="100" w:type="dxa"/>
              <w:left w:w="115" w:type="dxa"/>
              <w:bottom w:w="100" w:type="dxa"/>
              <w:right w:w="115" w:type="dxa"/>
            </w:tcMar>
            <w:vAlign w:val="center"/>
          </w:tcPr>
          <w:p w14:paraId="67637017"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08C47FF5" w14:textId="77777777" w:rsidTr="00D103F7">
        <w:tc>
          <w:tcPr>
            <w:tcW w:w="5000" w:type="pct"/>
            <w:gridSpan w:val="2"/>
            <w:tcMar>
              <w:top w:w="100" w:type="dxa"/>
              <w:left w:w="115" w:type="dxa"/>
              <w:bottom w:w="100" w:type="dxa"/>
              <w:right w:w="115" w:type="dxa"/>
            </w:tcMar>
          </w:tcPr>
          <w:p w14:paraId="055AD5B0"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Participación social y coordinación inter e intrainstitucional en los procesos de administración y operación del ANP</w:t>
            </w:r>
          </w:p>
        </w:tc>
      </w:tr>
      <w:tr w:rsidR="00CF435B" w:rsidRPr="00596A3A" w14:paraId="643C90F8" w14:textId="77777777" w:rsidTr="00D103F7">
        <w:tc>
          <w:tcPr>
            <w:tcW w:w="4502" w:type="pct"/>
            <w:tcMar>
              <w:top w:w="100" w:type="dxa"/>
              <w:left w:w="115" w:type="dxa"/>
              <w:bottom w:w="100" w:type="dxa"/>
              <w:right w:w="115" w:type="dxa"/>
            </w:tcMar>
          </w:tcPr>
          <w:p w14:paraId="756D8443"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Establecer las acciones de coordinación interinstitucional en lo relativo a autorizaciones, proyectos, presupuesto y aspectos jurídicos y técnicos, con la Dirección Regional de la CONANP y otras áreas naturales protegidas para hacer eficiente el manejo del ANP</w:t>
            </w:r>
          </w:p>
        </w:tc>
        <w:tc>
          <w:tcPr>
            <w:tcW w:w="498" w:type="pct"/>
            <w:tcMar>
              <w:top w:w="100" w:type="dxa"/>
              <w:left w:w="115" w:type="dxa"/>
              <w:bottom w:w="100" w:type="dxa"/>
              <w:right w:w="115" w:type="dxa"/>
            </w:tcMar>
            <w:vAlign w:val="center"/>
          </w:tcPr>
          <w:p w14:paraId="0577E944"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26726E97" w14:textId="77777777" w:rsidTr="00D103F7">
        <w:trPr>
          <w:trHeight w:val="424"/>
        </w:trPr>
        <w:tc>
          <w:tcPr>
            <w:tcW w:w="4502" w:type="pct"/>
            <w:tcMar>
              <w:top w:w="100" w:type="dxa"/>
              <w:left w:w="115" w:type="dxa"/>
              <w:bottom w:w="100" w:type="dxa"/>
              <w:right w:w="115" w:type="dxa"/>
            </w:tcMar>
          </w:tcPr>
          <w:p w14:paraId="02926DF0"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Establecer los esquemas de coordinación necesarios para contar en tiempo y forma con los recursos financieros para la operación del ANP</w:t>
            </w:r>
          </w:p>
        </w:tc>
        <w:tc>
          <w:tcPr>
            <w:tcW w:w="498" w:type="pct"/>
            <w:tcMar>
              <w:top w:w="100" w:type="dxa"/>
              <w:left w:w="115" w:type="dxa"/>
              <w:bottom w:w="100" w:type="dxa"/>
              <w:right w:w="115" w:type="dxa"/>
            </w:tcMar>
            <w:vAlign w:val="center"/>
          </w:tcPr>
          <w:p w14:paraId="46903C9F"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50F6DA3C" w14:textId="77777777" w:rsidTr="00D103F7">
        <w:tc>
          <w:tcPr>
            <w:tcW w:w="4502" w:type="pct"/>
            <w:tcMar>
              <w:top w:w="100" w:type="dxa"/>
              <w:left w:w="115" w:type="dxa"/>
              <w:bottom w:w="100" w:type="dxa"/>
              <w:right w:w="115" w:type="dxa"/>
            </w:tcMar>
          </w:tcPr>
          <w:p w14:paraId="0F0964A2"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rPr>
            </w:pPr>
            <w:r w:rsidRPr="00596A3A">
              <w:rPr>
                <w:rFonts w:ascii="Arial" w:eastAsia="Times New Roman" w:hAnsi="Arial" w:cs="Arial"/>
                <w:sz w:val="20"/>
                <w:szCs w:val="20"/>
                <w:lang w:val="es-ES"/>
              </w:rPr>
              <w:t xml:space="preserve">Generar vínculos de coordinación y cooperación con los tres órdenes de gobierno para fortalecer la administración de la Reserva de la Biosfera </w:t>
            </w:r>
          </w:p>
        </w:tc>
        <w:tc>
          <w:tcPr>
            <w:tcW w:w="498" w:type="pct"/>
            <w:tcMar>
              <w:top w:w="100" w:type="dxa"/>
              <w:left w:w="115" w:type="dxa"/>
              <w:bottom w:w="100" w:type="dxa"/>
              <w:right w:w="115" w:type="dxa"/>
            </w:tcMar>
            <w:vAlign w:val="center"/>
          </w:tcPr>
          <w:p w14:paraId="76666328"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7A87EDDA" w14:textId="77777777" w:rsidTr="00D103F7">
        <w:tc>
          <w:tcPr>
            <w:tcW w:w="4502" w:type="pct"/>
            <w:tcMar>
              <w:top w:w="100" w:type="dxa"/>
              <w:left w:w="115" w:type="dxa"/>
              <w:bottom w:w="100" w:type="dxa"/>
              <w:right w:w="115" w:type="dxa"/>
            </w:tcMar>
          </w:tcPr>
          <w:p w14:paraId="291F0E6F"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Fomentar entre las instituciones académicas la participación de personal voluntario </w:t>
            </w:r>
            <w:r w:rsidRPr="00596A3A">
              <w:rPr>
                <w:rFonts w:ascii="Arial" w:eastAsia="Times New Roman" w:hAnsi="Arial" w:cs="Arial"/>
                <w:sz w:val="20"/>
                <w:szCs w:val="20"/>
                <w:lang w:val="es-ES" w:eastAsia="es-ES"/>
              </w:rPr>
              <w:lastRenderedPageBreak/>
              <w:t>(estudiantes de prácticas profesionales, servicios sociales, tesistas) que apoyen las actividades de conservación, e involucrar a los diferentes sectores</w:t>
            </w:r>
          </w:p>
        </w:tc>
        <w:tc>
          <w:tcPr>
            <w:tcW w:w="498" w:type="pct"/>
            <w:tcMar>
              <w:top w:w="100" w:type="dxa"/>
              <w:left w:w="115" w:type="dxa"/>
              <w:bottom w:w="100" w:type="dxa"/>
              <w:right w:w="115" w:type="dxa"/>
            </w:tcMar>
            <w:vAlign w:val="center"/>
          </w:tcPr>
          <w:p w14:paraId="27797B9D"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lastRenderedPageBreak/>
              <w:t>P</w:t>
            </w:r>
          </w:p>
        </w:tc>
      </w:tr>
    </w:tbl>
    <w:p w14:paraId="4BBCD0C3"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lastRenderedPageBreak/>
        <w:t>* Las actividades se presentan en letra cursiva.</w:t>
      </w:r>
    </w:p>
    <w:p w14:paraId="25A19964" w14:textId="77777777" w:rsidR="00B54919" w:rsidRPr="00596A3A" w:rsidRDefault="00B54919" w:rsidP="00C80695">
      <w:pPr>
        <w:spacing w:before="0" w:after="0" w:line="240" w:lineRule="auto"/>
        <w:rPr>
          <w:rFonts w:ascii="Arial" w:hAnsi="Arial" w:cs="Arial"/>
          <w:lang w:val="es-ES" w:eastAsia="es-ES"/>
        </w:rPr>
      </w:pPr>
      <w:bookmarkStart w:id="102" w:name="h_3l18frh" w:colFirst="0" w:colLast="0"/>
      <w:bookmarkStart w:id="103" w:name="_Toc367711693"/>
      <w:bookmarkEnd w:id="102"/>
    </w:p>
    <w:p w14:paraId="43864EEB" w14:textId="77777777" w:rsidR="00B54919" w:rsidRPr="00596A3A" w:rsidRDefault="00B54919" w:rsidP="00C80695">
      <w:pPr>
        <w:pStyle w:val="Ttulo2"/>
        <w:rPr>
          <w:lang w:val="es-MX"/>
        </w:rPr>
      </w:pPr>
      <w:bookmarkStart w:id="104" w:name="_Toc475437641"/>
      <w:bookmarkStart w:id="105" w:name="_Toc483396484"/>
      <w:bookmarkEnd w:id="103"/>
      <w:r w:rsidRPr="00596A3A">
        <w:rPr>
          <w:lang w:val="es-MX"/>
        </w:rPr>
        <w:t>6.6.2 Componente de transversalidad y concertación regional y sectorial</w:t>
      </w:r>
      <w:bookmarkEnd w:id="104"/>
      <w:bookmarkEnd w:id="105"/>
    </w:p>
    <w:p w14:paraId="128E730D"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7DE07FDA" w14:textId="102EBD7E"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Este componente en particular es de vital importancia para el buen funcionamiento de la Reserva de la Biosfera, ya que existen múltiples actores involucrados en su protección, manejo y conservación. Un claro ejemplo es el número de municipios con los que interactúa y entre los que se encuentran Isla Mujeres, Benito Juárez, Tulum, Puerto Morelos, Solidaridad, Cozumel, </w:t>
      </w:r>
      <w:r w:rsidRPr="00884952">
        <w:rPr>
          <w:rFonts w:ascii="Arial" w:eastAsia="Times New Roman" w:hAnsi="Arial" w:cs="Arial"/>
          <w:sz w:val="20"/>
          <w:szCs w:val="20"/>
          <w:lang w:val="es-ES" w:eastAsia="es-ES"/>
        </w:rPr>
        <w:t>Bacalar y Othón P. Blanco, todos localizados en el estado de Quintana Roo. Así mismo la Reserva colinda con</w:t>
      </w:r>
      <w:r w:rsidR="00645CBE">
        <w:rPr>
          <w:rFonts w:ascii="Arial" w:eastAsia="Times New Roman" w:hAnsi="Arial" w:cs="Arial"/>
          <w:sz w:val="20"/>
          <w:szCs w:val="20"/>
          <w:lang w:val="es-ES" w:eastAsia="es-ES"/>
        </w:rPr>
        <w:t xml:space="preserve"> otras</w:t>
      </w:r>
      <w:r w:rsidRPr="00884952">
        <w:rPr>
          <w:rFonts w:ascii="Arial" w:eastAsia="Times New Roman" w:hAnsi="Arial" w:cs="Arial"/>
          <w:sz w:val="20"/>
          <w:szCs w:val="20"/>
          <w:lang w:val="es-ES" w:eastAsia="es-ES"/>
        </w:rPr>
        <w:t xml:space="preserve"> </w:t>
      </w:r>
      <w:r w:rsidRPr="00645CBE">
        <w:rPr>
          <w:rFonts w:ascii="Arial" w:eastAsia="Times New Roman" w:hAnsi="Arial" w:cs="Arial"/>
          <w:sz w:val="20"/>
          <w:szCs w:val="20"/>
          <w:lang w:val="es-ES" w:eastAsia="es-ES"/>
        </w:rPr>
        <w:t>áreas naturales protegidas de carácter federal.</w:t>
      </w:r>
      <w:r w:rsidRPr="00596A3A">
        <w:rPr>
          <w:rFonts w:ascii="Arial" w:eastAsia="Times New Roman" w:hAnsi="Arial" w:cs="Arial"/>
          <w:sz w:val="20"/>
          <w:szCs w:val="20"/>
          <w:lang w:val="es-ES" w:eastAsia="es-ES"/>
        </w:rPr>
        <w:t xml:space="preserve"> </w:t>
      </w:r>
    </w:p>
    <w:p w14:paraId="2895CF00"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1632EFC5"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De igual forma, en la Reserva confluyen intereses de diversos sectores económicos, los cuales dependen en cierta medida de la permanencia de los recursos ambientales que la Reserva provee. Entre los sectores económicos más representativos se encuentran el náutico-recreativo, hotelero, de servicios, pesquero, transporte marítimo, entre otros.</w:t>
      </w:r>
    </w:p>
    <w:p w14:paraId="3B2517F5"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13C0B959" w14:textId="66639FC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 xml:space="preserve">Si consideramos que, en todos los sistemas marinos, existe algún tipo de presión por actividades antropogénicas que vienen desde tierra, estamos reconociendo la conexión entre las actividades fuera del área natural protegida y su posible efecto sobre el área marina. </w:t>
      </w:r>
      <w:r w:rsidR="003D1EDE" w:rsidRPr="003D1EDE">
        <w:rPr>
          <w:rFonts w:ascii="Arial" w:eastAsia="Times New Roman" w:hAnsi="Arial" w:cs="Arial"/>
          <w:sz w:val="20"/>
          <w:szCs w:val="20"/>
          <w:lang w:val="es-ES" w:eastAsia="es-ES"/>
        </w:rPr>
        <w:t>Las actividades productivas de industria, minería, agricultura, aprovechamiento forestal, ganadería, acuacultura y turística, así como el desarrollo costero y portuario, la navegación, el aprovechamiento de los mantos acuíferos, el crecimiento poblacional, y el cambio de uso de suelo son algunos de los ejemplos de aprovechamiento y presiones sobre los recursos naturales que tienen un efecto hacia los ecosistemas de la ANP.</w:t>
      </w:r>
      <w:r w:rsidRPr="00C270D4">
        <w:rPr>
          <w:rFonts w:ascii="Arial" w:eastAsia="Times New Roman" w:hAnsi="Arial" w:cs="Arial"/>
          <w:sz w:val="20"/>
          <w:szCs w:val="20"/>
          <w:lang w:val="es-ES" w:eastAsia="es-ES"/>
        </w:rPr>
        <w:t xml:space="preserve">. Sumando la condición de suelos kársticos que tiene la Península de Yucatán podemos darnos cuenta de la intrincada red de factores y variables que son necesarios tener en cuenta para lograr un manejo efectivo del área natural protegida. </w:t>
      </w:r>
    </w:p>
    <w:p w14:paraId="639340D4"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p>
    <w:p w14:paraId="232AF962"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A nivel internacional existe un esquema reconocido de manejo integrado del paisaje denominado “de la cuenca al arrecife”, en donde se revisan y evalúan las condiciones ambientales del sistema costero – marino en relación con los factores que generan presión sobre él, buscando desarrollar políticas, estrategias y acciones integrales que permitan lograr la conservación, protección y uso sustentable de los recursos naturales.</w:t>
      </w:r>
    </w:p>
    <w:p w14:paraId="42ADDB73"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p>
    <w:p w14:paraId="22C8A31F"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En este sentido, resulta necesario llevar a cabo acciones que favorezcan la coordinación inter e intrainstitucional y la transversalidad de políticas públicas entre las diferentes dependencias de los tres órdenes de gobierno desde una visión regional. De igual forma se requiere establecer acuerdos con los diversos sectores económicos y sociales para lograr el equilibrio entre conservación y el aprovechamiento sustentable de los recursos naturales de la Reserva.</w:t>
      </w:r>
    </w:p>
    <w:p w14:paraId="062695A9"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p>
    <w:p w14:paraId="11482D1E"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Objetivos particulares</w:t>
      </w:r>
    </w:p>
    <w:p w14:paraId="18F79EA2" w14:textId="77777777" w:rsidR="00C270D4" w:rsidRPr="00C270D4" w:rsidRDefault="00C270D4" w:rsidP="00C270D4">
      <w:pPr>
        <w:pStyle w:val="Prrafodelista"/>
        <w:numPr>
          <w:ilvl w:val="0"/>
          <w:numId w:val="35"/>
        </w:numPr>
        <w:rPr>
          <w:rFonts w:eastAsia="Times New Roman"/>
          <w:sz w:val="20"/>
          <w:szCs w:val="20"/>
          <w:lang w:val="es-ES" w:eastAsia="es-ES"/>
        </w:rPr>
      </w:pPr>
      <w:r w:rsidRPr="00C270D4">
        <w:rPr>
          <w:rFonts w:eastAsia="Times New Roman"/>
          <w:sz w:val="20"/>
          <w:szCs w:val="20"/>
          <w:lang w:val="es-ES" w:eastAsia="es-ES"/>
        </w:rPr>
        <w:t>Incidir en el desarrollo de políticas públicas y/o instrumentos de planeación de los tres órdenes de gobierno que tengan relación con el ANP, desde el punto de vista de manejo de cuenca.</w:t>
      </w:r>
    </w:p>
    <w:p w14:paraId="6E8D724F" w14:textId="77777777" w:rsidR="00C270D4" w:rsidRPr="00C270D4" w:rsidRDefault="00C270D4" w:rsidP="00C270D4">
      <w:pPr>
        <w:pStyle w:val="Prrafodelista"/>
        <w:numPr>
          <w:ilvl w:val="0"/>
          <w:numId w:val="35"/>
        </w:numPr>
        <w:rPr>
          <w:rFonts w:eastAsia="Times New Roman"/>
          <w:sz w:val="20"/>
          <w:szCs w:val="20"/>
          <w:lang w:val="es-ES" w:eastAsia="es-ES"/>
        </w:rPr>
      </w:pPr>
      <w:r w:rsidRPr="00C270D4">
        <w:rPr>
          <w:rFonts w:eastAsia="Times New Roman"/>
          <w:sz w:val="20"/>
          <w:szCs w:val="20"/>
          <w:lang w:val="es-ES" w:eastAsia="es-ES"/>
        </w:rPr>
        <w:t>Desarrollar con un esquema integrado de manejo de cuenca que organice en subregiones la porción terrestre, marina y costera (tanto dentro como fuera del ANP).</w:t>
      </w:r>
    </w:p>
    <w:p w14:paraId="43672926" w14:textId="21ACC9BF" w:rsidR="00C270D4" w:rsidRPr="00C270D4" w:rsidRDefault="00C270D4" w:rsidP="00C270D4">
      <w:pPr>
        <w:pStyle w:val="Prrafodelista"/>
        <w:numPr>
          <w:ilvl w:val="0"/>
          <w:numId w:val="35"/>
        </w:numPr>
        <w:rPr>
          <w:rFonts w:eastAsia="Times New Roman"/>
          <w:sz w:val="20"/>
          <w:szCs w:val="20"/>
          <w:lang w:val="es-ES" w:eastAsia="es-ES"/>
        </w:rPr>
      </w:pPr>
      <w:r w:rsidRPr="00C270D4">
        <w:rPr>
          <w:rFonts w:eastAsia="Times New Roman"/>
          <w:sz w:val="20"/>
          <w:szCs w:val="20"/>
          <w:lang w:val="es-ES" w:eastAsia="es-ES"/>
        </w:rPr>
        <w:t>Integrar a las ANP</w:t>
      </w:r>
      <w:r>
        <w:rPr>
          <w:rFonts w:eastAsia="Times New Roman"/>
          <w:sz w:val="20"/>
          <w:szCs w:val="20"/>
          <w:lang w:val="es-ES" w:eastAsia="es-ES"/>
        </w:rPr>
        <w:t>s</w:t>
      </w:r>
      <w:r w:rsidRPr="00C270D4">
        <w:rPr>
          <w:rFonts w:eastAsia="Times New Roman"/>
          <w:sz w:val="20"/>
          <w:szCs w:val="20"/>
          <w:lang w:val="es-ES" w:eastAsia="es-ES"/>
        </w:rPr>
        <w:t xml:space="preserve"> existentes y a la RB</w:t>
      </w:r>
      <w:r>
        <w:rPr>
          <w:rFonts w:eastAsia="Times New Roman"/>
          <w:sz w:val="20"/>
          <w:szCs w:val="20"/>
          <w:lang w:val="es-ES" w:eastAsia="es-ES"/>
        </w:rPr>
        <w:t xml:space="preserve"> </w:t>
      </w:r>
      <w:r w:rsidRPr="00C270D4">
        <w:rPr>
          <w:rFonts w:eastAsia="Times New Roman"/>
          <w:sz w:val="20"/>
          <w:szCs w:val="20"/>
          <w:lang w:val="es-ES" w:eastAsia="es-ES"/>
        </w:rPr>
        <w:t>C</w:t>
      </w:r>
      <w:r>
        <w:rPr>
          <w:rFonts w:eastAsia="Times New Roman"/>
          <w:sz w:val="20"/>
          <w:szCs w:val="20"/>
          <w:lang w:val="es-ES" w:eastAsia="es-ES"/>
        </w:rPr>
        <w:t xml:space="preserve">aribe </w:t>
      </w:r>
      <w:r w:rsidRPr="00C270D4">
        <w:rPr>
          <w:rFonts w:eastAsia="Times New Roman"/>
          <w:sz w:val="20"/>
          <w:szCs w:val="20"/>
          <w:lang w:val="es-ES" w:eastAsia="es-ES"/>
        </w:rPr>
        <w:t>M</w:t>
      </w:r>
      <w:r>
        <w:rPr>
          <w:rFonts w:eastAsia="Times New Roman"/>
          <w:sz w:val="20"/>
          <w:szCs w:val="20"/>
          <w:lang w:val="es-ES" w:eastAsia="es-ES"/>
        </w:rPr>
        <w:t>exicano</w:t>
      </w:r>
      <w:r w:rsidRPr="00C270D4">
        <w:rPr>
          <w:rFonts w:eastAsia="Times New Roman"/>
          <w:sz w:val="20"/>
          <w:szCs w:val="20"/>
          <w:lang w:val="es-ES" w:eastAsia="es-ES"/>
        </w:rPr>
        <w:t xml:space="preserve"> en un esquema de manejo integral y adaptativo, como un todo.</w:t>
      </w:r>
    </w:p>
    <w:p w14:paraId="67A27896" w14:textId="77777777" w:rsidR="00C270D4" w:rsidRPr="00C270D4" w:rsidRDefault="00C270D4" w:rsidP="00C270D4">
      <w:pPr>
        <w:pStyle w:val="Prrafodelista"/>
        <w:numPr>
          <w:ilvl w:val="0"/>
          <w:numId w:val="35"/>
        </w:numPr>
        <w:rPr>
          <w:rFonts w:eastAsia="Times New Roman"/>
          <w:sz w:val="20"/>
          <w:szCs w:val="20"/>
          <w:lang w:val="es-ES" w:eastAsia="es-ES"/>
        </w:rPr>
      </w:pPr>
      <w:r w:rsidRPr="00C270D4">
        <w:rPr>
          <w:rFonts w:eastAsia="Times New Roman"/>
          <w:sz w:val="20"/>
          <w:szCs w:val="20"/>
          <w:lang w:val="es-ES" w:eastAsia="es-ES"/>
        </w:rPr>
        <w:t>Cumplir los objetivos de conservación y manejo del ANP mediante la generación de acuerdos de colaboración interinstitucional y acciones coordinadas.</w:t>
      </w:r>
    </w:p>
    <w:p w14:paraId="5EF8EDE7" w14:textId="77777777" w:rsidR="00C270D4" w:rsidRPr="00C270D4" w:rsidRDefault="00C270D4" w:rsidP="00C270D4">
      <w:pPr>
        <w:pStyle w:val="Prrafodelista"/>
        <w:numPr>
          <w:ilvl w:val="0"/>
          <w:numId w:val="35"/>
        </w:numPr>
        <w:rPr>
          <w:rFonts w:eastAsia="Times New Roman"/>
          <w:sz w:val="20"/>
          <w:szCs w:val="20"/>
          <w:lang w:val="es-ES" w:eastAsia="es-ES"/>
        </w:rPr>
      </w:pPr>
      <w:r w:rsidRPr="00C270D4">
        <w:rPr>
          <w:rFonts w:eastAsia="Times New Roman"/>
          <w:sz w:val="20"/>
          <w:szCs w:val="20"/>
          <w:lang w:val="es-ES" w:eastAsia="es-ES"/>
        </w:rPr>
        <w:t>Fomentar la participación de los diferentes sectores económicos y sociales involucrados en beneficio de la conservación de los recursos naturales.</w:t>
      </w:r>
    </w:p>
    <w:p w14:paraId="0ECBA7D7" w14:textId="77777777" w:rsidR="00C270D4" w:rsidRPr="00C270D4" w:rsidRDefault="00C270D4" w:rsidP="00C270D4">
      <w:pPr>
        <w:pStyle w:val="Prrafodelista"/>
        <w:numPr>
          <w:ilvl w:val="0"/>
          <w:numId w:val="35"/>
        </w:numPr>
        <w:rPr>
          <w:rFonts w:eastAsia="Times New Roman"/>
          <w:sz w:val="20"/>
          <w:szCs w:val="20"/>
          <w:lang w:val="es-ES" w:eastAsia="es-ES"/>
        </w:rPr>
      </w:pPr>
      <w:r w:rsidRPr="00C270D4">
        <w:rPr>
          <w:rFonts w:eastAsia="Times New Roman"/>
          <w:sz w:val="20"/>
          <w:szCs w:val="20"/>
          <w:lang w:val="es-ES" w:eastAsia="es-ES"/>
        </w:rPr>
        <w:t>Introducir y fortalecer el tema de la conservación del ANP en las políticas públicas de los municipios involucrados.</w:t>
      </w:r>
    </w:p>
    <w:p w14:paraId="35F28C51" w14:textId="77777777" w:rsidR="00C270D4" w:rsidRPr="00C270D4" w:rsidRDefault="00C270D4" w:rsidP="00C270D4">
      <w:pPr>
        <w:pStyle w:val="Prrafodelista"/>
        <w:numPr>
          <w:ilvl w:val="0"/>
          <w:numId w:val="35"/>
        </w:numPr>
        <w:rPr>
          <w:rFonts w:eastAsia="Times New Roman"/>
          <w:sz w:val="20"/>
          <w:szCs w:val="20"/>
          <w:lang w:val="es-ES" w:eastAsia="es-ES"/>
        </w:rPr>
      </w:pPr>
      <w:r w:rsidRPr="00C270D4">
        <w:rPr>
          <w:rFonts w:eastAsia="Times New Roman"/>
          <w:sz w:val="20"/>
          <w:szCs w:val="20"/>
          <w:lang w:val="es-ES" w:eastAsia="es-ES"/>
        </w:rPr>
        <w:t>Integrar el ANP a los procesos regionales de manera permanente.</w:t>
      </w:r>
    </w:p>
    <w:p w14:paraId="34FDD585" w14:textId="77777777" w:rsidR="00C270D4" w:rsidRPr="00C270D4" w:rsidRDefault="00C270D4" w:rsidP="00C270D4">
      <w:pPr>
        <w:spacing w:before="0" w:after="0" w:line="240" w:lineRule="auto"/>
        <w:ind w:left="720"/>
        <w:rPr>
          <w:rFonts w:ascii="Arial" w:eastAsia="Times New Roman" w:hAnsi="Arial" w:cs="Arial"/>
          <w:sz w:val="20"/>
          <w:szCs w:val="20"/>
          <w:lang w:val="es-ES" w:eastAsia="es-ES"/>
        </w:rPr>
      </w:pPr>
    </w:p>
    <w:p w14:paraId="08F51DD8"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Metas y resultados esperados</w:t>
      </w:r>
    </w:p>
    <w:p w14:paraId="3E86A8BB" w14:textId="77777777" w:rsidR="00C270D4" w:rsidRPr="00C270D4" w:rsidRDefault="00C270D4" w:rsidP="00C270D4">
      <w:pPr>
        <w:pStyle w:val="Prrafodelista"/>
        <w:numPr>
          <w:ilvl w:val="0"/>
          <w:numId w:val="35"/>
        </w:numPr>
        <w:rPr>
          <w:rFonts w:eastAsia="Times New Roman"/>
          <w:sz w:val="20"/>
          <w:szCs w:val="20"/>
          <w:lang w:val="es-ES" w:eastAsia="es-ES"/>
        </w:rPr>
      </w:pPr>
      <w:r w:rsidRPr="00C270D4">
        <w:rPr>
          <w:rFonts w:eastAsia="Times New Roman"/>
          <w:sz w:val="20"/>
          <w:szCs w:val="20"/>
          <w:lang w:val="es-ES" w:eastAsia="es-ES"/>
        </w:rPr>
        <w:t>Contar con un esquema de manejo integral y adaptativo que integre de manera transversal el quehacer de las ANP existentes en concordancia con la RBCM.</w:t>
      </w:r>
    </w:p>
    <w:p w14:paraId="4F03EFCA" w14:textId="77777777" w:rsidR="00C270D4" w:rsidRPr="00C270D4" w:rsidRDefault="00C270D4" w:rsidP="00C270D4">
      <w:pPr>
        <w:pStyle w:val="Prrafodelista"/>
        <w:numPr>
          <w:ilvl w:val="0"/>
          <w:numId w:val="35"/>
        </w:numPr>
        <w:rPr>
          <w:rFonts w:eastAsia="Times New Roman"/>
          <w:sz w:val="20"/>
          <w:szCs w:val="20"/>
          <w:lang w:val="es-ES" w:eastAsia="es-ES"/>
        </w:rPr>
      </w:pPr>
      <w:r w:rsidRPr="00C270D4">
        <w:rPr>
          <w:rFonts w:eastAsia="Times New Roman"/>
          <w:sz w:val="20"/>
          <w:szCs w:val="20"/>
          <w:lang w:val="es-ES" w:eastAsia="es-ES"/>
        </w:rPr>
        <w:t>Participar activamente en los diferentes comités y consejos municipales y estatales destinados al diseño de políticas públicas, para lograr incidir en acciones que disminuyan los impactos negativos hacia las ANP.</w:t>
      </w:r>
    </w:p>
    <w:p w14:paraId="6512FAC3" w14:textId="77777777" w:rsidR="00C270D4" w:rsidRPr="00C270D4" w:rsidRDefault="00C270D4" w:rsidP="00C270D4">
      <w:pPr>
        <w:pStyle w:val="Prrafodelista"/>
        <w:numPr>
          <w:ilvl w:val="0"/>
          <w:numId w:val="35"/>
        </w:numPr>
        <w:rPr>
          <w:rFonts w:eastAsia="Times New Roman"/>
          <w:sz w:val="20"/>
          <w:szCs w:val="20"/>
          <w:lang w:val="es-ES" w:eastAsia="es-ES"/>
        </w:rPr>
      </w:pPr>
      <w:r w:rsidRPr="00C270D4">
        <w:rPr>
          <w:rFonts w:eastAsia="Times New Roman"/>
          <w:sz w:val="20"/>
          <w:szCs w:val="20"/>
          <w:lang w:val="es-ES" w:eastAsia="es-ES"/>
        </w:rPr>
        <w:t>En el mediano plazo, contar con acuerdos o esquemas de colaboración formal con los sectores involucrados en el aprovechamiento sustentable y conservación del ANP y su zona de influencia.</w:t>
      </w:r>
    </w:p>
    <w:p w14:paraId="242AF7A3" w14:textId="77777777" w:rsidR="00C270D4" w:rsidRPr="00C270D4" w:rsidRDefault="00C270D4" w:rsidP="00C270D4">
      <w:pPr>
        <w:spacing w:before="0" w:after="0" w:line="240" w:lineRule="auto"/>
        <w:ind w:left="720"/>
        <w:rPr>
          <w:rFonts w:ascii="Arial" w:eastAsia="Times New Roman" w:hAnsi="Arial" w:cs="Arial"/>
          <w:sz w:val="20"/>
          <w:szCs w:val="20"/>
          <w:lang w:val="es-ES" w:eastAsia="es-ES"/>
        </w:rPr>
      </w:pPr>
    </w:p>
    <w:tbl>
      <w:tblPr>
        <w:tblW w:w="4986"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0A0" w:firstRow="1" w:lastRow="0" w:firstColumn="1" w:lastColumn="0" w:noHBand="0" w:noVBand="0"/>
      </w:tblPr>
      <w:tblGrid>
        <w:gridCol w:w="8511"/>
        <w:gridCol w:w="1052"/>
      </w:tblGrid>
      <w:tr w:rsidR="00C270D4" w:rsidRPr="00C270D4" w14:paraId="7380E64C" w14:textId="77777777" w:rsidTr="00C270D4">
        <w:trPr>
          <w:trHeight w:val="260"/>
        </w:trPr>
        <w:tc>
          <w:tcPr>
            <w:tcW w:w="4450" w:type="pct"/>
            <w:tcMar>
              <w:top w:w="100" w:type="dxa"/>
              <w:left w:w="115" w:type="dxa"/>
              <w:bottom w:w="100" w:type="dxa"/>
              <w:right w:w="115" w:type="dxa"/>
            </w:tcMar>
          </w:tcPr>
          <w:p w14:paraId="1F6AF82A"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Actividades* y acciones</w:t>
            </w:r>
          </w:p>
        </w:tc>
        <w:tc>
          <w:tcPr>
            <w:tcW w:w="550" w:type="pct"/>
            <w:tcMar>
              <w:top w:w="100" w:type="dxa"/>
              <w:left w:w="115" w:type="dxa"/>
              <w:bottom w:w="100" w:type="dxa"/>
              <w:right w:w="115" w:type="dxa"/>
            </w:tcMar>
          </w:tcPr>
          <w:p w14:paraId="65BF35D4"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Plazo</w:t>
            </w:r>
          </w:p>
        </w:tc>
      </w:tr>
      <w:tr w:rsidR="00C270D4" w:rsidRPr="00C270D4" w14:paraId="0255916D" w14:textId="77777777" w:rsidTr="00C270D4">
        <w:tc>
          <w:tcPr>
            <w:tcW w:w="5000" w:type="pct"/>
            <w:gridSpan w:val="2"/>
            <w:tcMar>
              <w:top w:w="100" w:type="dxa"/>
              <w:left w:w="115" w:type="dxa"/>
              <w:bottom w:w="100" w:type="dxa"/>
              <w:right w:w="115" w:type="dxa"/>
            </w:tcMar>
          </w:tcPr>
          <w:p w14:paraId="330FDB1C"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Desarrollar y consensar un esquema geopolítico que permita un manejo integral de cuenca</w:t>
            </w:r>
          </w:p>
        </w:tc>
      </w:tr>
      <w:tr w:rsidR="00C270D4" w:rsidRPr="00C270D4" w14:paraId="044497B6" w14:textId="77777777" w:rsidTr="00C270D4">
        <w:trPr>
          <w:trHeight w:val="597"/>
        </w:trPr>
        <w:tc>
          <w:tcPr>
            <w:tcW w:w="4450" w:type="pct"/>
            <w:tcMar>
              <w:top w:w="100" w:type="dxa"/>
              <w:left w:w="115" w:type="dxa"/>
              <w:bottom w:w="100" w:type="dxa"/>
              <w:right w:w="115" w:type="dxa"/>
            </w:tcMar>
          </w:tcPr>
          <w:p w14:paraId="27B8A451"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Identificar en coordinación con Estado y Municipios una organización espacial geopolítica (subregión) que incluya a las ANP existentes para aplicar el manejo de cuenca</w:t>
            </w:r>
          </w:p>
        </w:tc>
        <w:tc>
          <w:tcPr>
            <w:tcW w:w="550" w:type="pct"/>
            <w:vAlign w:val="center"/>
          </w:tcPr>
          <w:p w14:paraId="71848739" w14:textId="77777777" w:rsidR="00C270D4" w:rsidRPr="00C270D4" w:rsidRDefault="00C270D4" w:rsidP="00C270D4">
            <w:pPr>
              <w:autoSpaceDE w:val="0"/>
              <w:autoSpaceDN w:val="0"/>
              <w:adjustRightInd w:val="0"/>
              <w:spacing w:before="0" w:after="0" w:line="240" w:lineRule="auto"/>
              <w:jc w:val="center"/>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C</w:t>
            </w:r>
          </w:p>
        </w:tc>
      </w:tr>
      <w:tr w:rsidR="00C270D4" w:rsidRPr="00C270D4" w14:paraId="391B1FE9" w14:textId="77777777" w:rsidTr="00C270D4">
        <w:tc>
          <w:tcPr>
            <w:tcW w:w="4450" w:type="pct"/>
            <w:tcMar>
              <w:top w:w="100" w:type="dxa"/>
              <w:left w:w="115" w:type="dxa"/>
              <w:bottom w:w="100" w:type="dxa"/>
              <w:right w:w="115" w:type="dxa"/>
            </w:tcMar>
          </w:tcPr>
          <w:p w14:paraId="567CDA49"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Formalizar la coordinación en cada subregión identificada con Estado y Municipios para incidir en el desarrollo de instrumentos de planeación, ordenamiento y uso del territorio</w:t>
            </w:r>
          </w:p>
        </w:tc>
        <w:tc>
          <w:tcPr>
            <w:tcW w:w="550" w:type="pct"/>
          </w:tcPr>
          <w:p w14:paraId="0ECF1311" w14:textId="77777777" w:rsidR="00C270D4" w:rsidRPr="00C270D4" w:rsidRDefault="00C270D4" w:rsidP="00C270D4">
            <w:pPr>
              <w:autoSpaceDE w:val="0"/>
              <w:autoSpaceDN w:val="0"/>
              <w:adjustRightInd w:val="0"/>
              <w:spacing w:before="0" w:after="0" w:line="240" w:lineRule="auto"/>
              <w:jc w:val="center"/>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C</w:t>
            </w:r>
          </w:p>
        </w:tc>
      </w:tr>
      <w:tr w:rsidR="00C270D4" w:rsidRPr="00C270D4" w14:paraId="30B8429D" w14:textId="77777777" w:rsidTr="00C270D4">
        <w:tc>
          <w:tcPr>
            <w:tcW w:w="4450" w:type="pct"/>
            <w:tcMar>
              <w:top w:w="100" w:type="dxa"/>
              <w:left w:w="115" w:type="dxa"/>
              <w:bottom w:w="100" w:type="dxa"/>
              <w:right w:w="115" w:type="dxa"/>
            </w:tcMar>
          </w:tcPr>
          <w:p w14:paraId="60A3F1FA"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Armonizar los programas de manejo de las ANP existentes y de la RBCM bajo un esquema integrado de paisaje</w:t>
            </w:r>
          </w:p>
        </w:tc>
        <w:tc>
          <w:tcPr>
            <w:tcW w:w="550" w:type="pct"/>
          </w:tcPr>
          <w:p w14:paraId="0C86F6D7" w14:textId="77777777" w:rsidR="00C270D4" w:rsidRPr="00C270D4" w:rsidRDefault="00C270D4" w:rsidP="00C270D4">
            <w:pPr>
              <w:autoSpaceDE w:val="0"/>
              <w:autoSpaceDN w:val="0"/>
              <w:adjustRightInd w:val="0"/>
              <w:spacing w:before="0" w:after="0" w:line="240" w:lineRule="auto"/>
              <w:jc w:val="center"/>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M</w:t>
            </w:r>
          </w:p>
        </w:tc>
      </w:tr>
      <w:tr w:rsidR="00C270D4" w:rsidRPr="00C270D4" w14:paraId="3258F0A7" w14:textId="77777777" w:rsidTr="00C270D4">
        <w:tc>
          <w:tcPr>
            <w:tcW w:w="4450" w:type="pct"/>
            <w:tcMar>
              <w:top w:w="100" w:type="dxa"/>
              <w:left w:w="115" w:type="dxa"/>
              <w:bottom w:w="100" w:type="dxa"/>
              <w:right w:w="115" w:type="dxa"/>
            </w:tcMar>
          </w:tcPr>
          <w:p w14:paraId="27E056D4"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Formalizar acuerdos de colaboración con Federación, Estados y Municipios que permitan contar con apoyo de bienes materiales y humanos en el manejo de la RBCM</w:t>
            </w:r>
          </w:p>
        </w:tc>
        <w:tc>
          <w:tcPr>
            <w:tcW w:w="550" w:type="pct"/>
          </w:tcPr>
          <w:p w14:paraId="646FDC07" w14:textId="77777777" w:rsidR="00C270D4" w:rsidRPr="00C270D4" w:rsidRDefault="00C270D4" w:rsidP="00C270D4">
            <w:pPr>
              <w:autoSpaceDE w:val="0"/>
              <w:autoSpaceDN w:val="0"/>
              <w:adjustRightInd w:val="0"/>
              <w:spacing w:before="0" w:after="0" w:line="240" w:lineRule="auto"/>
              <w:jc w:val="center"/>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P</w:t>
            </w:r>
          </w:p>
        </w:tc>
      </w:tr>
      <w:tr w:rsidR="00C270D4" w:rsidRPr="00C270D4" w14:paraId="697A796E" w14:textId="77777777" w:rsidTr="00C270D4">
        <w:tc>
          <w:tcPr>
            <w:tcW w:w="4450" w:type="pct"/>
            <w:tcMar>
              <w:top w:w="100" w:type="dxa"/>
              <w:left w:w="115" w:type="dxa"/>
              <w:bottom w:w="100" w:type="dxa"/>
              <w:right w:w="115" w:type="dxa"/>
            </w:tcMar>
          </w:tcPr>
          <w:p w14:paraId="19151707"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Contar, en coordinación con el Consejo Asesor, con subcosejos subregionales que faciliten la implementación y seguimiento de las acciones previstas en el programa de manejo</w:t>
            </w:r>
          </w:p>
        </w:tc>
        <w:tc>
          <w:tcPr>
            <w:tcW w:w="550" w:type="pct"/>
          </w:tcPr>
          <w:p w14:paraId="592131A5" w14:textId="77777777" w:rsidR="00C270D4" w:rsidRPr="00C270D4" w:rsidRDefault="00C270D4" w:rsidP="00C270D4">
            <w:pPr>
              <w:autoSpaceDE w:val="0"/>
              <w:autoSpaceDN w:val="0"/>
              <w:adjustRightInd w:val="0"/>
              <w:spacing w:before="0" w:after="0" w:line="240" w:lineRule="auto"/>
              <w:jc w:val="center"/>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C</w:t>
            </w:r>
          </w:p>
        </w:tc>
      </w:tr>
      <w:tr w:rsidR="00C270D4" w:rsidRPr="00C270D4" w14:paraId="561447EF" w14:textId="77777777" w:rsidTr="00C270D4">
        <w:tc>
          <w:tcPr>
            <w:tcW w:w="5000" w:type="pct"/>
            <w:gridSpan w:val="2"/>
            <w:tcMar>
              <w:top w:w="100" w:type="dxa"/>
              <w:left w:w="115" w:type="dxa"/>
              <w:bottom w:w="100" w:type="dxa"/>
              <w:right w:w="115" w:type="dxa"/>
            </w:tcMar>
          </w:tcPr>
          <w:p w14:paraId="1A915FC8"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Consolidación de la participación inter e intrainstitucional en el manejo del ANP</w:t>
            </w:r>
          </w:p>
        </w:tc>
      </w:tr>
      <w:tr w:rsidR="00C270D4" w:rsidRPr="00C270D4" w14:paraId="7E166A60" w14:textId="77777777" w:rsidTr="00C270D4">
        <w:tc>
          <w:tcPr>
            <w:tcW w:w="4450" w:type="pct"/>
            <w:tcMar>
              <w:top w:w="100" w:type="dxa"/>
              <w:left w:w="115" w:type="dxa"/>
              <w:bottom w:w="100" w:type="dxa"/>
              <w:right w:w="115" w:type="dxa"/>
            </w:tcMar>
          </w:tcPr>
          <w:p w14:paraId="63187237"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Identificar áreas de oportunidad y temas transversales que permitan la colaboración con instancias de los 3 niveles de gobierno, en coordinación con el Consejo Asesor de la RBCM</w:t>
            </w:r>
          </w:p>
        </w:tc>
        <w:tc>
          <w:tcPr>
            <w:tcW w:w="550" w:type="pct"/>
            <w:tcMar>
              <w:top w:w="100" w:type="dxa"/>
              <w:left w:w="115" w:type="dxa"/>
              <w:bottom w:w="100" w:type="dxa"/>
              <w:right w:w="115" w:type="dxa"/>
            </w:tcMar>
            <w:vAlign w:val="center"/>
          </w:tcPr>
          <w:p w14:paraId="3BE29261"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C</w:t>
            </w:r>
          </w:p>
        </w:tc>
      </w:tr>
      <w:tr w:rsidR="00C270D4" w:rsidRPr="00C270D4" w14:paraId="3295B5B1" w14:textId="77777777" w:rsidTr="00C270D4">
        <w:tc>
          <w:tcPr>
            <w:tcW w:w="4450" w:type="pct"/>
            <w:tcMar>
              <w:top w:w="100" w:type="dxa"/>
              <w:left w:w="115" w:type="dxa"/>
              <w:bottom w:w="100" w:type="dxa"/>
              <w:right w:w="115" w:type="dxa"/>
            </w:tcMar>
          </w:tcPr>
          <w:p w14:paraId="3CFBEE98"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Identificar a los principales usuarios del ANP de los diferentes sectores y los puntos de interés comunes con la Reserva de la Biosfera para elaborar estrategias de colaboración</w:t>
            </w:r>
          </w:p>
        </w:tc>
        <w:tc>
          <w:tcPr>
            <w:tcW w:w="550" w:type="pct"/>
            <w:tcMar>
              <w:top w:w="100" w:type="dxa"/>
              <w:left w:w="115" w:type="dxa"/>
              <w:bottom w:w="100" w:type="dxa"/>
              <w:right w:w="115" w:type="dxa"/>
            </w:tcMar>
            <w:vAlign w:val="center"/>
          </w:tcPr>
          <w:p w14:paraId="27FD1184"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C</w:t>
            </w:r>
          </w:p>
        </w:tc>
      </w:tr>
      <w:tr w:rsidR="00C270D4" w:rsidRPr="00C270D4" w14:paraId="011CE9A4" w14:textId="77777777" w:rsidTr="00C270D4">
        <w:tc>
          <w:tcPr>
            <w:tcW w:w="4450" w:type="pct"/>
            <w:tcMar>
              <w:top w:w="100" w:type="dxa"/>
              <w:left w:w="115" w:type="dxa"/>
              <w:bottom w:w="100" w:type="dxa"/>
              <w:right w:w="115" w:type="dxa"/>
            </w:tcMar>
          </w:tcPr>
          <w:p w14:paraId="34681EBE"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Dar a conocer entre las diversas dependencias de gobierno y municipios las actividades del área natural protegida y promover  su coadyuvancia</w:t>
            </w:r>
          </w:p>
        </w:tc>
        <w:tc>
          <w:tcPr>
            <w:tcW w:w="550" w:type="pct"/>
            <w:tcMar>
              <w:top w:w="100" w:type="dxa"/>
              <w:left w:w="115" w:type="dxa"/>
              <w:bottom w:w="100" w:type="dxa"/>
              <w:right w:w="115" w:type="dxa"/>
            </w:tcMar>
            <w:vAlign w:val="center"/>
          </w:tcPr>
          <w:p w14:paraId="197037E4"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P</w:t>
            </w:r>
          </w:p>
        </w:tc>
      </w:tr>
      <w:tr w:rsidR="00C270D4" w:rsidRPr="00C270D4" w14:paraId="77C8C1CA" w14:textId="77777777" w:rsidTr="00C270D4">
        <w:tc>
          <w:tcPr>
            <w:tcW w:w="4450" w:type="pct"/>
            <w:tcMar>
              <w:top w:w="100" w:type="dxa"/>
              <w:left w:w="115" w:type="dxa"/>
              <w:bottom w:w="100" w:type="dxa"/>
              <w:right w:w="115" w:type="dxa"/>
            </w:tcMar>
          </w:tcPr>
          <w:p w14:paraId="4D3BFAD0"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 xml:space="preserve">Solicitar a las dependencias de los tres órdenes de gobierno, la inclusión de la Dirección del ANP en reuniones de trabajo o establecimiento de comités con relación al área natural protegida </w:t>
            </w:r>
          </w:p>
        </w:tc>
        <w:tc>
          <w:tcPr>
            <w:tcW w:w="550" w:type="pct"/>
            <w:tcMar>
              <w:top w:w="100" w:type="dxa"/>
              <w:left w:w="115" w:type="dxa"/>
              <w:bottom w:w="100" w:type="dxa"/>
              <w:right w:w="115" w:type="dxa"/>
            </w:tcMar>
            <w:vAlign w:val="center"/>
          </w:tcPr>
          <w:p w14:paraId="1111ED49"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C</w:t>
            </w:r>
          </w:p>
        </w:tc>
      </w:tr>
      <w:tr w:rsidR="00C270D4" w:rsidRPr="00C270D4" w14:paraId="0E0131A3" w14:textId="77777777" w:rsidTr="00C270D4">
        <w:tc>
          <w:tcPr>
            <w:tcW w:w="4450" w:type="pct"/>
            <w:tcMar>
              <w:top w:w="100" w:type="dxa"/>
              <w:left w:w="115" w:type="dxa"/>
              <w:bottom w:w="100" w:type="dxa"/>
              <w:right w:w="115" w:type="dxa"/>
            </w:tcMar>
          </w:tcPr>
          <w:p w14:paraId="6BBF4C08"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Fomentar la colaboración con las otras ANP de la región a fin de generar acuerdos y toma de decisiones con impacto regional</w:t>
            </w:r>
          </w:p>
        </w:tc>
        <w:tc>
          <w:tcPr>
            <w:tcW w:w="550" w:type="pct"/>
            <w:tcMar>
              <w:top w:w="100" w:type="dxa"/>
              <w:left w:w="115" w:type="dxa"/>
              <w:bottom w:w="100" w:type="dxa"/>
              <w:right w:w="115" w:type="dxa"/>
            </w:tcMar>
            <w:vAlign w:val="center"/>
          </w:tcPr>
          <w:p w14:paraId="24D4AD18" w14:textId="77777777" w:rsidR="00C270D4" w:rsidRPr="00C270D4"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P</w:t>
            </w:r>
          </w:p>
        </w:tc>
      </w:tr>
    </w:tbl>
    <w:p w14:paraId="5ED9EB5E" w14:textId="77777777" w:rsidR="00C270D4" w:rsidRPr="00CF435B" w:rsidRDefault="00C270D4" w:rsidP="00C270D4">
      <w:pPr>
        <w:autoSpaceDE w:val="0"/>
        <w:autoSpaceDN w:val="0"/>
        <w:adjustRightInd w:val="0"/>
        <w:spacing w:before="0" w:after="0" w:line="240" w:lineRule="auto"/>
        <w:rPr>
          <w:rFonts w:ascii="Arial" w:eastAsia="Times New Roman" w:hAnsi="Arial" w:cs="Arial"/>
          <w:sz w:val="20"/>
          <w:szCs w:val="20"/>
          <w:lang w:val="es-ES" w:eastAsia="es-ES"/>
        </w:rPr>
      </w:pPr>
      <w:r w:rsidRPr="00C270D4">
        <w:rPr>
          <w:rFonts w:ascii="Arial" w:eastAsia="Times New Roman" w:hAnsi="Arial" w:cs="Arial"/>
          <w:sz w:val="20"/>
          <w:szCs w:val="20"/>
          <w:lang w:val="es-ES" w:eastAsia="es-ES"/>
        </w:rPr>
        <w:t>* Las actividades se presentan en letra cursiva.</w:t>
      </w:r>
    </w:p>
    <w:p w14:paraId="60BBF255" w14:textId="77777777" w:rsidR="00B54919" w:rsidRPr="00596A3A" w:rsidRDefault="00B54919" w:rsidP="00C80695">
      <w:pPr>
        <w:spacing w:before="0" w:after="0" w:line="240" w:lineRule="auto"/>
        <w:jc w:val="left"/>
        <w:rPr>
          <w:rFonts w:ascii="Arial" w:eastAsia="Times New Roman" w:hAnsi="Arial" w:cs="Arial"/>
          <w:b/>
          <w:sz w:val="20"/>
          <w:szCs w:val="20"/>
          <w:lang w:val="es-ES" w:eastAsia="es-ES"/>
        </w:rPr>
      </w:pPr>
    </w:p>
    <w:p w14:paraId="254C9B2B" w14:textId="77777777" w:rsidR="00B54919" w:rsidRPr="00596A3A" w:rsidRDefault="00B54919" w:rsidP="00C80695">
      <w:pPr>
        <w:pStyle w:val="Ttulo2"/>
        <w:rPr>
          <w:lang w:val="es-MX" w:eastAsia="es-MX"/>
        </w:rPr>
      </w:pPr>
      <w:bookmarkStart w:id="106" w:name="_Toc475437642"/>
      <w:bookmarkStart w:id="107" w:name="_Toc483396485"/>
      <w:r w:rsidRPr="00596A3A">
        <w:rPr>
          <w:lang w:val="es-MX"/>
        </w:rPr>
        <w:t>6.6.3 Componente de cooperación y designaciones internacionales</w:t>
      </w:r>
      <w:bookmarkEnd w:id="106"/>
      <w:bookmarkEnd w:id="107"/>
    </w:p>
    <w:p w14:paraId="06E996DE"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eastAsia="es-ES"/>
        </w:rPr>
      </w:pPr>
    </w:p>
    <w:p w14:paraId="4A4D78BF"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Dadas las condiciones del mundo globalizado y teniendo en cuenta que las especies y ecosistemas no reconocen fronteras políticas, resulta necesario que las diversas naciones realicen acciones de conservación conjunta, con especial énfasis en las especies migratorias o con distribución transfronteriza. </w:t>
      </w:r>
    </w:p>
    <w:p w14:paraId="191E16C6"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325C662C" w14:textId="0C04B284"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lastRenderedPageBreak/>
        <w:t xml:space="preserve">Particularmente dentro de la Reserva de la Biosfera se encuentra el 50% del Sistema Arrecifal Mesoamericano (SAM), siendo esta la primera y única barrera arrecifal trasfronteriza del mundo. Este ecosistema, de aproximadamente 1,000 kilómetros de longitud, comprende cuatro países iniciando en Cabo Catoche, al norte de Quintana Roo, México, bordeado las costas de Belice y Guatemala y finalizando en el complejo Islas de la Bahía/Cayos Cochinos en la costa norte de Honduras. Existe también la designación como sitio </w:t>
      </w:r>
      <w:r w:rsidR="0024344B" w:rsidRPr="00596A3A">
        <w:rPr>
          <w:rFonts w:ascii="Arial" w:eastAsia="Times New Roman" w:hAnsi="Arial" w:cs="Arial"/>
          <w:sz w:val="20"/>
          <w:szCs w:val="20"/>
          <w:lang w:val="es-ES" w:eastAsia="es-ES"/>
        </w:rPr>
        <w:t>Ramsar de la Playa tortuguera Xcacel-X</w:t>
      </w:r>
      <w:r w:rsidRPr="00596A3A">
        <w:rPr>
          <w:rFonts w:ascii="Arial" w:eastAsia="Times New Roman" w:hAnsi="Arial" w:cs="Arial"/>
          <w:sz w:val="20"/>
          <w:szCs w:val="20"/>
          <w:lang w:val="es-ES" w:eastAsia="es-ES"/>
        </w:rPr>
        <w:t>cacelito que se encuentra al 100% dentro del polígono de la RBCM.</w:t>
      </w:r>
    </w:p>
    <w:p w14:paraId="1DC88153"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301610BD" w14:textId="63E8782A"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Por otro lado, en la Reserva de la Biosfera se encuentran especies migratorias transfronterizas como el </w:t>
      </w:r>
      <w:r w:rsidR="001C0F99">
        <w:rPr>
          <w:rFonts w:ascii="Arial" w:eastAsia="Times New Roman" w:hAnsi="Arial" w:cs="Arial"/>
          <w:sz w:val="20"/>
          <w:szCs w:val="20"/>
          <w:lang w:val="es-ES" w:eastAsia="es-ES"/>
        </w:rPr>
        <w:t>T</w:t>
      </w:r>
      <w:r w:rsidRPr="00596A3A">
        <w:rPr>
          <w:rFonts w:ascii="Arial" w:eastAsia="Times New Roman" w:hAnsi="Arial" w:cs="Arial"/>
          <w:sz w:val="20"/>
          <w:szCs w:val="20"/>
          <w:lang w:val="es-ES" w:eastAsia="es-ES"/>
        </w:rPr>
        <w:t xml:space="preserve">iburón </w:t>
      </w:r>
      <w:r w:rsidR="001C0F99">
        <w:rPr>
          <w:rFonts w:ascii="Arial" w:eastAsia="Times New Roman" w:hAnsi="Arial" w:cs="Arial"/>
          <w:sz w:val="20"/>
          <w:szCs w:val="20"/>
          <w:lang w:val="es-ES" w:eastAsia="es-ES"/>
        </w:rPr>
        <w:t>B</w:t>
      </w:r>
      <w:r w:rsidRPr="00596A3A">
        <w:rPr>
          <w:rFonts w:ascii="Arial" w:eastAsia="Times New Roman" w:hAnsi="Arial" w:cs="Arial"/>
          <w:sz w:val="20"/>
          <w:szCs w:val="20"/>
          <w:lang w:val="es-ES" w:eastAsia="es-ES"/>
        </w:rPr>
        <w:t xml:space="preserve">allena, la langosta, peces de importancia comercial y múltiples especies de aves, por lo que la cooperación internacional resulta de vital importancia a fin de fortalecer los esquemas de conservación, protección y aprovechamiento sustentable de estas especies. </w:t>
      </w:r>
    </w:p>
    <w:p w14:paraId="598CF65B"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0FD3D6C8"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Así mismo esta cooperación permitirá generar sinergias entre las instituciones de diversos países, fomentando el intercambio de experiencias, tecnologías, metodologías e incluso la creación de mecanismos de financiamiento del área natural protegida.</w:t>
      </w:r>
    </w:p>
    <w:p w14:paraId="4CE36257"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4A407979"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sz w:val="20"/>
          <w:szCs w:val="20"/>
          <w:lang w:val="es-ES" w:eastAsia="es-ES"/>
        </w:rPr>
        <w:t xml:space="preserve"> </w:t>
      </w:r>
      <w:r w:rsidRPr="00596A3A">
        <w:rPr>
          <w:rFonts w:ascii="Arial" w:eastAsia="Times New Roman" w:hAnsi="Arial" w:cs="Arial"/>
          <w:b/>
          <w:sz w:val="20"/>
          <w:szCs w:val="20"/>
          <w:lang w:val="es-ES" w:eastAsia="es-ES"/>
        </w:rPr>
        <w:t>Objetivos particulares</w:t>
      </w:r>
    </w:p>
    <w:p w14:paraId="2680F6F1" w14:textId="77777777" w:rsidR="00B54919" w:rsidRPr="00596A3A" w:rsidRDefault="00B54919" w:rsidP="00C80695">
      <w:pPr>
        <w:numPr>
          <w:ilvl w:val="0"/>
          <w:numId w:val="29"/>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 xml:space="preserve">Lograr la cooperación internacional en relación al intercambio de experiencias y conocimiento, aplicación de nuevas tecnologías o metodologías para la protección y manejo de ecosistemas y especies, así como para la asignación de fondos que faciliten la ejecución de proyectos de conservación realizados en el ANP. </w:t>
      </w:r>
    </w:p>
    <w:p w14:paraId="3C8E492D" w14:textId="77777777" w:rsidR="00B54919" w:rsidRPr="00596A3A" w:rsidRDefault="00B54919" w:rsidP="00C80695">
      <w:pPr>
        <w:numPr>
          <w:ilvl w:val="0"/>
          <w:numId w:val="29"/>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 xml:space="preserve">Cumplir y apoyar los diversos acuerdos y proyectos internacionales que abarquen superficie de la RBCM, entre los que se encuentra el Sistema Arrecifal Mesoamericano. </w:t>
      </w:r>
    </w:p>
    <w:p w14:paraId="399A2415" w14:textId="77777777" w:rsidR="00B54919" w:rsidRPr="00596A3A" w:rsidRDefault="00B54919" w:rsidP="00C80695">
      <w:pPr>
        <w:numPr>
          <w:ilvl w:val="0"/>
          <w:numId w:val="29"/>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Promover y fomentar la cooperación y el financiamiento internacional para destinar recursos que permitan el fortalecimiento del manejo de la RBCM.</w:t>
      </w:r>
    </w:p>
    <w:p w14:paraId="69670036"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2F7FF581"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 xml:space="preserve">Metas y resultados esperados </w:t>
      </w:r>
    </w:p>
    <w:p w14:paraId="5AFA2031" w14:textId="77777777" w:rsidR="00B54919" w:rsidRPr="00596A3A" w:rsidRDefault="00B54919" w:rsidP="00C80695">
      <w:pPr>
        <w:numPr>
          <w:ilvl w:val="0"/>
          <w:numId w:val="30"/>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a mediano plazo con al menos un esquema de cooperación internacional que apoye la conservación del área natural protegida.</w:t>
      </w:r>
    </w:p>
    <w:p w14:paraId="48B1D8D5" w14:textId="77777777" w:rsidR="00B54919" w:rsidRPr="00596A3A" w:rsidRDefault="00B54919" w:rsidP="00C80695">
      <w:pPr>
        <w:numPr>
          <w:ilvl w:val="0"/>
          <w:numId w:val="30"/>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 xml:space="preserve">Participar y apoyar al menos un proyecto internacional al año, dando el seguimiento requerido. </w:t>
      </w:r>
    </w:p>
    <w:p w14:paraId="69D845D5" w14:textId="77777777" w:rsidR="00B54919" w:rsidRPr="00596A3A" w:rsidRDefault="00B54919" w:rsidP="00C80695">
      <w:pPr>
        <w:numPr>
          <w:ilvl w:val="0"/>
          <w:numId w:val="30"/>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en el mediano plazo, con un catálogo de instituciones, universidades o gobiernos internacionales que cuenten con programas de apoyo y colaboración en materia de conservación de especies, ecosistemas, recursos naturales y los servicios ambientales que prestan.</w:t>
      </w:r>
    </w:p>
    <w:p w14:paraId="28FBF025" w14:textId="77777777" w:rsidR="00B54919" w:rsidRPr="00596A3A" w:rsidRDefault="00B54919" w:rsidP="00C80695">
      <w:pPr>
        <w:autoSpaceDE w:val="0"/>
        <w:autoSpaceDN w:val="0"/>
        <w:adjustRightInd w:val="0"/>
        <w:spacing w:before="0" w:after="0" w:line="240" w:lineRule="auto"/>
        <w:ind w:left="720"/>
        <w:contextualSpacing/>
        <w:rPr>
          <w:rFonts w:ascii="Arial" w:eastAsia="Calibri" w:hAnsi="Arial" w:cs="Arial"/>
          <w:sz w:val="20"/>
          <w:szCs w:val="20"/>
          <w:lang w:val="es-ES" w:eastAsia="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0A0" w:firstRow="1" w:lastRow="0" w:firstColumn="1" w:lastColumn="0" w:noHBand="0" w:noVBand="0"/>
      </w:tblPr>
      <w:tblGrid>
        <w:gridCol w:w="8575"/>
        <w:gridCol w:w="1015"/>
      </w:tblGrid>
      <w:tr w:rsidR="00CF435B" w:rsidRPr="00596A3A" w14:paraId="07C090DB" w14:textId="77777777" w:rsidTr="00D103F7">
        <w:tc>
          <w:tcPr>
            <w:tcW w:w="4471" w:type="pct"/>
            <w:tcMar>
              <w:top w:w="100" w:type="dxa"/>
              <w:left w:w="115" w:type="dxa"/>
              <w:bottom w:w="100" w:type="dxa"/>
              <w:right w:w="115" w:type="dxa"/>
            </w:tcMar>
          </w:tcPr>
          <w:p w14:paraId="64388744"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Actividades* y acciones</w:t>
            </w:r>
            <w:r w:rsidRPr="00596A3A">
              <w:rPr>
                <w:rFonts w:ascii="Arial" w:eastAsia="Times New Roman" w:hAnsi="Arial" w:cs="Arial"/>
                <w:i/>
                <w:sz w:val="20"/>
                <w:szCs w:val="20"/>
                <w:lang w:val="es-ES" w:eastAsia="es-ES"/>
              </w:rPr>
              <w:t xml:space="preserve"> Gestión para la realización de convenios y/o acuerdos</w:t>
            </w:r>
          </w:p>
        </w:tc>
        <w:tc>
          <w:tcPr>
            <w:tcW w:w="529" w:type="pct"/>
            <w:tcMar>
              <w:top w:w="100" w:type="dxa"/>
              <w:left w:w="115" w:type="dxa"/>
              <w:bottom w:w="100" w:type="dxa"/>
              <w:right w:w="115" w:type="dxa"/>
            </w:tcMar>
          </w:tcPr>
          <w:p w14:paraId="67AA3503"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Plazo</w:t>
            </w:r>
          </w:p>
        </w:tc>
      </w:tr>
      <w:tr w:rsidR="00CF435B" w:rsidRPr="00596A3A" w14:paraId="6C18D479" w14:textId="77777777" w:rsidTr="00D103F7">
        <w:tc>
          <w:tcPr>
            <w:tcW w:w="5000" w:type="pct"/>
            <w:gridSpan w:val="2"/>
            <w:tcMar>
              <w:top w:w="100" w:type="dxa"/>
              <w:left w:w="115" w:type="dxa"/>
              <w:bottom w:w="100" w:type="dxa"/>
              <w:right w:w="115" w:type="dxa"/>
            </w:tcMar>
          </w:tcPr>
          <w:p w14:paraId="0181D018"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Fomento de la cooperación y designaciones internacionales</w:t>
            </w:r>
          </w:p>
        </w:tc>
      </w:tr>
      <w:tr w:rsidR="00CF435B" w:rsidRPr="00596A3A" w14:paraId="61EA1FE7" w14:textId="77777777" w:rsidTr="00D103F7">
        <w:tc>
          <w:tcPr>
            <w:tcW w:w="4471" w:type="pct"/>
            <w:tcMar>
              <w:top w:w="100" w:type="dxa"/>
              <w:left w:w="115" w:type="dxa"/>
              <w:bottom w:w="100" w:type="dxa"/>
              <w:right w:w="115" w:type="dxa"/>
            </w:tcMar>
          </w:tcPr>
          <w:p w14:paraId="0F9C2929"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Identificar las organizaciones y/o instituciones internacionales que pudieran apoyar el desarrollo de acciones de capacitación, conservación y manejo del ANP</w:t>
            </w:r>
          </w:p>
        </w:tc>
        <w:tc>
          <w:tcPr>
            <w:tcW w:w="529" w:type="pct"/>
            <w:tcMar>
              <w:top w:w="100" w:type="dxa"/>
              <w:left w:w="115" w:type="dxa"/>
              <w:bottom w:w="100" w:type="dxa"/>
              <w:right w:w="115" w:type="dxa"/>
            </w:tcMar>
          </w:tcPr>
          <w:p w14:paraId="74E3CADB"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1BEA90AE" w14:textId="77777777" w:rsidTr="00D103F7">
        <w:tc>
          <w:tcPr>
            <w:tcW w:w="4471" w:type="pct"/>
            <w:tcMar>
              <w:top w:w="100" w:type="dxa"/>
              <w:left w:w="115" w:type="dxa"/>
              <w:bottom w:w="100" w:type="dxa"/>
              <w:right w:w="115" w:type="dxa"/>
            </w:tcMar>
          </w:tcPr>
          <w:p w14:paraId="6DD6D3C8"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Diseñar propuestas que promuevan la cooperación y financiamiento internacional</w:t>
            </w:r>
          </w:p>
        </w:tc>
        <w:tc>
          <w:tcPr>
            <w:tcW w:w="529" w:type="pct"/>
            <w:tcMar>
              <w:top w:w="100" w:type="dxa"/>
              <w:left w:w="115" w:type="dxa"/>
              <w:bottom w:w="100" w:type="dxa"/>
              <w:right w:w="115" w:type="dxa"/>
            </w:tcMar>
          </w:tcPr>
          <w:p w14:paraId="65878AF4"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65949D5B" w14:textId="77777777" w:rsidTr="00D103F7">
        <w:tc>
          <w:tcPr>
            <w:tcW w:w="4471" w:type="pct"/>
            <w:tcMar>
              <w:top w:w="100" w:type="dxa"/>
              <w:left w:w="115" w:type="dxa"/>
              <w:bottom w:w="100" w:type="dxa"/>
              <w:right w:w="115" w:type="dxa"/>
            </w:tcMar>
          </w:tcPr>
          <w:p w14:paraId="10BD151E"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Promover proyectos de conservación de los recursos naturales ante instancias internacionales </w:t>
            </w:r>
          </w:p>
        </w:tc>
        <w:tc>
          <w:tcPr>
            <w:tcW w:w="529" w:type="pct"/>
            <w:tcMar>
              <w:top w:w="100" w:type="dxa"/>
              <w:left w:w="115" w:type="dxa"/>
              <w:bottom w:w="100" w:type="dxa"/>
              <w:right w:w="115" w:type="dxa"/>
            </w:tcMar>
          </w:tcPr>
          <w:p w14:paraId="40DFD253"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644FB8E8" w14:textId="77777777" w:rsidTr="00D103F7">
        <w:tc>
          <w:tcPr>
            <w:tcW w:w="4471" w:type="pct"/>
            <w:tcMar>
              <w:top w:w="100" w:type="dxa"/>
              <w:left w:w="115" w:type="dxa"/>
              <w:bottom w:w="100" w:type="dxa"/>
              <w:right w:w="115" w:type="dxa"/>
            </w:tcMar>
          </w:tcPr>
          <w:p w14:paraId="116598C8"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Gestionar la firma de convenios o acuerdos con organizaciones o instituciones internacionales para la canalización de fondos hacia la Reserva de la Biosfera que apoyen proyectos específicos</w:t>
            </w:r>
          </w:p>
        </w:tc>
        <w:tc>
          <w:tcPr>
            <w:tcW w:w="529" w:type="pct"/>
            <w:tcMar>
              <w:top w:w="100" w:type="dxa"/>
              <w:left w:w="115" w:type="dxa"/>
              <w:bottom w:w="100" w:type="dxa"/>
              <w:right w:w="115" w:type="dxa"/>
            </w:tcMar>
          </w:tcPr>
          <w:p w14:paraId="01A2F9A4"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35637B92" w14:textId="77777777" w:rsidTr="00D103F7">
        <w:tc>
          <w:tcPr>
            <w:tcW w:w="4471" w:type="pct"/>
            <w:tcMar>
              <w:top w:w="100" w:type="dxa"/>
              <w:left w:w="115" w:type="dxa"/>
              <w:bottom w:w="100" w:type="dxa"/>
              <w:right w:w="115" w:type="dxa"/>
            </w:tcMar>
          </w:tcPr>
          <w:p w14:paraId="61757C30"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Integrar la información de los diferentes instrumentos  de cooperación internacional e identificar sitios adicionales de interés</w:t>
            </w:r>
          </w:p>
        </w:tc>
        <w:tc>
          <w:tcPr>
            <w:tcW w:w="529" w:type="pct"/>
            <w:tcMar>
              <w:top w:w="100" w:type="dxa"/>
              <w:left w:w="115" w:type="dxa"/>
              <w:bottom w:w="100" w:type="dxa"/>
              <w:right w:w="115" w:type="dxa"/>
            </w:tcMar>
          </w:tcPr>
          <w:p w14:paraId="732A35EB"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4EAD6079" w14:textId="77777777" w:rsidTr="00D103F7">
        <w:tc>
          <w:tcPr>
            <w:tcW w:w="4471"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44886BFA"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Promover convenios específicos de intercambio de experiencias internacionales y </w:t>
            </w:r>
            <w:r w:rsidRPr="00596A3A">
              <w:rPr>
                <w:rFonts w:ascii="Arial" w:eastAsia="Times New Roman" w:hAnsi="Arial" w:cs="Arial"/>
                <w:sz w:val="20"/>
                <w:szCs w:val="20"/>
                <w:lang w:val="es-ES" w:eastAsia="es-ES"/>
              </w:rPr>
              <w:lastRenderedPageBreak/>
              <w:t xml:space="preserve">capacitación de personal, para enriquecer las estrategias de manejo, conocimiento, cultura y conservación del ANP  </w:t>
            </w:r>
          </w:p>
        </w:tc>
        <w:tc>
          <w:tcPr>
            <w:tcW w:w="529" w:type="pct"/>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40A32ACA"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lastRenderedPageBreak/>
              <w:t>M</w:t>
            </w:r>
          </w:p>
        </w:tc>
      </w:tr>
    </w:tbl>
    <w:p w14:paraId="6C5ADAAB"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lastRenderedPageBreak/>
        <w:t>*Las actividades se presentan en letra cursiva.</w:t>
      </w:r>
    </w:p>
    <w:p w14:paraId="7483D4B8" w14:textId="77777777" w:rsidR="00B54919" w:rsidRPr="00596A3A" w:rsidRDefault="00B54919" w:rsidP="00C80695">
      <w:pPr>
        <w:spacing w:before="0" w:after="0" w:line="240" w:lineRule="auto"/>
        <w:rPr>
          <w:rFonts w:ascii="Arial" w:hAnsi="Arial" w:cs="Arial"/>
          <w:lang w:val="es-ES" w:eastAsia="es-ES"/>
        </w:rPr>
      </w:pPr>
      <w:bookmarkStart w:id="108" w:name="h_206ipza" w:colFirst="0" w:colLast="0"/>
      <w:bookmarkStart w:id="109" w:name="_Toc367711694"/>
      <w:bookmarkEnd w:id="108"/>
    </w:p>
    <w:p w14:paraId="008487C4" w14:textId="77777777" w:rsidR="00B54919" w:rsidRPr="00596A3A" w:rsidRDefault="00B54919" w:rsidP="00C80695">
      <w:pPr>
        <w:pStyle w:val="Ttulo2"/>
        <w:rPr>
          <w:lang w:val="es-MX"/>
        </w:rPr>
      </w:pPr>
      <w:bookmarkStart w:id="110" w:name="_Toc475437643"/>
      <w:bookmarkStart w:id="111" w:name="_Toc483396486"/>
      <w:bookmarkEnd w:id="109"/>
      <w:r w:rsidRPr="00596A3A">
        <w:rPr>
          <w:lang w:val="es-MX"/>
        </w:rPr>
        <w:t>6.6.4 Componente de infraestructura, señalización y obra pública</w:t>
      </w:r>
      <w:bookmarkEnd w:id="110"/>
      <w:bookmarkEnd w:id="111"/>
    </w:p>
    <w:p w14:paraId="7759137C"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2F4D7F79"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Las actividades incluidas en los componentes que se describen en este Programa, requieren de una infraestructura y un equipamiento mínimo necesario para su correcta y eficiente implementación. En este componente se consideran los objetivos, actividades y acciones relativas a la identificación de necesidades de infraestructura y equipo para el funcionamiento de la Reserva de la Biosfera. </w:t>
      </w:r>
    </w:p>
    <w:p w14:paraId="4B201AE6"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29B4D082"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Asimismo, una de las premisas para la instalación de infraestructura y adquisición de equipo, es hacer eficiente y multifuncional su uso y aplicación, para el apoyo mutuo de esta y las ANP contiguas en las acciones de inspección, vigilancia, monitoreo e investigación.</w:t>
      </w:r>
    </w:p>
    <w:p w14:paraId="18AFD4BC"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2C80EB0B"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Al ser un ANP de reciente creación, se requiere considerar una estrategia de señalización que permita disminuir los impactos negativos sobre los recursos y que informe a las y los usuarios sobre la normatividad que rige el área y las actividades permitidas. De igual forma y para dar atención a su gran tamaño y superficies distantes marinas, se deberá poner énfasis en estrategias que concentren los esfuerzos en los sitios de mayor confluencia de usuarios; donde se pueda presentar una mayor cantidad de ilícitos, o en aquellos sitios identificados como frágiles o sensibles. </w:t>
      </w:r>
    </w:p>
    <w:p w14:paraId="68C5C80E"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0698B0BC"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Objetivos particulares</w:t>
      </w:r>
    </w:p>
    <w:p w14:paraId="2AC0C223" w14:textId="77777777" w:rsidR="00B54919" w:rsidRPr="00596A3A" w:rsidRDefault="00B54919" w:rsidP="00C80695">
      <w:pPr>
        <w:numPr>
          <w:ilvl w:val="0"/>
          <w:numId w:val="31"/>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con la infraestructura identificada como prioritaria, que permita el funcionamiento eficaz de la Reserva de la Biosfera, a través del uso de diferentes mecanismos de gestión.</w:t>
      </w:r>
    </w:p>
    <w:p w14:paraId="3FE48824" w14:textId="77777777" w:rsidR="00B54919" w:rsidRPr="00596A3A" w:rsidRDefault="00B54919" w:rsidP="00C80695">
      <w:pPr>
        <w:numPr>
          <w:ilvl w:val="0"/>
          <w:numId w:val="31"/>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con un sistema de señalización, planeado de acuerdo a los sitios identificados como prioritarios por su intensidad de uso, fragilidad o necesidades de manejo específicas.</w:t>
      </w:r>
    </w:p>
    <w:p w14:paraId="3D47953C" w14:textId="77777777" w:rsidR="00B54919" w:rsidRPr="00596A3A" w:rsidRDefault="00B54919" w:rsidP="00C80695">
      <w:pPr>
        <w:numPr>
          <w:ilvl w:val="0"/>
          <w:numId w:val="31"/>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Lograr la participación de los diversos sectores sociales y económicos en la instalación, mantenimiento, cuidado y respeto de la infraestructura y señalización del ANP.</w:t>
      </w:r>
    </w:p>
    <w:p w14:paraId="7E34F58F"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50BD7C30"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Metas y resultados esperados</w:t>
      </w:r>
    </w:p>
    <w:p w14:paraId="1052266A" w14:textId="77777777" w:rsidR="00B54919" w:rsidRPr="00596A3A" w:rsidRDefault="00B54919" w:rsidP="00C80695">
      <w:pPr>
        <w:numPr>
          <w:ilvl w:val="0"/>
          <w:numId w:val="32"/>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a corto plazo, con la identificación de las necesidades mínimas de infraestructura y señalización para la operación efectiva del ANP.</w:t>
      </w:r>
    </w:p>
    <w:p w14:paraId="3A987657" w14:textId="77777777" w:rsidR="00B54919" w:rsidRPr="00596A3A" w:rsidRDefault="00B54919" w:rsidP="00C80695">
      <w:pPr>
        <w:numPr>
          <w:ilvl w:val="0"/>
          <w:numId w:val="32"/>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Gestionar anualmente un proyecto que permita fortalecer e incrementar la infraestructura básica para la operación de la RBCM.</w:t>
      </w:r>
    </w:p>
    <w:p w14:paraId="0600CC8A" w14:textId="77777777" w:rsidR="00B54919" w:rsidRPr="00596A3A" w:rsidRDefault="00B54919" w:rsidP="00C80695">
      <w:pPr>
        <w:autoSpaceDE w:val="0"/>
        <w:autoSpaceDN w:val="0"/>
        <w:adjustRightInd w:val="0"/>
        <w:spacing w:before="0" w:after="0" w:line="240" w:lineRule="auto"/>
        <w:ind w:left="720"/>
        <w:contextualSpacing/>
        <w:rPr>
          <w:rFonts w:ascii="Arial" w:eastAsia="Calibri" w:hAnsi="Arial" w:cs="Arial"/>
          <w:sz w:val="20"/>
          <w:szCs w:val="20"/>
          <w:lang w:val="es-ES" w:eastAsia="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0A0" w:firstRow="1" w:lastRow="0" w:firstColumn="1" w:lastColumn="0" w:noHBand="0" w:noVBand="0"/>
      </w:tblPr>
      <w:tblGrid>
        <w:gridCol w:w="8508"/>
        <w:gridCol w:w="1082"/>
      </w:tblGrid>
      <w:tr w:rsidR="00CF435B" w:rsidRPr="00596A3A" w14:paraId="3C6670D6" w14:textId="77777777" w:rsidTr="00D103F7">
        <w:trPr>
          <w:trHeight w:val="240"/>
        </w:trPr>
        <w:tc>
          <w:tcPr>
            <w:tcW w:w="4436" w:type="pct"/>
            <w:tcMar>
              <w:top w:w="100" w:type="dxa"/>
              <w:left w:w="115" w:type="dxa"/>
              <w:bottom w:w="100" w:type="dxa"/>
              <w:right w:w="115" w:type="dxa"/>
            </w:tcMar>
          </w:tcPr>
          <w:p w14:paraId="67B370F2"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Actividades* y acciones</w:t>
            </w:r>
          </w:p>
        </w:tc>
        <w:tc>
          <w:tcPr>
            <w:tcW w:w="564" w:type="pct"/>
            <w:tcMar>
              <w:top w:w="100" w:type="dxa"/>
              <w:left w:w="115" w:type="dxa"/>
              <w:bottom w:w="100" w:type="dxa"/>
              <w:right w:w="115" w:type="dxa"/>
            </w:tcMar>
          </w:tcPr>
          <w:p w14:paraId="6A00D133"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Plazo</w:t>
            </w:r>
          </w:p>
        </w:tc>
      </w:tr>
      <w:tr w:rsidR="00CF435B" w:rsidRPr="00596A3A" w14:paraId="42B971B2" w14:textId="77777777" w:rsidTr="00D103F7">
        <w:tc>
          <w:tcPr>
            <w:tcW w:w="5000" w:type="pct"/>
            <w:gridSpan w:val="2"/>
            <w:tcMar>
              <w:top w:w="100" w:type="dxa"/>
              <w:left w:w="115" w:type="dxa"/>
              <w:bottom w:w="100" w:type="dxa"/>
              <w:right w:w="115" w:type="dxa"/>
            </w:tcMar>
          </w:tcPr>
          <w:p w14:paraId="41039D61"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Adquisición, instalación y mantenimiento de infraestructura y señalización</w:t>
            </w:r>
          </w:p>
        </w:tc>
      </w:tr>
      <w:tr w:rsidR="00CF435B" w:rsidRPr="00596A3A" w14:paraId="7C137732" w14:textId="77777777" w:rsidTr="00D103F7">
        <w:tc>
          <w:tcPr>
            <w:tcW w:w="4436" w:type="pct"/>
            <w:tcMar>
              <w:top w:w="100" w:type="dxa"/>
              <w:left w:w="115" w:type="dxa"/>
              <w:bottom w:w="100" w:type="dxa"/>
              <w:right w:w="115" w:type="dxa"/>
            </w:tcMar>
          </w:tcPr>
          <w:p w14:paraId="5F4BA33D"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Identificar las necesidades y prioridades de infraestructura, equipamiento y señalización, con apoyo del Consejo Asesor de la RBCM</w:t>
            </w:r>
          </w:p>
        </w:tc>
        <w:tc>
          <w:tcPr>
            <w:tcW w:w="564" w:type="pct"/>
            <w:tcMar>
              <w:top w:w="100" w:type="dxa"/>
              <w:left w:w="115" w:type="dxa"/>
              <w:bottom w:w="100" w:type="dxa"/>
              <w:right w:w="115" w:type="dxa"/>
            </w:tcMar>
          </w:tcPr>
          <w:p w14:paraId="73C23260"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w:t>
            </w:r>
          </w:p>
        </w:tc>
      </w:tr>
      <w:tr w:rsidR="00CF435B" w:rsidRPr="00596A3A" w14:paraId="6B806B8B" w14:textId="77777777" w:rsidTr="00D103F7">
        <w:trPr>
          <w:trHeight w:val="340"/>
        </w:trPr>
        <w:tc>
          <w:tcPr>
            <w:tcW w:w="4436" w:type="pct"/>
            <w:tcMar>
              <w:top w:w="100" w:type="dxa"/>
              <w:left w:w="115" w:type="dxa"/>
              <w:bottom w:w="100" w:type="dxa"/>
              <w:right w:w="115" w:type="dxa"/>
            </w:tcMar>
          </w:tcPr>
          <w:p w14:paraId="11D0AFC7"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Diseñar e implementar un sistema de señalización </w:t>
            </w:r>
            <w:r w:rsidRPr="00596A3A">
              <w:rPr>
                <w:rFonts w:ascii="Arial" w:eastAsia="Times New Roman" w:hAnsi="Arial" w:cs="Arial"/>
                <w:sz w:val="20"/>
                <w:szCs w:val="20"/>
                <w:lang w:val="es-ES"/>
              </w:rPr>
              <w:t>e información</w:t>
            </w:r>
            <w:r w:rsidRPr="00596A3A">
              <w:rPr>
                <w:rFonts w:ascii="Arial" w:eastAsia="Times New Roman" w:hAnsi="Arial" w:cs="Arial"/>
                <w:sz w:val="20"/>
                <w:szCs w:val="20"/>
                <w:lang w:val="es-ES" w:eastAsia="es-ES"/>
              </w:rPr>
              <w:t xml:space="preserve"> marina y terrestre de acuerdo a las prioridades identificadas</w:t>
            </w:r>
          </w:p>
        </w:tc>
        <w:tc>
          <w:tcPr>
            <w:tcW w:w="564" w:type="pct"/>
            <w:tcMar>
              <w:top w:w="100" w:type="dxa"/>
              <w:left w:w="115" w:type="dxa"/>
              <w:bottom w:w="100" w:type="dxa"/>
              <w:right w:w="115" w:type="dxa"/>
            </w:tcMar>
          </w:tcPr>
          <w:p w14:paraId="0DF42D74"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L</w:t>
            </w:r>
          </w:p>
        </w:tc>
      </w:tr>
      <w:tr w:rsidR="00CF435B" w:rsidRPr="00596A3A" w14:paraId="531EDC3E" w14:textId="77777777" w:rsidTr="00D103F7">
        <w:tc>
          <w:tcPr>
            <w:tcW w:w="4436" w:type="pct"/>
            <w:tcMar>
              <w:top w:w="100" w:type="dxa"/>
              <w:left w:w="115" w:type="dxa"/>
              <w:bottom w:w="100" w:type="dxa"/>
              <w:right w:w="115" w:type="dxa"/>
            </w:tcMar>
          </w:tcPr>
          <w:p w14:paraId="38AA9A60"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Gestionar la adquisición de la infraestructura, equipamiento y señalización necesaria para el manejo del ANP</w:t>
            </w:r>
          </w:p>
        </w:tc>
        <w:tc>
          <w:tcPr>
            <w:tcW w:w="564" w:type="pct"/>
            <w:tcMar>
              <w:top w:w="100" w:type="dxa"/>
              <w:left w:w="115" w:type="dxa"/>
              <w:bottom w:w="100" w:type="dxa"/>
              <w:right w:w="115" w:type="dxa"/>
            </w:tcMar>
          </w:tcPr>
          <w:p w14:paraId="03F1177E"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35A246B6" w14:textId="77777777" w:rsidTr="00D103F7">
        <w:trPr>
          <w:trHeight w:val="417"/>
        </w:trPr>
        <w:tc>
          <w:tcPr>
            <w:tcW w:w="4436" w:type="pct"/>
            <w:tcMar>
              <w:top w:w="100" w:type="dxa"/>
              <w:left w:w="115" w:type="dxa"/>
              <w:bottom w:w="100" w:type="dxa"/>
              <w:right w:w="115" w:type="dxa"/>
            </w:tcMar>
          </w:tcPr>
          <w:p w14:paraId="61F41B73"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Brindar mantenimiento preventivo y correctivo a los equipos, infraestructura y señalización del ANP</w:t>
            </w:r>
          </w:p>
        </w:tc>
        <w:tc>
          <w:tcPr>
            <w:tcW w:w="564" w:type="pct"/>
            <w:tcMar>
              <w:top w:w="100" w:type="dxa"/>
              <w:left w:w="115" w:type="dxa"/>
              <w:bottom w:w="100" w:type="dxa"/>
              <w:right w:w="115" w:type="dxa"/>
            </w:tcMar>
          </w:tcPr>
          <w:p w14:paraId="6CCDFE50"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4DEE7F25" w14:textId="77777777" w:rsidTr="00D103F7">
        <w:tc>
          <w:tcPr>
            <w:tcW w:w="4436" w:type="pct"/>
            <w:tcMar>
              <w:top w:w="100" w:type="dxa"/>
              <w:left w:w="115" w:type="dxa"/>
              <w:bottom w:w="100" w:type="dxa"/>
              <w:right w:w="115" w:type="dxa"/>
            </w:tcMar>
          </w:tcPr>
          <w:p w14:paraId="2D7F9381"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Mantener actualizado el inventario de bienes inmuebles y equipos</w:t>
            </w:r>
          </w:p>
        </w:tc>
        <w:tc>
          <w:tcPr>
            <w:tcW w:w="564" w:type="pct"/>
            <w:tcMar>
              <w:top w:w="100" w:type="dxa"/>
              <w:left w:w="115" w:type="dxa"/>
              <w:bottom w:w="100" w:type="dxa"/>
              <w:right w:w="115" w:type="dxa"/>
            </w:tcMar>
          </w:tcPr>
          <w:p w14:paraId="124A781C"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33330806" w14:textId="77777777" w:rsidTr="00D103F7">
        <w:tc>
          <w:tcPr>
            <w:tcW w:w="5000" w:type="pct"/>
            <w:gridSpan w:val="2"/>
            <w:tcMar>
              <w:top w:w="100" w:type="dxa"/>
              <w:left w:w="115" w:type="dxa"/>
              <w:bottom w:w="100" w:type="dxa"/>
              <w:right w:w="115" w:type="dxa"/>
            </w:tcMar>
          </w:tcPr>
          <w:p w14:paraId="51909864"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lastRenderedPageBreak/>
              <w:t xml:space="preserve">Participación social y coordinación interinstitucional </w:t>
            </w:r>
          </w:p>
        </w:tc>
      </w:tr>
      <w:tr w:rsidR="00CF435B" w:rsidRPr="00596A3A" w14:paraId="3B11308C" w14:textId="77777777" w:rsidTr="00D103F7">
        <w:tc>
          <w:tcPr>
            <w:tcW w:w="4436" w:type="pct"/>
            <w:tcMar>
              <w:top w:w="100" w:type="dxa"/>
              <w:left w:w="115" w:type="dxa"/>
              <w:bottom w:w="100" w:type="dxa"/>
              <w:right w:w="115" w:type="dxa"/>
            </w:tcMar>
          </w:tcPr>
          <w:p w14:paraId="47C7A3E6"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Coordinar, en conjunto con la SCT y prestadores de servicios, la instalación y mantenimiento de un sistema de boyeo y señalización para la identificación de los sitios prioritarios y el desarrollo de actividades que apoyen la protección de los ecosistemas al mismo tiempo que se promueva la  seguridad de los usuarios</w:t>
            </w:r>
          </w:p>
        </w:tc>
        <w:tc>
          <w:tcPr>
            <w:tcW w:w="564" w:type="pct"/>
            <w:tcMar>
              <w:top w:w="100" w:type="dxa"/>
              <w:left w:w="115" w:type="dxa"/>
              <w:bottom w:w="100" w:type="dxa"/>
              <w:right w:w="115" w:type="dxa"/>
            </w:tcMar>
          </w:tcPr>
          <w:p w14:paraId="50E7809A"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p>
          <w:p w14:paraId="5C3D69D0"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3BFA383D" w14:textId="77777777" w:rsidTr="00D103F7">
        <w:tc>
          <w:tcPr>
            <w:tcW w:w="4436" w:type="pct"/>
            <w:tcMar>
              <w:top w:w="100" w:type="dxa"/>
              <w:left w:w="115" w:type="dxa"/>
              <w:bottom w:w="100" w:type="dxa"/>
              <w:right w:w="115" w:type="dxa"/>
            </w:tcMar>
          </w:tcPr>
          <w:p w14:paraId="1D80387D"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Promover la participación de los sectores económicos en la adquisición, instalación y mantenimiento de señalización que facilite el desarrollo de sus actividades económicas al mismo tiempo que fomente la conservación del ANP</w:t>
            </w:r>
          </w:p>
        </w:tc>
        <w:tc>
          <w:tcPr>
            <w:tcW w:w="564" w:type="pct"/>
            <w:tcMar>
              <w:top w:w="100" w:type="dxa"/>
              <w:left w:w="115" w:type="dxa"/>
              <w:bottom w:w="100" w:type="dxa"/>
              <w:right w:w="115" w:type="dxa"/>
            </w:tcMar>
          </w:tcPr>
          <w:p w14:paraId="5B03CDC7"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6B1C68F8" w14:textId="77777777" w:rsidTr="00D103F7">
        <w:tc>
          <w:tcPr>
            <w:tcW w:w="4436" w:type="pct"/>
            <w:tcMar>
              <w:top w:w="100" w:type="dxa"/>
              <w:left w:w="115" w:type="dxa"/>
              <w:bottom w:w="100" w:type="dxa"/>
              <w:right w:w="115" w:type="dxa"/>
            </w:tcMar>
          </w:tcPr>
          <w:p w14:paraId="094C5A0D"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Promover y vigilar el uso de materiales y mecanismos de instalación de bajo impacto ambiental en el desarrollo de cualquier obra</w:t>
            </w:r>
          </w:p>
        </w:tc>
        <w:tc>
          <w:tcPr>
            <w:tcW w:w="564" w:type="pct"/>
            <w:tcMar>
              <w:top w:w="100" w:type="dxa"/>
              <w:left w:w="115" w:type="dxa"/>
              <w:bottom w:w="100" w:type="dxa"/>
              <w:right w:w="115" w:type="dxa"/>
            </w:tcMar>
          </w:tcPr>
          <w:p w14:paraId="512748B0"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bl>
    <w:p w14:paraId="3BF3D48D"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*Las actividades se presentan en letra cursiva.</w:t>
      </w:r>
    </w:p>
    <w:p w14:paraId="142DF2A0"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41C1AFF4"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3E87F696" w14:textId="77777777" w:rsidR="00B54919" w:rsidRPr="00596A3A" w:rsidRDefault="00B54919" w:rsidP="00C80695">
      <w:pPr>
        <w:pStyle w:val="Ttulo2"/>
        <w:rPr>
          <w:lang w:val="es-MX"/>
        </w:rPr>
      </w:pPr>
      <w:bookmarkStart w:id="112" w:name="h_4k668n3" w:colFirst="0" w:colLast="0"/>
      <w:bookmarkStart w:id="113" w:name="_Toc367711695"/>
      <w:bookmarkStart w:id="114" w:name="_Toc475437645"/>
      <w:bookmarkStart w:id="115" w:name="_Toc483396487"/>
      <w:bookmarkEnd w:id="112"/>
      <w:r w:rsidRPr="00596A3A">
        <w:rPr>
          <w:lang w:val="es-MX"/>
        </w:rPr>
        <w:t>6.6.5 Componente de procuración de recursos e incentivos</w:t>
      </w:r>
      <w:bookmarkEnd w:id="113"/>
      <w:bookmarkEnd w:id="114"/>
      <w:bookmarkEnd w:id="115"/>
    </w:p>
    <w:p w14:paraId="010BB542"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39355382"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La procuración de recursos económicos es una tarea fundamental para el logro de los objetivos de la RBCM. Para fortalecer las actividades y acciones de la Dirección del área es necesario buscar de manera permanente, financiamiento que permita desarrollarlas eficientemente, así como involucrar cada vez más a quienes dependen directamente de los beneficios que ofrece.</w:t>
      </w:r>
    </w:p>
    <w:p w14:paraId="4DD17459"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776962A1"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Es por ello que este componente propone acciones encaminadas a realizar alianzas y fomentar la participación de los diversos sectores en el financiamiento del ANP, así como a establecer mecanismos de administración de dichos recursos que transparenten su manejo y disposición.</w:t>
      </w:r>
    </w:p>
    <w:p w14:paraId="20F9B4B3"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2695F465"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Objetivo particular</w:t>
      </w:r>
    </w:p>
    <w:p w14:paraId="61CD9776" w14:textId="77777777" w:rsidR="00B54919" w:rsidRPr="00596A3A" w:rsidRDefault="00B54919" w:rsidP="00C80695">
      <w:pPr>
        <w:numPr>
          <w:ilvl w:val="0"/>
          <w:numId w:val="31"/>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con recursos que fortalezcan el manejo de la RBCM, provenientes de programas e instituciones gubernamentales, académicas, empresas privadas y organismos no gubernamentales.</w:t>
      </w:r>
    </w:p>
    <w:p w14:paraId="273882BA" w14:textId="77777777" w:rsidR="00B54919" w:rsidRPr="00596A3A" w:rsidRDefault="00B54919" w:rsidP="00C80695">
      <w:pPr>
        <w:numPr>
          <w:ilvl w:val="0"/>
          <w:numId w:val="31"/>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Lograr la participación de los diversos sectores en el financiamiento del ANP.</w:t>
      </w:r>
    </w:p>
    <w:p w14:paraId="3DFBF2E3" w14:textId="77777777" w:rsidR="00B54919" w:rsidRPr="00596A3A" w:rsidRDefault="00B54919" w:rsidP="00C80695">
      <w:pPr>
        <w:numPr>
          <w:ilvl w:val="0"/>
          <w:numId w:val="31"/>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Poner en funcionamiento mecanismos de financiamiento alternativos que sean efectivos y transparentes.</w:t>
      </w:r>
    </w:p>
    <w:p w14:paraId="05A1B5BA" w14:textId="77777777" w:rsidR="00B54919" w:rsidRPr="00596A3A" w:rsidRDefault="00B54919" w:rsidP="00C80695">
      <w:pPr>
        <w:numPr>
          <w:ilvl w:val="0"/>
          <w:numId w:val="31"/>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con los recursos financieros suficientes para realizar las actividades operativas y administrativas del ANP, mediante la procuración de fondos financieros y la búsqueda de fuentes alternativas de financiamiento.</w:t>
      </w:r>
    </w:p>
    <w:p w14:paraId="27C54A15"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p>
    <w:p w14:paraId="56B7D33B"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Metas y resultados esperados</w:t>
      </w:r>
    </w:p>
    <w:p w14:paraId="652F62D6" w14:textId="77777777" w:rsidR="00B54919" w:rsidRPr="00596A3A" w:rsidRDefault="00B54919" w:rsidP="00C80695">
      <w:pPr>
        <w:numPr>
          <w:ilvl w:val="0"/>
          <w:numId w:val="31"/>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en el corto plazo, con una cartera de posibles fuentes de financiamiento.</w:t>
      </w:r>
    </w:p>
    <w:p w14:paraId="65EF94DD" w14:textId="77777777" w:rsidR="00B54919" w:rsidRPr="00596A3A" w:rsidRDefault="00B54919" w:rsidP="00C80695">
      <w:pPr>
        <w:numPr>
          <w:ilvl w:val="0"/>
          <w:numId w:val="31"/>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en el mediano plazo, con un instrumento de gestión financiera para el fortalecimiento de las acciones que se realizan en la Reserva de la Biosfera.</w:t>
      </w:r>
    </w:p>
    <w:p w14:paraId="332EDC6B"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0A0" w:firstRow="1" w:lastRow="0" w:firstColumn="1" w:lastColumn="0" w:noHBand="0" w:noVBand="0"/>
      </w:tblPr>
      <w:tblGrid>
        <w:gridCol w:w="8830"/>
        <w:gridCol w:w="760"/>
      </w:tblGrid>
      <w:tr w:rsidR="00CF435B" w:rsidRPr="00596A3A" w14:paraId="74EAEF9D" w14:textId="77777777" w:rsidTr="00D103F7">
        <w:trPr>
          <w:trHeight w:val="180"/>
        </w:trPr>
        <w:tc>
          <w:tcPr>
            <w:tcW w:w="4604" w:type="pct"/>
            <w:tcMar>
              <w:top w:w="100" w:type="dxa"/>
              <w:left w:w="115" w:type="dxa"/>
              <w:bottom w:w="100" w:type="dxa"/>
              <w:right w:w="115" w:type="dxa"/>
            </w:tcMar>
          </w:tcPr>
          <w:p w14:paraId="27CAD18F"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Actividades* y acciones</w:t>
            </w:r>
          </w:p>
        </w:tc>
        <w:tc>
          <w:tcPr>
            <w:tcW w:w="396" w:type="pct"/>
            <w:tcMar>
              <w:top w:w="100" w:type="dxa"/>
              <w:left w:w="115" w:type="dxa"/>
              <w:bottom w:w="100" w:type="dxa"/>
              <w:right w:w="115" w:type="dxa"/>
            </w:tcMar>
          </w:tcPr>
          <w:p w14:paraId="2AD628E0"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Plazo</w:t>
            </w:r>
          </w:p>
        </w:tc>
      </w:tr>
      <w:tr w:rsidR="00CF435B" w:rsidRPr="00596A3A" w14:paraId="73B2434E" w14:textId="77777777" w:rsidTr="00D103F7">
        <w:tc>
          <w:tcPr>
            <w:tcW w:w="5000" w:type="pct"/>
            <w:gridSpan w:val="2"/>
            <w:tcMar>
              <w:top w:w="100" w:type="dxa"/>
              <w:left w:w="115" w:type="dxa"/>
              <w:bottom w:w="100" w:type="dxa"/>
              <w:right w:w="115" w:type="dxa"/>
            </w:tcMar>
          </w:tcPr>
          <w:p w14:paraId="73F75CDB"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Gestión de recursos financieros para el fortalecimiento de las actividades y acciones de conservación</w:t>
            </w:r>
          </w:p>
        </w:tc>
      </w:tr>
      <w:tr w:rsidR="00CF435B" w:rsidRPr="00596A3A" w14:paraId="46FA412D" w14:textId="77777777" w:rsidTr="00D103F7">
        <w:tc>
          <w:tcPr>
            <w:tcW w:w="4604" w:type="pct"/>
            <w:tcMar>
              <w:top w:w="100" w:type="dxa"/>
              <w:left w:w="115" w:type="dxa"/>
              <w:bottom w:w="100" w:type="dxa"/>
              <w:right w:w="115" w:type="dxa"/>
            </w:tcMar>
          </w:tcPr>
          <w:p w14:paraId="18CCEA05"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Elaborar una cartera o listado de posibles fuentes de financiamiento para el ANP</w:t>
            </w:r>
          </w:p>
        </w:tc>
        <w:tc>
          <w:tcPr>
            <w:tcW w:w="396" w:type="pct"/>
            <w:tcMar>
              <w:top w:w="100" w:type="dxa"/>
              <w:left w:w="115" w:type="dxa"/>
              <w:bottom w:w="100" w:type="dxa"/>
              <w:right w:w="115" w:type="dxa"/>
            </w:tcMar>
          </w:tcPr>
          <w:p w14:paraId="083A7DD6"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w:t>
            </w:r>
          </w:p>
        </w:tc>
      </w:tr>
      <w:tr w:rsidR="00CF435B" w:rsidRPr="00596A3A" w14:paraId="27BF25FF" w14:textId="77777777" w:rsidTr="00D103F7">
        <w:tc>
          <w:tcPr>
            <w:tcW w:w="4604" w:type="pct"/>
            <w:tcMar>
              <w:top w:w="100" w:type="dxa"/>
              <w:left w:w="115" w:type="dxa"/>
              <w:bottom w:w="100" w:type="dxa"/>
              <w:right w:w="115" w:type="dxa"/>
            </w:tcMar>
          </w:tcPr>
          <w:p w14:paraId="09A32B4D"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Diseñar mecanismos financieros alternos que permitan la recaudación y captación de recursos económicos</w:t>
            </w:r>
          </w:p>
        </w:tc>
        <w:tc>
          <w:tcPr>
            <w:tcW w:w="396" w:type="pct"/>
            <w:tcMar>
              <w:top w:w="100" w:type="dxa"/>
              <w:left w:w="115" w:type="dxa"/>
              <w:bottom w:w="100" w:type="dxa"/>
              <w:right w:w="115" w:type="dxa"/>
            </w:tcMar>
          </w:tcPr>
          <w:p w14:paraId="53C0D52E"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2668F2DE" w14:textId="77777777" w:rsidTr="00D103F7">
        <w:tc>
          <w:tcPr>
            <w:tcW w:w="4604" w:type="pct"/>
            <w:tcMar>
              <w:top w:w="100" w:type="dxa"/>
              <w:left w:w="115" w:type="dxa"/>
              <w:bottom w:w="100" w:type="dxa"/>
              <w:right w:w="115" w:type="dxa"/>
            </w:tcMar>
          </w:tcPr>
          <w:p w14:paraId="6B216AC5"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Elaborar y someter propuestas de financiamiento ante diferentes organismos nacionales e internacionales</w:t>
            </w:r>
          </w:p>
        </w:tc>
        <w:tc>
          <w:tcPr>
            <w:tcW w:w="396" w:type="pct"/>
            <w:tcMar>
              <w:top w:w="100" w:type="dxa"/>
              <w:left w:w="115" w:type="dxa"/>
              <w:bottom w:w="100" w:type="dxa"/>
              <w:right w:w="115" w:type="dxa"/>
            </w:tcMar>
          </w:tcPr>
          <w:p w14:paraId="7C09FE2D"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61EBF464" w14:textId="77777777" w:rsidTr="00D103F7">
        <w:tc>
          <w:tcPr>
            <w:tcW w:w="4604" w:type="pct"/>
            <w:tcMar>
              <w:top w:w="100" w:type="dxa"/>
              <w:left w:w="115" w:type="dxa"/>
              <w:bottom w:w="100" w:type="dxa"/>
              <w:right w:w="115" w:type="dxa"/>
            </w:tcMar>
          </w:tcPr>
          <w:p w14:paraId="233A057E"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lastRenderedPageBreak/>
              <w:t>Instrumentar una campaña permanente para la obtención de donativos y/o identificación de posibles donantes</w:t>
            </w:r>
          </w:p>
        </w:tc>
        <w:tc>
          <w:tcPr>
            <w:tcW w:w="396" w:type="pct"/>
            <w:tcMar>
              <w:top w:w="100" w:type="dxa"/>
              <w:left w:w="115" w:type="dxa"/>
              <w:bottom w:w="100" w:type="dxa"/>
              <w:right w:w="115" w:type="dxa"/>
            </w:tcMar>
          </w:tcPr>
          <w:p w14:paraId="03F17A42"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4A4D2878" w14:textId="77777777" w:rsidTr="00D103F7">
        <w:tc>
          <w:tcPr>
            <w:tcW w:w="4604" w:type="pct"/>
            <w:tcMar>
              <w:top w:w="100" w:type="dxa"/>
              <w:left w:w="115" w:type="dxa"/>
              <w:bottom w:w="100" w:type="dxa"/>
              <w:right w:w="115" w:type="dxa"/>
            </w:tcMar>
          </w:tcPr>
          <w:p w14:paraId="340B85EF"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Gestionar con las diferentes instancias de gobierno, iniciativa privada y ONG, la búsqueda de recursos y su </w:t>
            </w:r>
            <w:r w:rsidRPr="00596A3A">
              <w:rPr>
                <w:rFonts w:ascii="Arial" w:eastAsia="Times New Roman" w:hAnsi="Arial" w:cs="Arial"/>
                <w:sz w:val="20"/>
                <w:szCs w:val="20"/>
                <w:lang w:val="es-ES"/>
              </w:rPr>
              <w:t>canalización, provenientes de donaciones del sector privado y otras fuentes posibles</w:t>
            </w:r>
          </w:p>
        </w:tc>
        <w:tc>
          <w:tcPr>
            <w:tcW w:w="396" w:type="pct"/>
            <w:tcMar>
              <w:top w:w="100" w:type="dxa"/>
              <w:left w:w="115" w:type="dxa"/>
              <w:bottom w:w="100" w:type="dxa"/>
              <w:right w:w="115" w:type="dxa"/>
            </w:tcMar>
          </w:tcPr>
          <w:p w14:paraId="391DE0FD"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54A4AB20" w14:textId="77777777" w:rsidTr="00D103F7">
        <w:trPr>
          <w:trHeight w:val="411"/>
        </w:trPr>
        <w:tc>
          <w:tcPr>
            <w:tcW w:w="4604" w:type="pct"/>
            <w:tcMar>
              <w:top w:w="100" w:type="dxa"/>
              <w:left w:w="115" w:type="dxa"/>
              <w:bottom w:w="100" w:type="dxa"/>
              <w:right w:w="115" w:type="dxa"/>
            </w:tcMar>
          </w:tcPr>
          <w:p w14:paraId="0D166647"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Identificar posibles incentivos económicos o fiscales para apoyar proyectos sustentables dentro del ANP</w:t>
            </w:r>
          </w:p>
        </w:tc>
        <w:tc>
          <w:tcPr>
            <w:tcW w:w="396" w:type="pct"/>
            <w:tcMar>
              <w:top w:w="100" w:type="dxa"/>
              <w:left w:w="115" w:type="dxa"/>
              <w:bottom w:w="100" w:type="dxa"/>
              <w:right w:w="115" w:type="dxa"/>
            </w:tcMar>
          </w:tcPr>
          <w:p w14:paraId="2F5E6DBD"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M</w:t>
            </w:r>
          </w:p>
        </w:tc>
      </w:tr>
      <w:tr w:rsidR="00CF435B" w:rsidRPr="00596A3A" w14:paraId="7742CFB9" w14:textId="77777777" w:rsidTr="00D103F7">
        <w:tc>
          <w:tcPr>
            <w:tcW w:w="4604" w:type="pct"/>
            <w:tcMar>
              <w:top w:w="100" w:type="dxa"/>
              <w:left w:w="115" w:type="dxa"/>
              <w:bottom w:w="100" w:type="dxa"/>
              <w:right w:w="115" w:type="dxa"/>
            </w:tcMar>
          </w:tcPr>
          <w:p w14:paraId="4C45BEB2"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Verificar el cumplimiento del pago de derechos por parte de prestadores de servicios turísticos por concepto del uso, goce y disfrute del área natural protegida</w:t>
            </w:r>
          </w:p>
        </w:tc>
        <w:tc>
          <w:tcPr>
            <w:tcW w:w="396" w:type="pct"/>
            <w:tcMar>
              <w:top w:w="100" w:type="dxa"/>
              <w:left w:w="115" w:type="dxa"/>
              <w:bottom w:w="100" w:type="dxa"/>
              <w:right w:w="115" w:type="dxa"/>
            </w:tcMar>
          </w:tcPr>
          <w:p w14:paraId="2AB184DD"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6B54CD83" w14:textId="77777777" w:rsidTr="00D103F7">
        <w:tc>
          <w:tcPr>
            <w:tcW w:w="5000" w:type="pct"/>
            <w:gridSpan w:val="2"/>
            <w:tcMar>
              <w:top w:w="100" w:type="dxa"/>
              <w:left w:w="115" w:type="dxa"/>
              <w:bottom w:w="100" w:type="dxa"/>
              <w:right w:w="115" w:type="dxa"/>
            </w:tcMar>
          </w:tcPr>
          <w:p w14:paraId="5927EA4F"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Manejo de los recursos y mecanismos de transparencia</w:t>
            </w:r>
          </w:p>
        </w:tc>
      </w:tr>
      <w:tr w:rsidR="00CF435B" w:rsidRPr="00596A3A" w14:paraId="5D5F514A" w14:textId="77777777" w:rsidTr="00D103F7">
        <w:tc>
          <w:tcPr>
            <w:tcW w:w="4604" w:type="pct"/>
            <w:tcMar>
              <w:top w:w="100" w:type="dxa"/>
              <w:left w:w="115" w:type="dxa"/>
              <w:bottom w:w="100" w:type="dxa"/>
              <w:right w:w="115" w:type="dxa"/>
            </w:tcMar>
          </w:tcPr>
          <w:p w14:paraId="2F5CFB40"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Coordinar con la Dirección Regional la formalización y administración de los recursos que provengan de fuentes de financiamiento alterna</w:t>
            </w:r>
          </w:p>
        </w:tc>
        <w:tc>
          <w:tcPr>
            <w:tcW w:w="396" w:type="pct"/>
            <w:tcMar>
              <w:top w:w="100" w:type="dxa"/>
              <w:left w:w="115" w:type="dxa"/>
              <w:bottom w:w="100" w:type="dxa"/>
              <w:right w:w="115" w:type="dxa"/>
            </w:tcMar>
          </w:tcPr>
          <w:p w14:paraId="1D1F85DE"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4708CF54" w14:textId="77777777" w:rsidTr="00D103F7">
        <w:tc>
          <w:tcPr>
            <w:tcW w:w="4604" w:type="pct"/>
            <w:tcMar>
              <w:top w:w="100" w:type="dxa"/>
              <w:left w:w="115" w:type="dxa"/>
              <w:bottom w:w="100" w:type="dxa"/>
              <w:right w:w="115" w:type="dxa"/>
            </w:tcMar>
          </w:tcPr>
          <w:p w14:paraId="2CBE7434"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Establecer y ejecutar mecanismos de transparencia sobre la operación y aplicación de los recursos</w:t>
            </w:r>
          </w:p>
        </w:tc>
        <w:tc>
          <w:tcPr>
            <w:tcW w:w="396" w:type="pct"/>
            <w:tcMar>
              <w:top w:w="100" w:type="dxa"/>
              <w:left w:w="115" w:type="dxa"/>
              <w:bottom w:w="100" w:type="dxa"/>
              <w:right w:w="115" w:type="dxa"/>
            </w:tcMar>
          </w:tcPr>
          <w:p w14:paraId="217CAD15"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1B00FD35" w14:textId="77777777" w:rsidTr="00D103F7">
        <w:tc>
          <w:tcPr>
            <w:tcW w:w="4604" w:type="pct"/>
            <w:tcMar>
              <w:top w:w="100" w:type="dxa"/>
              <w:left w:w="115" w:type="dxa"/>
              <w:bottom w:w="100" w:type="dxa"/>
              <w:right w:w="115" w:type="dxa"/>
            </w:tcMar>
          </w:tcPr>
          <w:p w14:paraId="3806950B"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rPr>
            </w:pPr>
            <w:r w:rsidRPr="00596A3A">
              <w:rPr>
                <w:rFonts w:ascii="Arial" w:eastAsia="Times New Roman" w:hAnsi="Arial" w:cs="Arial"/>
                <w:sz w:val="20"/>
                <w:szCs w:val="20"/>
                <w:lang w:val="es-ES"/>
              </w:rPr>
              <w:t>Informar periódicamente a los donantes o financiadores, así como al Consejo Asesor el origen, destino y manejo de los recursos provenientes de fuentes de financiamiento alternas</w:t>
            </w:r>
          </w:p>
        </w:tc>
        <w:tc>
          <w:tcPr>
            <w:tcW w:w="396" w:type="pct"/>
            <w:tcMar>
              <w:top w:w="100" w:type="dxa"/>
              <w:left w:w="115" w:type="dxa"/>
              <w:bottom w:w="100" w:type="dxa"/>
              <w:right w:w="115" w:type="dxa"/>
            </w:tcMar>
          </w:tcPr>
          <w:p w14:paraId="6F90A46E"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bl>
    <w:p w14:paraId="0FFEADA7"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*Las actividades se presentan en letra cursiva.</w:t>
      </w:r>
    </w:p>
    <w:p w14:paraId="38589983"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3A06191F"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16FE8EA2" w14:textId="64719BBA" w:rsidR="00B54919" w:rsidRPr="00596A3A" w:rsidRDefault="00B54919" w:rsidP="00C80695">
      <w:pPr>
        <w:pStyle w:val="Ttulo2"/>
        <w:rPr>
          <w:lang w:val="es-MX"/>
        </w:rPr>
      </w:pPr>
      <w:bookmarkStart w:id="116" w:name="h_2zbgiuw" w:colFirst="0" w:colLast="0"/>
      <w:bookmarkStart w:id="117" w:name="_Toc367711696"/>
      <w:bookmarkStart w:id="118" w:name="_Toc475437646"/>
      <w:bookmarkStart w:id="119" w:name="_Toc483396488"/>
      <w:bookmarkEnd w:id="116"/>
      <w:r w:rsidRPr="00596A3A">
        <w:rPr>
          <w:lang w:val="es-MX"/>
        </w:rPr>
        <w:t>6.6.</w:t>
      </w:r>
      <w:r w:rsidR="000B20C8" w:rsidRPr="00596A3A">
        <w:rPr>
          <w:lang w:val="es-MX"/>
        </w:rPr>
        <w:t>6</w:t>
      </w:r>
      <w:r w:rsidRPr="00596A3A">
        <w:rPr>
          <w:lang w:val="es-MX"/>
        </w:rPr>
        <w:t xml:space="preserve"> Componente de recursos humanos y profesionalización</w:t>
      </w:r>
      <w:bookmarkEnd w:id="117"/>
      <w:bookmarkEnd w:id="118"/>
      <w:bookmarkEnd w:id="119"/>
    </w:p>
    <w:p w14:paraId="3EB2A48F"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665FD544"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Uno de los pilares que garantizan la correcta operación y el cumplimiento de los objetivos del ANP es contar con personal capacitado y comprometido, ya que de ellos depende la actividad de vigilancia, atención a contingencias ambientales, el registro de visitantes del ANP, apoyo al monitoreo biológico, acciones de difusión y concientización, coordinación de acciones con autoridades locales, además de tener una estrecha relación con las y los usuarios de las ANP, entre otras actividades.  </w:t>
      </w:r>
    </w:p>
    <w:p w14:paraId="0585914F"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702443FC"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Por lo anterior, este componente enlista las acciones a realizar para conformar un equipo de trabajo multidisciplinario y capacitado que atienda de manera eficiente la gestión, administración, manejo y operación del ANP. </w:t>
      </w:r>
    </w:p>
    <w:p w14:paraId="3A5114E8"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p w14:paraId="539BD395"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Objetivos particulares</w:t>
      </w:r>
    </w:p>
    <w:p w14:paraId="1C10EA06" w14:textId="77777777" w:rsidR="00B54919" w:rsidRPr="00596A3A" w:rsidRDefault="00B54919" w:rsidP="00C80695">
      <w:pPr>
        <w:numPr>
          <w:ilvl w:val="0"/>
          <w:numId w:val="33"/>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Lograr una efectiva capacidad administrativa y operativa mediante acciones de capacitación, sensibilización y profesionalización del personal adscrito, para la realización de sus funciones.</w:t>
      </w:r>
    </w:p>
    <w:p w14:paraId="4FEEBB6D" w14:textId="77777777" w:rsidR="00B54919" w:rsidRPr="00596A3A" w:rsidRDefault="00B54919" w:rsidP="00C80695">
      <w:pPr>
        <w:numPr>
          <w:ilvl w:val="0"/>
          <w:numId w:val="33"/>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con una organización multidisciplinaria y personal calificado para operar eficientemente el ANP.</w:t>
      </w:r>
    </w:p>
    <w:p w14:paraId="149916DF" w14:textId="77777777" w:rsidR="00B54919" w:rsidRPr="00596A3A" w:rsidRDefault="00B54919" w:rsidP="00C80695">
      <w:pPr>
        <w:numPr>
          <w:ilvl w:val="0"/>
          <w:numId w:val="33"/>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Lograr un ambiente de trabajo con el equipo de la Reserva donde prevalezca el respeto, la comunicación y el trabajo en equipo.</w:t>
      </w:r>
    </w:p>
    <w:p w14:paraId="500F2D6C" w14:textId="77777777" w:rsidR="00B54919" w:rsidRPr="00596A3A" w:rsidRDefault="00B54919" w:rsidP="00C80695">
      <w:pPr>
        <w:autoSpaceDE w:val="0"/>
        <w:autoSpaceDN w:val="0"/>
        <w:adjustRightInd w:val="0"/>
        <w:spacing w:before="0" w:after="0" w:line="240" w:lineRule="auto"/>
        <w:ind w:left="502"/>
        <w:contextualSpacing/>
        <w:rPr>
          <w:rFonts w:ascii="Arial" w:eastAsia="Calibri" w:hAnsi="Arial" w:cs="Arial"/>
          <w:sz w:val="20"/>
          <w:szCs w:val="20"/>
          <w:lang w:val="es-ES" w:eastAsia="es-ES"/>
        </w:rPr>
      </w:pPr>
    </w:p>
    <w:p w14:paraId="714E5BDA"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Metas y resultados esperados</w:t>
      </w:r>
    </w:p>
    <w:p w14:paraId="6626AF4E" w14:textId="77777777" w:rsidR="00B54919" w:rsidRPr="00596A3A" w:rsidRDefault="00B54919" w:rsidP="00C80695">
      <w:pPr>
        <w:numPr>
          <w:ilvl w:val="0"/>
          <w:numId w:val="34"/>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Contar con al menos una capacitación anual por parte del personal del ANP que fortalezca las capacidades y habilidades en sus labores.</w:t>
      </w:r>
    </w:p>
    <w:p w14:paraId="75203FF0" w14:textId="77777777" w:rsidR="00B54919" w:rsidRPr="00596A3A" w:rsidRDefault="00B54919" w:rsidP="00C80695">
      <w:pPr>
        <w:numPr>
          <w:ilvl w:val="0"/>
          <w:numId w:val="34"/>
        </w:numPr>
        <w:autoSpaceDE w:val="0"/>
        <w:autoSpaceDN w:val="0"/>
        <w:adjustRightInd w:val="0"/>
        <w:spacing w:before="0" w:after="0" w:line="240" w:lineRule="auto"/>
        <w:contextualSpacing/>
        <w:rPr>
          <w:rFonts w:ascii="Arial" w:eastAsia="Calibri" w:hAnsi="Arial" w:cs="Arial"/>
          <w:sz w:val="20"/>
          <w:szCs w:val="20"/>
          <w:lang w:val="es-ES" w:eastAsia="es-ES"/>
        </w:rPr>
      </w:pPr>
      <w:r w:rsidRPr="00596A3A">
        <w:rPr>
          <w:rFonts w:ascii="Arial" w:eastAsia="Calibri" w:hAnsi="Arial" w:cs="Arial"/>
          <w:sz w:val="20"/>
          <w:szCs w:val="20"/>
          <w:lang w:val="es-ES" w:eastAsia="es-ES"/>
        </w:rPr>
        <w:t xml:space="preserve">Realizar al menos una reunión al año con el equipo de trabajo para coordinar las actividades y detectar necesidades </w:t>
      </w:r>
      <w:r w:rsidRPr="00596A3A">
        <w:rPr>
          <w:rFonts w:ascii="Arial" w:eastAsia="Times New Roman" w:hAnsi="Arial" w:cs="Arial"/>
          <w:sz w:val="20"/>
          <w:szCs w:val="20"/>
          <w:lang w:val="es-ES" w:eastAsia="es-ES"/>
        </w:rPr>
        <w:t>y áreas de oportunidad</w:t>
      </w:r>
      <w:r w:rsidRPr="00596A3A">
        <w:rPr>
          <w:rFonts w:ascii="Arial" w:eastAsia="Calibri" w:hAnsi="Arial" w:cs="Arial"/>
          <w:sz w:val="20"/>
          <w:szCs w:val="20"/>
          <w:lang w:val="es-ES" w:eastAsia="es-ES"/>
        </w:rPr>
        <w:t>.</w:t>
      </w:r>
    </w:p>
    <w:p w14:paraId="7141DD02" w14:textId="77777777" w:rsidR="00B54919" w:rsidRPr="00596A3A" w:rsidRDefault="00B54919" w:rsidP="00C80695">
      <w:pPr>
        <w:autoSpaceDE w:val="0"/>
        <w:autoSpaceDN w:val="0"/>
        <w:adjustRightInd w:val="0"/>
        <w:spacing w:before="0" w:after="0" w:line="240" w:lineRule="auto"/>
        <w:ind w:left="502"/>
        <w:contextualSpacing/>
        <w:rPr>
          <w:rFonts w:ascii="Arial" w:eastAsia="Calibri" w:hAnsi="Arial" w:cs="Arial"/>
          <w:sz w:val="20"/>
          <w:szCs w:val="20"/>
          <w:lang w:val="es-ES" w:eastAsia="es-ES"/>
        </w:rPr>
      </w:pPr>
    </w:p>
    <w:p w14:paraId="06C89B7A"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0A0" w:firstRow="1" w:lastRow="0" w:firstColumn="1" w:lastColumn="0" w:noHBand="0" w:noVBand="0"/>
      </w:tblPr>
      <w:tblGrid>
        <w:gridCol w:w="8531"/>
        <w:gridCol w:w="1059"/>
      </w:tblGrid>
      <w:tr w:rsidR="00CF435B" w:rsidRPr="00596A3A" w14:paraId="4AB9B225" w14:textId="77777777" w:rsidTr="00D103F7">
        <w:trPr>
          <w:trHeight w:val="20"/>
        </w:trPr>
        <w:tc>
          <w:tcPr>
            <w:tcW w:w="4448" w:type="pct"/>
            <w:tcMar>
              <w:top w:w="100" w:type="dxa"/>
              <w:left w:w="115" w:type="dxa"/>
              <w:bottom w:w="100" w:type="dxa"/>
              <w:right w:w="115" w:type="dxa"/>
            </w:tcMar>
          </w:tcPr>
          <w:p w14:paraId="590153A3"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Actividades* y acciones</w:t>
            </w:r>
          </w:p>
        </w:tc>
        <w:tc>
          <w:tcPr>
            <w:tcW w:w="552" w:type="pct"/>
            <w:tcMar>
              <w:top w:w="100" w:type="dxa"/>
              <w:left w:w="115" w:type="dxa"/>
              <w:bottom w:w="100" w:type="dxa"/>
              <w:right w:w="115" w:type="dxa"/>
            </w:tcMar>
          </w:tcPr>
          <w:p w14:paraId="22F27686" w14:textId="77777777" w:rsidR="00B54919" w:rsidRPr="00596A3A" w:rsidRDefault="00B54919" w:rsidP="00C80695">
            <w:pPr>
              <w:autoSpaceDE w:val="0"/>
              <w:autoSpaceDN w:val="0"/>
              <w:adjustRightInd w:val="0"/>
              <w:spacing w:before="0" w:after="0" w:line="240" w:lineRule="auto"/>
              <w:rPr>
                <w:rFonts w:ascii="Arial" w:eastAsia="Times New Roman" w:hAnsi="Arial" w:cs="Arial"/>
                <w:b/>
                <w:sz w:val="20"/>
                <w:szCs w:val="20"/>
                <w:lang w:val="es-ES" w:eastAsia="es-ES"/>
              </w:rPr>
            </w:pPr>
            <w:r w:rsidRPr="00596A3A">
              <w:rPr>
                <w:rFonts w:ascii="Arial" w:eastAsia="Times New Roman" w:hAnsi="Arial" w:cs="Arial"/>
                <w:b/>
                <w:sz w:val="20"/>
                <w:szCs w:val="20"/>
                <w:lang w:val="es-ES" w:eastAsia="es-ES"/>
              </w:rPr>
              <w:t>Plazo</w:t>
            </w:r>
          </w:p>
        </w:tc>
      </w:tr>
      <w:tr w:rsidR="00CF435B" w:rsidRPr="00596A3A" w14:paraId="3D1DB8C9" w14:textId="77777777" w:rsidTr="00D103F7">
        <w:trPr>
          <w:trHeight w:val="145"/>
        </w:trPr>
        <w:tc>
          <w:tcPr>
            <w:tcW w:w="5000" w:type="pct"/>
            <w:gridSpan w:val="2"/>
            <w:tcMar>
              <w:top w:w="100" w:type="dxa"/>
              <w:left w:w="115" w:type="dxa"/>
              <w:bottom w:w="100" w:type="dxa"/>
              <w:right w:w="115" w:type="dxa"/>
            </w:tcMar>
          </w:tcPr>
          <w:p w14:paraId="50F40983" w14:textId="77777777" w:rsidR="00B54919" w:rsidRPr="00596A3A" w:rsidRDefault="00B54919" w:rsidP="00C80695">
            <w:pPr>
              <w:autoSpaceDE w:val="0"/>
              <w:autoSpaceDN w:val="0"/>
              <w:adjustRightInd w:val="0"/>
              <w:spacing w:before="0" w:after="0" w:line="240" w:lineRule="auto"/>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lastRenderedPageBreak/>
              <w:t xml:space="preserve">Consolidación de un equipo de trabajo multidisciplinario y eficiente </w:t>
            </w:r>
          </w:p>
        </w:tc>
      </w:tr>
      <w:tr w:rsidR="00CF435B" w:rsidRPr="00596A3A" w14:paraId="3859F911" w14:textId="77777777" w:rsidTr="00D103F7">
        <w:trPr>
          <w:trHeight w:val="20"/>
        </w:trPr>
        <w:tc>
          <w:tcPr>
            <w:tcW w:w="4448" w:type="pct"/>
            <w:tcMar>
              <w:top w:w="100" w:type="dxa"/>
              <w:left w:w="115" w:type="dxa"/>
              <w:bottom w:w="100" w:type="dxa"/>
              <w:right w:w="115" w:type="dxa"/>
            </w:tcMar>
          </w:tcPr>
          <w:p w14:paraId="3846DAD3"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Realizar reuniones de integración y planeación periódicas a fin de organizar las actividades, mejorar la comunicación entre el personal y detectar dificultades y áreas de oportunidad</w:t>
            </w:r>
          </w:p>
        </w:tc>
        <w:tc>
          <w:tcPr>
            <w:tcW w:w="552" w:type="pct"/>
            <w:tcMar>
              <w:top w:w="100" w:type="dxa"/>
              <w:left w:w="115" w:type="dxa"/>
              <w:bottom w:w="100" w:type="dxa"/>
              <w:right w:w="115" w:type="dxa"/>
            </w:tcMar>
          </w:tcPr>
          <w:p w14:paraId="1145A866"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66F5A33B" w14:textId="77777777" w:rsidTr="00D103F7">
        <w:trPr>
          <w:trHeight w:val="20"/>
        </w:trPr>
        <w:tc>
          <w:tcPr>
            <w:tcW w:w="4448" w:type="pct"/>
            <w:tcMar>
              <w:top w:w="100" w:type="dxa"/>
              <w:left w:w="115" w:type="dxa"/>
              <w:bottom w:w="100" w:type="dxa"/>
              <w:right w:w="115" w:type="dxa"/>
            </w:tcMar>
          </w:tcPr>
          <w:p w14:paraId="6EB4DADD"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 xml:space="preserve">Realizar acciones que fomenten la aplicación del código de ética de la CONANP </w:t>
            </w:r>
          </w:p>
        </w:tc>
        <w:tc>
          <w:tcPr>
            <w:tcW w:w="552" w:type="pct"/>
            <w:tcMar>
              <w:top w:w="100" w:type="dxa"/>
              <w:left w:w="115" w:type="dxa"/>
              <w:bottom w:w="100" w:type="dxa"/>
              <w:right w:w="115" w:type="dxa"/>
            </w:tcMar>
          </w:tcPr>
          <w:p w14:paraId="2B3D3A63"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7B8D21F7" w14:textId="77777777" w:rsidTr="00D103F7">
        <w:trPr>
          <w:trHeight w:val="20"/>
        </w:trPr>
        <w:tc>
          <w:tcPr>
            <w:tcW w:w="4448" w:type="pct"/>
            <w:tcMar>
              <w:top w:w="100" w:type="dxa"/>
              <w:left w:w="115" w:type="dxa"/>
              <w:bottom w:w="100" w:type="dxa"/>
              <w:right w:w="115" w:type="dxa"/>
            </w:tcMar>
          </w:tcPr>
          <w:p w14:paraId="78840245"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Fomentar la conciliación de entre la vida familiar y laboral del personal de la Reserva para incrementar las posibilidades de compatibilidad entre las exigencias de ambos ámbitos</w:t>
            </w:r>
          </w:p>
        </w:tc>
        <w:tc>
          <w:tcPr>
            <w:tcW w:w="552" w:type="pct"/>
            <w:tcMar>
              <w:top w:w="100" w:type="dxa"/>
              <w:left w:w="115" w:type="dxa"/>
              <w:bottom w:w="100" w:type="dxa"/>
              <w:right w:w="115" w:type="dxa"/>
            </w:tcMar>
          </w:tcPr>
          <w:p w14:paraId="7B580A39"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07D3B063" w14:textId="77777777" w:rsidTr="00D103F7">
        <w:trPr>
          <w:trHeight w:val="20"/>
        </w:trPr>
        <w:tc>
          <w:tcPr>
            <w:tcW w:w="4448" w:type="pct"/>
            <w:tcMar>
              <w:top w:w="100" w:type="dxa"/>
              <w:left w:w="115" w:type="dxa"/>
              <w:bottom w:w="100" w:type="dxa"/>
              <w:right w:w="115" w:type="dxa"/>
            </w:tcMar>
          </w:tcPr>
          <w:p w14:paraId="705D0B45"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Proveer al personal de la Reserva de las herramientas básicas para la ejecución de sus actividades, con especial énfasis en las relacionadas con su seguridad y protección</w:t>
            </w:r>
          </w:p>
        </w:tc>
        <w:tc>
          <w:tcPr>
            <w:tcW w:w="552" w:type="pct"/>
            <w:tcMar>
              <w:top w:w="100" w:type="dxa"/>
              <w:left w:w="115" w:type="dxa"/>
              <w:bottom w:w="100" w:type="dxa"/>
              <w:right w:w="115" w:type="dxa"/>
            </w:tcMar>
          </w:tcPr>
          <w:p w14:paraId="3C8650B9"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12A48EEE" w14:textId="77777777" w:rsidTr="00D103F7">
        <w:trPr>
          <w:trHeight w:val="20"/>
        </w:trPr>
        <w:tc>
          <w:tcPr>
            <w:tcW w:w="4448" w:type="pct"/>
            <w:tcMar>
              <w:top w:w="100" w:type="dxa"/>
              <w:left w:w="115" w:type="dxa"/>
              <w:bottom w:w="100" w:type="dxa"/>
              <w:right w:w="115" w:type="dxa"/>
            </w:tcMar>
          </w:tcPr>
          <w:p w14:paraId="5F227E02"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Aplicar mecanismos de monitoreo y evaluación desempeño del personal, proponiendo mecanismos de mejora para lograr el óptimo nivel en el desempeño de las labores asignadas</w:t>
            </w:r>
          </w:p>
        </w:tc>
        <w:tc>
          <w:tcPr>
            <w:tcW w:w="552" w:type="pct"/>
            <w:tcMar>
              <w:top w:w="100" w:type="dxa"/>
              <w:left w:w="115" w:type="dxa"/>
              <w:bottom w:w="100" w:type="dxa"/>
              <w:right w:w="115" w:type="dxa"/>
            </w:tcMar>
          </w:tcPr>
          <w:p w14:paraId="49490DD5"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3D493C76" w14:textId="77777777" w:rsidTr="00D103F7">
        <w:trPr>
          <w:trHeight w:val="20"/>
        </w:trPr>
        <w:tc>
          <w:tcPr>
            <w:tcW w:w="5000" w:type="pct"/>
            <w:gridSpan w:val="2"/>
            <w:tcMar>
              <w:top w:w="100" w:type="dxa"/>
              <w:left w:w="115" w:type="dxa"/>
              <w:bottom w:w="100" w:type="dxa"/>
              <w:right w:w="115" w:type="dxa"/>
            </w:tcMar>
          </w:tcPr>
          <w:p w14:paraId="4E0BFF2D" w14:textId="77777777" w:rsidR="00B54919" w:rsidRPr="00596A3A" w:rsidRDefault="00B54919" w:rsidP="00C80695">
            <w:pPr>
              <w:autoSpaceDE w:val="0"/>
              <w:autoSpaceDN w:val="0"/>
              <w:adjustRightInd w:val="0"/>
              <w:spacing w:before="0" w:after="0" w:line="240" w:lineRule="auto"/>
              <w:jc w:val="left"/>
              <w:rPr>
                <w:rFonts w:ascii="Arial" w:eastAsia="Times New Roman" w:hAnsi="Arial" w:cs="Arial"/>
                <w:i/>
                <w:sz w:val="20"/>
                <w:szCs w:val="20"/>
                <w:lang w:val="es-ES" w:eastAsia="es-ES"/>
              </w:rPr>
            </w:pPr>
            <w:r w:rsidRPr="00596A3A">
              <w:rPr>
                <w:rFonts w:ascii="Arial" w:eastAsia="Times New Roman" w:hAnsi="Arial" w:cs="Arial"/>
                <w:i/>
                <w:sz w:val="20"/>
                <w:szCs w:val="20"/>
                <w:lang w:val="es-ES" w:eastAsia="es-ES"/>
              </w:rPr>
              <w:t>Capacitación y profesionalización del personal del ANP</w:t>
            </w:r>
          </w:p>
        </w:tc>
      </w:tr>
      <w:tr w:rsidR="00CF435B" w:rsidRPr="00596A3A" w14:paraId="7F7A36FB" w14:textId="77777777" w:rsidTr="00D103F7">
        <w:trPr>
          <w:trHeight w:val="20"/>
        </w:trPr>
        <w:tc>
          <w:tcPr>
            <w:tcW w:w="4448" w:type="pct"/>
            <w:tcMar>
              <w:top w:w="100" w:type="dxa"/>
              <w:left w:w="115" w:type="dxa"/>
              <w:bottom w:w="100" w:type="dxa"/>
              <w:right w:w="115" w:type="dxa"/>
            </w:tcMar>
          </w:tcPr>
          <w:p w14:paraId="3DA14FE9"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Identificar las necesidades de capacitación del personal</w:t>
            </w:r>
          </w:p>
        </w:tc>
        <w:tc>
          <w:tcPr>
            <w:tcW w:w="552" w:type="pct"/>
            <w:tcMar>
              <w:top w:w="100" w:type="dxa"/>
              <w:left w:w="115" w:type="dxa"/>
              <w:bottom w:w="100" w:type="dxa"/>
              <w:right w:w="115" w:type="dxa"/>
            </w:tcMar>
          </w:tcPr>
          <w:p w14:paraId="70837DB3"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42AADC52" w14:textId="77777777" w:rsidTr="00D103F7">
        <w:trPr>
          <w:trHeight w:val="20"/>
        </w:trPr>
        <w:tc>
          <w:tcPr>
            <w:tcW w:w="4448" w:type="pct"/>
            <w:tcMar>
              <w:top w:w="100" w:type="dxa"/>
              <w:left w:w="115" w:type="dxa"/>
              <w:bottom w:w="100" w:type="dxa"/>
              <w:right w:w="115" w:type="dxa"/>
            </w:tcMar>
          </w:tcPr>
          <w:p w14:paraId="0E9C3E3D"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Elaborar un catálogo anual de cursos, talleres y diplomados de interés, de acuerdo a las necesidades identificadas</w:t>
            </w:r>
          </w:p>
        </w:tc>
        <w:tc>
          <w:tcPr>
            <w:tcW w:w="552" w:type="pct"/>
            <w:tcMar>
              <w:top w:w="100" w:type="dxa"/>
              <w:left w:w="115" w:type="dxa"/>
              <w:bottom w:w="100" w:type="dxa"/>
              <w:right w:w="115" w:type="dxa"/>
            </w:tcMar>
          </w:tcPr>
          <w:p w14:paraId="1B0C51CD"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C</w:t>
            </w:r>
          </w:p>
        </w:tc>
      </w:tr>
      <w:tr w:rsidR="00CF435B" w:rsidRPr="00596A3A" w14:paraId="65B46978" w14:textId="77777777" w:rsidTr="00D103F7">
        <w:trPr>
          <w:trHeight w:val="20"/>
        </w:trPr>
        <w:tc>
          <w:tcPr>
            <w:tcW w:w="4448" w:type="pct"/>
            <w:tcMar>
              <w:top w:w="100" w:type="dxa"/>
              <w:left w:w="115" w:type="dxa"/>
              <w:bottom w:w="100" w:type="dxa"/>
              <w:right w:w="115" w:type="dxa"/>
            </w:tcMar>
          </w:tcPr>
          <w:p w14:paraId="2FD30E21"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Gestionar con las instituciones educativas, de investigación, los sectores productivos, los tres órdenes de gobierno y otras Áreas Naturales Protegidas la realización de cursos, talleres, seminarios o intercambios que apoyen la capacitación y/o actualización, con especial énfasis en el personal operativo y guardaparques</w:t>
            </w:r>
          </w:p>
        </w:tc>
        <w:tc>
          <w:tcPr>
            <w:tcW w:w="552" w:type="pct"/>
            <w:tcMar>
              <w:top w:w="100" w:type="dxa"/>
              <w:left w:w="115" w:type="dxa"/>
              <w:bottom w:w="100" w:type="dxa"/>
              <w:right w:w="115" w:type="dxa"/>
            </w:tcMar>
          </w:tcPr>
          <w:p w14:paraId="4ED1E7BF"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21285BE2" w14:textId="77777777" w:rsidTr="00D103F7">
        <w:trPr>
          <w:trHeight w:val="20"/>
        </w:trPr>
        <w:tc>
          <w:tcPr>
            <w:tcW w:w="4448" w:type="pct"/>
            <w:tcMar>
              <w:top w:w="100" w:type="dxa"/>
              <w:left w:w="115" w:type="dxa"/>
              <w:bottom w:w="100" w:type="dxa"/>
              <w:right w:w="115" w:type="dxa"/>
            </w:tcMar>
          </w:tcPr>
          <w:p w14:paraId="553F0DB0"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Promover el apoyo y la asistencia de expertos, en las diferentes áreas y temas de capacitación que se requieran para el personal</w:t>
            </w:r>
          </w:p>
        </w:tc>
        <w:tc>
          <w:tcPr>
            <w:tcW w:w="552" w:type="pct"/>
            <w:tcMar>
              <w:top w:w="100" w:type="dxa"/>
              <w:left w:w="115" w:type="dxa"/>
              <w:bottom w:w="100" w:type="dxa"/>
              <w:right w:w="115" w:type="dxa"/>
            </w:tcMar>
          </w:tcPr>
          <w:p w14:paraId="6EFD04C2"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p>
          <w:p w14:paraId="7BAC6EEC"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r w:rsidR="00CF435B" w:rsidRPr="00596A3A" w14:paraId="3839FEAC" w14:textId="77777777" w:rsidTr="00D103F7">
        <w:trPr>
          <w:trHeight w:val="20"/>
        </w:trPr>
        <w:tc>
          <w:tcPr>
            <w:tcW w:w="4448" w:type="pct"/>
            <w:tcMar>
              <w:top w:w="100" w:type="dxa"/>
              <w:left w:w="115" w:type="dxa"/>
              <w:bottom w:w="100" w:type="dxa"/>
              <w:right w:w="115" w:type="dxa"/>
            </w:tcMar>
          </w:tcPr>
          <w:p w14:paraId="2459A23A"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Dar seguimiento al impacto de la capacitación y/o actualización del personal</w:t>
            </w:r>
          </w:p>
        </w:tc>
        <w:tc>
          <w:tcPr>
            <w:tcW w:w="552" w:type="pct"/>
            <w:tcMar>
              <w:top w:w="100" w:type="dxa"/>
              <w:left w:w="115" w:type="dxa"/>
              <w:bottom w:w="100" w:type="dxa"/>
              <w:right w:w="115" w:type="dxa"/>
            </w:tcMar>
          </w:tcPr>
          <w:p w14:paraId="1DB15C98" w14:textId="77777777" w:rsidR="00B54919" w:rsidRPr="00596A3A" w:rsidRDefault="00B54919" w:rsidP="00C80695">
            <w:pPr>
              <w:autoSpaceDE w:val="0"/>
              <w:autoSpaceDN w:val="0"/>
              <w:adjustRightInd w:val="0"/>
              <w:spacing w:before="0" w:after="0" w:line="240" w:lineRule="auto"/>
              <w:jc w:val="center"/>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P</w:t>
            </w:r>
          </w:p>
        </w:tc>
      </w:tr>
    </w:tbl>
    <w:p w14:paraId="23EBE2F4" w14:textId="77777777" w:rsidR="00B54919" w:rsidRPr="00596A3A" w:rsidRDefault="00B54919" w:rsidP="00C80695">
      <w:pPr>
        <w:autoSpaceDE w:val="0"/>
        <w:autoSpaceDN w:val="0"/>
        <w:adjustRightInd w:val="0"/>
        <w:spacing w:before="0" w:after="0" w:line="240" w:lineRule="auto"/>
        <w:rPr>
          <w:rFonts w:ascii="Arial" w:eastAsia="Times New Roman" w:hAnsi="Arial" w:cs="Arial"/>
          <w:sz w:val="20"/>
          <w:szCs w:val="20"/>
          <w:lang w:val="es-ES" w:eastAsia="es-ES"/>
        </w:rPr>
      </w:pPr>
      <w:r w:rsidRPr="00596A3A">
        <w:rPr>
          <w:rFonts w:ascii="Arial" w:eastAsia="Times New Roman" w:hAnsi="Arial" w:cs="Arial"/>
          <w:sz w:val="20"/>
          <w:szCs w:val="20"/>
          <w:lang w:val="es-ES" w:eastAsia="es-ES"/>
        </w:rPr>
        <w:t>*Las actividades se presentan en letra cursiva.</w:t>
      </w:r>
    </w:p>
    <w:p w14:paraId="5A43A79A" w14:textId="77777777" w:rsidR="00B54919" w:rsidRPr="00596A3A" w:rsidRDefault="00B54919" w:rsidP="00C80695">
      <w:pPr>
        <w:pStyle w:val="Default"/>
        <w:jc w:val="both"/>
        <w:rPr>
          <w:rFonts w:ascii="Arial" w:hAnsi="Arial" w:cs="Arial"/>
          <w:color w:val="auto"/>
          <w:sz w:val="22"/>
          <w:szCs w:val="22"/>
        </w:rPr>
      </w:pPr>
    </w:p>
    <w:p w14:paraId="68AB29D4" w14:textId="77777777" w:rsidR="00B54919" w:rsidRPr="00596A3A" w:rsidRDefault="00B54919" w:rsidP="00C80695">
      <w:pPr>
        <w:pStyle w:val="Default"/>
        <w:jc w:val="both"/>
        <w:rPr>
          <w:rFonts w:ascii="Arial" w:hAnsi="Arial" w:cs="Arial"/>
          <w:color w:val="auto"/>
          <w:sz w:val="22"/>
          <w:szCs w:val="22"/>
        </w:rPr>
      </w:pPr>
    </w:p>
    <w:p w14:paraId="414D82E1" w14:textId="77777777" w:rsidR="00B54919" w:rsidRPr="00596A3A" w:rsidRDefault="00B54919" w:rsidP="00C80695">
      <w:pPr>
        <w:pStyle w:val="Ttulo1"/>
      </w:pPr>
      <w:bookmarkStart w:id="120" w:name="_Toc475357004"/>
      <w:bookmarkStart w:id="121" w:name="_Toc483396489"/>
      <w:r w:rsidRPr="00596A3A">
        <w:t>7. ZONIFICACIÓN Y SUBZONIFICACIÓN</w:t>
      </w:r>
      <w:bookmarkEnd w:id="120"/>
      <w:bookmarkEnd w:id="121"/>
    </w:p>
    <w:p w14:paraId="55A2CC07" w14:textId="77777777" w:rsidR="00B54919" w:rsidRPr="00596A3A" w:rsidRDefault="00B54919" w:rsidP="00C80695">
      <w:pPr>
        <w:pStyle w:val="Texto"/>
        <w:rPr>
          <w:rFonts w:ascii="Arial" w:hAnsi="Arial" w:cs="Arial"/>
          <w:sz w:val="22"/>
          <w:szCs w:val="22"/>
        </w:rPr>
      </w:pPr>
    </w:p>
    <w:p w14:paraId="6179FDA9" w14:textId="77777777" w:rsidR="00B54919" w:rsidRPr="00596A3A" w:rsidRDefault="00B54919" w:rsidP="00C80695">
      <w:pPr>
        <w:pStyle w:val="Texto"/>
        <w:jc w:val="both"/>
        <w:rPr>
          <w:rFonts w:ascii="Arial" w:hAnsi="Arial" w:cs="Arial"/>
          <w:sz w:val="22"/>
          <w:szCs w:val="22"/>
        </w:rPr>
      </w:pPr>
      <w:r w:rsidRPr="00596A3A">
        <w:rPr>
          <w:rFonts w:ascii="Arial" w:hAnsi="Arial" w:cs="Arial"/>
          <w:sz w:val="22"/>
          <w:szCs w:val="22"/>
        </w:rPr>
        <w:t>De conformidad con lo establecido en la fracción XXXIX del Artículo 3 de la Ley General del Equilibrio Ecológico y la Protección al Ambiente (LGEEPA), la zonificación es el instrumento técnico de planeación que puede ser utilizado en el establecimiento de las áreas naturales protegidas, que permite ordenar su territorio en función del grado de conservación y representatividad de sus ecosistemas, la vocación natural del terreno, de su uso actual y potencial, de conformidad con los objetivos dispuestos en la misma declaratoria. Asimismo, existirá una subzonificación, la cual consiste en el instrumento técnico y dinámico de planeación, que se establecerá en el programa de manejo respectivo, y que es utilizado en el manejo de las áreas naturales protegidas, con el fin de ordenar detalladamente las zonas núcleo y de amortiguamiento, previamente establecidas mediante la declaratoria correspondiente.</w:t>
      </w:r>
    </w:p>
    <w:p w14:paraId="2005236C" w14:textId="77777777" w:rsidR="00B54919" w:rsidRPr="00596A3A" w:rsidRDefault="00B54919" w:rsidP="00C80695">
      <w:pPr>
        <w:pStyle w:val="Texto"/>
        <w:rPr>
          <w:rFonts w:ascii="Arial" w:hAnsi="Arial" w:cs="Arial"/>
          <w:b/>
          <w:sz w:val="22"/>
          <w:szCs w:val="22"/>
        </w:rPr>
      </w:pPr>
    </w:p>
    <w:p w14:paraId="002CB6B6" w14:textId="77777777" w:rsidR="00B54919" w:rsidRPr="00596A3A" w:rsidRDefault="00B54919" w:rsidP="00C80695">
      <w:pPr>
        <w:pStyle w:val="Texto"/>
        <w:rPr>
          <w:rFonts w:ascii="Arial" w:hAnsi="Arial" w:cs="Arial"/>
          <w:b/>
          <w:sz w:val="22"/>
          <w:szCs w:val="22"/>
        </w:rPr>
      </w:pPr>
      <w:r w:rsidRPr="00596A3A">
        <w:rPr>
          <w:rFonts w:ascii="Arial" w:hAnsi="Arial" w:cs="Arial"/>
          <w:b/>
          <w:sz w:val="22"/>
          <w:szCs w:val="22"/>
        </w:rPr>
        <w:t>Zonas Núcleo</w:t>
      </w:r>
    </w:p>
    <w:p w14:paraId="4E6A1ABD" w14:textId="77777777" w:rsidR="00B54919" w:rsidRPr="00596A3A" w:rsidRDefault="00B54919" w:rsidP="00C80695">
      <w:pPr>
        <w:pStyle w:val="Texto"/>
        <w:rPr>
          <w:rFonts w:ascii="Arial" w:hAnsi="Arial" w:cs="Arial"/>
          <w:sz w:val="22"/>
          <w:szCs w:val="22"/>
        </w:rPr>
      </w:pPr>
    </w:p>
    <w:p w14:paraId="5790AE76" w14:textId="45CC01E4"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El Decreto por el que se declara área natural protegida, con el carácter de Reserva de la Biosfera Caribe Mexicano, establece en el Artículo Primero que “</w:t>
      </w:r>
      <w:r w:rsidRPr="00596A3A">
        <w:rPr>
          <w:rFonts w:ascii="Arial" w:hAnsi="Arial" w:cs="Arial"/>
          <w:i/>
        </w:rPr>
        <w:t xml:space="preserve">El área natural protegida </w:t>
      </w:r>
      <w:r w:rsidRPr="00596A3A">
        <w:rPr>
          <w:rFonts w:ascii="Arial" w:hAnsi="Arial" w:cs="Arial"/>
          <w:i/>
        </w:rPr>
        <w:lastRenderedPageBreak/>
        <w:t>presenta seis zonas núcleo con una superficie total de 1</w:t>
      </w:r>
      <w:r w:rsidR="0052188A" w:rsidRPr="00596A3A">
        <w:rPr>
          <w:rFonts w:ascii="Arial" w:hAnsi="Arial" w:cs="Arial"/>
          <w:i/>
        </w:rPr>
        <w:t>, 932,648</w:t>
      </w:r>
      <w:r w:rsidRPr="00596A3A">
        <w:rPr>
          <w:rFonts w:ascii="Arial" w:hAnsi="Arial" w:cs="Arial"/>
          <w:i/>
        </w:rPr>
        <w:t>-48-79.18 hectáreas, mientras que la zona de amortiguamiento queda comprendida por 3</w:t>
      </w:r>
      <w:r w:rsidR="0052188A" w:rsidRPr="00596A3A">
        <w:rPr>
          <w:rFonts w:ascii="Arial" w:hAnsi="Arial" w:cs="Arial"/>
          <w:i/>
        </w:rPr>
        <w:t>, 821,406</w:t>
      </w:r>
      <w:r w:rsidRPr="00596A3A">
        <w:rPr>
          <w:rFonts w:ascii="Arial" w:hAnsi="Arial" w:cs="Arial"/>
          <w:i/>
        </w:rPr>
        <w:t>-87-52.42 hectáreas</w:t>
      </w:r>
      <w:r w:rsidRPr="00596A3A">
        <w:rPr>
          <w:rFonts w:ascii="Arial" w:hAnsi="Arial" w:cs="Arial"/>
        </w:rPr>
        <w:t>”.</w:t>
      </w:r>
    </w:p>
    <w:p w14:paraId="6481B902" w14:textId="77777777" w:rsidR="00B54919" w:rsidRPr="00596A3A" w:rsidRDefault="00B54919" w:rsidP="00C80695">
      <w:pPr>
        <w:pStyle w:val="Default"/>
        <w:rPr>
          <w:rFonts w:ascii="Arial" w:hAnsi="Arial" w:cs="Arial"/>
          <w:color w:val="auto"/>
        </w:rPr>
      </w:pPr>
    </w:p>
    <w:tbl>
      <w:tblPr>
        <w:tblW w:w="8218" w:type="dxa"/>
        <w:jc w:val="center"/>
        <w:tblInd w:w="-1726" w:type="dxa"/>
        <w:tblCellMar>
          <w:left w:w="0" w:type="dxa"/>
          <w:right w:w="0" w:type="dxa"/>
        </w:tblCellMar>
        <w:tblLook w:val="0600" w:firstRow="0" w:lastRow="0" w:firstColumn="0" w:lastColumn="0" w:noHBand="1" w:noVBand="1"/>
      </w:tblPr>
      <w:tblGrid>
        <w:gridCol w:w="1559"/>
        <w:gridCol w:w="3848"/>
        <w:gridCol w:w="2811"/>
      </w:tblGrid>
      <w:tr w:rsidR="00CF435B" w:rsidRPr="00596A3A" w14:paraId="135BE36D" w14:textId="77777777" w:rsidTr="00D103F7">
        <w:trPr>
          <w:trHeight w:val="468"/>
          <w:jc w:val="center"/>
        </w:trPr>
        <w:tc>
          <w:tcPr>
            <w:tcW w:w="1559"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Pr>
          <w:p w14:paraId="5FA38141" w14:textId="77777777" w:rsidR="00B54919" w:rsidRPr="00596A3A" w:rsidRDefault="00B54919" w:rsidP="00C80695">
            <w:pPr>
              <w:autoSpaceDE w:val="0"/>
              <w:autoSpaceDN w:val="0"/>
              <w:adjustRightInd w:val="0"/>
              <w:spacing w:before="0" w:after="0" w:line="240" w:lineRule="auto"/>
              <w:ind w:right="18"/>
              <w:jc w:val="center"/>
              <w:rPr>
                <w:rFonts w:ascii="Arial" w:eastAsia="Times New Roman" w:hAnsi="Arial" w:cs="Arial"/>
                <w:b/>
                <w:sz w:val="20"/>
                <w:szCs w:val="20"/>
                <w:lang w:val="es-ES" w:eastAsia="es-ES"/>
              </w:rPr>
            </w:pPr>
          </w:p>
        </w:tc>
        <w:tc>
          <w:tcPr>
            <w:tcW w:w="3848"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5" w:type="dxa"/>
              <w:bottom w:w="0" w:type="dxa"/>
              <w:right w:w="15" w:type="dxa"/>
            </w:tcMar>
            <w:vAlign w:val="center"/>
            <w:hideMark/>
          </w:tcPr>
          <w:p w14:paraId="1EA27A4D" w14:textId="77777777" w:rsidR="00B54919" w:rsidRPr="00596A3A" w:rsidRDefault="00B54919" w:rsidP="00C80695">
            <w:pPr>
              <w:tabs>
                <w:tab w:val="left" w:pos="720"/>
              </w:tabs>
              <w:autoSpaceDE w:val="0"/>
              <w:autoSpaceDN w:val="0"/>
              <w:adjustRightInd w:val="0"/>
              <w:spacing w:before="0" w:after="0" w:line="240" w:lineRule="auto"/>
              <w:ind w:right="18"/>
              <w:jc w:val="center"/>
              <w:rPr>
                <w:rFonts w:ascii="Arial" w:eastAsia="Times New Roman" w:hAnsi="Arial" w:cs="Arial"/>
                <w:b/>
                <w:sz w:val="20"/>
                <w:szCs w:val="20"/>
                <w:lang w:eastAsia="es-ES"/>
              </w:rPr>
            </w:pPr>
            <w:r w:rsidRPr="00596A3A">
              <w:rPr>
                <w:rFonts w:ascii="Arial" w:hAnsi="Arial" w:cs="Arial"/>
                <w:b/>
                <w:sz w:val="20"/>
                <w:szCs w:val="20"/>
              </w:rPr>
              <w:t>Zonas Núcleo desde los 0msnm hasta el piso oceánico</w:t>
            </w:r>
          </w:p>
        </w:tc>
        <w:tc>
          <w:tcPr>
            <w:tcW w:w="2811"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5" w:type="dxa"/>
              <w:bottom w:w="0" w:type="dxa"/>
              <w:right w:w="15" w:type="dxa"/>
            </w:tcMar>
            <w:vAlign w:val="center"/>
            <w:hideMark/>
          </w:tcPr>
          <w:p w14:paraId="5A3A8DB9" w14:textId="77777777" w:rsidR="00B54919" w:rsidRPr="00596A3A" w:rsidRDefault="00B54919" w:rsidP="00C80695">
            <w:pPr>
              <w:tabs>
                <w:tab w:val="left" w:pos="720"/>
              </w:tabs>
              <w:autoSpaceDE w:val="0"/>
              <w:autoSpaceDN w:val="0"/>
              <w:adjustRightInd w:val="0"/>
              <w:spacing w:before="0" w:after="0" w:line="240" w:lineRule="auto"/>
              <w:ind w:right="18"/>
              <w:jc w:val="center"/>
              <w:rPr>
                <w:rFonts w:ascii="Arial" w:eastAsia="Times New Roman" w:hAnsi="Arial" w:cs="Arial"/>
                <w:b/>
                <w:sz w:val="20"/>
                <w:szCs w:val="20"/>
                <w:lang w:eastAsia="es-ES"/>
              </w:rPr>
            </w:pPr>
            <w:r w:rsidRPr="00596A3A">
              <w:rPr>
                <w:rFonts w:ascii="Arial" w:hAnsi="Arial" w:cs="Arial"/>
                <w:b/>
                <w:sz w:val="20"/>
                <w:szCs w:val="20"/>
              </w:rPr>
              <w:t>Superficie (hectáreas)</w:t>
            </w:r>
          </w:p>
        </w:tc>
      </w:tr>
      <w:tr w:rsidR="00CF435B" w:rsidRPr="00596A3A" w14:paraId="18E533A0" w14:textId="77777777" w:rsidTr="00D103F7">
        <w:trPr>
          <w:trHeight w:val="318"/>
          <w:jc w:val="center"/>
        </w:trPr>
        <w:tc>
          <w:tcPr>
            <w:tcW w:w="1559" w:type="dxa"/>
            <w:tcBorders>
              <w:top w:val="single" w:sz="8" w:space="0" w:color="000000"/>
              <w:left w:val="single" w:sz="8" w:space="0" w:color="000000"/>
              <w:bottom w:val="single" w:sz="8" w:space="0" w:color="000000"/>
              <w:right w:val="single" w:sz="8" w:space="0" w:color="000000"/>
            </w:tcBorders>
            <w:vAlign w:val="center"/>
            <w:hideMark/>
          </w:tcPr>
          <w:p w14:paraId="473091AE" w14:textId="77777777" w:rsidR="00B54919" w:rsidRPr="00596A3A" w:rsidRDefault="00B54919" w:rsidP="00C80695">
            <w:pPr>
              <w:tabs>
                <w:tab w:val="left" w:pos="720"/>
              </w:tabs>
              <w:autoSpaceDE w:val="0"/>
              <w:autoSpaceDN w:val="0"/>
              <w:adjustRightInd w:val="0"/>
              <w:spacing w:before="0" w:after="0" w:line="240" w:lineRule="auto"/>
              <w:ind w:right="18"/>
              <w:jc w:val="center"/>
              <w:rPr>
                <w:rFonts w:ascii="Arial" w:eastAsia="Times New Roman" w:hAnsi="Arial" w:cs="Arial"/>
                <w:sz w:val="20"/>
                <w:szCs w:val="20"/>
                <w:lang w:val="es-ES" w:eastAsia="es-ES"/>
              </w:rPr>
            </w:pPr>
            <w:r w:rsidRPr="00596A3A">
              <w:rPr>
                <w:rFonts w:ascii="Arial" w:hAnsi="Arial" w:cs="Arial"/>
                <w:sz w:val="20"/>
                <w:szCs w:val="20"/>
              </w:rPr>
              <w:t>1</w:t>
            </w:r>
          </w:p>
        </w:tc>
        <w:tc>
          <w:tcPr>
            <w:tcW w:w="3848"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14:paraId="2D51AC2F" w14:textId="77777777" w:rsidR="00B54919" w:rsidRPr="00596A3A" w:rsidRDefault="00B54919" w:rsidP="00C80695">
            <w:pPr>
              <w:tabs>
                <w:tab w:val="left" w:pos="720"/>
              </w:tabs>
              <w:autoSpaceDE w:val="0"/>
              <w:autoSpaceDN w:val="0"/>
              <w:adjustRightInd w:val="0"/>
              <w:spacing w:before="0" w:after="0" w:line="240" w:lineRule="auto"/>
              <w:ind w:right="18"/>
              <w:rPr>
                <w:rFonts w:ascii="Arial" w:eastAsia="Times New Roman" w:hAnsi="Arial" w:cs="Arial"/>
                <w:sz w:val="20"/>
                <w:szCs w:val="20"/>
                <w:lang w:eastAsia="es-ES"/>
              </w:rPr>
            </w:pPr>
            <w:r w:rsidRPr="00596A3A">
              <w:rPr>
                <w:rFonts w:ascii="Arial" w:hAnsi="Arial" w:cs="Arial"/>
                <w:sz w:val="20"/>
                <w:szCs w:val="20"/>
              </w:rPr>
              <w:t>Humedales de Boca Iglesias</w:t>
            </w:r>
          </w:p>
        </w:tc>
        <w:tc>
          <w:tcPr>
            <w:tcW w:w="2811"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14:paraId="31475719" w14:textId="77777777" w:rsidR="00B54919" w:rsidRPr="00596A3A" w:rsidRDefault="00B54919" w:rsidP="00C80695">
            <w:pPr>
              <w:tabs>
                <w:tab w:val="left" w:pos="720"/>
              </w:tabs>
              <w:autoSpaceDE w:val="0"/>
              <w:autoSpaceDN w:val="0"/>
              <w:adjustRightInd w:val="0"/>
              <w:spacing w:before="0" w:after="0" w:line="240" w:lineRule="auto"/>
              <w:ind w:right="18"/>
              <w:jc w:val="right"/>
              <w:rPr>
                <w:rFonts w:ascii="Arial" w:eastAsia="Times New Roman" w:hAnsi="Arial" w:cs="Arial"/>
                <w:sz w:val="20"/>
                <w:szCs w:val="20"/>
                <w:lang w:eastAsia="es-ES"/>
              </w:rPr>
            </w:pPr>
            <w:r w:rsidRPr="00596A3A">
              <w:rPr>
                <w:rFonts w:ascii="Arial" w:hAnsi="Arial" w:cs="Arial"/>
                <w:sz w:val="20"/>
                <w:szCs w:val="20"/>
              </w:rPr>
              <w:t>3,407.79</w:t>
            </w:r>
          </w:p>
        </w:tc>
      </w:tr>
      <w:tr w:rsidR="00CF435B" w:rsidRPr="00596A3A" w14:paraId="245448E5" w14:textId="77777777" w:rsidTr="00D103F7">
        <w:trPr>
          <w:trHeight w:val="360"/>
          <w:jc w:val="center"/>
        </w:trPr>
        <w:tc>
          <w:tcPr>
            <w:tcW w:w="1559" w:type="dxa"/>
            <w:tcBorders>
              <w:top w:val="single" w:sz="8" w:space="0" w:color="000000"/>
              <w:left w:val="single" w:sz="8" w:space="0" w:color="000000"/>
              <w:bottom w:val="single" w:sz="8" w:space="0" w:color="000000"/>
              <w:right w:val="single" w:sz="8" w:space="0" w:color="000000"/>
            </w:tcBorders>
            <w:vAlign w:val="center"/>
            <w:hideMark/>
          </w:tcPr>
          <w:p w14:paraId="2BFA36ED" w14:textId="77777777" w:rsidR="00B54919" w:rsidRPr="00596A3A" w:rsidRDefault="00B54919" w:rsidP="00C80695">
            <w:pPr>
              <w:tabs>
                <w:tab w:val="left" w:pos="720"/>
              </w:tabs>
              <w:autoSpaceDE w:val="0"/>
              <w:autoSpaceDN w:val="0"/>
              <w:adjustRightInd w:val="0"/>
              <w:spacing w:before="0" w:after="0" w:line="240" w:lineRule="auto"/>
              <w:ind w:right="18"/>
              <w:jc w:val="center"/>
              <w:rPr>
                <w:rFonts w:ascii="Arial" w:eastAsia="Times New Roman" w:hAnsi="Arial" w:cs="Arial"/>
                <w:sz w:val="20"/>
                <w:szCs w:val="20"/>
                <w:lang w:val="es-ES" w:eastAsia="es-ES"/>
              </w:rPr>
            </w:pPr>
            <w:r w:rsidRPr="00596A3A">
              <w:rPr>
                <w:rFonts w:ascii="Arial" w:hAnsi="Arial" w:cs="Arial"/>
                <w:sz w:val="20"/>
                <w:szCs w:val="20"/>
              </w:rPr>
              <w:t>2</w:t>
            </w:r>
          </w:p>
        </w:tc>
        <w:tc>
          <w:tcPr>
            <w:tcW w:w="3848"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14:paraId="3919E59C" w14:textId="77777777" w:rsidR="00B54919" w:rsidRPr="00596A3A" w:rsidRDefault="00B54919" w:rsidP="00C80695">
            <w:pPr>
              <w:tabs>
                <w:tab w:val="left" w:pos="720"/>
              </w:tabs>
              <w:autoSpaceDE w:val="0"/>
              <w:autoSpaceDN w:val="0"/>
              <w:adjustRightInd w:val="0"/>
              <w:spacing w:before="0" w:after="0" w:line="240" w:lineRule="auto"/>
              <w:ind w:right="18"/>
              <w:rPr>
                <w:rFonts w:ascii="Arial" w:eastAsia="Times New Roman" w:hAnsi="Arial" w:cs="Arial"/>
                <w:sz w:val="20"/>
                <w:szCs w:val="20"/>
                <w:lang w:eastAsia="es-ES"/>
              </w:rPr>
            </w:pPr>
            <w:r w:rsidRPr="00596A3A">
              <w:rPr>
                <w:rFonts w:ascii="Arial" w:hAnsi="Arial" w:cs="Arial"/>
                <w:sz w:val="20"/>
                <w:szCs w:val="20"/>
              </w:rPr>
              <w:t>Laguna Chacmochuch</w:t>
            </w:r>
          </w:p>
        </w:tc>
        <w:tc>
          <w:tcPr>
            <w:tcW w:w="2811"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14:paraId="318A5E66" w14:textId="77777777" w:rsidR="00B54919" w:rsidRPr="00596A3A" w:rsidRDefault="00B54919" w:rsidP="00C80695">
            <w:pPr>
              <w:tabs>
                <w:tab w:val="left" w:pos="720"/>
              </w:tabs>
              <w:autoSpaceDE w:val="0"/>
              <w:autoSpaceDN w:val="0"/>
              <w:adjustRightInd w:val="0"/>
              <w:spacing w:before="0" w:after="0" w:line="240" w:lineRule="auto"/>
              <w:ind w:right="18"/>
              <w:jc w:val="right"/>
              <w:rPr>
                <w:rFonts w:ascii="Arial" w:eastAsia="Times New Roman" w:hAnsi="Arial" w:cs="Arial"/>
                <w:sz w:val="20"/>
                <w:szCs w:val="20"/>
                <w:lang w:eastAsia="es-ES"/>
              </w:rPr>
            </w:pPr>
            <w:r w:rsidRPr="00596A3A">
              <w:rPr>
                <w:rFonts w:ascii="Arial" w:hAnsi="Arial" w:cs="Arial"/>
                <w:sz w:val="20"/>
                <w:szCs w:val="20"/>
              </w:rPr>
              <w:t>6,354.68</w:t>
            </w:r>
          </w:p>
        </w:tc>
      </w:tr>
      <w:tr w:rsidR="00CF435B" w:rsidRPr="00596A3A" w14:paraId="3997F4A8" w14:textId="77777777" w:rsidTr="00D103F7">
        <w:trPr>
          <w:trHeight w:val="360"/>
          <w:jc w:val="center"/>
        </w:trPr>
        <w:tc>
          <w:tcPr>
            <w:tcW w:w="1559" w:type="dxa"/>
            <w:tcBorders>
              <w:top w:val="single" w:sz="8" w:space="0" w:color="000000"/>
              <w:left w:val="single" w:sz="8" w:space="0" w:color="000000"/>
              <w:bottom w:val="single" w:sz="8" w:space="0" w:color="000000"/>
              <w:right w:val="single" w:sz="8" w:space="0" w:color="000000"/>
            </w:tcBorders>
            <w:vAlign w:val="center"/>
            <w:hideMark/>
          </w:tcPr>
          <w:p w14:paraId="507D4ADD" w14:textId="77777777" w:rsidR="00B54919" w:rsidRPr="00596A3A" w:rsidRDefault="00B54919" w:rsidP="00C80695">
            <w:pPr>
              <w:tabs>
                <w:tab w:val="left" w:pos="720"/>
              </w:tabs>
              <w:autoSpaceDE w:val="0"/>
              <w:autoSpaceDN w:val="0"/>
              <w:adjustRightInd w:val="0"/>
              <w:spacing w:before="0" w:after="0" w:line="240" w:lineRule="auto"/>
              <w:ind w:right="18"/>
              <w:jc w:val="center"/>
              <w:rPr>
                <w:rFonts w:ascii="Arial" w:eastAsia="Times New Roman" w:hAnsi="Arial" w:cs="Arial"/>
                <w:sz w:val="20"/>
                <w:szCs w:val="20"/>
                <w:lang w:val="es-ES" w:eastAsia="es-ES"/>
              </w:rPr>
            </w:pPr>
            <w:r w:rsidRPr="00596A3A">
              <w:rPr>
                <w:rFonts w:ascii="Arial" w:hAnsi="Arial" w:cs="Arial"/>
                <w:sz w:val="20"/>
                <w:szCs w:val="20"/>
              </w:rPr>
              <w:t>3</w:t>
            </w:r>
          </w:p>
        </w:tc>
        <w:tc>
          <w:tcPr>
            <w:tcW w:w="3848"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14:paraId="71ADD9AC" w14:textId="5DE9CB48" w:rsidR="00B54919" w:rsidRPr="00596A3A" w:rsidRDefault="00B54919" w:rsidP="00C80695">
            <w:pPr>
              <w:tabs>
                <w:tab w:val="left" w:pos="720"/>
              </w:tabs>
              <w:autoSpaceDE w:val="0"/>
              <w:autoSpaceDN w:val="0"/>
              <w:adjustRightInd w:val="0"/>
              <w:spacing w:before="0" w:after="0" w:line="240" w:lineRule="auto"/>
              <w:ind w:right="18"/>
              <w:rPr>
                <w:rFonts w:ascii="Arial" w:eastAsia="Times New Roman" w:hAnsi="Arial" w:cs="Arial"/>
                <w:sz w:val="20"/>
                <w:szCs w:val="20"/>
                <w:lang w:eastAsia="es-ES"/>
              </w:rPr>
            </w:pPr>
            <w:r w:rsidRPr="00596A3A">
              <w:rPr>
                <w:rFonts w:ascii="Arial" w:hAnsi="Arial" w:cs="Arial"/>
                <w:sz w:val="20"/>
                <w:szCs w:val="20"/>
              </w:rPr>
              <w:t xml:space="preserve">Zona Marina </w:t>
            </w:r>
            <w:r w:rsidR="0024344B" w:rsidRPr="00596A3A">
              <w:rPr>
                <w:rFonts w:ascii="Arial" w:hAnsi="Arial" w:cs="Arial"/>
                <w:sz w:val="20"/>
                <w:szCs w:val="20"/>
              </w:rPr>
              <w:t>Xcacel-X</w:t>
            </w:r>
            <w:r w:rsidR="0052188A" w:rsidRPr="00596A3A">
              <w:rPr>
                <w:rFonts w:ascii="Arial" w:hAnsi="Arial" w:cs="Arial"/>
                <w:sz w:val="20"/>
                <w:szCs w:val="20"/>
              </w:rPr>
              <w:t>cacelito</w:t>
            </w:r>
          </w:p>
        </w:tc>
        <w:tc>
          <w:tcPr>
            <w:tcW w:w="2811"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14:paraId="35849013" w14:textId="77777777" w:rsidR="00B54919" w:rsidRPr="00596A3A" w:rsidRDefault="00B54919" w:rsidP="00C80695">
            <w:pPr>
              <w:tabs>
                <w:tab w:val="left" w:pos="720"/>
              </w:tabs>
              <w:autoSpaceDE w:val="0"/>
              <w:autoSpaceDN w:val="0"/>
              <w:adjustRightInd w:val="0"/>
              <w:spacing w:before="0" w:after="0" w:line="240" w:lineRule="auto"/>
              <w:ind w:right="18"/>
              <w:jc w:val="right"/>
              <w:rPr>
                <w:rFonts w:ascii="Arial" w:eastAsia="Times New Roman" w:hAnsi="Arial" w:cs="Arial"/>
                <w:sz w:val="20"/>
                <w:szCs w:val="20"/>
                <w:lang w:eastAsia="es-ES"/>
              </w:rPr>
            </w:pPr>
            <w:r w:rsidRPr="00596A3A">
              <w:rPr>
                <w:rFonts w:ascii="Arial" w:hAnsi="Arial" w:cs="Arial"/>
                <w:sz w:val="20"/>
                <w:szCs w:val="20"/>
              </w:rPr>
              <w:t>326.58</w:t>
            </w:r>
          </w:p>
        </w:tc>
      </w:tr>
      <w:tr w:rsidR="00CF435B" w:rsidRPr="00596A3A" w14:paraId="772AD471" w14:textId="77777777" w:rsidTr="00D103F7">
        <w:trPr>
          <w:trHeight w:val="378"/>
          <w:jc w:val="center"/>
        </w:trPr>
        <w:tc>
          <w:tcPr>
            <w:tcW w:w="1559"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Pr>
          <w:p w14:paraId="15919D03" w14:textId="77777777" w:rsidR="00B54919" w:rsidRPr="00596A3A" w:rsidRDefault="00B54919" w:rsidP="00C80695">
            <w:pPr>
              <w:autoSpaceDE w:val="0"/>
              <w:autoSpaceDN w:val="0"/>
              <w:adjustRightInd w:val="0"/>
              <w:spacing w:before="0" w:after="0" w:line="240" w:lineRule="auto"/>
              <w:ind w:right="18"/>
              <w:jc w:val="center"/>
              <w:rPr>
                <w:rFonts w:ascii="Arial" w:eastAsia="Times New Roman" w:hAnsi="Arial" w:cs="Arial"/>
                <w:b/>
                <w:sz w:val="20"/>
                <w:szCs w:val="20"/>
                <w:lang w:val="es-ES" w:eastAsia="es-ES"/>
              </w:rPr>
            </w:pPr>
          </w:p>
        </w:tc>
        <w:tc>
          <w:tcPr>
            <w:tcW w:w="3848"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5" w:type="dxa"/>
              <w:bottom w:w="0" w:type="dxa"/>
              <w:right w:w="15" w:type="dxa"/>
            </w:tcMar>
            <w:vAlign w:val="center"/>
            <w:hideMark/>
          </w:tcPr>
          <w:p w14:paraId="0E41369D" w14:textId="77777777" w:rsidR="00B54919" w:rsidRPr="00596A3A" w:rsidRDefault="00B54919" w:rsidP="00C80695">
            <w:pPr>
              <w:tabs>
                <w:tab w:val="left" w:pos="720"/>
              </w:tabs>
              <w:autoSpaceDE w:val="0"/>
              <w:autoSpaceDN w:val="0"/>
              <w:adjustRightInd w:val="0"/>
              <w:spacing w:before="0" w:after="0" w:line="240" w:lineRule="auto"/>
              <w:ind w:right="18"/>
              <w:jc w:val="center"/>
              <w:rPr>
                <w:rFonts w:ascii="Arial" w:eastAsia="Times New Roman" w:hAnsi="Arial" w:cs="Arial"/>
                <w:b/>
                <w:sz w:val="20"/>
                <w:szCs w:val="20"/>
                <w:lang w:eastAsia="es-ES"/>
              </w:rPr>
            </w:pPr>
            <w:r w:rsidRPr="00596A3A">
              <w:rPr>
                <w:rFonts w:ascii="Arial" w:hAnsi="Arial" w:cs="Arial"/>
                <w:b/>
                <w:sz w:val="20"/>
                <w:szCs w:val="20"/>
              </w:rPr>
              <w:t>Zonas Núcleo desde los 100 metros de profundidad hasta el piso oceánico</w:t>
            </w:r>
          </w:p>
        </w:tc>
        <w:tc>
          <w:tcPr>
            <w:tcW w:w="2811"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5" w:type="dxa"/>
              <w:bottom w:w="0" w:type="dxa"/>
              <w:right w:w="15" w:type="dxa"/>
            </w:tcMar>
            <w:vAlign w:val="center"/>
            <w:hideMark/>
          </w:tcPr>
          <w:p w14:paraId="76D8D330" w14:textId="77777777" w:rsidR="00B54919" w:rsidRPr="00596A3A" w:rsidRDefault="00B54919" w:rsidP="00C80695">
            <w:pPr>
              <w:tabs>
                <w:tab w:val="left" w:pos="720"/>
              </w:tabs>
              <w:autoSpaceDE w:val="0"/>
              <w:autoSpaceDN w:val="0"/>
              <w:adjustRightInd w:val="0"/>
              <w:spacing w:before="0" w:after="0" w:line="240" w:lineRule="auto"/>
              <w:ind w:right="18"/>
              <w:jc w:val="center"/>
              <w:rPr>
                <w:rFonts w:ascii="Arial" w:eastAsia="Times New Roman" w:hAnsi="Arial" w:cs="Arial"/>
                <w:b/>
                <w:sz w:val="20"/>
                <w:szCs w:val="20"/>
                <w:lang w:eastAsia="es-ES"/>
              </w:rPr>
            </w:pPr>
            <w:r w:rsidRPr="00596A3A">
              <w:rPr>
                <w:rFonts w:ascii="Arial" w:hAnsi="Arial" w:cs="Arial"/>
                <w:b/>
                <w:sz w:val="20"/>
                <w:szCs w:val="20"/>
              </w:rPr>
              <w:t>Superficie (ha)</w:t>
            </w:r>
          </w:p>
        </w:tc>
      </w:tr>
      <w:tr w:rsidR="00CF435B" w:rsidRPr="00596A3A" w14:paraId="6C5CC604" w14:textId="77777777" w:rsidTr="00D103F7">
        <w:trPr>
          <w:trHeight w:val="360"/>
          <w:jc w:val="center"/>
        </w:trPr>
        <w:tc>
          <w:tcPr>
            <w:tcW w:w="1559" w:type="dxa"/>
            <w:tcBorders>
              <w:top w:val="single" w:sz="8" w:space="0" w:color="000000"/>
              <w:left w:val="single" w:sz="8" w:space="0" w:color="000000"/>
              <w:bottom w:val="single" w:sz="8" w:space="0" w:color="000000"/>
              <w:right w:val="single" w:sz="8" w:space="0" w:color="000000"/>
            </w:tcBorders>
            <w:vAlign w:val="center"/>
            <w:hideMark/>
          </w:tcPr>
          <w:p w14:paraId="4124E491" w14:textId="77777777" w:rsidR="00B54919" w:rsidRPr="00596A3A" w:rsidRDefault="00B54919" w:rsidP="00C80695">
            <w:pPr>
              <w:tabs>
                <w:tab w:val="left" w:pos="720"/>
              </w:tabs>
              <w:autoSpaceDE w:val="0"/>
              <w:autoSpaceDN w:val="0"/>
              <w:adjustRightInd w:val="0"/>
              <w:spacing w:before="0" w:after="0" w:line="240" w:lineRule="auto"/>
              <w:ind w:right="18"/>
              <w:jc w:val="center"/>
              <w:rPr>
                <w:rFonts w:ascii="Arial" w:eastAsia="Times New Roman" w:hAnsi="Arial" w:cs="Arial"/>
                <w:sz w:val="20"/>
                <w:szCs w:val="20"/>
                <w:lang w:val="es-ES" w:eastAsia="es-ES"/>
              </w:rPr>
            </w:pPr>
            <w:r w:rsidRPr="00596A3A">
              <w:rPr>
                <w:rFonts w:ascii="Arial" w:hAnsi="Arial" w:cs="Arial"/>
                <w:sz w:val="20"/>
                <w:szCs w:val="20"/>
              </w:rPr>
              <w:t>4</w:t>
            </w:r>
          </w:p>
        </w:tc>
        <w:tc>
          <w:tcPr>
            <w:tcW w:w="3848"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14:paraId="3F616FB5" w14:textId="77777777" w:rsidR="00B54919" w:rsidRPr="00596A3A" w:rsidRDefault="00B54919" w:rsidP="00C80695">
            <w:pPr>
              <w:tabs>
                <w:tab w:val="left" w:pos="720"/>
              </w:tabs>
              <w:autoSpaceDE w:val="0"/>
              <w:autoSpaceDN w:val="0"/>
              <w:adjustRightInd w:val="0"/>
              <w:spacing w:before="0" w:after="0" w:line="240" w:lineRule="auto"/>
              <w:ind w:right="18"/>
              <w:rPr>
                <w:rFonts w:ascii="Arial" w:eastAsia="Times New Roman" w:hAnsi="Arial" w:cs="Arial"/>
                <w:sz w:val="20"/>
                <w:szCs w:val="20"/>
                <w:lang w:eastAsia="es-ES"/>
              </w:rPr>
            </w:pPr>
            <w:r w:rsidRPr="00596A3A">
              <w:rPr>
                <w:rFonts w:ascii="Arial" w:hAnsi="Arial" w:cs="Arial"/>
                <w:sz w:val="20"/>
                <w:szCs w:val="20"/>
              </w:rPr>
              <w:t>Banco Chinchorro Profundo</w:t>
            </w:r>
          </w:p>
        </w:tc>
        <w:tc>
          <w:tcPr>
            <w:tcW w:w="2811"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14:paraId="18075536" w14:textId="77777777" w:rsidR="00B54919" w:rsidRPr="00596A3A" w:rsidRDefault="00B54919" w:rsidP="00C80695">
            <w:pPr>
              <w:tabs>
                <w:tab w:val="left" w:pos="720"/>
              </w:tabs>
              <w:autoSpaceDE w:val="0"/>
              <w:autoSpaceDN w:val="0"/>
              <w:adjustRightInd w:val="0"/>
              <w:spacing w:before="0" w:after="0" w:line="240" w:lineRule="auto"/>
              <w:ind w:right="18"/>
              <w:jc w:val="right"/>
              <w:rPr>
                <w:rFonts w:ascii="Arial" w:eastAsia="Times New Roman" w:hAnsi="Arial" w:cs="Arial"/>
                <w:sz w:val="20"/>
                <w:szCs w:val="20"/>
                <w:lang w:eastAsia="es-ES"/>
              </w:rPr>
            </w:pPr>
            <w:r w:rsidRPr="00596A3A">
              <w:rPr>
                <w:rFonts w:ascii="Arial" w:hAnsi="Arial" w:cs="Arial"/>
                <w:sz w:val="20"/>
                <w:szCs w:val="20"/>
              </w:rPr>
              <w:t>484,416.33</w:t>
            </w:r>
          </w:p>
        </w:tc>
      </w:tr>
      <w:tr w:rsidR="00CF435B" w:rsidRPr="00596A3A" w14:paraId="259D8BF7" w14:textId="77777777" w:rsidTr="00D103F7">
        <w:trPr>
          <w:trHeight w:val="360"/>
          <w:jc w:val="center"/>
        </w:trPr>
        <w:tc>
          <w:tcPr>
            <w:tcW w:w="1559" w:type="dxa"/>
            <w:tcBorders>
              <w:top w:val="single" w:sz="8" w:space="0" w:color="000000"/>
              <w:left w:val="single" w:sz="8" w:space="0" w:color="000000"/>
              <w:bottom w:val="single" w:sz="8" w:space="0" w:color="000000"/>
              <w:right w:val="single" w:sz="8" w:space="0" w:color="000000"/>
            </w:tcBorders>
            <w:vAlign w:val="center"/>
            <w:hideMark/>
          </w:tcPr>
          <w:p w14:paraId="3E2579A5" w14:textId="77777777" w:rsidR="00B54919" w:rsidRPr="00596A3A" w:rsidRDefault="00B54919" w:rsidP="00C80695">
            <w:pPr>
              <w:tabs>
                <w:tab w:val="left" w:pos="720"/>
              </w:tabs>
              <w:autoSpaceDE w:val="0"/>
              <w:autoSpaceDN w:val="0"/>
              <w:adjustRightInd w:val="0"/>
              <w:spacing w:before="0" w:after="0" w:line="240" w:lineRule="auto"/>
              <w:ind w:right="18"/>
              <w:jc w:val="center"/>
              <w:rPr>
                <w:rFonts w:ascii="Arial" w:eastAsia="Times New Roman" w:hAnsi="Arial" w:cs="Arial"/>
                <w:sz w:val="20"/>
                <w:szCs w:val="20"/>
                <w:lang w:val="es-ES" w:eastAsia="es-ES"/>
              </w:rPr>
            </w:pPr>
            <w:r w:rsidRPr="00596A3A">
              <w:rPr>
                <w:rFonts w:ascii="Arial" w:hAnsi="Arial" w:cs="Arial"/>
                <w:sz w:val="20"/>
                <w:szCs w:val="20"/>
              </w:rPr>
              <w:t>5</w:t>
            </w:r>
          </w:p>
        </w:tc>
        <w:tc>
          <w:tcPr>
            <w:tcW w:w="3848"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14:paraId="3EB881E3" w14:textId="77777777" w:rsidR="00B54919" w:rsidRPr="00596A3A" w:rsidRDefault="00B54919" w:rsidP="00C80695">
            <w:pPr>
              <w:tabs>
                <w:tab w:val="left" w:pos="720"/>
              </w:tabs>
              <w:autoSpaceDE w:val="0"/>
              <w:autoSpaceDN w:val="0"/>
              <w:adjustRightInd w:val="0"/>
              <w:spacing w:before="0" w:after="0" w:line="240" w:lineRule="auto"/>
              <w:ind w:right="18"/>
              <w:rPr>
                <w:rFonts w:ascii="Arial" w:eastAsia="Times New Roman" w:hAnsi="Arial" w:cs="Arial"/>
                <w:sz w:val="20"/>
                <w:szCs w:val="20"/>
                <w:lang w:val="es-ES" w:eastAsia="es-ES"/>
              </w:rPr>
            </w:pPr>
            <w:r w:rsidRPr="00596A3A">
              <w:rPr>
                <w:rFonts w:ascii="Arial" w:hAnsi="Arial" w:cs="Arial"/>
                <w:sz w:val="20"/>
                <w:szCs w:val="20"/>
              </w:rPr>
              <w:t>Colinas Submarinas de Colmer</w:t>
            </w:r>
          </w:p>
        </w:tc>
        <w:tc>
          <w:tcPr>
            <w:tcW w:w="2811"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14:paraId="475BBE3A" w14:textId="77777777" w:rsidR="00B54919" w:rsidRPr="00596A3A" w:rsidRDefault="00B54919" w:rsidP="00C80695">
            <w:pPr>
              <w:tabs>
                <w:tab w:val="left" w:pos="720"/>
              </w:tabs>
              <w:autoSpaceDE w:val="0"/>
              <w:autoSpaceDN w:val="0"/>
              <w:adjustRightInd w:val="0"/>
              <w:spacing w:before="0" w:after="0" w:line="240" w:lineRule="auto"/>
              <w:ind w:right="18"/>
              <w:jc w:val="right"/>
              <w:rPr>
                <w:rFonts w:ascii="Arial" w:eastAsia="Times New Roman" w:hAnsi="Arial" w:cs="Arial"/>
                <w:sz w:val="20"/>
                <w:szCs w:val="20"/>
                <w:lang w:val="es-ES" w:eastAsia="es-ES"/>
              </w:rPr>
            </w:pPr>
            <w:r w:rsidRPr="00596A3A">
              <w:rPr>
                <w:rFonts w:ascii="Arial" w:hAnsi="Arial" w:cs="Arial"/>
                <w:sz w:val="20"/>
                <w:szCs w:val="20"/>
              </w:rPr>
              <w:t>1,005,010.33</w:t>
            </w:r>
          </w:p>
        </w:tc>
      </w:tr>
      <w:tr w:rsidR="00CF435B" w:rsidRPr="00596A3A" w14:paraId="6F6DD590" w14:textId="77777777" w:rsidTr="00D103F7">
        <w:trPr>
          <w:trHeight w:val="360"/>
          <w:jc w:val="center"/>
        </w:trPr>
        <w:tc>
          <w:tcPr>
            <w:tcW w:w="1559" w:type="dxa"/>
            <w:tcBorders>
              <w:top w:val="single" w:sz="8" w:space="0" w:color="000000"/>
              <w:left w:val="single" w:sz="8" w:space="0" w:color="000000"/>
              <w:bottom w:val="single" w:sz="8" w:space="0" w:color="000000"/>
              <w:right w:val="single" w:sz="8" w:space="0" w:color="000000"/>
            </w:tcBorders>
            <w:vAlign w:val="center"/>
            <w:hideMark/>
          </w:tcPr>
          <w:p w14:paraId="280F54DB" w14:textId="77777777" w:rsidR="00B54919" w:rsidRPr="00596A3A" w:rsidRDefault="00B54919" w:rsidP="00C80695">
            <w:pPr>
              <w:tabs>
                <w:tab w:val="left" w:pos="720"/>
              </w:tabs>
              <w:autoSpaceDE w:val="0"/>
              <w:autoSpaceDN w:val="0"/>
              <w:adjustRightInd w:val="0"/>
              <w:spacing w:before="0" w:after="0" w:line="240" w:lineRule="auto"/>
              <w:ind w:right="18"/>
              <w:jc w:val="center"/>
              <w:rPr>
                <w:rFonts w:ascii="Arial" w:eastAsia="Times New Roman" w:hAnsi="Arial" w:cs="Arial"/>
                <w:sz w:val="20"/>
                <w:szCs w:val="20"/>
                <w:lang w:val="es-ES" w:eastAsia="es-ES"/>
              </w:rPr>
            </w:pPr>
            <w:r w:rsidRPr="00596A3A">
              <w:rPr>
                <w:rFonts w:ascii="Arial" w:hAnsi="Arial" w:cs="Arial"/>
                <w:sz w:val="20"/>
                <w:szCs w:val="20"/>
              </w:rPr>
              <w:t>6</w:t>
            </w:r>
          </w:p>
        </w:tc>
        <w:tc>
          <w:tcPr>
            <w:tcW w:w="3848"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14:paraId="6F370C07" w14:textId="0D4EFC62" w:rsidR="00B54919" w:rsidRPr="00596A3A" w:rsidRDefault="00C313EF" w:rsidP="00C80695">
            <w:pPr>
              <w:tabs>
                <w:tab w:val="left" w:pos="720"/>
              </w:tabs>
              <w:autoSpaceDE w:val="0"/>
              <w:autoSpaceDN w:val="0"/>
              <w:adjustRightInd w:val="0"/>
              <w:spacing w:before="0" w:after="0" w:line="240" w:lineRule="auto"/>
              <w:ind w:right="18"/>
              <w:rPr>
                <w:rFonts w:ascii="Arial" w:eastAsia="Times New Roman" w:hAnsi="Arial" w:cs="Arial"/>
                <w:sz w:val="20"/>
                <w:szCs w:val="20"/>
                <w:lang w:eastAsia="es-ES"/>
              </w:rPr>
            </w:pPr>
            <w:r w:rsidRPr="00C313EF">
              <w:rPr>
                <w:rFonts w:ascii="Arial" w:hAnsi="Arial" w:cs="Arial"/>
                <w:sz w:val="20"/>
                <w:szCs w:val="20"/>
              </w:rPr>
              <w:t>Cordillera Submarina Caimán</w:t>
            </w:r>
          </w:p>
        </w:tc>
        <w:tc>
          <w:tcPr>
            <w:tcW w:w="2811" w:type="dxa"/>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14:paraId="2DD56AC5" w14:textId="77777777" w:rsidR="00B54919" w:rsidRPr="00596A3A" w:rsidRDefault="00B54919" w:rsidP="00C80695">
            <w:pPr>
              <w:tabs>
                <w:tab w:val="left" w:pos="720"/>
              </w:tabs>
              <w:autoSpaceDE w:val="0"/>
              <w:autoSpaceDN w:val="0"/>
              <w:adjustRightInd w:val="0"/>
              <w:spacing w:before="0" w:after="0" w:line="240" w:lineRule="auto"/>
              <w:ind w:right="18"/>
              <w:jc w:val="right"/>
              <w:rPr>
                <w:rFonts w:ascii="Arial" w:eastAsia="Times New Roman" w:hAnsi="Arial" w:cs="Arial"/>
                <w:sz w:val="20"/>
                <w:szCs w:val="20"/>
                <w:lang w:eastAsia="es-ES"/>
              </w:rPr>
            </w:pPr>
            <w:r w:rsidRPr="00596A3A">
              <w:rPr>
                <w:rFonts w:ascii="Arial" w:hAnsi="Arial" w:cs="Arial"/>
                <w:sz w:val="20"/>
                <w:szCs w:val="20"/>
              </w:rPr>
              <w:t>433,132.78</w:t>
            </w:r>
          </w:p>
        </w:tc>
      </w:tr>
      <w:tr w:rsidR="00CF435B" w:rsidRPr="00596A3A" w14:paraId="7B0A6297" w14:textId="77777777" w:rsidTr="00D103F7">
        <w:trPr>
          <w:trHeight w:val="360"/>
          <w:jc w:val="center"/>
        </w:trPr>
        <w:tc>
          <w:tcPr>
            <w:tcW w:w="5407" w:type="dxa"/>
            <w:gridSpan w:val="2"/>
            <w:tcBorders>
              <w:top w:val="single" w:sz="8" w:space="0" w:color="000000"/>
              <w:left w:val="single" w:sz="8" w:space="0" w:color="000000"/>
              <w:bottom w:val="single" w:sz="8" w:space="0" w:color="000000"/>
              <w:right w:val="single" w:sz="8" w:space="0" w:color="000000"/>
            </w:tcBorders>
            <w:shd w:val="clear" w:color="auto" w:fill="95B3D7" w:themeFill="accent1" w:themeFillTint="99"/>
            <w:vAlign w:val="center"/>
          </w:tcPr>
          <w:p w14:paraId="63A6F8E2" w14:textId="77777777" w:rsidR="00B54919" w:rsidRPr="00596A3A" w:rsidRDefault="00B54919" w:rsidP="00C80695">
            <w:pPr>
              <w:spacing w:before="0" w:after="0" w:line="240" w:lineRule="auto"/>
              <w:rPr>
                <w:rFonts w:ascii="Arial" w:hAnsi="Arial" w:cs="Arial"/>
                <w:b/>
                <w:sz w:val="20"/>
                <w:szCs w:val="20"/>
              </w:rPr>
            </w:pPr>
            <w:r w:rsidRPr="00596A3A">
              <w:rPr>
                <w:rFonts w:ascii="Arial" w:hAnsi="Arial" w:cs="Arial"/>
                <w:b/>
                <w:sz w:val="20"/>
                <w:szCs w:val="20"/>
              </w:rPr>
              <w:t xml:space="preserve">       Superficie total</w:t>
            </w:r>
          </w:p>
        </w:tc>
        <w:tc>
          <w:tcPr>
            <w:tcW w:w="2811" w:type="dxa"/>
            <w:tcBorders>
              <w:top w:val="single" w:sz="8" w:space="0" w:color="000000"/>
              <w:left w:val="single" w:sz="8" w:space="0" w:color="000000"/>
              <w:bottom w:val="single" w:sz="8" w:space="0" w:color="000000"/>
              <w:right w:val="single" w:sz="8" w:space="0" w:color="000000"/>
            </w:tcBorders>
            <w:shd w:val="clear" w:color="auto" w:fill="95B3D7" w:themeFill="accent1" w:themeFillTint="99"/>
            <w:tcMar>
              <w:top w:w="15" w:type="dxa"/>
              <w:left w:w="15" w:type="dxa"/>
              <w:bottom w:w="0" w:type="dxa"/>
              <w:right w:w="15" w:type="dxa"/>
            </w:tcMar>
            <w:vAlign w:val="center"/>
            <w:hideMark/>
          </w:tcPr>
          <w:p w14:paraId="17A6F4CF" w14:textId="77777777" w:rsidR="00B54919" w:rsidRPr="00596A3A" w:rsidRDefault="00B54919" w:rsidP="00C80695">
            <w:pPr>
              <w:tabs>
                <w:tab w:val="left" w:pos="720"/>
              </w:tabs>
              <w:autoSpaceDE w:val="0"/>
              <w:autoSpaceDN w:val="0"/>
              <w:adjustRightInd w:val="0"/>
              <w:spacing w:before="0" w:after="0" w:line="240" w:lineRule="auto"/>
              <w:ind w:right="18"/>
              <w:jc w:val="right"/>
              <w:rPr>
                <w:rFonts w:ascii="Arial" w:eastAsia="Times New Roman" w:hAnsi="Arial" w:cs="Arial"/>
                <w:b/>
                <w:sz w:val="20"/>
                <w:szCs w:val="20"/>
                <w:lang w:eastAsia="es-ES"/>
              </w:rPr>
            </w:pPr>
            <w:r w:rsidRPr="00596A3A">
              <w:rPr>
                <w:rFonts w:ascii="Arial" w:eastAsia="Times New Roman" w:hAnsi="Arial" w:cs="Arial"/>
                <w:b/>
                <w:sz w:val="20"/>
                <w:szCs w:val="20"/>
                <w:lang w:eastAsia="es-ES"/>
              </w:rPr>
              <w:fldChar w:fldCharType="begin"/>
            </w:r>
            <w:r w:rsidRPr="00596A3A">
              <w:rPr>
                <w:rFonts w:ascii="Arial" w:eastAsia="Times New Roman" w:hAnsi="Arial" w:cs="Arial"/>
                <w:b/>
                <w:sz w:val="20"/>
                <w:szCs w:val="20"/>
                <w:lang w:eastAsia="es-ES"/>
              </w:rPr>
              <w:instrText xml:space="preserve"> =SUM(ABOVE) </w:instrText>
            </w:r>
            <w:r w:rsidRPr="00596A3A">
              <w:rPr>
                <w:rFonts w:ascii="Arial" w:eastAsia="Times New Roman" w:hAnsi="Arial" w:cs="Arial"/>
                <w:b/>
                <w:sz w:val="20"/>
                <w:szCs w:val="20"/>
                <w:lang w:eastAsia="es-ES"/>
              </w:rPr>
              <w:fldChar w:fldCharType="separate"/>
            </w:r>
            <w:r w:rsidRPr="00596A3A">
              <w:rPr>
                <w:rFonts w:ascii="Arial" w:eastAsia="Times New Roman" w:hAnsi="Arial" w:cs="Arial"/>
                <w:b/>
                <w:noProof/>
                <w:sz w:val="20"/>
                <w:szCs w:val="20"/>
                <w:lang w:eastAsia="es-ES"/>
              </w:rPr>
              <w:t>1,932,648.49</w:t>
            </w:r>
            <w:r w:rsidRPr="00596A3A">
              <w:rPr>
                <w:rFonts w:ascii="Arial" w:eastAsia="Times New Roman" w:hAnsi="Arial" w:cs="Arial"/>
                <w:b/>
                <w:sz w:val="20"/>
                <w:szCs w:val="20"/>
                <w:lang w:eastAsia="es-ES"/>
              </w:rPr>
              <w:fldChar w:fldCharType="end"/>
            </w:r>
          </w:p>
        </w:tc>
      </w:tr>
    </w:tbl>
    <w:p w14:paraId="5875404D" w14:textId="77777777" w:rsidR="00B54919" w:rsidRPr="00596A3A" w:rsidRDefault="00B54919" w:rsidP="00C80695">
      <w:pPr>
        <w:pStyle w:val="Texto"/>
        <w:rPr>
          <w:rFonts w:ascii="Arial" w:hAnsi="Arial" w:cs="Arial"/>
          <w:sz w:val="20"/>
          <w:szCs w:val="20"/>
        </w:rPr>
      </w:pPr>
    </w:p>
    <w:p w14:paraId="2530B725" w14:textId="77777777" w:rsidR="00B54919" w:rsidRPr="00596A3A" w:rsidRDefault="00B54919" w:rsidP="00C80695">
      <w:pPr>
        <w:pStyle w:val="Texto"/>
        <w:rPr>
          <w:rFonts w:ascii="Arial" w:hAnsi="Arial" w:cs="Arial"/>
          <w:sz w:val="20"/>
          <w:szCs w:val="20"/>
        </w:rPr>
      </w:pPr>
    </w:p>
    <w:p w14:paraId="58EED2DE" w14:textId="77777777" w:rsidR="00B54919" w:rsidRPr="00596A3A" w:rsidRDefault="00B54919" w:rsidP="00C80695">
      <w:pPr>
        <w:pStyle w:val="Texto"/>
        <w:rPr>
          <w:rFonts w:ascii="Arial" w:hAnsi="Arial" w:cs="Arial"/>
          <w:sz w:val="20"/>
          <w:szCs w:val="20"/>
        </w:rPr>
      </w:pPr>
    </w:p>
    <w:p w14:paraId="5D1C72FA" w14:textId="77777777" w:rsidR="00B54919" w:rsidRPr="00596A3A" w:rsidRDefault="00B54919" w:rsidP="00C80695">
      <w:pPr>
        <w:pStyle w:val="TITULO2-"/>
        <w:rPr>
          <w:b/>
        </w:rPr>
      </w:pPr>
      <w:bookmarkStart w:id="122" w:name="_Toc475357005"/>
      <w:bookmarkStart w:id="123" w:name="_Toc483396490"/>
      <w:r w:rsidRPr="00596A3A">
        <w:rPr>
          <w:b/>
        </w:rPr>
        <w:t>7.1 Criterios de Subzonificación</w:t>
      </w:r>
      <w:bookmarkEnd w:id="122"/>
      <w:bookmarkEnd w:id="123"/>
    </w:p>
    <w:p w14:paraId="2773C2FA" w14:textId="77777777" w:rsidR="00B54919" w:rsidRPr="00596A3A" w:rsidRDefault="00B54919" w:rsidP="00C80695">
      <w:pPr>
        <w:pStyle w:val="Texto"/>
        <w:jc w:val="both"/>
        <w:rPr>
          <w:rFonts w:ascii="Arial" w:hAnsi="Arial" w:cs="Arial"/>
          <w:sz w:val="22"/>
          <w:szCs w:val="22"/>
        </w:rPr>
      </w:pPr>
    </w:p>
    <w:p w14:paraId="1F0BC8B7" w14:textId="192EF158" w:rsidR="00B54919" w:rsidRPr="00596A3A" w:rsidRDefault="00B54919" w:rsidP="00C80695">
      <w:pPr>
        <w:pStyle w:val="Texto"/>
        <w:jc w:val="both"/>
        <w:rPr>
          <w:rFonts w:ascii="Arial" w:hAnsi="Arial" w:cs="Arial"/>
          <w:sz w:val="22"/>
          <w:szCs w:val="22"/>
        </w:rPr>
      </w:pPr>
      <w:r w:rsidRPr="00596A3A">
        <w:rPr>
          <w:rFonts w:ascii="Arial" w:hAnsi="Arial" w:cs="Arial"/>
          <w:sz w:val="22"/>
          <w:szCs w:val="22"/>
        </w:rPr>
        <w:t>Los criterios para delimitar cada una de las subzonas de la Reserva de la Biosfera Caribe Mexicano, consistieron principalmente</w:t>
      </w:r>
      <w:r w:rsidR="001C0F99">
        <w:rPr>
          <w:rFonts w:ascii="Arial" w:hAnsi="Arial" w:cs="Arial"/>
          <w:sz w:val="22"/>
          <w:szCs w:val="22"/>
        </w:rPr>
        <w:t xml:space="preserve"> en</w:t>
      </w:r>
      <w:r w:rsidRPr="00596A3A">
        <w:rPr>
          <w:rFonts w:ascii="Arial" w:hAnsi="Arial" w:cs="Arial"/>
          <w:sz w:val="22"/>
          <w:szCs w:val="22"/>
        </w:rPr>
        <w:t xml:space="preserve"> lo previsto en el artículo Primero del Decreto por el que se declara área natural protegida, publicado en el Diario Oficial de la Federación el día 07 de diciembre de 2016; lo establecido en los artículos 47 BIS y 47 BIS 1 de la Ley General del Equilibrio Ecológico y la Protección al Ambiente, así como:</w:t>
      </w:r>
    </w:p>
    <w:p w14:paraId="221FCA6E" w14:textId="77777777" w:rsidR="00B54919" w:rsidRPr="00596A3A" w:rsidRDefault="00B54919" w:rsidP="009B345A">
      <w:pPr>
        <w:pStyle w:val="Prrafodelista"/>
        <w:numPr>
          <w:ilvl w:val="0"/>
          <w:numId w:val="6"/>
        </w:numPr>
      </w:pPr>
      <w:r w:rsidRPr="00596A3A">
        <w:t>La identificación y características de los objetos de conservación y sitios de relevancia ecológica: especies prioritarias, especies endémicas, montes submarinos, domos salinos, dorsales oceánicas, cañones submarinos.</w:t>
      </w:r>
    </w:p>
    <w:p w14:paraId="38A5AF69" w14:textId="77777777" w:rsidR="00B54919" w:rsidRPr="00596A3A" w:rsidRDefault="00B54919" w:rsidP="00C80695">
      <w:pPr>
        <w:pStyle w:val="Texto"/>
        <w:numPr>
          <w:ilvl w:val="0"/>
          <w:numId w:val="6"/>
        </w:numPr>
        <w:autoSpaceDE/>
        <w:autoSpaceDN/>
        <w:adjustRightInd/>
        <w:ind w:left="646" w:hanging="357"/>
        <w:jc w:val="both"/>
        <w:rPr>
          <w:rFonts w:ascii="Arial" w:hAnsi="Arial" w:cs="Arial"/>
          <w:sz w:val="22"/>
          <w:szCs w:val="22"/>
        </w:rPr>
      </w:pPr>
      <w:r w:rsidRPr="00596A3A">
        <w:rPr>
          <w:rFonts w:ascii="Arial" w:hAnsi="Arial" w:cs="Arial"/>
          <w:sz w:val="22"/>
          <w:szCs w:val="22"/>
        </w:rPr>
        <w:t>Vulnerabilidad y fragilidad de los ecosistemas.</w:t>
      </w:r>
    </w:p>
    <w:p w14:paraId="474713A1" w14:textId="77777777" w:rsidR="00B54919" w:rsidRPr="00596A3A" w:rsidRDefault="00B54919" w:rsidP="00C80695">
      <w:pPr>
        <w:pStyle w:val="Texto"/>
        <w:numPr>
          <w:ilvl w:val="0"/>
          <w:numId w:val="6"/>
        </w:numPr>
        <w:autoSpaceDE/>
        <w:autoSpaceDN/>
        <w:adjustRightInd/>
        <w:ind w:left="646" w:hanging="357"/>
        <w:jc w:val="both"/>
        <w:rPr>
          <w:rFonts w:ascii="Arial" w:hAnsi="Arial" w:cs="Arial"/>
          <w:sz w:val="22"/>
          <w:szCs w:val="22"/>
        </w:rPr>
      </w:pPr>
      <w:r w:rsidRPr="00596A3A">
        <w:rPr>
          <w:rFonts w:ascii="Arial" w:hAnsi="Arial" w:cs="Arial"/>
          <w:sz w:val="22"/>
          <w:szCs w:val="22"/>
        </w:rPr>
        <w:t>Presencia de especies endémicas o en categoría de riesgo de acuerdo a la Norma Oficial Mexicana NOM-059-SEMARNAT-2010, Protección ambiental-Especies nativas de México de flora y fauna silvestres-Categorías de riesgo y especificaciones para su inclusión, exclusión o cambio-Lista de especies en riesgo.</w:t>
      </w:r>
    </w:p>
    <w:p w14:paraId="0CC8E214" w14:textId="77777777" w:rsidR="00B54919" w:rsidRPr="00596A3A" w:rsidRDefault="00B54919" w:rsidP="00C80695">
      <w:pPr>
        <w:pStyle w:val="Texto"/>
        <w:numPr>
          <w:ilvl w:val="0"/>
          <w:numId w:val="6"/>
        </w:numPr>
        <w:autoSpaceDE/>
        <w:autoSpaceDN/>
        <w:adjustRightInd/>
        <w:ind w:left="646" w:hanging="357"/>
        <w:jc w:val="both"/>
        <w:rPr>
          <w:rFonts w:ascii="Arial" w:hAnsi="Arial" w:cs="Arial"/>
          <w:sz w:val="22"/>
          <w:szCs w:val="22"/>
        </w:rPr>
      </w:pPr>
      <w:r w:rsidRPr="00596A3A">
        <w:rPr>
          <w:rFonts w:ascii="Arial" w:hAnsi="Arial" w:cs="Arial"/>
          <w:sz w:val="22"/>
          <w:szCs w:val="22"/>
        </w:rPr>
        <w:t>Los usos actuales y potenciales.</w:t>
      </w:r>
    </w:p>
    <w:p w14:paraId="1195E3E6" w14:textId="77777777" w:rsidR="00B54919" w:rsidRPr="00596A3A" w:rsidRDefault="00B54919" w:rsidP="00C80695">
      <w:pPr>
        <w:pStyle w:val="Texto"/>
        <w:numPr>
          <w:ilvl w:val="0"/>
          <w:numId w:val="6"/>
        </w:numPr>
        <w:autoSpaceDE/>
        <w:autoSpaceDN/>
        <w:adjustRightInd/>
        <w:ind w:left="646" w:hanging="357"/>
        <w:jc w:val="both"/>
        <w:rPr>
          <w:rFonts w:ascii="Arial" w:hAnsi="Arial" w:cs="Arial"/>
          <w:sz w:val="22"/>
          <w:szCs w:val="22"/>
        </w:rPr>
      </w:pPr>
      <w:r w:rsidRPr="00596A3A">
        <w:rPr>
          <w:rFonts w:ascii="Arial" w:hAnsi="Arial" w:cs="Arial"/>
          <w:sz w:val="22"/>
          <w:szCs w:val="22"/>
        </w:rPr>
        <w:t>La vocación del territorio, tomando en cuenta sus características y elementos ambientales.</w:t>
      </w:r>
    </w:p>
    <w:p w14:paraId="3E549EBC" w14:textId="77777777" w:rsidR="00B54919" w:rsidRPr="00596A3A" w:rsidRDefault="00B54919" w:rsidP="00C80695">
      <w:pPr>
        <w:pStyle w:val="Texto"/>
        <w:numPr>
          <w:ilvl w:val="0"/>
          <w:numId w:val="6"/>
        </w:numPr>
        <w:autoSpaceDE/>
        <w:autoSpaceDN/>
        <w:adjustRightInd/>
        <w:ind w:left="646" w:hanging="357"/>
        <w:jc w:val="both"/>
        <w:rPr>
          <w:rFonts w:ascii="Arial" w:hAnsi="Arial" w:cs="Arial"/>
          <w:sz w:val="22"/>
          <w:szCs w:val="22"/>
        </w:rPr>
      </w:pPr>
      <w:r w:rsidRPr="00596A3A">
        <w:rPr>
          <w:rFonts w:ascii="Arial" w:hAnsi="Arial" w:cs="Arial"/>
          <w:sz w:val="22"/>
          <w:szCs w:val="22"/>
        </w:rPr>
        <w:t>La identificación de los riesgos antropogénicos y naturales.</w:t>
      </w:r>
    </w:p>
    <w:p w14:paraId="4F5A6445" w14:textId="77777777" w:rsidR="00B54919" w:rsidRPr="00596A3A" w:rsidRDefault="00B54919" w:rsidP="00C80695">
      <w:pPr>
        <w:pStyle w:val="Texto"/>
        <w:numPr>
          <w:ilvl w:val="0"/>
          <w:numId w:val="6"/>
        </w:numPr>
        <w:autoSpaceDE/>
        <w:autoSpaceDN/>
        <w:adjustRightInd/>
        <w:ind w:left="646" w:hanging="357"/>
        <w:jc w:val="both"/>
        <w:rPr>
          <w:rFonts w:ascii="Arial" w:hAnsi="Arial" w:cs="Arial"/>
          <w:sz w:val="22"/>
          <w:szCs w:val="22"/>
        </w:rPr>
      </w:pPr>
      <w:r w:rsidRPr="00596A3A">
        <w:rPr>
          <w:rFonts w:ascii="Arial" w:hAnsi="Arial" w:cs="Arial"/>
          <w:sz w:val="22"/>
          <w:szCs w:val="22"/>
        </w:rPr>
        <w:t>El contexto socioeconómico.</w:t>
      </w:r>
    </w:p>
    <w:p w14:paraId="59C579F7" w14:textId="77777777" w:rsidR="00B54919" w:rsidRPr="00596A3A" w:rsidRDefault="00B54919" w:rsidP="00C80695">
      <w:pPr>
        <w:pStyle w:val="Texto"/>
        <w:numPr>
          <w:ilvl w:val="0"/>
          <w:numId w:val="6"/>
        </w:numPr>
        <w:autoSpaceDE/>
        <w:autoSpaceDN/>
        <w:adjustRightInd/>
        <w:ind w:left="646" w:hanging="357"/>
        <w:jc w:val="both"/>
        <w:rPr>
          <w:rFonts w:ascii="Arial" w:hAnsi="Arial" w:cs="Arial"/>
          <w:sz w:val="22"/>
          <w:szCs w:val="22"/>
        </w:rPr>
      </w:pPr>
      <w:r w:rsidRPr="00596A3A">
        <w:rPr>
          <w:rFonts w:ascii="Arial" w:hAnsi="Arial" w:cs="Arial"/>
          <w:sz w:val="22"/>
          <w:szCs w:val="22"/>
        </w:rPr>
        <w:t>El marco legal aplicable en la materia.</w:t>
      </w:r>
    </w:p>
    <w:p w14:paraId="07E4DCD7" w14:textId="77777777" w:rsidR="00B54919" w:rsidRPr="00596A3A" w:rsidRDefault="00B54919" w:rsidP="00C80695">
      <w:pPr>
        <w:pStyle w:val="Texto"/>
        <w:rPr>
          <w:rFonts w:ascii="Arial" w:hAnsi="Arial" w:cs="Arial"/>
          <w:b/>
          <w:sz w:val="20"/>
          <w:szCs w:val="20"/>
        </w:rPr>
      </w:pPr>
    </w:p>
    <w:p w14:paraId="71F8CAFE" w14:textId="77777777" w:rsidR="00B54919" w:rsidRPr="00596A3A" w:rsidRDefault="00B54919" w:rsidP="00C80695">
      <w:pPr>
        <w:pStyle w:val="TITULO2-"/>
        <w:rPr>
          <w:b/>
        </w:rPr>
      </w:pPr>
      <w:bookmarkStart w:id="124" w:name="_Toc475357006"/>
      <w:bookmarkStart w:id="125" w:name="_Toc483396491"/>
      <w:r w:rsidRPr="00596A3A">
        <w:rPr>
          <w:b/>
        </w:rPr>
        <w:t>7.2 Metodología</w:t>
      </w:r>
      <w:bookmarkEnd w:id="124"/>
      <w:bookmarkEnd w:id="125"/>
    </w:p>
    <w:p w14:paraId="70905686" w14:textId="77777777" w:rsidR="00B54919" w:rsidRPr="00596A3A" w:rsidRDefault="00B54919" w:rsidP="00C80695">
      <w:pPr>
        <w:pStyle w:val="Texto"/>
        <w:rPr>
          <w:rFonts w:ascii="Arial" w:hAnsi="Arial" w:cs="Arial"/>
          <w:sz w:val="22"/>
          <w:szCs w:val="22"/>
        </w:rPr>
      </w:pPr>
    </w:p>
    <w:p w14:paraId="6C54543A" w14:textId="7DD92214" w:rsidR="00B54919" w:rsidRPr="00596A3A" w:rsidRDefault="00B54919" w:rsidP="00C80695">
      <w:pPr>
        <w:autoSpaceDE w:val="0"/>
        <w:autoSpaceDN w:val="0"/>
        <w:spacing w:before="0" w:after="0" w:line="240" w:lineRule="auto"/>
        <w:rPr>
          <w:rFonts w:ascii="Arial" w:hAnsi="Arial" w:cs="Arial"/>
        </w:rPr>
      </w:pPr>
      <w:r w:rsidRPr="00596A3A">
        <w:rPr>
          <w:rFonts w:ascii="Arial" w:hAnsi="Arial" w:cs="Arial"/>
        </w:rPr>
        <w:t xml:space="preserve">La metodología para la Subzonificación de la Reserva de la Biosfera Caribe Mexicano se basó en el análisis integral de diversos elementos que abarcaron aspectos ecológicos, sociales y económicos. Como primer paso se realizó un análisis del marco legal aplicable, considerando las leyes, reglamentos y normas en materia ambiental, así como el decreto de establecimiento de la Reserva de la Biosfera. Asimismo, se integró la información técnica y científica recabada del área, apoyada con el uso de información cartográfica relevante, como tipos de vegetación, </w:t>
      </w:r>
      <w:r w:rsidRPr="00596A3A">
        <w:rPr>
          <w:rFonts w:ascii="Arial" w:hAnsi="Arial" w:cs="Arial"/>
        </w:rPr>
        <w:lastRenderedPageBreak/>
        <w:t xml:space="preserve">distribución de fauna, relieve </w:t>
      </w:r>
      <w:r w:rsidR="0052188A" w:rsidRPr="00596A3A">
        <w:rPr>
          <w:rFonts w:ascii="Arial" w:hAnsi="Arial" w:cs="Arial"/>
        </w:rPr>
        <w:t>oceánico</w:t>
      </w:r>
      <w:r w:rsidRPr="00596A3A">
        <w:rPr>
          <w:rFonts w:ascii="Arial" w:hAnsi="Arial" w:cs="Arial"/>
        </w:rPr>
        <w:t>, batimetría, presencia de unidades arrecifales,  rutas de navegación, hidrología, entre otros. Asimismo, se realizaron recorridos de verificación en campo en el polígono del ANP.</w:t>
      </w:r>
    </w:p>
    <w:p w14:paraId="7A303784" w14:textId="77777777" w:rsidR="00B54919" w:rsidRPr="00596A3A" w:rsidRDefault="00B54919" w:rsidP="00C80695">
      <w:pPr>
        <w:spacing w:before="0" w:after="0" w:line="240" w:lineRule="auto"/>
        <w:rPr>
          <w:rFonts w:ascii="Arial" w:hAnsi="Arial" w:cs="Arial"/>
        </w:rPr>
      </w:pPr>
    </w:p>
    <w:p w14:paraId="26CECC4C" w14:textId="77777777" w:rsidR="00B54919" w:rsidRPr="00596A3A" w:rsidRDefault="00B54919" w:rsidP="00C80695">
      <w:pPr>
        <w:spacing w:before="0" w:after="0" w:line="240" w:lineRule="auto"/>
        <w:rPr>
          <w:rFonts w:ascii="Arial" w:hAnsi="Arial" w:cs="Arial"/>
        </w:rPr>
      </w:pPr>
      <w:r w:rsidRPr="00596A3A">
        <w:rPr>
          <w:rFonts w:ascii="Arial" w:hAnsi="Arial" w:cs="Arial"/>
        </w:rPr>
        <w:t>Los datos espaciales que integran la información mencionada en el párrafo anterior fueron revisados y analizados con el software ArcGIS 10.2, empleando parámetros cartográficos del Sistema de Coordenadas proyectadas Universal Tranversal de Mercator (UTM) Zona 16 Norte, y en apego a lo establecido en la Norma Técnica para Levantamiento Geodésicos y a las herramientas disponibles para procesar datos en el sistema de referencia geodésico en el Datum ITRF08 bajo el Sistema Geodésico de referencia 1980 (GRS80).</w:t>
      </w:r>
    </w:p>
    <w:p w14:paraId="66805780" w14:textId="77777777" w:rsidR="00B54919" w:rsidRPr="00596A3A" w:rsidRDefault="00B54919" w:rsidP="00C80695">
      <w:pPr>
        <w:autoSpaceDE w:val="0"/>
        <w:autoSpaceDN w:val="0"/>
        <w:spacing w:before="0" w:after="0" w:line="240" w:lineRule="auto"/>
        <w:rPr>
          <w:rFonts w:ascii="Arial" w:hAnsi="Arial" w:cs="Arial"/>
        </w:rPr>
      </w:pPr>
    </w:p>
    <w:p w14:paraId="64A9A5CF" w14:textId="77777777" w:rsidR="00B54919" w:rsidRPr="00596A3A" w:rsidRDefault="00B54919" w:rsidP="00C80695">
      <w:pPr>
        <w:autoSpaceDE w:val="0"/>
        <w:autoSpaceDN w:val="0"/>
        <w:spacing w:before="0" w:after="0" w:line="240" w:lineRule="auto"/>
        <w:rPr>
          <w:rFonts w:ascii="Arial" w:hAnsi="Arial" w:cs="Arial"/>
        </w:rPr>
      </w:pPr>
      <w:r w:rsidRPr="00596A3A">
        <w:rPr>
          <w:rFonts w:ascii="Arial" w:hAnsi="Arial" w:cs="Arial"/>
        </w:rPr>
        <w:t>La subzonificación busca implementar un enfoque de manejo integrado de ecosistemas que actualmente se constituye en un nuevo paradigma (Lara en CONABIO, 2008), para la protección de los recursos naturales que permite un efecto sinérgico en el que los resultados de conservación son mayores que los que se pueden obtener de manera aislada.</w:t>
      </w:r>
    </w:p>
    <w:p w14:paraId="5B4AEE02" w14:textId="77777777" w:rsidR="00B54919" w:rsidRPr="00596A3A" w:rsidRDefault="00B54919" w:rsidP="00C80695">
      <w:pPr>
        <w:autoSpaceDE w:val="0"/>
        <w:autoSpaceDN w:val="0"/>
        <w:spacing w:before="0" w:after="0" w:line="240" w:lineRule="auto"/>
        <w:rPr>
          <w:rFonts w:ascii="Arial" w:hAnsi="Arial" w:cs="Arial"/>
          <w:sz w:val="20"/>
          <w:szCs w:val="20"/>
        </w:rPr>
      </w:pPr>
    </w:p>
    <w:p w14:paraId="6499AD93" w14:textId="77777777" w:rsidR="00B54919" w:rsidRPr="00596A3A" w:rsidRDefault="00B54919" w:rsidP="00C80695">
      <w:pPr>
        <w:pStyle w:val="Texto"/>
        <w:jc w:val="both"/>
        <w:rPr>
          <w:rFonts w:ascii="Arial" w:hAnsi="Arial" w:cs="Arial"/>
          <w:sz w:val="20"/>
          <w:szCs w:val="20"/>
        </w:rPr>
      </w:pPr>
    </w:p>
    <w:p w14:paraId="76A4BAFD" w14:textId="77777777" w:rsidR="00B54919" w:rsidRPr="00596A3A" w:rsidRDefault="00B54919" w:rsidP="00C80695">
      <w:pPr>
        <w:pStyle w:val="TITULO2-"/>
        <w:rPr>
          <w:b/>
        </w:rPr>
      </w:pPr>
      <w:bookmarkStart w:id="126" w:name="_Toc475357007"/>
      <w:bookmarkStart w:id="127" w:name="_Toc483396492"/>
      <w:r w:rsidRPr="00596A3A">
        <w:rPr>
          <w:b/>
        </w:rPr>
        <w:t>7.3 SUBZONAS Y POLÍTICAS DE MANEJO</w:t>
      </w:r>
      <w:bookmarkEnd w:id="126"/>
      <w:bookmarkEnd w:id="127"/>
    </w:p>
    <w:p w14:paraId="28A66CE7" w14:textId="77777777" w:rsidR="00B54919" w:rsidRPr="00596A3A" w:rsidRDefault="00B54919" w:rsidP="00C80695">
      <w:pPr>
        <w:pStyle w:val="Texto"/>
        <w:jc w:val="both"/>
        <w:rPr>
          <w:rFonts w:ascii="Arial" w:hAnsi="Arial" w:cs="Arial"/>
          <w:sz w:val="22"/>
          <w:szCs w:val="22"/>
        </w:rPr>
      </w:pPr>
    </w:p>
    <w:p w14:paraId="13ACB077" w14:textId="77777777" w:rsidR="00B54919" w:rsidRPr="00596A3A" w:rsidRDefault="00B54919" w:rsidP="00C80695">
      <w:pPr>
        <w:pStyle w:val="Texto"/>
        <w:jc w:val="both"/>
        <w:rPr>
          <w:rFonts w:ascii="Arial" w:hAnsi="Arial" w:cs="Arial"/>
          <w:sz w:val="22"/>
          <w:szCs w:val="22"/>
        </w:rPr>
      </w:pPr>
      <w:r w:rsidRPr="00596A3A">
        <w:rPr>
          <w:rFonts w:ascii="Arial" w:hAnsi="Arial" w:cs="Arial"/>
          <w:sz w:val="22"/>
          <w:szCs w:val="22"/>
        </w:rPr>
        <w:t>De acuerdo con lo previsto por el Decreto de establecimiento de la Reserva de la Biosfera Caribe Mexicano; los Artículos 3 Fracción XXXIX, 47 Bis Fracciones I y II, 48 y 49 de la LGEEPA; los objetivos de creación del área natural protegida, y los criterios y metodología para la subzonificación mencionados, se establecen las siguientes subzonas:</w:t>
      </w:r>
    </w:p>
    <w:p w14:paraId="62FA70D6" w14:textId="77777777" w:rsidR="00B54919" w:rsidRPr="00596A3A" w:rsidRDefault="00B54919" w:rsidP="00C80695">
      <w:pPr>
        <w:pStyle w:val="Texto"/>
        <w:rPr>
          <w:rFonts w:ascii="Arial" w:hAnsi="Arial" w:cs="Arial"/>
          <w:sz w:val="22"/>
          <w:szCs w:val="22"/>
        </w:rPr>
      </w:pPr>
    </w:p>
    <w:p w14:paraId="3CC7B701" w14:textId="77777777" w:rsidR="00B54919" w:rsidRPr="00596A3A" w:rsidRDefault="00B54919" w:rsidP="00C80695">
      <w:pPr>
        <w:pStyle w:val="Default"/>
        <w:rPr>
          <w:rFonts w:ascii="Arial" w:hAnsi="Arial" w:cs="Arial"/>
          <w:b/>
          <w:color w:val="auto"/>
          <w:sz w:val="22"/>
          <w:szCs w:val="22"/>
        </w:rPr>
      </w:pPr>
      <w:r w:rsidRPr="00596A3A">
        <w:rPr>
          <w:rFonts w:ascii="Arial" w:hAnsi="Arial" w:cs="Arial"/>
          <w:b/>
          <w:color w:val="auto"/>
          <w:sz w:val="22"/>
          <w:szCs w:val="22"/>
        </w:rPr>
        <w:t xml:space="preserve">Zona Núcleo Humedales de Boca Iglesias </w:t>
      </w:r>
    </w:p>
    <w:p w14:paraId="54C48577" w14:textId="77777777" w:rsidR="00B54919" w:rsidRPr="00596A3A" w:rsidRDefault="00B54919"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Uso Restringido Boca Iglesias</w:t>
      </w:r>
    </w:p>
    <w:p w14:paraId="124119D9" w14:textId="77777777" w:rsidR="00B54919" w:rsidRPr="00596A3A" w:rsidRDefault="00B54919" w:rsidP="00C80695">
      <w:pPr>
        <w:pStyle w:val="Default"/>
        <w:rPr>
          <w:rFonts w:ascii="Arial" w:hAnsi="Arial" w:cs="Arial"/>
          <w:color w:val="auto"/>
          <w:sz w:val="22"/>
          <w:szCs w:val="22"/>
        </w:rPr>
      </w:pPr>
    </w:p>
    <w:p w14:paraId="668957B9" w14:textId="77777777" w:rsidR="00B54919" w:rsidRPr="00596A3A" w:rsidRDefault="00B54919" w:rsidP="00C80695">
      <w:pPr>
        <w:pStyle w:val="Default"/>
        <w:rPr>
          <w:rFonts w:ascii="Arial" w:hAnsi="Arial" w:cs="Arial"/>
          <w:b/>
          <w:color w:val="auto"/>
          <w:sz w:val="22"/>
          <w:szCs w:val="22"/>
        </w:rPr>
      </w:pPr>
      <w:r w:rsidRPr="00596A3A">
        <w:rPr>
          <w:rFonts w:ascii="Arial" w:hAnsi="Arial" w:cs="Arial"/>
          <w:b/>
          <w:color w:val="auto"/>
          <w:sz w:val="22"/>
          <w:szCs w:val="22"/>
        </w:rPr>
        <w:t xml:space="preserve">Zona Núcleo Laguna Chacmochuch </w:t>
      </w:r>
    </w:p>
    <w:p w14:paraId="3DF72F65" w14:textId="77777777" w:rsidR="00B54919" w:rsidRPr="00596A3A" w:rsidRDefault="00B54919" w:rsidP="00C80695">
      <w:pPr>
        <w:pStyle w:val="Default"/>
        <w:ind w:firstLine="284"/>
        <w:rPr>
          <w:rFonts w:ascii="Arial" w:hAnsi="Arial" w:cs="Arial"/>
          <w:color w:val="auto"/>
          <w:sz w:val="22"/>
          <w:szCs w:val="22"/>
        </w:rPr>
      </w:pPr>
      <w:r w:rsidRPr="00596A3A">
        <w:rPr>
          <w:rFonts w:ascii="Arial" w:hAnsi="Arial" w:cs="Arial"/>
          <w:color w:val="auto"/>
          <w:sz w:val="22"/>
          <w:szCs w:val="22"/>
        </w:rPr>
        <w:t xml:space="preserve">Subzona de Uso Restringido Chacmochuch  </w:t>
      </w:r>
    </w:p>
    <w:p w14:paraId="4EE211B4" w14:textId="77777777" w:rsidR="00B54919" w:rsidRPr="00596A3A" w:rsidRDefault="00B54919" w:rsidP="00C80695">
      <w:pPr>
        <w:pStyle w:val="Default"/>
        <w:rPr>
          <w:rFonts w:ascii="Arial" w:hAnsi="Arial" w:cs="Arial"/>
          <w:color w:val="auto"/>
          <w:sz w:val="22"/>
          <w:szCs w:val="22"/>
        </w:rPr>
      </w:pPr>
    </w:p>
    <w:p w14:paraId="51CE0254" w14:textId="0FBBFC82" w:rsidR="00B54919" w:rsidRPr="00596A3A" w:rsidRDefault="00B54919" w:rsidP="00C80695">
      <w:pPr>
        <w:pStyle w:val="Default"/>
        <w:rPr>
          <w:rFonts w:ascii="Arial" w:hAnsi="Arial" w:cs="Arial"/>
          <w:b/>
          <w:color w:val="auto"/>
          <w:sz w:val="22"/>
          <w:szCs w:val="22"/>
        </w:rPr>
      </w:pPr>
      <w:r w:rsidRPr="00596A3A">
        <w:rPr>
          <w:rFonts w:ascii="Arial" w:hAnsi="Arial" w:cs="Arial"/>
          <w:b/>
          <w:color w:val="auto"/>
          <w:sz w:val="22"/>
          <w:szCs w:val="22"/>
        </w:rPr>
        <w:t xml:space="preserve">Zona Núcleo Zona Marina </w:t>
      </w:r>
      <w:r w:rsidR="005B2A09" w:rsidRPr="00596A3A">
        <w:rPr>
          <w:rFonts w:ascii="Arial" w:hAnsi="Arial" w:cs="Arial"/>
          <w:b/>
          <w:color w:val="auto"/>
          <w:sz w:val="22"/>
          <w:szCs w:val="22"/>
        </w:rPr>
        <w:t>Xcacel-X</w:t>
      </w:r>
      <w:r w:rsidR="0052188A" w:rsidRPr="00596A3A">
        <w:rPr>
          <w:rFonts w:ascii="Arial" w:hAnsi="Arial" w:cs="Arial"/>
          <w:b/>
          <w:color w:val="auto"/>
          <w:sz w:val="22"/>
          <w:szCs w:val="22"/>
        </w:rPr>
        <w:t>cacelito</w:t>
      </w:r>
      <w:r w:rsidRPr="00596A3A">
        <w:rPr>
          <w:rFonts w:ascii="Arial" w:hAnsi="Arial" w:cs="Arial"/>
          <w:b/>
          <w:color w:val="auto"/>
          <w:sz w:val="22"/>
          <w:szCs w:val="22"/>
        </w:rPr>
        <w:t xml:space="preserve"> </w:t>
      </w:r>
    </w:p>
    <w:p w14:paraId="673C257B" w14:textId="6AB7E469" w:rsidR="00B54919" w:rsidRPr="00596A3A" w:rsidRDefault="00B54919" w:rsidP="00C80695">
      <w:pPr>
        <w:pStyle w:val="Default"/>
        <w:ind w:firstLine="284"/>
        <w:rPr>
          <w:rFonts w:ascii="Arial" w:hAnsi="Arial" w:cs="Arial"/>
          <w:color w:val="auto"/>
          <w:sz w:val="22"/>
          <w:szCs w:val="22"/>
        </w:rPr>
      </w:pPr>
      <w:r w:rsidRPr="00596A3A">
        <w:rPr>
          <w:rFonts w:ascii="Arial" w:hAnsi="Arial" w:cs="Arial"/>
          <w:color w:val="auto"/>
          <w:sz w:val="22"/>
          <w:szCs w:val="22"/>
        </w:rPr>
        <w:t xml:space="preserve">Subzona de Uso Restringido </w:t>
      </w:r>
      <w:r w:rsidR="005B2A09" w:rsidRPr="00596A3A">
        <w:rPr>
          <w:rFonts w:ascii="Arial" w:hAnsi="Arial" w:cs="Arial"/>
          <w:color w:val="auto"/>
          <w:sz w:val="22"/>
          <w:szCs w:val="22"/>
        </w:rPr>
        <w:t>Xcacel-X</w:t>
      </w:r>
      <w:r w:rsidR="0052188A" w:rsidRPr="00596A3A">
        <w:rPr>
          <w:rFonts w:ascii="Arial" w:hAnsi="Arial" w:cs="Arial"/>
          <w:color w:val="auto"/>
          <w:sz w:val="22"/>
          <w:szCs w:val="22"/>
        </w:rPr>
        <w:t>cacelito</w:t>
      </w:r>
      <w:r w:rsidRPr="00596A3A">
        <w:rPr>
          <w:rFonts w:ascii="Arial" w:hAnsi="Arial" w:cs="Arial"/>
          <w:color w:val="auto"/>
          <w:sz w:val="22"/>
          <w:szCs w:val="22"/>
        </w:rPr>
        <w:t xml:space="preserve"> </w:t>
      </w:r>
    </w:p>
    <w:p w14:paraId="0976DF24" w14:textId="77777777" w:rsidR="00B54919" w:rsidRPr="00596A3A" w:rsidRDefault="00B54919" w:rsidP="00C80695">
      <w:pPr>
        <w:pStyle w:val="Default"/>
        <w:rPr>
          <w:rFonts w:ascii="Arial" w:hAnsi="Arial" w:cs="Arial"/>
          <w:color w:val="auto"/>
          <w:sz w:val="22"/>
          <w:szCs w:val="22"/>
        </w:rPr>
      </w:pPr>
    </w:p>
    <w:p w14:paraId="305B1A6E" w14:textId="77777777" w:rsidR="00B54919" w:rsidRPr="00596A3A" w:rsidRDefault="00B54919" w:rsidP="00C80695">
      <w:pPr>
        <w:pStyle w:val="Default"/>
        <w:rPr>
          <w:rFonts w:ascii="Arial" w:hAnsi="Arial" w:cs="Arial"/>
          <w:b/>
          <w:color w:val="auto"/>
          <w:sz w:val="22"/>
          <w:szCs w:val="22"/>
        </w:rPr>
      </w:pPr>
      <w:r w:rsidRPr="00596A3A">
        <w:rPr>
          <w:rFonts w:ascii="Arial" w:hAnsi="Arial" w:cs="Arial"/>
          <w:b/>
          <w:color w:val="auto"/>
          <w:sz w:val="22"/>
          <w:szCs w:val="22"/>
        </w:rPr>
        <w:t xml:space="preserve">Zona Núcleo Colinas Submarinas de Colmer </w:t>
      </w:r>
    </w:p>
    <w:p w14:paraId="3211CA33" w14:textId="77777777" w:rsidR="00B54919" w:rsidRPr="00596A3A" w:rsidRDefault="00B54919"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Uso Restringido Profundo</w:t>
      </w:r>
      <w:r w:rsidRPr="00596A3A">
        <w:rPr>
          <w:rFonts w:ascii="Arial" w:hAnsi="Arial" w:cs="Arial"/>
          <w:color w:val="auto"/>
          <w:sz w:val="22"/>
          <w:szCs w:val="22"/>
        </w:rPr>
        <w:tab/>
      </w:r>
    </w:p>
    <w:p w14:paraId="6F86D101" w14:textId="77777777" w:rsidR="00B54919" w:rsidRPr="00596A3A" w:rsidRDefault="00B54919" w:rsidP="00C80695">
      <w:pPr>
        <w:pStyle w:val="Default"/>
        <w:rPr>
          <w:rFonts w:ascii="Arial" w:hAnsi="Arial" w:cs="Arial"/>
          <w:color w:val="auto"/>
          <w:sz w:val="22"/>
          <w:szCs w:val="22"/>
        </w:rPr>
      </w:pPr>
      <w:r w:rsidRPr="00596A3A">
        <w:rPr>
          <w:rFonts w:ascii="Arial" w:hAnsi="Arial" w:cs="Arial"/>
          <w:color w:val="auto"/>
          <w:sz w:val="22"/>
          <w:szCs w:val="22"/>
        </w:rPr>
        <w:tab/>
        <w:t>1. Polígono Colinas Submarinas de Colmer</w:t>
      </w:r>
    </w:p>
    <w:p w14:paraId="220D0256" w14:textId="77777777" w:rsidR="00B54919" w:rsidRPr="00596A3A" w:rsidRDefault="00B54919" w:rsidP="00C80695">
      <w:pPr>
        <w:pStyle w:val="Default"/>
        <w:rPr>
          <w:rFonts w:ascii="Arial" w:hAnsi="Arial" w:cs="Arial"/>
          <w:color w:val="auto"/>
          <w:sz w:val="22"/>
          <w:szCs w:val="22"/>
        </w:rPr>
      </w:pPr>
    </w:p>
    <w:p w14:paraId="681F512A" w14:textId="77777777" w:rsidR="00B54919" w:rsidRPr="00596A3A" w:rsidRDefault="00B54919" w:rsidP="00C80695">
      <w:pPr>
        <w:pStyle w:val="Default"/>
        <w:rPr>
          <w:rFonts w:ascii="Arial" w:hAnsi="Arial" w:cs="Arial"/>
          <w:b/>
          <w:color w:val="auto"/>
          <w:sz w:val="22"/>
          <w:szCs w:val="22"/>
        </w:rPr>
      </w:pPr>
      <w:r w:rsidRPr="00596A3A">
        <w:rPr>
          <w:rFonts w:ascii="Arial" w:hAnsi="Arial" w:cs="Arial"/>
          <w:b/>
          <w:color w:val="auto"/>
          <w:sz w:val="22"/>
          <w:szCs w:val="22"/>
        </w:rPr>
        <w:t xml:space="preserve">Zona Núcleo Banco Chinchorro Profundo </w:t>
      </w:r>
    </w:p>
    <w:p w14:paraId="1479B3BE" w14:textId="77777777" w:rsidR="00B54919" w:rsidRPr="00596A3A" w:rsidRDefault="00B54919" w:rsidP="00C80695">
      <w:pPr>
        <w:pStyle w:val="Default"/>
        <w:rPr>
          <w:rFonts w:ascii="Arial" w:hAnsi="Arial" w:cs="Arial"/>
          <w:color w:val="auto"/>
          <w:sz w:val="22"/>
          <w:szCs w:val="22"/>
        </w:rPr>
      </w:pPr>
      <w:r w:rsidRPr="00596A3A">
        <w:rPr>
          <w:rFonts w:ascii="Arial" w:hAnsi="Arial" w:cs="Arial"/>
          <w:color w:val="auto"/>
          <w:sz w:val="22"/>
          <w:szCs w:val="22"/>
        </w:rPr>
        <w:tab/>
        <w:t>2. Polígono Banco Chinchorro Profundo</w:t>
      </w:r>
    </w:p>
    <w:p w14:paraId="1BF140B0" w14:textId="77777777" w:rsidR="00B54919" w:rsidRPr="00596A3A" w:rsidRDefault="00B54919" w:rsidP="00C80695">
      <w:pPr>
        <w:pStyle w:val="Default"/>
        <w:rPr>
          <w:rFonts w:ascii="Arial" w:hAnsi="Arial" w:cs="Arial"/>
          <w:color w:val="auto"/>
          <w:sz w:val="22"/>
          <w:szCs w:val="22"/>
        </w:rPr>
      </w:pPr>
    </w:p>
    <w:p w14:paraId="114B706A" w14:textId="728FE51C" w:rsidR="00B54919" w:rsidRPr="00596A3A" w:rsidRDefault="00B54919" w:rsidP="00C80695">
      <w:pPr>
        <w:pStyle w:val="Default"/>
        <w:rPr>
          <w:rFonts w:ascii="Arial" w:hAnsi="Arial" w:cs="Arial"/>
          <w:b/>
          <w:color w:val="auto"/>
          <w:sz w:val="22"/>
          <w:szCs w:val="22"/>
        </w:rPr>
      </w:pPr>
      <w:r w:rsidRPr="00596A3A">
        <w:rPr>
          <w:rFonts w:ascii="Arial" w:hAnsi="Arial" w:cs="Arial"/>
          <w:b/>
          <w:color w:val="auto"/>
          <w:sz w:val="22"/>
          <w:szCs w:val="22"/>
        </w:rPr>
        <w:t xml:space="preserve">Zona Núcleo </w:t>
      </w:r>
      <w:r w:rsidR="00C313EF">
        <w:rPr>
          <w:rFonts w:ascii="Arial" w:hAnsi="Arial" w:cs="Arial"/>
          <w:b/>
          <w:color w:val="auto"/>
          <w:sz w:val="22"/>
          <w:szCs w:val="22"/>
        </w:rPr>
        <w:t>Cordillera Submarina Caimán</w:t>
      </w:r>
    </w:p>
    <w:p w14:paraId="16244922" w14:textId="53E1B68F" w:rsidR="00B54919" w:rsidRPr="00596A3A" w:rsidRDefault="00B54919" w:rsidP="00C80695">
      <w:pPr>
        <w:pStyle w:val="Default"/>
        <w:rPr>
          <w:rFonts w:ascii="Arial" w:hAnsi="Arial" w:cs="Arial"/>
          <w:color w:val="auto"/>
          <w:sz w:val="22"/>
          <w:szCs w:val="22"/>
        </w:rPr>
      </w:pPr>
      <w:r w:rsidRPr="00596A3A">
        <w:rPr>
          <w:rFonts w:ascii="Arial" w:hAnsi="Arial" w:cs="Arial"/>
          <w:color w:val="auto"/>
          <w:sz w:val="22"/>
          <w:szCs w:val="22"/>
        </w:rPr>
        <w:tab/>
        <w:t xml:space="preserve">3.- Polígono </w:t>
      </w:r>
      <w:r w:rsidR="00C313EF">
        <w:rPr>
          <w:rFonts w:ascii="Arial" w:hAnsi="Arial" w:cs="Arial"/>
          <w:color w:val="auto"/>
          <w:sz w:val="22"/>
          <w:szCs w:val="22"/>
        </w:rPr>
        <w:t>Cordillera Submarina Caimán</w:t>
      </w:r>
    </w:p>
    <w:p w14:paraId="091660CA" w14:textId="77777777" w:rsidR="00B54919" w:rsidRPr="00596A3A" w:rsidRDefault="00B54919" w:rsidP="00C80695">
      <w:pPr>
        <w:pStyle w:val="Default"/>
        <w:rPr>
          <w:rFonts w:ascii="Arial" w:hAnsi="Arial" w:cs="Arial"/>
          <w:color w:val="auto"/>
          <w:sz w:val="22"/>
          <w:szCs w:val="22"/>
        </w:rPr>
      </w:pPr>
    </w:p>
    <w:p w14:paraId="3A8BEB24" w14:textId="77777777" w:rsidR="00B54919" w:rsidRPr="00596A3A" w:rsidRDefault="00B54919" w:rsidP="00C80695">
      <w:pPr>
        <w:pStyle w:val="Default"/>
        <w:rPr>
          <w:rFonts w:ascii="Arial" w:hAnsi="Arial" w:cs="Arial"/>
          <w:b/>
          <w:color w:val="auto"/>
          <w:sz w:val="22"/>
          <w:szCs w:val="22"/>
        </w:rPr>
      </w:pPr>
      <w:r w:rsidRPr="00596A3A">
        <w:rPr>
          <w:rFonts w:ascii="Arial" w:hAnsi="Arial" w:cs="Arial"/>
          <w:b/>
          <w:color w:val="auto"/>
          <w:sz w:val="22"/>
          <w:szCs w:val="22"/>
        </w:rPr>
        <w:t>Zona de Amortiguamiento</w:t>
      </w:r>
    </w:p>
    <w:p w14:paraId="24C8A20A" w14:textId="77777777" w:rsidR="00B54919" w:rsidRPr="00596A3A" w:rsidRDefault="00B54919" w:rsidP="00C80695">
      <w:pPr>
        <w:pStyle w:val="Default"/>
        <w:rPr>
          <w:rFonts w:ascii="Arial" w:hAnsi="Arial" w:cs="Arial"/>
          <w:color w:val="auto"/>
          <w:sz w:val="22"/>
          <w:szCs w:val="22"/>
        </w:rPr>
      </w:pPr>
    </w:p>
    <w:p w14:paraId="3FFD2AEE" w14:textId="77777777" w:rsidR="00B54919" w:rsidRPr="00596A3A" w:rsidRDefault="00B54919"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Preservación Humedales de Salsipuedes</w:t>
      </w:r>
      <w:r w:rsidRPr="00596A3A">
        <w:rPr>
          <w:rFonts w:ascii="Arial" w:hAnsi="Arial" w:cs="Arial"/>
          <w:color w:val="auto"/>
          <w:sz w:val="22"/>
          <w:szCs w:val="22"/>
        </w:rPr>
        <w:tab/>
      </w:r>
    </w:p>
    <w:p w14:paraId="6E64C95F" w14:textId="77777777" w:rsidR="00B54919" w:rsidRPr="00596A3A" w:rsidRDefault="00B54919"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Preservación Profunda Talud Puerto Morelos-Tiburón Ballena</w:t>
      </w:r>
    </w:p>
    <w:p w14:paraId="2B8E2458" w14:textId="0AB780A3" w:rsidR="00B54919" w:rsidRPr="00596A3A" w:rsidRDefault="00ED3513"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Preservación Arrows</w:t>
      </w:r>
      <w:r w:rsidR="00B54919" w:rsidRPr="00596A3A">
        <w:rPr>
          <w:rFonts w:ascii="Arial" w:hAnsi="Arial" w:cs="Arial"/>
          <w:color w:val="auto"/>
          <w:sz w:val="22"/>
          <w:szCs w:val="22"/>
        </w:rPr>
        <w:t>mith</w:t>
      </w:r>
      <w:r w:rsidR="00B54919" w:rsidRPr="00596A3A">
        <w:rPr>
          <w:rFonts w:ascii="Arial" w:hAnsi="Arial" w:cs="Arial"/>
          <w:color w:val="auto"/>
          <w:sz w:val="22"/>
          <w:szCs w:val="22"/>
        </w:rPr>
        <w:tab/>
      </w:r>
    </w:p>
    <w:p w14:paraId="07150DED" w14:textId="623F76F8" w:rsidR="00B54919" w:rsidRPr="00596A3A" w:rsidRDefault="00B54919" w:rsidP="00C80695">
      <w:pPr>
        <w:pStyle w:val="Default"/>
        <w:ind w:firstLine="284"/>
        <w:rPr>
          <w:rFonts w:ascii="Arial" w:hAnsi="Arial" w:cs="Arial"/>
          <w:color w:val="auto"/>
          <w:sz w:val="22"/>
          <w:szCs w:val="22"/>
        </w:rPr>
      </w:pPr>
      <w:r w:rsidRPr="00596A3A">
        <w:rPr>
          <w:rFonts w:ascii="Arial" w:hAnsi="Arial" w:cs="Arial"/>
          <w:color w:val="auto"/>
          <w:sz w:val="22"/>
          <w:szCs w:val="22"/>
        </w:rPr>
        <w:t xml:space="preserve">Subzona de Preservación Playa </w:t>
      </w:r>
      <w:r w:rsidR="005B2A09" w:rsidRPr="00596A3A">
        <w:rPr>
          <w:rFonts w:ascii="Arial" w:hAnsi="Arial" w:cs="Arial"/>
          <w:color w:val="auto"/>
          <w:sz w:val="22"/>
          <w:szCs w:val="22"/>
        </w:rPr>
        <w:t>X</w:t>
      </w:r>
      <w:r w:rsidR="0052188A" w:rsidRPr="00596A3A">
        <w:rPr>
          <w:rFonts w:ascii="Arial" w:hAnsi="Arial" w:cs="Arial"/>
          <w:color w:val="auto"/>
          <w:sz w:val="22"/>
          <w:szCs w:val="22"/>
        </w:rPr>
        <w:t>Cacel</w:t>
      </w:r>
      <w:r w:rsidRPr="00596A3A">
        <w:rPr>
          <w:rFonts w:ascii="Arial" w:hAnsi="Arial" w:cs="Arial"/>
          <w:color w:val="auto"/>
          <w:sz w:val="22"/>
          <w:szCs w:val="22"/>
        </w:rPr>
        <w:tab/>
      </w:r>
    </w:p>
    <w:p w14:paraId="4DC3FB4A" w14:textId="77777777" w:rsidR="00B54919" w:rsidRPr="00596A3A" w:rsidRDefault="00B54919"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Preservación Talud de Sian Ka’an</w:t>
      </w:r>
    </w:p>
    <w:p w14:paraId="728C1694" w14:textId="77777777" w:rsidR="00B54919" w:rsidRPr="00596A3A" w:rsidRDefault="00B54919"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Preservación Uaymil-Xahuayxol</w:t>
      </w:r>
    </w:p>
    <w:p w14:paraId="034B1DA9" w14:textId="77777777" w:rsidR="00B54919" w:rsidRPr="00596A3A" w:rsidRDefault="00B54919" w:rsidP="00C80695">
      <w:pPr>
        <w:pStyle w:val="Default"/>
        <w:rPr>
          <w:rFonts w:ascii="Arial" w:hAnsi="Arial" w:cs="Arial"/>
          <w:color w:val="auto"/>
          <w:sz w:val="22"/>
          <w:szCs w:val="22"/>
        </w:rPr>
      </w:pPr>
    </w:p>
    <w:p w14:paraId="73BD9377" w14:textId="77777777" w:rsidR="00B54919" w:rsidRPr="00596A3A" w:rsidRDefault="00B54919"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Aprovechamiento Sustentable de los Recursos Naturales Costa Norte</w:t>
      </w:r>
      <w:r w:rsidRPr="00596A3A">
        <w:rPr>
          <w:rFonts w:ascii="Arial" w:hAnsi="Arial" w:cs="Arial"/>
          <w:color w:val="auto"/>
          <w:sz w:val="22"/>
          <w:szCs w:val="22"/>
        </w:rPr>
        <w:tab/>
      </w:r>
    </w:p>
    <w:p w14:paraId="4ACF297A" w14:textId="77777777" w:rsidR="00B54919" w:rsidRPr="00596A3A" w:rsidRDefault="00B54919"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Aprovechamiento Sustentable de los Recursos Naturales Tiburón Ballena</w:t>
      </w:r>
      <w:r w:rsidRPr="00596A3A">
        <w:rPr>
          <w:rFonts w:ascii="Arial" w:hAnsi="Arial" w:cs="Arial"/>
          <w:color w:val="auto"/>
          <w:sz w:val="22"/>
          <w:szCs w:val="22"/>
        </w:rPr>
        <w:tab/>
      </w:r>
    </w:p>
    <w:p w14:paraId="087717A6" w14:textId="77777777" w:rsidR="00B54919" w:rsidRPr="00596A3A" w:rsidRDefault="00B54919"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Aprovechamiento Sustentable de los Recursos Naturales Laguna Chacmochuch</w:t>
      </w:r>
    </w:p>
    <w:p w14:paraId="5BD2E51D" w14:textId="067C21F7" w:rsidR="00B54919" w:rsidRPr="00596A3A" w:rsidRDefault="00B54919" w:rsidP="00C80695">
      <w:pPr>
        <w:pStyle w:val="Default"/>
        <w:ind w:firstLine="284"/>
        <w:rPr>
          <w:rFonts w:ascii="Arial" w:hAnsi="Arial" w:cs="Arial"/>
          <w:color w:val="auto"/>
          <w:sz w:val="22"/>
          <w:szCs w:val="22"/>
        </w:rPr>
      </w:pPr>
      <w:r w:rsidRPr="00596A3A">
        <w:rPr>
          <w:rFonts w:ascii="Arial" w:hAnsi="Arial" w:cs="Arial"/>
          <w:color w:val="auto"/>
          <w:sz w:val="22"/>
          <w:szCs w:val="22"/>
        </w:rPr>
        <w:t xml:space="preserve">Subzona </w:t>
      </w:r>
      <w:r w:rsidR="00015907" w:rsidRPr="00596A3A">
        <w:rPr>
          <w:rFonts w:ascii="Arial" w:hAnsi="Arial" w:cs="Arial"/>
          <w:color w:val="auto"/>
          <w:sz w:val="22"/>
          <w:szCs w:val="22"/>
        </w:rPr>
        <w:t>de Aprovechamiento Sustentable d</w:t>
      </w:r>
      <w:r w:rsidRPr="00596A3A">
        <w:rPr>
          <w:rFonts w:ascii="Arial" w:hAnsi="Arial" w:cs="Arial"/>
          <w:color w:val="auto"/>
          <w:sz w:val="22"/>
          <w:szCs w:val="22"/>
        </w:rPr>
        <w:t>e Los Recursos Naturales Isla Blanca</w:t>
      </w:r>
      <w:r w:rsidRPr="00596A3A">
        <w:rPr>
          <w:rFonts w:ascii="Arial" w:hAnsi="Arial" w:cs="Arial"/>
          <w:color w:val="auto"/>
          <w:sz w:val="22"/>
          <w:szCs w:val="22"/>
        </w:rPr>
        <w:tab/>
      </w:r>
    </w:p>
    <w:p w14:paraId="44AC7103" w14:textId="42F8DEE6" w:rsidR="00B54919" w:rsidRPr="00596A3A" w:rsidRDefault="00B54919" w:rsidP="00C80695">
      <w:pPr>
        <w:pStyle w:val="Default"/>
        <w:ind w:left="567" w:hanging="283"/>
        <w:rPr>
          <w:rFonts w:ascii="Arial" w:hAnsi="Arial" w:cs="Arial"/>
          <w:color w:val="auto"/>
          <w:sz w:val="22"/>
          <w:szCs w:val="22"/>
        </w:rPr>
      </w:pPr>
      <w:r w:rsidRPr="00596A3A">
        <w:rPr>
          <w:rFonts w:ascii="Arial" w:hAnsi="Arial" w:cs="Arial"/>
          <w:color w:val="auto"/>
          <w:sz w:val="22"/>
          <w:szCs w:val="22"/>
        </w:rPr>
        <w:t xml:space="preserve">Subzona </w:t>
      </w:r>
      <w:r w:rsidR="00015907" w:rsidRPr="00596A3A">
        <w:rPr>
          <w:rFonts w:ascii="Arial" w:hAnsi="Arial" w:cs="Arial"/>
          <w:color w:val="auto"/>
          <w:sz w:val="22"/>
          <w:szCs w:val="22"/>
        </w:rPr>
        <w:t>de Aprovechamiento Sustentable d</w:t>
      </w:r>
      <w:r w:rsidRPr="00596A3A">
        <w:rPr>
          <w:rFonts w:ascii="Arial" w:hAnsi="Arial" w:cs="Arial"/>
          <w:color w:val="auto"/>
          <w:sz w:val="22"/>
          <w:szCs w:val="22"/>
        </w:rPr>
        <w:t xml:space="preserve">e Los Recursos Naturales </w:t>
      </w:r>
      <w:r w:rsidR="00015907" w:rsidRPr="00596A3A">
        <w:rPr>
          <w:rFonts w:ascii="Arial" w:hAnsi="Arial" w:cs="Arial"/>
          <w:color w:val="auto"/>
          <w:sz w:val="22"/>
          <w:szCs w:val="22"/>
        </w:rPr>
        <w:t>Tiburón Toro</w:t>
      </w:r>
      <w:r w:rsidRPr="00596A3A">
        <w:rPr>
          <w:rFonts w:ascii="Arial" w:hAnsi="Arial" w:cs="Arial"/>
          <w:color w:val="auto"/>
          <w:sz w:val="22"/>
          <w:szCs w:val="22"/>
        </w:rPr>
        <w:tab/>
      </w:r>
    </w:p>
    <w:p w14:paraId="12D9B84D" w14:textId="77777777" w:rsidR="00015907" w:rsidRPr="00596A3A" w:rsidRDefault="00015907"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Aprovechamiento Sustentable de los Recursos Naturales Refugio Akumal</w:t>
      </w:r>
      <w:r w:rsidRPr="00596A3A">
        <w:rPr>
          <w:rFonts w:ascii="Arial" w:hAnsi="Arial" w:cs="Arial"/>
          <w:color w:val="auto"/>
          <w:sz w:val="22"/>
          <w:szCs w:val="22"/>
        </w:rPr>
        <w:tab/>
      </w:r>
    </w:p>
    <w:p w14:paraId="26785403" w14:textId="25DF1EBF" w:rsidR="00B54919" w:rsidRPr="00596A3A" w:rsidRDefault="00B54919" w:rsidP="00C80695">
      <w:pPr>
        <w:pStyle w:val="Default"/>
        <w:ind w:left="284"/>
        <w:rPr>
          <w:rFonts w:ascii="Arial" w:hAnsi="Arial" w:cs="Arial"/>
          <w:color w:val="auto"/>
          <w:sz w:val="22"/>
          <w:szCs w:val="22"/>
        </w:rPr>
      </w:pPr>
      <w:r w:rsidRPr="00596A3A">
        <w:rPr>
          <w:rFonts w:ascii="Arial" w:hAnsi="Arial" w:cs="Arial"/>
          <w:color w:val="auto"/>
          <w:sz w:val="22"/>
          <w:szCs w:val="22"/>
        </w:rPr>
        <w:t xml:space="preserve">Subzona </w:t>
      </w:r>
      <w:r w:rsidR="00015907" w:rsidRPr="00596A3A">
        <w:rPr>
          <w:rFonts w:ascii="Arial" w:hAnsi="Arial" w:cs="Arial"/>
          <w:color w:val="auto"/>
          <w:sz w:val="22"/>
          <w:szCs w:val="22"/>
        </w:rPr>
        <w:t>de Aprovechamiento Sustentable d</w:t>
      </w:r>
      <w:r w:rsidRPr="00596A3A">
        <w:rPr>
          <w:rFonts w:ascii="Arial" w:hAnsi="Arial" w:cs="Arial"/>
          <w:color w:val="auto"/>
          <w:sz w:val="22"/>
          <w:szCs w:val="22"/>
        </w:rPr>
        <w:t xml:space="preserve">e Los Recursos Naturales </w:t>
      </w:r>
      <w:r w:rsidR="00015907" w:rsidRPr="00596A3A">
        <w:rPr>
          <w:rFonts w:ascii="Arial" w:hAnsi="Arial" w:cs="Arial"/>
          <w:color w:val="auto"/>
          <w:sz w:val="22"/>
          <w:szCs w:val="22"/>
        </w:rPr>
        <w:t xml:space="preserve">Refugio </w:t>
      </w:r>
      <w:r w:rsidRPr="00596A3A">
        <w:rPr>
          <w:rFonts w:ascii="Arial" w:hAnsi="Arial" w:cs="Arial"/>
          <w:color w:val="auto"/>
          <w:sz w:val="22"/>
          <w:szCs w:val="22"/>
        </w:rPr>
        <w:t>Akumal</w:t>
      </w:r>
      <w:r w:rsidR="00015907" w:rsidRPr="00596A3A">
        <w:rPr>
          <w:rFonts w:ascii="Arial" w:hAnsi="Arial" w:cs="Arial"/>
          <w:color w:val="auto"/>
          <w:sz w:val="22"/>
          <w:szCs w:val="22"/>
        </w:rPr>
        <w:t xml:space="preserve"> Bahía</w:t>
      </w:r>
      <w:r w:rsidRPr="00596A3A">
        <w:rPr>
          <w:rFonts w:ascii="Arial" w:hAnsi="Arial" w:cs="Arial"/>
          <w:color w:val="auto"/>
          <w:sz w:val="22"/>
          <w:szCs w:val="22"/>
        </w:rPr>
        <w:tab/>
      </w:r>
    </w:p>
    <w:p w14:paraId="1B8F3162" w14:textId="2367D0FF" w:rsidR="00B54919" w:rsidRPr="00596A3A" w:rsidRDefault="00B54919" w:rsidP="00C80695">
      <w:pPr>
        <w:pStyle w:val="Default"/>
        <w:ind w:left="567" w:hanging="283"/>
        <w:rPr>
          <w:rFonts w:ascii="Arial" w:hAnsi="Arial" w:cs="Arial"/>
          <w:color w:val="auto"/>
          <w:sz w:val="22"/>
          <w:szCs w:val="22"/>
        </w:rPr>
      </w:pPr>
      <w:r w:rsidRPr="00596A3A">
        <w:rPr>
          <w:rFonts w:ascii="Arial" w:hAnsi="Arial" w:cs="Arial"/>
          <w:color w:val="auto"/>
          <w:sz w:val="22"/>
          <w:szCs w:val="22"/>
        </w:rPr>
        <w:t xml:space="preserve">Subzona </w:t>
      </w:r>
      <w:r w:rsidR="00015907" w:rsidRPr="00596A3A">
        <w:rPr>
          <w:rFonts w:ascii="Arial" w:hAnsi="Arial" w:cs="Arial"/>
          <w:color w:val="auto"/>
          <w:sz w:val="22"/>
          <w:szCs w:val="22"/>
        </w:rPr>
        <w:t>de Aprovechamiento Sustentable d</w:t>
      </w:r>
      <w:r w:rsidRPr="00596A3A">
        <w:rPr>
          <w:rFonts w:ascii="Arial" w:hAnsi="Arial" w:cs="Arial"/>
          <w:color w:val="auto"/>
          <w:sz w:val="22"/>
          <w:szCs w:val="22"/>
        </w:rPr>
        <w:t>e Los Recursos Naturales Riviera Maya y Mahahual</w:t>
      </w:r>
      <w:r w:rsidRPr="00596A3A">
        <w:rPr>
          <w:rFonts w:ascii="Arial" w:hAnsi="Arial" w:cs="Arial"/>
          <w:color w:val="auto"/>
          <w:sz w:val="22"/>
          <w:szCs w:val="22"/>
        </w:rPr>
        <w:tab/>
      </w:r>
    </w:p>
    <w:p w14:paraId="5F662D3A" w14:textId="77777777" w:rsidR="00B54919" w:rsidRPr="00596A3A" w:rsidRDefault="00B54919" w:rsidP="00C80695">
      <w:pPr>
        <w:pStyle w:val="Default"/>
        <w:rPr>
          <w:rFonts w:ascii="Arial" w:hAnsi="Arial" w:cs="Arial"/>
          <w:color w:val="auto"/>
          <w:sz w:val="22"/>
          <w:szCs w:val="22"/>
        </w:rPr>
      </w:pPr>
    </w:p>
    <w:p w14:paraId="6DE205D9" w14:textId="77777777" w:rsidR="00B54919" w:rsidRPr="00596A3A" w:rsidRDefault="00B54919"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Aprovechamiento Sustentable de los Ecosistemas Marinos</w:t>
      </w:r>
    </w:p>
    <w:p w14:paraId="130758BC" w14:textId="77777777" w:rsidR="00B54919" w:rsidRPr="00596A3A" w:rsidRDefault="00B54919" w:rsidP="00C80695">
      <w:pPr>
        <w:pStyle w:val="Default"/>
        <w:rPr>
          <w:rFonts w:ascii="Arial" w:hAnsi="Arial" w:cs="Arial"/>
          <w:color w:val="auto"/>
          <w:sz w:val="22"/>
          <w:szCs w:val="22"/>
        </w:rPr>
      </w:pPr>
    </w:p>
    <w:p w14:paraId="1BE3E45D" w14:textId="39489DF8" w:rsidR="00B54919" w:rsidRPr="00596A3A" w:rsidRDefault="00B54919"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Uso Público Playa del Carmen y Tulum-S</w:t>
      </w:r>
      <w:r w:rsidR="0052188A" w:rsidRPr="00596A3A">
        <w:rPr>
          <w:rFonts w:ascii="Arial" w:hAnsi="Arial" w:cs="Arial"/>
          <w:color w:val="auto"/>
          <w:sz w:val="22"/>
          <w:szCs w:val="22"/>
        </w:rPr>
        <w:t>ian K</w:t>
      </w:r>
      <w:r w:rsidRPr="00596A3A">
        <w:rPr>
          <w:rFonts w:ascii="Arial" w:hAnsi="Arial" w:cs="Arial"/>
          <w:color w:val="auto"/>
          <w:sz w:val="22"/>
          <w:szCs w:val="22"/>
        </w:rPr>
        <w:t>a’an</w:t>
      </w:r>
      <w:r w:rsidRPr="00596A3A">
        <w:rPr>
          <w:rFonts w:ascii="Arial" w:hAnsi="Arial" w:cs="Arial"/>
          <w:color w:val="auto"/>
          <w:sz w:val="22"/>
          <w:szCs w:val="22"/>
        </w:rPr>
        <w:tab/>
      </w:r>
    </w:p>
    <w:p w14:paraId="632FB301" w14:textId="77777777" w:rsidR="00015907" w:rsidRPr="00596A3A" w:rsidRDefault="00015907" w:rsidP="00C80695">
      <w:pPr>
        <w:pStyle w:val="Default"/>
        <w:ind w:firstLine="284"/>
        <w:rPr>
          <w:rFonts w:ascii="Arial" w:hAnsi="Arial" w:cs="Arial"/>
          <w:color w:val="auto"/>
          <w:sz w:val="22"/>
          <w:szCs w:val="22"/>
        </w:rPr>
      </w:pPr>
    </w:p>
    <w:p w14:paraId="37F328FF" w14:textId="59CF2564" w:rsidR="00015907" w:rsidRPr="00596A3A" w:rsidRDefault="00015907"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Aprovechamiento Especial Extracción de Arena</w:t>
      </w:r>
    </w:p>
    <w:p w14:paraId="10BC82E1" w14:textId="77777777" w:rsidR="00B54919" w:rsidRPr="00596A3A" w:rsidRDefault="00B54919" w:rsidP="00C80695">
      <w:pPr>
        <w:pStyle w:val="Default"/>
        <w:rPr>
          <w:rFonts w:ascii="Arial" w:hAnsi="Arial" w:cs="Arial"/>
          <w:color w:val="auto"/>
          <w:sz w:val="22"/>
          <w:szCs w:val="22"/>
        </w:rPr>
      </w:pPr>
    </w:p>
    <w:p w14:paraId="2AF5A2F8" w14:textId="77777777" w:rsidR="00B54919" w:rsidRPr="00596A3A" w:rsidRDefault="00B54919" w:rsidP="00C80695">
      <w:pPr>
        <w:pStyle w:val="Default"/>
        <w:rPr>
          <w:rFonts w:ascii="Arial" w:hAnsi="Arial" w:cs="Arial"/>
          <w:color w:val="auto"/>
          <w:sz w:val="20"/>
          <w:szCs w:val="20"/>
        </w:rPr>
      </w:pPr>
    </w:p>
    <w:p w14:paraId="2C79C489" w14:textId="77777777" w:rsidR="00B54919" w:rsidRPr="00596A3A" w:rsidRDefault="00B54919" w:rsidP="00C80695">
      <w:pPr>
        <w:pStyle w:val="Default"/>
        <w:rPr>
          <w:rFonts w:ascii="Arial" w:hAnsi="Arial" w:cs="Arial"/>
          <w:color w:val="auto"/>
          <w:sz w:val="20"/>
          <w:szCs w:val="20"/>
        </w:rPr>
      </w:pPr>
    </w:p>
    <w:p w14:paraId="56757756" w14:textId="77777777" w:rsidR="00B54919" w:rsidRPr="00596A3A" w:rsidRDefault="00B54919" w:rsidP="00C80695">
      <w:pPr>
        <w:pStyle w:val="Default"/>
        <w:rPr>
          <w:rFonts w:ascii="Arial" w:hAnsi="Arial" w:cs="Arial"/>
          <w:color w:val="auto"/>
        </w:rPr>
      </w:pPr>
    </w:p>
    <w:p w14:paraId="73700797" w14:textId="77777777" w:rsidR="00B54919" w:rsidRPr="00596A3A" w:rsidRDefault="00B54919" w:rsidP="00C80695">
      <w:pPr>
        <w:pStyle w:val="Default"/>
        <w:rPr>
          <w:rFonts w:ascii="Arial" w:hAnsi="Arial" w:cs="Arial"/>
          <w:color w:val="auto"/>
        </w:rPr>
      </w:pPr>
    </w:p>
    <w:p w14:paraId="2BE01488" w14:textId="77777777" w:rsidR="00B54919" w:rsidRPr="00596A3A" w:rsidRDefault="00B54919" w:rsidP="00C80695">
      <w:pPr>
        <w:pStyle w:val="Default"/>
        <w:rPr>
          <w:rFonts w:ascii="Arial" w:hAnsi="Arial" w:cs="Arial"/>
          <w:color w:val="auto"/>
        </w:rPr>
      </w:pPr>
    </w:p>
    <w:p w14:paraId="4E8075CE" w14:textId="1F9586F7" w:rsidR="00B54919" w:rsidRPr="00596A3A" w:rsidRDefault="00E034EB" w:rsidP="00C80695">
      <w:pPr>
        <w:pStyle w:val="Default"/>
        <w:rPr>
          <w:rFonts w:ascii="Arial" w:hAnsi="Arial" w:cs="Arial"/>
          <w:color w:val="auto"/>
        </w:rPr>
      </w:pPr>
      <w:r w:rsidRPr="00596A3A">
        <w:rPr>
          <w:rFonts w:ascii="Arial" w:hAnsi="Arial" w:cs="Arial"/>
          <w:noProof/>
          <w:lang w:val="es-ES" w:eastAsia="es-ES"/>
        </w:rPr>
        <w:lastRenderedPageBreak/>
        <w:drawing>
          <wp:inline distT="0" distB="0" distL="0" distR="0" wp14:anchorId="0D142B5D" wp14:editId="0D24B570">
            <wp:extent cx="5943598" cy="7740501"/>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APC1135\AppData\Local\Microsoft\Windows\Temporary Internet Files\Content.Word\RBCM_Subzonificacion_07mar.jpg"/>
                    <pic:cNvPicPr>
                      <a:picLocks noChangeAspect="1" noChangeArrowheads="1"/>
                    </pic:cNvPicPr>
                  </pic:nvPicPr>
                  <pic:blipFill>
                    <a:blip r:embed="rId12" cstate="screen">
                      <a:extLst>
                        <a:ext uri="{28A0092B-C50C-407E-A947-70E740481C1C}">
                          <a14:useLocalDpi xmlns:a14="http://schemas.microsoft.com/office/drawing/2010/main"/>
                        </a:ext>
                      </a:extLst>
                    </a:blip>
                    <a:stretch>
                      <a:fillRect/>
                    </a:stretch>
                  </pic:blipFill>
                  <pic:spPr bwMode="auto">
                    <a:xfrm>
                      <a:off x="0" y="0"/>
                      <a:ext cx="5943598" cy="7740501"/>
                    </a:xfrm>
                    <a:prstGeom prst="rect">
                      <a:avLst/>
                    </a:prstGeom>
                    <a:noFill/>
                    <a:ln>
                      <a:noFill/>
                    </a:ln>
                  </pic:spPr>
                </pic:pic>
              </a:graphicData>
            </a:graphic>
          </wp:inline>
        </w:drawing>
      </w:r>
    </w:p>
    <w:p w14:paraId="313435DB" w14:textId="77777777" w:rsidR="00B54919" w:rsidRPr="00596A3A" w:rsidRDefault="00B54919" w:rsidP="00C80695">
      <w:pPr>
        <w:pStyle w:val="Default"/>
        <w:rPr>
          <w:rFonts w:ascii="Arial" w:hAnsi="Arial" w:cs="Arial"/>
          <w:color w:val="auto"/>
          <w:sz w:val="20"/>
          <w:szCs w:val="20"/>
        </w:rPr>
      </w:pPr>
      <w:r w:rsidRPr="00596A3A">
        <w:rPr>
          <w:rFonts w:ascii="Arial" w:hAnsi="Arial" w:cs="Arial"/>
          <w:color w:val="auto"/>
          <w:sz w:val="20"/>
          <w:szCs w:val="20"/>
        </w:rPr>
        <w:t>Figura 1. Zonificación y subzonificación de la RBCM, polígono general.</w:t>
      </w:r>
    </w:p>
    <w:p w14:paraId="3B02DA1E" w14:textId="77777777" w:rsidR="00B54919" w:rsidRPr="00596A3A" w:rsidRDefault="00B54919" w:rsidP="00C80695">
      <w:pPr>
        <w:pStyle w:val="Texto"/>
        <w:jc w:val="both"/>
        <w:rPr>
          <w:rFonts w:ascii="Arial" w:hAnsi="Arial" w:cs="Arial"/>
          <w:b/>
          <w:sz w:val="20"/>
          <w:szCs w:val="20"/>
        </w:rPr>
      </w:pPr>
    </w:p>
    <w:p w14:paraId="77767647" w14:textId="77777777" w:rsidR="00B54919" w:rsidRPr="00596A3A" w:rsidRDefault="00B54919" w:rsidP="00C80695">
      <w:pPr>
        <w:pStyle w:val="Ttulo3"/>
        <w:spacing w:before="0"/>
        <w:rPr>
          <w:color w:val="auto"/>
        </w:rPr>
      </w:pPr>
      <w:bookmarkStart w:id="128" w:name="_Toc475357008"/>
      <w:bookmarkStart w:id="129" w:name="_Toc483396493"/>
      <w:r w:rsidRPr="00596A3A">
        <w:rPr>
          <w:color w:val="auto"/>
        </w:rPr>
        <w:lastRenderedPageBreak/>
        <w:t>Subzona de Uso Restringido Boca Iglesias</w:t>
      </w:r>
      <w:bookmarkEnd w:id="128"/>
      <w:bookmarkEnd w:id="129"/>
    </w:p>
    <w:p w14:paraId="16A489A4" w14:textId="77777777" w:rsidR="00B54919" w:rsidRPr="00596A3A" w:rsidRDefault="00B54919" w:rsidP="00C80695">
      <w:pPr>
        <w:pStyle w:val="Texto"/>
        <w:jc w:val="both"/>
        <w:rPr>
          <w:rFonts w:ascii="Arial" w:hAnsi="Arial" w:cs="Arial"/>
          <w:sz w:val="22"/>
          <w:szCs w:val="22"/>
        </w:rPr>
      </w:pPr>
    </w:p>
    <w:p w14:paraId="41411831"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Esta subzona comprende una superficie de 3,407.7904 hectáreas, conformada por un polígono ubicado al norte del estado de Quintana Roo que abarca la mayor parte de la Laguna Boca Iglesias y áreas susceptibles de inundación, así como los manglares que la bordean. Esta superficie se encuentra libre de infraestructura y actividades humanas, mientras que la presencia de localidades urbanas se encuentra a más de 30 km lineales de distancia.</w:t>
      </w:r>
    </w:p>
    <w:p w14:paraId="7949F1CE" w14:textId="77777777" w:rsidR="00B54919" w:rsidRPr="00596A3A" w:rsidRDefault="00B54919" w:rsidP="00C80695">
      <w:pPr>
        <w:autoSpaceDE w:val="0"/>
        <w:autoSpaceDN w:val="0"/>
        <w:adjustRightInd w:val="0"/>
        <w:spacing w:before="0" w:after="0" w:line="240" w:lineRule="auto"/>
        <w:rPr>
          <w:rFonts w:ascii="Arial" w:hAnsi="Arial" w:cs="Arial"/>
        </w:rPr>
      </w:pPr>
    </w:p>
    <w:p w14:paraId="24CE5C28" w14:textId="1FFE953D"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Presenta ambientes relevantes donde coinciden aguas dulces y salobres, originadas por la desembocadura de las fracturas geológicas que conectan la laguna y la parte continental. Cubre mogotes, cayos y fondos con pastos marinos importantes para la reproducción, crecimiento, repoblamiento y resguardo de alevines y reclutas de especies de importancia comercial como camarón (</w:t>
      </w:r>
      <w:r w:rsidR="00F30EA6" w:rsidRPr="00596A3A">
        <w:rPr>
          <w:rFonts w:ascii="Arial" w:hAnsi="Arial" w:cs="Arial"/>
          <w:i/>
        </w:rPr>
        <w:t>P</w:t>
      </w:r>
      <w:r w:rsidRPr="00596A3A">
        <w:rPr>
          <w:rFonts w:ascii="Arial" w:hAnsi="Arial" w:cs="Arial"/>
          <w:i/>
        </w:rPr>
        <w:t>enaeus brasiliensis</w:t>
      </w:r>
      <w:r w:rsidRPr="00596A3A">
        <w:rPr>
          <w:rFonts w:ascii="Arial" w:hAnsi="Arial" w:cs="Arial"/>
        </w:rPr>
        <w:t>), pargo (</w:t>
      </w:r>
      <w:r w:rsidRPr="00596A3A">
        <w:rPr>
          <w:rFonts w:ascii="Arial" w:hAnsi="Arial" w:cs="Arial"/>
          <w:i/>
        </w:rPr>
        <w:t>Luajanus</w:t>
      </w:r>
      <w:r w:rsidRPr="00596A3A">
        <w:rPr>
          <w:rFonts w:ascii="Arial" w:hAnsi="Arial" w:cs="Arial"/>
        </w:rPr>
        <w:t xml:space="preserve"> sp.), corvina (</w:t>
      </w:r>
      <w:r w:rsidRPr="00596A3A">
        <w:rPr>
          <w:rFonts w:ascii="Arial" w:hAnsi="Arial" w:cs="Arial"/>
          <w:i/>
        </w:rPr>
        <w:t xml:space="preserve">Cynoscion </w:t>
      </w:r>
      <w:r w:rsidRPr="00596A3A">
        <w:rPr>
          <w:rFonts w:ascii="Arial" w:hAnsi="Arial" w:cs="Arial"/>
        </w:rPr>
        <w:t>sp.), robalo (</w:t>
      </w:r>
      <w:r w:rsidRPr="00596A3A">
        <w:rPr>
          <w:rFonts w:ascii="Arial" w:hAnsi="Arial" w:cs="Arial"/>
          <w:i/>
        </w:rPr>
        <w:t>Centropomus</w:t>
      </w:r>
      <w:r w:rsidRPr="00596A3A">
        <w:rPr>
          <w:rFonts w:ascii="Arial" w:hAnsi="Arial" w:cs="Arial"/>
        </w:rPr>
        <w:t xml:space="preserve"> sp.), entre otras</w:t>
      </w:r>
      <w:r w:rsidR="00A42589" w:rsidRPr="00596A3A">
        <w:rPr>
          <w:rFonts w:ascii="Arial" w:hAnsi="Arial" w:cs="Arial"/>
        </w:rPr>
        <w:t>,</w:t>
      </w:r>
      <w:r w:rsidRPr="00596A3A">
        <w:rPr>
          <w:rFonts w:ascii="Arial" w:hAnsi="Arial" w:cs="Arial"/>
        </w:rPr>
        <w:t xml:space="preserve"> y de tiburón (</w:t>
      </w:r>
      <w:r w:rsidRPr="00596A3A">
        <w:rPr>
          <w:rFonts w:ascii="Arial" w:hAnsi="Arial" w:cs="Arial"/>
          <w:i/>
        </w:rPr>
        <w:t>Carcharhinus</w:t>
      </w:r>
      <w:r w:rsidRPr="00596A3A">
        <w:rPr>
          <w:rFonts w:ascii="Arial" w:hAnsi="Arial" w:cs="Arial"/>
        </w:rPr>
        <w:t xml:space="preserve"> sp.). Asimismo, incluye áreas de alimentación, descanso y reproducción de poblaciones de manatí del Caribe (</w:t>
      </w:r>
      <w:r w:rsidRPr="00596A3A">
        <w:rPr>
          <w:rFonts w:ascii="Arial" w:eastAsia="Calibri" w:hAnsi="Arial" w:cs="Arial"/>
          <w:i/>
          <w:iCs/>
        </w:rPr>
        <w:t>Trichechus manatus</w:t>
      </w:r>
      <w:r w:rsidRPr="00596A3A">
        <w:rPr>
          <w:rFonts w:ascii="Arial" w:hAnsi="Arial" w:cs="Arial"/>
        </w:rPr>
        <w:t>) en peligro de extinción conforme a la Norma Oficial Mexicana NOM-059-SEMARNAT-2010, Protección ambiental-Especies nativas de México de flora y fauna silvestres-Categorías de riesgo y especificaciones para su inclusión, exclusión o cambio-Lista de especies en riesgo.</w:t>
      </w:r>
    </w:p>
    <w:p w14:paraId="1BB228CD" w14:textId="77777777" w:rsidR="00B54919" w:rsidRPr="00596A3A" w:rsidRDefault="00B54919" w:rsidP="00C80695">
      <w:pPr>
        <w:autoSpaceDE w:val="0"/>
        <w:autoSpaceDN w:val="0"/>
        <w:adjustRightInd w:val="0"/>
        <w:spacing w:before="0" w:after="0" w:line="240" w:lineRule="auto"/>
        <w:rPr>
          <w:rFonts w:ascii="Arial" w:hAnsi="Arial" w:cs="Arial"/>
        </w:rPr>
      </w:pPr>
    </w:p>
    <w:p w14:paraId="1CD3F1C7"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Como la mayoría de las lagunas con estas características, es un sis</w:t>
      </w:r>
      <w:r w:rsidRPr="00596A3A">
        <w:rPr>
          <w:rFonts w:ascii="Arial" w:hAnsi="Arial" w:cs="Arial"/>
        </w:rPr>
        <w:softHyphen/>
        <w:t>te</w:t>
      </w:r>
      <w:r w:rsidRPr="00596A3A">
        <w:rPr>
          <w:rFonts w:ascii="Arial" w:hAnsi="Arial" w:cs="Arial"/>
        </w:rPr>
        <w:softHyphen/>
        <w:t>ma eco</w:t>
      </w:r>
      <w:r w:rsidRPr="00596A3A">
        <w:rPr>
          <w:rFonts w:ascii="Arial" w:hAnsi="Arial" w:cs="Arial"/>
        </w:rPr>
        <w:softHyphen/>
        <w:t>ló</w:t>
      </w:r>
      <w:r w:rsidRPr="00596A3A">
        <w:rPr>
          <w:rFonts w:ascii="Arial" w:hAnsi="Arial" w:cs="Arial"/>
        </w:rPr>
        <w:softHyphen/>
        <w:t>gi</w:t>
      </w:r>
      <w:r w:rsidRPr="00596A3A">
        <w:rPr>
          <w:rFonts w:ascii="Arial" w:hAnsi="Arial" w:cs="Arial"/>
        </w:rPr>
        <w:softHyphen/>
        <w:t>co con una sobre</w:t>
      </w:r>
      <w:r w:rsidRPr="00596A3A">
        <w:rPr>
          <w:rFonts w:ascii="Arial" w:hAnsi="Arial" w:cs="Arial"/>
        </w:rPr>
        <w:softHyphen/>
        <w:t>ta</w:t>
      </w:r>
      <w:r w:rsidRPr="00596A3A">
        <w:rPr>
          <w:rFonts w:ascii="Arial" w:hAnsi="Arial" w:cs="Arial"/>
        </w:rPr>
        <w:softHyphen/>
        <w:t>sa de ener</w:t>
      </w:r>
      <w:r w:rsidRPr="00596A3A">
        <w:rPr>
          <w:rFonts w:ascii="Arial" w:hAnsi="Arial" w:cs="Arial"/>
        </w:rPr>
        <w:softHyphen/>
        <w:t>gía, y sus ca</w:t>
      </w:r>
      <w:r w:rsidRPr="00596A3A">
        <w:rPr>
          <w:rFonts w:ascii="Arial" w:hAnsi="Arial" w:cs="Arial"/>
        </w:rPr>
        <w:softHyphen/>
        <w:t>rac</w:t>
      </w:r>
      <w:r w:rsidRPr="00596A3A">
        <w:rPr>
          <w:rFonts w:ascii="Arial" w:hAnsi="Arial" w:cs="Arial"/>
        </w:rPr>
        <w:softHyphen/>
        <w:t>te</w:t>
      </w:r>
      <w:r w:rsidRPr="00596A3A">
        <w:rPr>
          <w:rFonts w:ascii="Arial" w:hAnsi="Arial" w:cs="Arial"/>
        </w:rPr>
        <w:softHyphen/>
        <w:t>rís</w:t>
      </w:r>
      <w:r w:rsidRPr="00596A3A">
        <w:rPr>
          <w:rFonts w:ascii="Arial" w:hAnsi="Arial" w:cs="Arial"/>
        </w:rPr>
        <w:softHyphen/>
        <w:t>ti</w:t>
      </w:r>
      <w:r w:rsidRPr="00596A3A">
        <w:rPr>
          <w:rFonts w:ascii="Arial" w:hAnsi="Arial" w:cs="Arial"/>
        </w:rPr>
        <w:softHyphen/>
        <w:t>cas hi</w:t>
      </w:r>
      <w:r w:rsidRPr="00596A3A">
        <w:rPr>
          <w:rFonts w:ascii="Arial" w:hAnsi="Arial" w:cs="Arial"/>
        </w:rPr>
        <w:softHyphen/>
        <w:t>dro</w:t>
      </w:r>
      <w:r w:rsidRPr="00596A3A">
        <w:rPr>
          <w:rFonts w:ascii="Arial" w:hAnsi="Arial" w:cs="Arial"/>
        </w:rPr>
        <w:softHyphen/>
        <w:t>ló</w:t>
      </w:r>
      <w:r w:rsidRPr="00596A3A">
        <w:rPr>
          <w:rFonts w:ascii="Arial" w:hAnsi="Arial" w:cs="Arial"/>
        </w:rPr>
        <w:softHyphen/>
        <w:t>gi</w:t>
      </w:r>
      <w:r w:rsidRPr="00596A3A">
        <w:rPr>
          <w:rFonts w:ascii="Arial" w:hAnsi="Arial" w:cs="Arial"/>
        </w:rPr>
        <w:softHyphen/>
        <w:t>cas y eco</w:t>
      </w:r>
      <w:r w:rsidRPr="00596A3A">
        <w:rPr>
          <w:rFonts w:ascii="Arial" w:hAnsi="Arial" w:cs="Arial"/>
        </w:rPr>
        <w:softHyphen/>
        <w:t>ló</w:t>
      </w:r>
      <w:r w:rsidRPr="00596A3A">
        <w:rPr>
          <w:rFonts w:ascii="Arial" w:hAnsi="Arial" w:cs="Arial"/>
        </w:rPr>
        <w:softHyphen/>
        <w:t>gi</w:t>
      </w:r>
      <w:r w:rsidRPr="00596A3A">
        <w:rPr>
          <w:rFonts w:ascii="Arial" w:hAnsi="Arial" w:cs="Arial"/>
        </w:rPr>
        <w:softHyphen/>
        <w:t>cas ha</w:t>
      </w:r>
      <w:r w:rsidRPr="00596A3A">
        <w:rPr>
          <w:rFonts w:ascii="Arial" w:hAnsi="Arial" w:cs="Arial"/>
        </w:rPr>
        <w:softHyphen/>
        <w:t>cen de ella un há</w:t>
      </w:r>
      <w:r w:rsidRPr="00596A3A">
        <w:rPr>
          <w:rFonts w:ascii="Arial" w:hAnsi="Arial" w:cs="Arial"/>
        </w:rPr>
        <w:softHyphen/>
        <w:t>bi</w:t>
      </w:r>
      <w:r w:rsidRPr="00596A3A">
        <w:rPr>
          <w:rFonts w:ascii="Arial" w:hAnsi="Arial" w:cs="Arial"/>
        </w:rPr>
        <w:softHyphen/>
        <w:t>tat rico que ma</w:t>
      </w:r>
      <w:r w:rsidRPr="00596A3A">
        <w:rPr>
          <w:rFonts w:ascii="Arial" w:hAnsi="Arial" w:cs="Arial"/>
        </w:rPr>
        <w:softHyphen/>
        <w:t>ni</w:t>
      </w:r>
      <w:r w:rsidRPr="00596A3A">
        <w:rPr>
          <w:rFonts w:ascii="Arial" w:hAnsi="Arial" w:cs="Arial"/>
        </w:rPr>
        <w:softHyphen/>
        <w:t>fies</w:t>
      </w:r>
      <w:r w:rsidRPr="00596A3A">
        <w:rPr>
          <w:rFonts w:ascii="Arial" w:hAnsi="Arial" w:cs="Arial"/>
        </w:rPr>
        <w:softHyphen/>
        <w:t>ta va</w:t>
      </w:r>
      <w:r w:rsidRPr="00596A3A">
        <w:rPr>
          <w:rFonts w:ascii="Arial" w:hAnsi="Arial" w:cs="Arial"/>
        </w:rPr>
        <w:softHyphen/>
        <w:t>ria</w:t>
      </w:r>
      <w:r w:rsidRPr="00596A3A">
        <w:rPr>
          <w:rFonts w:ascii="Arial" w:hAnsi="Arial" w:cs="Arial"/>
        </w:rPr>
        <w:softHyphen/>
        <w:t>cio</w:t>
      </w:r>
      <w:r w:rsidRPr="00596A3A">
        <w:rPr>
          <w:rFonts w:ascii="Arial" w:hAnsi="Arial" w:cs="Arial"/>
        </w:rPr>
        <w:softHyphen/>
        <w:t>nes es</w:t>
      </w:r>
      <w:r w:rsidRPr="00596A3A">
        <w:rPr>
          <w:rFonts w:ascii="Arial" w:hAnsi="Arial" w:cs="Arial"/>
        </w:rPr>
        <w:softHyphen/>
        <w:t>ta</w:t>
      </w:r>
      <w:r w:rsidRPr="00596A3A">
        <w:rPr>
          <w:rFonts w:ascii="Arial" w:hAnsi="Arial" w:cs="Arial"/>
        </w:rPr>
        <w:softHyphen/>
        <w:t>cio</w:t>
      </w:r>
      <w:r w:rsidRPr="00596A3A">
        <w:rPr>
          <w:rFonts w:ascii="Arial" w:hAnsi="Arial" w:cs="Arial"/>
        </w:rPr>
        <w:softHyphen/>
        <w:t>na</w:t>
      </w:r>
      <w:r w:rsidRPr="00596A3A">
        <w:rPr>
          <w:rFonts w:ascii="Arial" w:hAnsi="Arial" w:cs="Arial"/>
        </w:rPr>
        <w:softHyphen/>
        <w:t>les sig</w:t>
      </w:r>
      <w:r w:rsidRPr="00596A3A">
        <w:rPr>
          <w:rFonts w:ascii="Arial" w:hAnsi="Arial" w:cs="Arial"/>
        </w:rPr>
        <w:softHyphen/>
        <w:t>ni</w:t>
      </w:r>
      <w:r w:rsidRPr="00596A3A">
        <w:rPr>
          <w:rFonts w:ascii="Arial" w:hAnsi="Arial" w:cs="Arial"/>
        </w:rPr>
        <w:softHyphen/>
        <w:t>fi</w:t>
      </w:r>
      <w:r w:rsidRPr="00596A3A">
        <w:rPr>
          <w:rFonts w:ascii="Arial" w:hAnsi="Arial" w:cs="Arial"/>
        </w:rPr>
        <w:softHyphen/>
        <w:t>ca</w:t>
      </w:r>
      <w:r w:rsidRPr="00596A3A">
        <w:rPr>
          <w:rFonts w:ascii="Arial" w:hAnsi="Arial" w:cs="Arial"/>
        </w:rPr>
        <w:softHyphen/>
        <w:t>ti</w:t>
      </w:r>
      <w:r w:rsidRPr="00596A3A">
        <w:rPr>
          <w:rFonts w:ascii="Arial" w:hAnsi="Arial" w:cs="Arial"/>
        </w:rPr>
        <w:softHyphen/>
        <w:t>vas. Es</w:t>
      </w:r>
      <w:r w:rsidRPr="00596A3A">
        <w:rPr>
          <w:rFonts w:ascii="Arial" w:hAnsi="Arial" w:cs="Arial"/>
        </w:rPr>
        <w:softHyphen/>
        <w:t>to re</w:t>
      </w:r>
      <w:r w:rsidRPr="00596A3A">
        <w:rPr>
          <w:rFonts w:ascii="Arial" w:hAnsi="Arial" w:cs="Arial"/>
        </w:rPr>
        <w:softHyphen/>
        <w:t>vis</w:t>
      </w:r>
      <w:r w:rsidRPr="00596A3A">
        <w:rPr>
          <w:rFonts w:ascii="Arial" w:hAnsi="Arial" w:cs="Arial"/>
        </w:rPr>
        <w:softHyphen/>
        <w:t>te una gran impor</w:t>
      </w:r>
      <w:r w:rsidRPr="00596A3A">
        <w:rPr>
          <w:rFonts w:ascii="Arial" w:hAnsi="Arial" w:cs="Arial"/>
        </w:rPr>
        <w:softHyphen/>
        <w:t>tan</w:t>
      </w:r>
      <w:r w:rsidRPr="00596A3A">
        <w:rPr>
          <w:rFonts w:ascii="Arial" w:hAnsi="Arial" w:cs="Arial"/>
        </w:rPr>
        <w:softHyphen/>
        <w:t>cia des</w:t>
      </w:r>
      <w:r w:rsidRPr="00596A3A">
        <w:rPr>
          <w:rFonts w:ascii="Arial" w:hAnsi="Arial" w:cs="Arial"/>
        </w:rPr>
        <w:softHyphen/>
        <w:t>de la pers</w:t>
      </w:r>
      <w:r w:rsidRPr="00596A3A">
        <w:rPr>
          <w:rFonts w:ascii="Arial" w:hAnsi="Arial" w:cs="Arial"/>
        </w:rPr>
        <w:softHyphen/>
        <w:t>pec</w:t>
      </w:r>
      <w:r w:rsidRPr="00596A3A">
        <w:rPr>
          <w:rFonts w:ascii="Arial" w:hAnsi="Arial" w:cs="Arial"/>
        </w:rPr>
        <w:softHyphen/>
        <w:t>ti</w:t>
      </w:r>
      <w:r w:rsidRPr="00596A3A">
        <w:rPr>
          <w:rFonts w:ascii="Arial" w:hAnsi="Arial" w:cs="Arial"/>
        </w:rPr>
        <w:softHyphen/>
        <w:t>va de la in</w:t>
      </w:r>
      <w:r w:rsidRPr="00596A3A">
        <w:rPr>
          <w:rFonts w:ascii="Arial" w:hAnsi="Arial" w:cs="Arial"/>
        </w:rPr>
        <w:softHyphen/>
        <w:t>ves</w:t>
      </w:r>
      <w:r w:rsidRPr="00596A3A">
        <w:rPr>
          <w:rFonts w:ascii="Arial" w:hAnsi="Arial" w:cs="Arial"/>
        </w:rPr>
        <w:softHyphen/>
        <w:t>ti</w:t>
      </w:r>
      <w:r w:rsidRPr="00596A3A">
        <w:rPr>
          <w:rFonts w:ascii="Arial" w:hAnsi="Arial" w:cs="Arial"/>
        </w:rPr>
        <w:softHyphen/>
        <w:t>ga</w:t>
      </w:r>
      <w:r w:rsidRPr="00596A3A">
        <w:rPr>
          <w:rFonts w:ascii="Arial" w:hAnsi="Arial" w:cs="Arial"/>
        </w:rPr>
        <w:softHyphen/>
        <w:t>ción cien</w:t>
      </w:r>
      <w:r w:rsidRPr="00596A3A">
        <w:rPr>
          <w:rFonts w:ascii="Arial" w:hAnsi="Arial" w:cs="Arial"/>
        </w:rPr>
        <w:softHyphen/>
        <w:t>tí</w:t>
      </w:r>
      <w:r w:rsidRPr="00596A3A">
        <w:rPr>
          <w:rFonts w:ascii="Arial" w:hAnsi="Arial" w:cs="Arial"/>
        </w:rPr>
        <w:softHyphen/>
        <w:t>fi</w:t>
      </w:r>
      <w:r w:rsidRPr="00596A3A">
        <w:rPr>
          <w:rFonts w:ascii="Arial" w:hAnsi="Arial" w:cs="Arial"/>
        </w:rPr>
        <w:softHyphen/>
        <w:t>ca y de la con</w:t>
      </w:r>
      <w:r w:rsidRPr="00596A3A">
        <w:rPr>
          <w:rFonts w:ascii="Arial" w:hAnsi="Arial" w:cs="Arial"/>
        </w:rPr>
        <w:softHyphen/>
        <w:t>ser</w:t>
      </w:r>
      <w:r w:rsidRPr="00596A3A">
        <w:rPr>
          <w:rFonts w:ascii="Arial" w:hAnsi="Arial" w:cs="Arial"/>
        </w:rPr>
        <w:softHyphen/>
        <w:t>va</w:t>
      </w:r>
      <w:r w:rsidRPr="00596A3A">
        <w:rPr>
          <w:rFonts w:ascii="Arial" w:hAnsi="Arial" w:cs="Arial"/>
        </w:rPr>
        <w:softHyphen/>
        <w:t>ción de la bio</w:t>
      </w:r>
      <w:r w:rsidRPr="00596A3A">
        <w:rPr>
          <w:rFonts w:ascii="Arial" w:hAnsi="Arial" w:cs="Arial"/>
        </w:rPr>
        <w:softHyphen/>
        <w:t>di</w:t>
      </w:r>
      <w:r w:rsidRPr="00596A3A">
        <w:rPr>
          <w:rFonts w:ascii="Arial" w:hAnsi="Arial" w:cs="Arial"/>
        </w:rPr>
        <w:softHyphen/>
        <w:t>ver</w:t>
      </w:r>
      <w:r w:rsidRPr="00596A3A">
        <w:rPr>
          <w:rFonts w:ascii="Arial" w:hAnsi="Arial" w:cs="Arial"/>
        </w:rPr>
        <w:softHyphen/>
        <w:t>si</w:t>
      </w:r>
      <w:r w:rsidRPr="00596A3A">
        <w:rPr>
          <w:rFonts w:ascii="Arial" w:hAnsi="Arial" w:cs="Arial"/>
        </w:rPr>
        <w:softHyphen/>
        <w:t>dad. De igual forma en este sitio es común observar cocodrilo de pantano (</w:t>
      </w:r>
      <w:r w:rsidRPr="00596A3A">
        <w:rPr>
          <w:rFonts w:ascii="Arial" w:hAnsi="Arial" w:cs="Arial"/>
          <w:i/>
        </w:rPr>
        <w:t>Crocodylus moreletii</w:t>
      </w:r>
      <w:r w:rsidRPr="00596A3A">
        <w:rPr>
          <w:rFonts w:ascii="Arial" w:hAnsi="Arial" w:cs="Arial"/>
        </w:rPr>
        <w:t>), sujeta a protección especial y boa (</w:t>
      </w:r>
      <w:r w:rsidRPr="00596A3A">
        <w:rPr>
          <w:rFonts w:ascii="Arial" w:hAnsi="Arial" w:cs="Arial"/>
          <w:i/>
        </w:rPr>
        <w:t>Boa constrictor</w:t>
      </w:r>
      <w:r w:rsidRPr="00596A3A">
        <w:rPr>
          <w:rFonts w:ascii="Arial" w:hAnsi="Arial" w:cs="Arial"/>
        </w:rPr>
        <w:t xml:space="preserve">) especie amenazada de acuerdo a la Norma antes referida. </w:t>
      </w:r>
    </w:p>
    <w:p w14:paraId="09EF26B4" w14:textId="77777777" w:rsidR="00B54919" w:rsidRPr="00596A3A" w:rsidRDefault="00B54919" w:rsidP="00C80695">
      <w:pPr>
        <w:spacing w:before="0" w:after="0" w:line="240" w:lineRule="auto"/>
        <w:rPr>
          <w:rFonts w:ascii="Arial" w:hAnsi="Arial" w:cs="Arial"/>
        </w:rPr>
      </w:pPr>
    </w:p>
    <w:p w14:paraId="36AC7ED7" w14:textId="77777777" w:rsidR="00B54919" w:rsidRPr="00596A3A" w:rsidRDefault="00B54919" w:rsidP="00C80695">
      <w:pPr>
        <w:spacing w:before="0" w:after="0" w:line="240" w:lineRule="auto"/>
        <w:rPr>
          <w:rFonts w:ascii="Arial" w:hAnsi="Arial" w:cs="Arial"/>
        </w:rPr>
      </w:pPr>
      <w:r w:rsidRPr="00596A3A">
        <w:rPr>
          <w:rFonts w:ascii="Arial" w:hAnsi="Arial" w:cs="Arial"/>
        </w:rPr>
        <w:t>Por otro lado, es un sitio trascendental para las rutas migratorias, zonas de anidación o alimentación y descanso de numerosas poblaciones de aves residentes y migratorias entre los más representativos se encuentran: ibis blanco (</w:t>
      </w:r>
      <w:r w:rsidRPr="00596A3A">
        <w:rPr>
          <w:rFonts w:ascii="Arial" w:hAnsi="Arial" w:cs="Arial"/>
          <w:i/>
        </w:rPr>
        <w:t>Eudocimus albus</w:t>
      </w:r>
      <w:r w:rsidRPr="00596A3A">
        <w:rPr>
          <w:rFonts w:ascii="Arial" w:hAnsi="Arial" w:cs="Arial"/>
        </w:rPr>
        <w:t>), garza cucharón (</w:t>
      </w:r>
      <w:r w:rsidRPr="00596A3A">
        <w:rPr>
          <w:rFonts w:ascii="Arial" w:hAnsi="Arial" w:cs="Arial"/>
          <w:i/>
        </w:rPr>
        <w:t>Cochlearius cochlearius</w:t>
      </w:r>
      <w:r w:rsidRPr="00596A3A">
        <w:rPr>
          <w:rFonts w:ascii="Arial" w:hAnsi="Arial" w:cs="Arial"/>
        </w:rPr>
        <w:t>), pelícano blanco (</w:t>
      </w:r>
      <w:r w:rsidRPr="00596A3A">
        <w:rPr>
          <w:rFonts w:ascii="Arial" w:hAnsi="Arial" w:cs="Arial"/>
          <w:i/>
        </w:rPr>
        <w:t>Pelecanus erythrorhynchos</w:t>
      </w:r>
      <w:r w:rsidRPr="00596A3A">
        <w:rPr>
          <w:rFonts w:ascii="Arial" w:hAnsi="Arial" w:cs="Arial"/>
        </w:rPr>
        <w:t>), garza morena (</w:t>
      </w:r>
      <w:r w:rsidRPr="00596A3A">
        <w:rPr>
          <w:rFonts w:ascii="Arial" w:hAnsi="Arial" w:cs="Arial"/>
          <w:i/>
        </w:rPr>
        <w:t>Ardea herodias</w:t>
      </w:r>
      <w:r w:rsidRPr="00596A3A">
        <w:rPr>
          <w:rFonts w:ascii="Arial" w:hAnsi="Arial" w:cs="Arial"/>
        </w:rPr>
        <w:t>) y cercetas alas azules (</w:t>
      </w:r>
      <w:r w:rsidRPr="00596A3A">
        <w:rPr>
          <w:rFonts w:ascii="Arial" w:hAnsi="Arial" w:cs="Arial"/>
          <w:i/>
        </w:rPr>
        <w:t>Anas discors</w:t>
      </w:r>
      <w:r w:rsidRPr="00596A3A">
        <w:rPr>
          <w:rFonts w:ascii="Arial" w:hAnsi="Arial" w:cs="Arial"/>
        </w:rPr>
        <w:t>) y la garza colorada, garza morada, garza rojiza, garceta rojiza, garza melenuda (</w:t>
      </w:r>
      <w:r w:rsidRPr="00596A3A">
        <w:rPr>
          <w:rFonts w:ascii="Arial" w:hAnsi="Arial" w:cs="Arial"/>
          <w:i/>
        </w:rPr>
        <w:t>Egretta rufescens</w:t>
      </w:r>
      <w:r w:rsidRPr="00596A3A">
        <w:rPr>
          <w:rFonts w:ascii="Arial" w:hAnsi="Arial" w:cs="Arial"/>
        </w:rPr>
        <w:t xml:space="preserve">) esta última especie sujeta a protección especial enlistada en la Norma antes referida. </w:t>
      </w:r>
    </w:p>
    <w:p w14:paraId="128AC178" w14:textId="77777777" w:rsidR="00B54919" w:rsidRPr="00596A3A" w:rsidRDefault="00B54919" w:rsidP="00C80695">
      <w:pPr>
        <w:spacing w:before="0" w:after="0" w:line="240" w:lineRule="auto"/>
        <w:rPr>
          <w:rFonts w:ascii="Arial" w:hAnsi="Arial" w:cs="Arial"/>
        </w:rPr>
      </w:pPr>
    </w:p>
    <w:p w14:paraId="702CD762" w14:textId="5F36D4F8" w:rsidR="00B54919" w:rsidRPr="00596A3A" w:rsidRDefault="00B54919" w:rsidP="00C80695">
      <w:pPr>
        <w:pStyle w:val="Texto"/>
        <w:jc w:val="both"/>
        <w:rPr>
          <w:rFonts w:ascii="Arial" w:hAnsi="Arial" w:cs="Arial"/>
          <w:i/>
          <w:sz w:val="22"/>
          <w:szCs w:val="22"/>
        </w:rPr>
      </w:pPr>
      <w:r w:rsidRPr="00596A3A">
        <w:rPr>
          <w:rFonts w:ascii="Arial" w:hAnsi="Arial" w:cs="Arial"/>
          <w:sz w:val="22"/>
          <w:szCs w:val="22"/>
        </w:rPr>
        <w:t xml:space="preserve">En cuanto a la vegetación presente en esta subzona se encuentran pastos marinos, como </w:t>
      </w:r>
      <w:r w:rsidR="0052188A" w:rsidRPr="00596A3A">
        <w:rPr>
          <w:rFonts w:ascii="Arial" w:hAnsi="Arial" w:cs="Arial"/>
          <w:sz w:val="22"/>
          <w:szCs w:val="22"/>
        </w:rPr>
        <w:t>el pasto</w:t>
      </w:r>
      <w:r w:rsidRPr="00596A3A">
        <w:rPr>
          <w:rFonts w:ascii="Arial" w:hAnsi="Arial" w:cs="Arial"/>
          <w:sz w:val="22"/>
          <w:szCs w:val="22"/>
        </w:rPr>
        <w:t xml:space="preserve"> marino de manatí (</w:t>
      </w:r>
      <w:r w:rsidRPr="00596A3A">
        <w:rPr>
          <w:rFonts w:ascii="Arial" w:hAnsi="Arial" w:cs="Arial"/>
          <w:i/>
          <w:sz w:val="22"/>
          <w:szCs w:val="22"/>
        </w:rPr>
        <w:t>Syringodium filiforme</w:t>
      </w:r>
      <w:r w:rsidRPr="00596A3A">
        <w:rPr>
          <w:rFonts w:ascii="Arial" w:hAnsi="Arial" w:cs="Arial"/>
          <w:sz w:val="22"/>
          <w:szCs w:val="22"/>
        </w:rPr>
        <w:t xml:space="preserve">), y el pasto </w:t>
      </w:r>
      <w:r w:rsidRPr="00596A3A">
        <w:rPr>
          <w:rFonts w:ascii="Arial" w:hAnsi="Arial" w:cs="Arial"/>
          <w:i/>
          <w:sz w:val="22"/>
          <w:szCs w:val="22"/>
        </w:rPr>
        <w:t>Halophila engelmannii (</w:t>
      </w:r>
      <w:r w:rsidRPr="00596A3A">
        <w:rPr>
          <w:rFonts w:ascii="Arial" w:hAnsi="Arial" w:cs="Arial"/>
          <w:sz w:val="22"/>
          <w:szCs w:val="22"/>
        </w:rPr>
        <w:t>Espinoza-Avalos, 2011)</w:t>
      </w:r>
      <w:r w:rsidRPr="00596A3A">
        <w:rPr>
          <w:rFonts w:ascii="Arial" w:hAnsi="Arial" w:cs="Arial"/>
          <w:i/>
          <w:sz w:val="22"/>
          <w:szCs w:val="22"/>
        </w:rPr>
        <w:t>.</w:t>
      </w:r>
      <w:r w:rsidRPr="00596A3A">
        <w:rPr>
          <w:rFonts w:ascii="Arial" w:hAnsi="Arial" w:cs="Arial"/>
          <w:sz w:val="22"/>
          <w:szCs w:val="22"/>
        </w:rPr>
        <w:t xml:space="preserve"> Es importante recalcar la importancia de los pastos marinos, ya </w:t>
      </w:r>
      <w:r w:rsidR="0052188A" w:rsidRPr="00596A3A">
        <w:rPr>
          <w:rFonts w:ascii="Arial" w:hAnsi="Arial" w:cs="Arial"/>
          <w:sz w:val="22"/>
          <w:szCs w:val="22"/>
        </w:rPr>
        <w:t>que intervienen</w:t>
      </w:r>
      <w:r w:rsidRPr="00596A3A">
        <w:rPr>
          <w:rFonts w:ascii="Arial" w:hAnsi="Arial" w:cs="Arial"/>
          <w:sz w:val="22"/>
          <w:szCs w:val="22"/>
        </w:rPr>
        <w:t xml:space="preserve"> en la captura, estabilización y formación de sedimentos, lo cual evita la erosión de la costa. De igual forma, podemos encontrar mangle blanco (</w:t>
      </w:r>
      <w:r w:rsidRPr="00596A3A">
        <w:rPr>
          <w:rFonts w:ascii="Arial" w:hAnsi="Arial" w:cs="Arial"/>
          <w:i/>
          <w:sz w:val="22"/>
          <w:szCs w:val="22"/>
        </w:rPr>
        <w:t>Laguncularia racemosa</w:t>
      </w:r>
      <w:r w:rsidRPr="00596A3A">
        <w:rPr>
          <w:rFonts w:ascii="Arial" w:hAnsi="Arial" w:cs="Arial"/>
          <w:sz w:val="22"/>
          <w:szCs w:val="22"/>
        </w:rPr>
        <w:t>) y ocasionalmente mangle botoncillo (</w:t>
      </w:r>
      <w:r w:rsidRPr="00596A3A">
        <w:rPr>
          <w:rFonts w:ascii="Arial" w:hAnsi="Arial" w:cs="Arial"/>
          <w:i/>
          <w:sz w:val="22"/>
          <w:szCs w:val="22"/>
        </w:rPr>
        <w:t>Conocarpus erectus</w:t>
      </w:r>
      <w:r w:rsidRPr="00596A3A">
        <w:rPr>
          <w:rFonts w:ascii="Arial" w:hAnsi="Arial" w:cs="Arial"/>
          <w:sz w:val="22"/>
          <w:szCs w:val="22"/>
        </w:rPr>
        <w:t>); estas especies como amenazadas de acuerdo a la Norma Oficial Mexicana NOM-059-SEMARNAT-2010, Protección ambiental-Especies nativas de México de flora y fauna silvestres-Categorías de riesgo y especificaciones para su inclusión, exclusión o cambio-Lista de especies en riesgo.</w:t>
      </w:r>
    </w:p>
    <w:p w14:paraId="034FACB0" w14:textId="77777777" w:rsidR="00B54919" w:rsidRPr="00596A3A" w:rsidRDefault="00B54919" w:rsidP="00C80695">
      <w:pPr>
        <w:pStyle w:val="Texto"/>
        <w:jc w:val="both"/>
        <w:rPr>
          <w:rFonts w:ascii="Arial" w:hAnsi="Arial" w:cs="Arial"/>
          <w:sz w:val="22"/>
          <w:szCs w:val="22"/>
        </w:rPr>
      </w:pPr>
    </w:p>
    <w:p w14:paraId="22A08693" w14:textId="5FF69593"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 xml:space="preserve">Por último es importante recalcar la importancia de este ecosistema desde el punto de vista pesquero, ya que es un área donde especies comerciales pasan su etapa juvenil y </w:t>
      </w:r>
      <w:r w:rsidR="0052188A" w:rsidRPr="00596A3A">
        <w:rPr>
          <w:rFonts w:ascii="Arial" w:hAnsi="Arial" w:cs="Arial"/>
        </w:rPr>
        <w:t>pre adulta</w:t>
      </w:r>
      <w:r w:rsidRPr="00596A3A">
        <w:rPr>
          <w:rFonts w:ascii="Arial" w:hAnsi="Arial" w:cs="Arial"/>
        </w:rPr>
        <w:t xml:space="preserve">, migrando posteriormente hacia alta mar, donde se reproducen, por lo que las lagunas costeras adquieren gran importancia </w:t>
      </w:r>
      <w:r w:rsidR="0052188A" w:rsidRPr="00596A3A">
        <w:rPr>
          <w:rFonts w:ascii="Arial" w:hAnsi="Arial" w:cs="Arial"/>
        </w:rPr>
        <w:t>socioeconómica</w:t>
      </w:r>
      <w:r w:rsidRPr="00596A3A">
        <w:rPr>
          <w:rFonts w:ascii="Arial" w:hAnsi="Arial" w:cs="Arial"/>
        </w:rPr>
        <w:t xml:space="preserve"> por ser un “semillero” o eslabón indispensable para el ciclo de vida de ciertas especies.</w:t>
      </w:r>
    </w:p>
    <w:p w14:paraId="03577672" w14:textId="77777777" w:rsidR="00B54919" w:rsidRPr="00596A3A" w:rsidRDefault="00B54919" w:rsidP="00C80695">
      <w:pPr>
        <w:autoSpaceDE w:val="0"/>
        <w:autoSpaceDN w:val="0"/>
        <w:adjustRightInd w:val="0"/>
        <w:spacing w:before="0" w:after="0" w:line="240" w:lineRule="auto"/>
        <w:rPr>
          <w:rFonts w:ascii="Arial" w:hAnsi="Arial" w:cs="Arial"/>
        </w:rPr>
      </w:pPr>
    </w:p>
    <w:p w14:paraId="4D67B101" w14:textId="77777777" w:rsidR="00B54919" w:rsidRPr="00596A3A" w:rsidRDefault="00B54919" w:rsidP="00C80695">
      <w:pPr>
        <w:pStyle w:val="Default"/>
        <w:rPr>
          <w:rFonts w:ascii="Arial" w:hAnsi="Arial" w:cs="Arial"/>
          <w:color w:val="auto"/>
          <w:sz w:val="20"/>
          <w:szCs w:val="20"/>
        </w:rPr>
      </w:pPr>
    </w:p>
    <w:tbl>
      <w:tblPr>
        <w:tblW w:w="5000" w:type="pct"/>
        <w:tblCellMar>
          <w:left w:w="72" w:type="dxa"/>
          <w:right w:w="72" w:type="dxa"/>
        </w:tblCellMar>
        <w:tblLook w:val="0000" w:firstRow="0" w:lastRow="0" w:firstColumn="0" w:lastColumn="0" w:noHBand="0" w:noVBand="0"/>
      </w:tblPr>
      <w:tblGrid>
        <w:gridCol w:w="4589"/>
        <w:gridCol w:w="4915"/>
      </w:tblGrid>
      <w:tr w:rsidR="00CF435B" w:rsidRPr="00596A3A" w14:paraId="41AAC121" w14:textId="77777777" w:rsidTr="00D103F7">
        <w:trPr>
          <w:trHeight w:val="470"/>
        </w:trPr>
        <w:tc>
          <w:tcPr>
            <w:tcW w:w="5000" w:type="pct"/>
            <w:gridSpan w:val="2"/>
            <w:tcBorders>
              <w:top w:val="single" w:sz="6" w:space="0" w:color="auto"/>
              <w:left w:val="single" w:sz="6" w:space="0" w:color="auto"/>
              <w:bottom w:val="single" w:sz="6" w:space="0" w:color="auto"/>
              <w:right w:val="single" w:sz="6" w:space="0" w:color="auto"/>
            </w:tcBorders>
          </w:tcPr>
          <w:p w14:paraId="1DFE590B"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SUBZONA DE USO RESTRINGIDO BOCA IGLESIAS</w:t>
            </w:r>
          </w:p>
        </w:tc>
      </w:tr>
      <w:tr w:rsidR="00CF435B" w:rsidRPr="00596A3A" w14:paraId="25C62E74"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4EBFE96D"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336ADDA7"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0BCBDDAD"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3EF0E95D" w14:textId="77777777" w:rsidR="00B54919" w:rsidRPr="00596A3A" w:rsidRDefault="00B54919" w:rsidP="00C80695">
            <w:pPr>
              <w:pStyle w:val="Texto"/>
              <w:numPr>
                <w:ilvl w:val="0"/>
                <w:numId w:val="8"/>
              </w:numPr>
              <w:ind w:left="284" w:hanging="284"/>
              <w:rPr>
                <w:rFonts w:ascii="Arial" w:hAnsi="Arial" w:cs="Arial"/>
                <w:sz w:val="20"/>
                <w:szCs w:val="20"/>
              </w:rPr>
            </w:pPr>
            <w:r w:rsidRPr="00596A3A">
              <w:rPr>
                <w:rFonts w:ascii="Arial" w:hAnsi="Arial" w:cs="Arial"/>
                <w:sz w:val="20"/>
                <w:szCs w:val="20"/>
              </w:rPr>
              <w:t>Colecta científica de ejemplares de la vida silvestre</w:t>
            </w:r>
          </w:p>
          <w:p w14:paraId="3B356ABB" w14:textId="77777777" w:rsidR="00B54919" w:rsidRPr="00596A3A" w:rsidRDefault="00B54919" w:rsidP="00C80695">
            <w:pPr>
              <w:pStyle w:val="Texto"/>
              <w:numPr>
                <w:ilvl w:val="0"/>
                <w:numId w:val="8"/>
              </w:numPr>
              <w:ind w:left="284" w:hanging="284"/>
              <w:rPr>
                <w:rFonts w:ascii="Arial" w:hAnsi="Arial" w:cs="Arial"/>
                <w:sz w:val="20"/>
                <w:szCs w:val="20"/>
              </w:rPr>
            </w:pPr>
            <w:r w:rsidRPr="00596A3A">
              <w:rPr>
                <w:rFonts w:ascii="Arial" w:hAnsi="Arial" w:cs="Arial"/>
                <w:sz w:val="20"/>
                <w:szCs w:val="20"/>
              </w:rPr>
              <w:t>Educación ambiental que no implique modificaciones de las características o condiciones naturales originales</w:t>
            </w:r>
          </w:p>
          <w:p w14:paraId="0B4C4886" w14:textId="77777777" w:rsidR="00B54919" w:rsidRPr="00596A3A" w:rsidRDefault="00B54919" w:rsidP="00C80695">
            <w:pPr>
              <w:pStyle w:val="Texto"/>
              <w:numPr>
                <w:ilvl w:val="0"/>
                <w:numId w:val="8"/>
              </w:numPr>
              <w:ind w:left="284" w:hanging="284"/>
              <w:rPr>
                <w:rFonts w:ascii="Arial" w:hAnsi="Arial" w:cs="Arial"/>
                <w:sz w:val="20"/>
                <w:szCs w:val="20"/>
              </w:rPr>
            </w:pPr>
            <w:r w:rsidRPr="00596A3A">
              <w:rPr>
                <w:rFonts w:ascii="Arial" w:hAnsi="Arial" w:cs="Arial"/>
                <w:sz w:val="20"/>
                <w:szCs w:val="20"/>
              </w:rPr>
              <w:t xml:space="preserve">Filmaciones, actividades de fotografía, captura de imágenes o sonidos </w:t>
            </w:r>
          </w:p>
          <w:p w14:paraId="08870630" w14:textId="77777777" w:rsidR="00B54919" w:rsidRPr="00596A3A" w:rsidRDefault="00B54919" w:rsidP="00C80695">
            <w:pPr>
              <w:pStyle w:val="Texto"/>
              <w:numPr>
                <w:ilvl w:val="0"/>
                <w:numId w:val="8"/>
              </w:numPr>
              <w:ind w:left="284" w:hanging="284"/>
              <w:rPr>
                <w:rFonts w:ascii="Arial" w:hAnsi="Arial" w:cs="Arial"/>
                <w:sz w:val="20"/>
                <w:szCs w:val="20"/>
              </w:rPr>
            </w:pPr>
            <w:r w:rsidRPr="00596A3A">
              <w:rPr>
                <w:rFonts w:ascii="Arial" w:hAnsi="Arial" w:cs="Arial"/>
                <w:sz w:val="20"/>
                <w:szCs w:val="20"/>
              </w:rPr>
              <w:t xml:space="preserve">Investigación científica </w:t>
            </w:r>
          </w:p>
          <w:p w14:paraId="3F051A2F" w14:textId="64559762" w:rsidR="00B54919" w:rsidRPr="00596A3A" w:rsidRDefault="00B54919" w:rsidP="00C80695">
            <w:pPr>
              <w:pStyle w:val="Texto"/>
              <w:numPr>
                <w:ilvl w:val="0"/>
                <w:numId w:val="8"/>
              </w:numPr>
              <w:ind w:left="284" w:hanging="284"/>
              <w:rPr>
                <w:rFonts w:ascii="Arial" w:hAnsi="Arial" w:cs="Arial"/>
                <w:sz w:val="20"/>
                <w:szCs w:val="20"/>
              </w:rPr>
            </w:pPr>
            <w:r w:rsidRPr="00596A3A">
              <w:rPr>
                <w:rFonts w:ascii="Arial" w:hAnsi="Arial" w:cs="Arial"/>
                <w:sz w:val="20"/>
                <w:szCs w:val="20"/>
              </w:rPr>
              <w:t xml:space="preserve">Monitoreo </w:t>
            </w:r>
            <w:r w:rsidR="0096740E" w:rsidRPr="00596A3A">
              <w:rPr>
                <w:rFonts w:ascii="Arial" w:hAnsi="Arial" w:cs="Arial"/>
                <w:sz w:val="20"/>
                <w:szCs w:val="20"/>
              </w:rPr>
              <w:t>ambiental</w:t>
            </w:r>
          </w:p>
          <w:p w14:paraId="41CA4023" w14:textId="77777777" w:rsidR="00B54919" w:rsidRPr="00596A3A" w:rsidRDefault="00B54919" w:rsidP="00C80695">
            <w:pPr>
              <w:pStyle w:val="Texto"/>
              <w:numPr>
                <w:ilvl w:val="0"/>
                <w:numId w:val="8"/>
              </w:numPr>
              <w:ind w:left="284" w:hanging="284"/>
              <w:rPr>
                <w:rFonts w:ascii="Arial" w:hAnsi="Arial" w:cs="Arial"/>
                <w:sz w:val="20"/>
                <w:szCs w:val="20"/>
              </w:rPr>
            </w:pPr>
            <w:r w:rsidRPr="00596A3A">
              <w:rPr>
                <w:rFonts w:ascii="Arial" w:hAnsi="Arial" w:cs="Arial"/>
                <w:sz w:val="20"/>
                <w:szCs w:val="20"/>
              </w:rPr>
              <w:t xml:space="preserve">Navegación </w:t>
            </w:r>
          </w:p>
          <w:p w14:paraId="070B4800" w14:textId="77777777" w:rsidR="00B54919" w:rsidRPr="00596A3A" w:rsidRDefault="00B54919" w:rsidP="00C80695">
            <w:pPr>
              <w:pStyle w:val="Texto"/>
              <w:numPr>
                <w:ilvl w:val="0"/>
                <w:numId w:val="8"/>
              </w:numPr>
              <w:ind w:left="284" w:hanging="284"/>
              <w:rPr>
                <w:rFonts w:ascii="Arial" w:hAnsi="Arial" w:cs="Arial"/>
                <w:sz w:val="20"/>
                <w:szCs w:val="20"/>
              </w:rPr>
            </w:pPr>
            <w:r w:rsidRPr="00596A3A">
              <w:rPr>
                <w:rFonts w:ascii="Arial" w:hAnsi="Arial" w:cs="Arial"/>
                <w:sz w:val="20"/>
                <w:szCs w:val="20"/>
              </w:rPr>
              <w:t xml:space="preserve">Turismo de bajo impacto ambiental, exclusivamente recorridos en kayak para observación de flora y fauna </w:t>
            </w:r>
          </w:p>
        </w:tc>
        <w:tc>
          <w:tcPr>
            <w:tcW w:w="2586" w:type="pct"/>
            <w:tcBorders>
              <w:top w:val="single" w:sz="6" w:space="0" w:color="auto"/>
              <w:left w:val="single" w:sz="6" w:space="0" w:color="auto"/>
              <w:bottom w:val="single" w:sz="6" w:space="0" w:color="auto"/>
              <w:right w:val="single" w:sz="6" w:space="0" w:color="auto"/>
            </w:tcBorders>
          </w:tcPr>
          <w:p w14:paraId="56D5CDD6"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Abrir bancos de material y extraer materiales para construcción</w:t>
            </w:r>
          </w:p>
          <w:p w14:paraId="63468087"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Acuacultura</w:t>
            </w:r>
          </w:p>
          <w:p w14:paraId="22BDA990"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Alimentar, capturar, remover, extraer, retener o apropiarse de vida silvestre, salvo para colecta e investigación científica y monitoreo ambiental</w:t>
            </w:r>
          </w:p>
          <w:p w14:paraId="611ED014"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Alterar o destruir por cualquier medio o acción los sitios de alimentación, anidación, refugio o reproducción de especies silvestres</w:t>
            </w:r>
          </w:p>
          <w:p w14:paraId="76217624"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Apertura de brechas, senderos y caminos</w:t>
            </w:r>
          </w:p>
          <w:p w14:paraId="7CBE2BF9"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Aprovechamiento forestal</w:t>
            </w:r>
          </w:p>
          <w:p w14:paraId="26A9FB0D"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Cambiar el uso de suelo</w:t>
            </w:r>
          </w:p>
          <w:p w14:paraId="6210E47B"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Campismo</w:t>
            </w:r>
          </w:p>
          <w:p w14:paraId="3D1A3CD1" w14:textId="212DA02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 xml:space="preserve">Construcción de </w:t>
            </w:r>
            <w:r w:rsidR="00033126" w:rsidRPr="00596A3A">
              <w:rPr>
                <w:rFonts w:ascii="Arial" w:hAnsi="Arial" w:cs="Arial"/>
                <w:sz w:val="20"/>
                <w:szCs w:val="20"/>
              </w:rPr>
              <w:t>infraestructura</w:t>
            </w:r>
          </w:p>
          <w:p w14:paraId="09117F20" w14:textId="77777777" w:rsidR="00187580" w:rsidRPr="00596A3A" w:rsidRDefault="00187580"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 xml:space="preserve">Dragar, remover o alterar el fondo marino o provocar suspensión de sedimentos </w:t>
            </w:r>
          </w:p>
          <w:p w14:paraId="329BFA9D"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El uso de lámparas o cualquier otra fuente de luz directa para la observación de especies de fauna</w:t>
            </w:r>
          </w:p>
          <w:p w14:paraId="24EA26F6"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Fogatas</w:t>
            </w:r>
          </w:p>
          <w:p w14:paraId="45E5819C"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 xml:space="preserve">Interrumpir, desviar, rellenar o desecar flujos hidráulicos o cuerpos de agua </w:t>
            </w:r>
          </w:p>
          <w:p w14:paraId="10AA1A23"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Introducir ejemplares o poblaciones exóticos de la vida silvestre1</w:t>
            </w:r>
          </w:p>
          <w:p w14:paraId="68B969BC"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Introducir organismos genéticamente modificados</w:t>
            </w:r>
          </w:p>
          <w:p w14:paraId="2C1A33E7" w14:textId="0B4C3551" w:rsidR="00B54919" w:rsidRPr="00596A3A" w:rsidRDefault="0096740E"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Pesca</w:t>
            </w:r>
          </w:p>
          <w:p w14:paraId="04460042" w14:textId="7EDBB69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 xml:space="preserve">Realizar actividades de explotación o aprovechamiento </w:t>
            </w:r>
            <w:r w:rsidR="002807FF" w:rsidRPr="00596A3A">
              <w:rPr>
                <w:rFonts w:ascii="Arial" w:hAnsi="Arial" w:cs="Arial"/>
                <w:sz w:val="20"/>
                <w:szCs w:val="20"/>
              </w:rPr>
              <w:t>ex</w:t>
            </w:r>
            <w:r w:rsidR="0096740E" w:rsidRPr="00596A3A">
              <w:rPr>
                <w:rFonts w:ascii="Arial" w:hAnsi="Arial" w:cs="Arial"/>
                <w:sz w:val="20"/>
                <w:szCs w:val="20"/>
              </w:rPr>
              <w:t>t</w:t>
            </w:r>
            <w:r w:rsidR="002807FF" w:rsidRPr="00596A3A">
              <w:rPr>
                <w:rFonts w:ascii="Arial" w:hAnsi="Arial" w:cs="Arial"/>
                <w:sz w:val="20"/>
                <w:szCs w:val="20"/>
              </w:rPr>
              <w:t>r</w:t>
            </w:r>
            <w:r w:rsidR="0096740E" w:rsidRPr="00596A3A">
              <w:rPr>
                <w:rFonts w:ascii="Arial" w:hAnsi="Arial" w:cs="Arial"/>
                <w:sz w:val="20"/>
                <w:szCs w:val="20"/>
              </w:rPr>
              <w:t>activo de cualquier tipo de recurso</w:t>
            </w:r>
          </w:p>
          <w:p w14:paraId="0C84A791"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Realizar actividades comerciales (venta de alimentos y artesanías)</w:t>
            </w:r>
          </w:p>
          <w:p w14:paraId="581D1302"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6E6F0971"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Remover, rellenar, trasplantar, podar o realizar cualquier obra o actividad que afecte la integralidad del flujo hidrológico del manglar; del ecosistema y su zona de influencia; de su productividad natural; de la capacidad de carga natural del ecosistema para los proyectos turísticos; de las zonas de anidación, reproducción, refugio, alimentación y alevinaje; o bien de las interacciones entre el manglar, la duna, la zona marítima adyacente y los corales o que provoque cambios en las características y servicios ecológicos</w:t>
            </w:r>
          </w:p>
          <w:p w14:paraId="34CA2C76"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4B1880CF"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p w14:paraId="06126C28" w14:textId="77777777" w:rsidR="00B54919" w:rsidRPr="00596A3A" w:rsidRDefault="00B54919" w:rsidP="00C80695">
            <w:pPr>
              <w:pStyle w:val="Texto"/>
              <w:numPr>
                <w:ilvl w:val="0"/>
                <w:numId w:val="7"/>
              </w:numPr>
              <w:ind w:left="373" w:hanging="284"/>
              <w:rPr>
                <w:rFonts w:ascii="Arial" w:hAnsi="Arial" w:cs="Arial"/>
                <w:sz w:val="20"/>
                <w:szCs w:val="20"/>
              </w:rPr>
            </w:pPr>
            <w:r w:rsidRPr="00596A3A">
              <w:rPr>
                <w:rFonts w:ascii="Arial" w:hAnsi="Arial" w:cs="Arial"/>
                <w:sz w:val="20"/>
                <w:szCs w:val="20"/>
              </w:rPr>
              <w:t xml:space="preserve">Verter o descargar contaminantes al mar o en el </w:t>
            </w:r>
            <w:r w:rsidRPr="00596A3A">
              <w:rPr>
                <w:rFonts w:ascii="Arial" w:hAnsi="Arial" w:cs="Arial"/>
                <w:sz w:val="20"/>
                <w:szCs w:val="20"/>
              </w:rPr>
              <w:lastRenderedPageBreak/>
              <w:t xml:space="preserve">suelo, subsuelo y cualquier clase de cauce, vaso o acuífero, así como desarrollar cualquier actividad contaminante. </w:t>
            </w:r>
          </w:p>
        </w:tc>
      </w:tr>
      <w:tr w:rsidR="00B54919" w:rsidRPr="00596A3A" w14:paraId="5D31BA47" w14:textId="77777777" w:rsidTr="00D103F7">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2703F098" w14:textId="77777777" w:rsidR="00B54919" w:rsidRPr="00596A3A" w:rsidRDefault="00B54919" w:rsidP="00C80695">
            <w:pPr>
              <w:pStyle w:val="Texto"/>
              <w:rPr>
                <w:rFonts w:ascii="Arial" w:hAnsi="Arial" w:cs="Arial"/>
                <w:sz w:val="20"/>
                <w:szCs w:val="20"/>
              </w:rPr>
            </w:pPr>
            <w:r w:rsidRPr="00596A3A">
              <w:rPr>
                <w:rFonts w:ascii="Arial" w:hAnsi="Arial" w:cs="Arial"/>
                <w:sz w:val="20"/>
                <w:szCs w:val="20"/>
                <w:vertAlign w:val="superscript"/>
              </w:rPr>
              <w:lastRenderedPageBreak/>
              <w:t>1</w:t>
            </w:r>
            <w:r w:rsidRPr="00596A3A">
              <w:rPr>
                <w:rFonts w:ascii="Arial" w:hAnsi="Arial" w:cs="Arial"/>
                <w:sz w:val="20"/>
                <w:szCs w:val="20"/>
              </w:rPr>
              <w:t>Conforme a lo previsto por el artículo 3, fracciones XIV y XVIIl de la Ley General de Vida Silvestre.</w:t>
            </w:r>
          </w:p>
        </w:tc>
      </w:tr>
    </w:tbl>
    <w:p w14:paraId="57C4256F" w14:textId="77777777" w:rsidR="00B54919" w:rsidRPr="00596A3A" w:rsidRDefault="00B54919" w:rsidP="00C80695">
      <w:pPr>
        <w:pStyle w:val="Texto"/>
        <w:jc w:val="both"/>
        <w:rPr>
          <w:rFonts w:ascii="Arial" w:hAnsi="Arial" w:cs="Arial"/>
          <w:b/>
          <w:sz w:val="20"/>
          <w:szCs w:val="20"/>
        </w:rPr>
      </w:pPr>
    </w:p>
    <w:p w14:paraId="1ADD05E4" w14:textId="77777777" w:rsidR="00B54919" w:rsidRPr="00596A3A" w:rsidRDefault="00B54919" w:rsidP="00C80695">
      <w:pPr>
        <w:pStyle w:val="Default"/>
        <w:jc w:val="center"/>
        <w:rPr>
          <w:rFonts w:ascii="Arial" w:hAnsi="Arial" w:cs="Arial"/>
          <w:color w:val="auto"/>
        </w:rPr>
      </w:pPr>
      <w:r w:rsidRPr="00596A3A">
        <w:rPr>
          <w:rFonts w:ascii="Arial" w:hAnsi="Arial" w:cs="Arial"/>
          <w:noProof/>
          <w:color w:val="auto"/>
          <w:lang w:val="es-ES" w:eastAsia="es-ES"/>
        </w:rPr>
        <w:drawing>
          <wp:inline distT="0" distB="0" distL="0" distR="0" wp14:anchorId="10AEB316" wp14:editId="19191B27">
            <wp:extent cx="4191000" cy="5238750"/>
            <wp:effectExtent l="0" t="0" r="0" b="0"/>
            <wp:docPr id="4" name="Imagen 4" descr="C:\SIG\RB Caribe Mexicano 2016\Subzonificacion 2017\img\RBCM_Subzonificacion_20ene_Boca_iglesias_Z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IG\RB Caribe Mexicano 2016\Subzonificacion 2017\img\RBCM_Subzonificacion_20ene_Boca_iglesias_ZN.jp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193890" cy="5242363"/>
                    </a:xfrm>
                    <a:prstGeom prst="rect">
                      <a:avLst/>
                    </a:prstGeom>
                    <a:noFill/>
                    <a:ln>
                      <a:noFill/>
                    </a:ln>
                  </pic:spPr>
                </pic:pic>
              </a:graphicData>
            </a:graphic>
          </wp:inline>
        </w:drawing>
      </w:r>
    </w:p>
    <w:p w14:paraId="2C37CB41" w14:textId="77777777" w:rsidR="00B54919" w:rsidRPr="00596A3A" w:rsidRDefault="00B54919" w:rsidP="00C80695">
      <w:pPr>
        <w:spacing w:before="0" w:after="0" w:line="240" w:lineRule="auto"/>
        <w:rPr>
          <w:rFonts w:ascii="Arial" w:hAnsi="Arial" w:cs="Arial"/>
        </w:rPr>
      </w:pPr>
    </w:p>
    <w:p w14:paraId="737D44C4" w14:textId="77777777" w:rsidR="00B54919" w:rsidRPr="00596A3A" w:rsidRDefault="00B54919" w:rsidP="00C80695">
      <w:pPr>
        <w:pStyle w:val="Ttulo3"/>
        <w:spacing w:before="0"/>
        <w:rPr>
          <w:color w:val="auto"/>
        </w:rPr>
      </w:pPr>
      <w:bookmarkStart w:id="130" w:name="_Toc475357009"/>
      <w:bookmarkStart w:id="131" w:name="_Toc483396494"/>
      <w:r w:rsidRPr="00596A3A">
        <w:rPr>
          <w:color w:val="auto"/>
        </w:rPr>
        <w:t>Subzona de Uso Restringido Chacmochuch</w:t>
      </w:r>
      <w:bookmarkEnd w:id="130"/>
      <w:bookmarkEnd w:id="131"/>
    </w:p>
    <w:p w14:paraId="27C41056" w14:textId="77777777" w:rsidR="00B54919" w:rsidRPr="00596A3A" w:rsidRDefault="00B54919" w:rsidP="00C80695">
      <w:pPr>
        <w:pStyle w:val="Texto"/>
        <w:jc w:val="both"/>
        <w:rPr>
          <w:rFonts w:ascii="Arial" w:hAnsi="Arial" w:cs="Arial"/>
          <w:b/>
          <w:sz w:val="22"/>
          <w:szCs w:val="22"/>
        </w:rPr>
      </w:pPr>
    </w:p>
    <w:p w14:paraId="27B373C2"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Comprende un polígono lagunar con una superficie de 6,354.68 hectáreas, localizado al noreste del estado de Quintana Roo, correspondiente a la porción centro-oeste de la laguna de Chacmochuch. Su porción oeste inicia a 150 metros de la costa y el este se conforma por una línea recta en dirección norte sur en el interior de la laguna.</w:t>
      </w:r>
    </w:p>
    <w:p w14:paraId="2A6C9C04" w14:textId="77777777" w:rsidR="00B54919" w:rsidRPr="00596A3A" w:rsidRDefault="00B54919" w:rsidP="00C80695">
      <w:pPr>
        <w:autoSpaceDE w:val="0"/>
        <w:autoSpaceDN w:val="0"/>
        <w:adjustRightInd w:val="0"/>
        <w:spacing w:before="0" w:after="0" w:line="240" w:lineRule="auto"/>
        <w:rPr>
          <w:rFonts w:ascii="Arial" w:hAnsi="Arial" w:cs="Arial"/>
        </w:rPr>
      </w:pPr>
    </w:p>
    <w:p w14:paraId="23AA0452" w14:textId="4B27A819" w:rsidR="00B54919" w:rsidRPr="00596A3A" w:rsidRDefault="0052188A" w:rsidP="00C80695">
      <w:pPr>
        <w:autoSpaceDE w:val="0"/>
        <w:autoSpaceDN w:val="0"/>
        <w:adjustRightInd w:val="0"/>
        <w:spacing w:before="0" w:after="0" w:line="240" w:lineRule="auto"/>
        <w:rPr>
          <w:rFonts w:ascii="Arial" w:hAnsi="Arial" w:cs="Arial"/>
        </w:rPr>
      </w:pPr>
      <w:r w:rsidRPr="00596A3A">
        <w:rPr>
          <w:rFonts w:ascii="Arial" w:hAnsi="Arial" w:cs="Arial"/>
        </w:rPr>
        <w:t>Chacmochuch</w:t>
      </w:r>
      <w:r w:rsidR="00B54919" w:rsidRPr="00596A3A">
        <w:rPr>
          <w:rFonts w:ascii="Arial" w:hAnsi="Arial" w:cs="Arial"/>
        </w:rPr>
        <w:t xml:space="preserve"> tiene una alta influencia de aguas subterráneas y de ahí su variabilidad ambiental y su alta productividad, por lo que destaca la función tanto de servir como sitios de crianza de muchas especies (peces, crustáceos, moluscos) que allí encuentran refugio y alimento, como la de exportar los excedentes de producción de materia orgánica que fertilizan el mar adyacente, contribuyendo así a la productividad y biodiversidad regional.</w:t>
      </w:r>
    </w:p>
    <w:p w14:paraId="4C74807A" w14:textId="77777777" w:rsidR="00B54919" w:rsidRPr="00596A3A" w:rsidRDefault="00B54919" w:rsidP="00C80695">
      <w:pPr>
        <w:autoSpaceDE w:val="0"/>
        <w:autoSpaceDN w:val="0"/>
        <w:adjustRightInd w:val="0"/>
        <w:spacing w:before="0" w:after="0" w:line="240" w:lineRule="auto"/>
        <w:rPr>
          <w:rFonts w:ascii="Arial" w:hAnsi="Arial" w:cs="Arial"/>
        </w:rPr>
      </w:pPr>
    </w:p>
    <w:p w14:paraId="2C719520"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lastRenderedPageBreak/>
        <w:t>La vegetación acuática está dominada por pastos marinos (</w:t>
      </w:r>
      <w:r w:rsidRPr="00596A3A">
        <w:rPr>
          <w:rFonts w:ascii="Arial" w:hAnsi="Arial" w:cs="Arial"/>
          <w:i/>
          <w:iCs/>
        </w:rPr>
        <w:t>Thalassia</w:t>
      </w:r>
      <w:r w:rsidRPr="00596A3A">
        <w:rPr>
          <w:rFonts w:ascii="Arial" w:hAnsi="Arial" w:cs="Arial"/>
          <w:i/>
          <w:sz w:val="20"/>
          <w:szCs w:val="20"/>
        </w:rPr>
        <w:t xml:space="preserve"> </w:t>
      </w:r>
      <w:r w:rsidRPr="00596A3A">
        <w:rPr>
          <w:rFonts w:ascii="Arial" w:hAnsi="Arial" w:cs="Arial"/>
          <w:i/>
          <w:iCs/>
        </w:rPr>
        <w:t>testudinum, Syringodium filiforme</w:t>
      </w:r>
      <w:r w:rsidRPr="00596A3A">
        <w:rPr>
          <w:rFonts w:ascii="Arial" w:hAnsi="Arial" w:cs="Arial"/>
        </w:rPr>
        <w:t>), y con menor contribución las macroalgas (clorofilas y rodofitas). De igual forma se encuentran especies como el cocodrilo (</w:t>
      </w:r>
      <w:r w:rsidRPr="00596A3A">
        <w:rPr>
          <w:rFonts w:ascii="Arial" w:hAnsi="Arial" w:cs="Arial"/>
          <w:i/>
        </w:rPr>
        <w:t>Crocodylus acutus</w:t>
      </w:r>
      <w:r w:rsidRPr="00596A3A">
        <w:rPr>
          <w:rFonts w:ascii="Arial" w:hAnsi="Arial" w:cs="Arial"/>
        </w:rPr>
        <w:t>) y la langosta (</w:t>
      </w:r>
      <w:r w:rsidRPr="00596A3A">
        <w:rPr>
          <w:rFonts w:ascii="Arial" w:hAnsi="Arial" w:cs="Arial"/>
          <w:i/>
          <w:iCs/>
        </w:rPr>
        <w:t>Panulirus argus</w:t>
      </w:r>
      <w:r w:rsidRPr="00596A3A">
        <w:rPr>
          <w:rFonts w:ascii="Arial" w:hAnsi="Arial" w:cs="Arial"/>
        </w:rPr>
        <w:t>), siendo para ésta última un sito de crianza y reproducción importante.</w:t>
      </w:r>
    </w:p>
    <w:p w14:paraId="1C72A712" w14:textId="77777777" w:rsidR="00B54919" w:rsidRPr="00596A3A" w:rsidRDefault="00B54919" w:rsidP="00C80695">
      <w:pPr>
        <w:autoSpaceDE w:val="0"/>
        <w:autoSpaceDN w:val="0"/>
        <w:adjustRightInd w:val="0"/>
        <w:spacing w:before="0" w:after="0" w:line="240" w:lineRule="auto"/>
        <w:rPr>
          <w:rFonts w:ascii="Arial" w:hAnsi="Arial" w:cs="Arial"/>
        </w:rPr>
      </w:pPr>
    </w:p>
    <w:p w14:paraId="75802B16" w14:textId="1B9489C7"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 xml:space="preserve">La vegetación circundante de la laguna no presenta cambios significativos en su cobertura, y se caracteriza por presentar las 4 especies de manglar. En este sentido </w:t>
      </w:r>
      <w:r w:rsidR="0052188A" w:rsidRPr="00596A3A">
        <w:rPr>
          <w:rFonts w:ascii="Arial" w:hAnsi="Arial" w:cs="Arial"/>
          <w:color w:val="auto"/>
          <w:sz w:val="22"/>
          <w:szCs w:val="22"/>
        </w:rPr>
        <w:t>Chacmochuch</w:t>
      </w:r>
      <w:r w:rsidRPr="00596A3A">
        <w:rPr>
          <w:rFonts w:ascii="Arial" w:hAnsi="Arial" w:cs="Arial"/>
          <w:color w:val="auto"/>
          <w:sz w:val="22"/>
          <w:szCs w:val="22"/>
        </w:rPr>
        <w:t xml:space="preserve"> es considerado por CONABIO como sitio de manglar con relevancia biológica y con necesidades de rehabilitación ecológica. Es zona migratoria de reproducción, anidación, crecimiento y refugio de aves, crustáceos y peces, además de servir de amortiguamiento contra huracanes (Vázquez-Lule, A. D. y J. R. Díaz-gallegos 2009).</w:t>
      </w:r>
    </w:p>
    <w:p w14:paraId="5101EB1E" w14:textId="77777777" w:rsidR="00B54919" w:rsidRPr="00596A3A" w:rsidRDefault="00B54919" w:rsidP="00C80695">
      <w:pPr>
        <w:autoSpaceDE w:val="0"/>
        <w:autoSpaceDN w:val="0"/>
        <w:adjustRightInd w:val="0"/>
        <w:spacing w:before="0" w:after="0" w:line="240" w:lineRule="auto"/>
        <w:rPr>
          <w:rFonts w:ascii="Arial" w:hAnsi="Arial" w:cs="Arial"/>
          <w:i/>
        </w:rPr>
      </w:pPr>
    </w:p>
    <w:tbl>
      <w:tblPr>
        <w:tblW w:w="5000" w:type="pct"/>
        <w:tblCellMar>
          <w:left w:w="72" w:type="dxa"/>
          <w:right w:w="72" w:type="dxa"/>
        </w:tblCellMar>
        <w:tblLook w:val="0000" w:firstRow="0" w:lastRow="0" w:firstColumn="0" w:lastColumn="0" w:noHBand="0" w:noVBand="0"/>
      </w:tblPr>
      <w:tblGrid>
        <w:gridCol w:w="4589"/>
        <w:gridCol w:w="4915"/>
      </w:tblGrid>
      <w:tr w:rsidR="00CF435B" w:rsidRPr="00596A3A" w14:paraId="6101B73D" w14:textId="77777777" w:rsidTr="00D103F7">
        <w:trPr>
          <w:trHeight w:val="384"/>
        </w:trPr>
        <w:tc>
          <w:tcPr>
            <w:tcW w:w="5000" w:type="pct"/>
            <w:gridSpan w:val="2"/>
            <w:tcBorders>
              <w:top w:val="single" w:sz="6" w:space="0" w:color="auto"/>
              <w:left w:val="single" w:sz="6" w:space="0" w:color="auto"/>
              <w:bottom w:val="single" w:sz="6" w:space="0" w:color="auto"/>
              <w:right w:val="single" w:sz="6" w:space="0" w:color="auto"/>
            </w:tcBorders>
          </w:tcPr>
          <w:p w14:paraId="51A5CEF7"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SUBZONA DE USO RESTRINGIDO CHACMOCHUCH</w:t>
            </w:r>
          </w:p>
        </w:tc>
      </w:tr>
      <w:tr w:rsidR="00CF435B" w:rsidRPr="00596A3A" w14:paraId="0A712764" w14:textId="77777777" w:rsidTr="00D103F7">
        <w:trPr>
          <w:trHeight w:val="417"/>
        </w:trPr>
        <w:tc>
          <w:tcPr>
            <w:tcW w:w="2414" w:type="pct"/>
            <w:tcBorders>
              <w:top w:val="single" w:sz="6" w:space="0" w:color="auto"/>
              <w:left w:val="single" w:sz="6" w:space="0" w:color="auto"/>
              <w:bottom w:val="single" w:sz="6" w:space="0" w:color="auto"/>
              <w:right w:val="single" w:sz="6" w:space="0" w:color="auto"/>
            </w:tcBorders>
          </w:tcPr>
          <w:p w14:paraId="19DF9360"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31259926"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2D2D3CF2"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3200DFFA" w14:textId="77777777" w:rsidR="00B54919" w:rsidRPr="00596A3A" w:rsidRDefault="00B54919" w:rsidP="00C80695">
            <w:pPr>
              <w:pStyle w:val="Texto"/>
              <w:numPr>
                <w:ilvl w:val="0"/>
                <w:numId w:val="58"/>
              </w:numPr>
              <w:rPr>
                <w:rFonts w:ascii="Arial" w:hAnsi="Arial" w:cs="Arial"/>
                <w:sz w:val="20"/>
                <w:szCs w:val="20"/>
              </w:rPr>
            </w:pPr>
            <w:r w:rsidRPr="00596A3A">
              <w:rPr>
                <w:rFonts w:ascii="Arial" w:hAnsi="Arial" w:cs="Arial"/>
                <w:sz w:val="20"/>
                <w:szCs w:val="20"/>
              </w:rPr>
              <w:t>Colecta científica de ejemplares de la vida silvestre</w:t>
            </w:r>
          </w:p>
          <w:p w14:paraId="669D3995" w14:textId="77777777" w:rsidR="00B54919" w:rsidRPr="00596A3A" w:rsidRDefault="00B54919" w:rsidP="00C80695">
            <w:pPr>
              <w:pStyle w:val="Texto"/>
              <w:numPr>
                <w:ilvl w:val="0"/>
                <w:numId w:val="58"/>
              </w:numPr>
              <w:rPr>
                <w:rFonts w:ascii="Arial" w:hAnsi="Arial" w:cs="Arial"/>
                <w:sz w:val="20"/>
                <w:szCs w:val="20"/>
              </w:rPr>
            </w:pPr>
            <w:r w:rsidRPr="00596A3A">
              <w:rPr>
                <w:rFonts w:ascii="Arial" w:hAnsi="Arial" w:cs="Arial"/>
                <w:sz w:val="20"/>
                <w:szCs w:val="20"/>
              </w:rPr>
              <w:t>Educación ambiental que no implique modificaciones de las características o condiciones naturales originales</w:t>
            </w:r>
          </w:p>
          <w:p w14:paraId="38B6F913" w14:textId="77777777" w:rsidR="00B54919" w:rsidRPr="00596A3A" w:rsidRDefault="00B54919" w:rsidP="00C80695">
            <w:pPr>
              <w:pStyle w:val="Texto"/>
              <w:numPr>
                <w:ilvl w:val="0"/>
                <w:numId w:val="58"/>
              </w:numPr>
              <w:rPr>
                <w:rFonts w:ascii="Arial" w:hAnsi="Arial" w:cs="Arial"/>
                <w:sz w:val="20"/>
                <w:szCs w:val="20"/>
              </w:rPr>
            </w:pPr>
            <w:r w:rsidRPr="00596A3A">
              <w:rPr>
                <w:rFonts w:ascii="Arial" w:hAnsi="Arial" w:cs="Arial"/>
                <w:sz w:val="20"/>
                <w:szCs w:val="20"/>
              </w:rPr>
              <w:t xml:space="preserve">Filmaciones, actividades de fotografía, captura de imágenes o sonidos </w:t>
            </w:r>
          </w:p>
          <w:p w14:paraId="5E7E0F9D" w14:textId="77777777" w:rsidR="00B54919" w:rsidRPr="00596A3A" w:rsidRDefault="00B54919" w:rsidP="00C80695">
            <w:pPr>
              <w:pStyle w:val="Texto"/>
              <w:numPr>
                <w:ilvl w:val="0"/>
                <w:numId w:val="58"/>
              </w:numPr>
              <w:rPr>
                <w:rFonts w:ascii="Arial" w:hAnsi="Arial" w:cs="Arial"/>
                <w:sz w:val="20"/>
                <w:szCs w:val="20"/>
              </w:rPr>
            </w:pPr>
            <w:r w:rsidRPr="00596A3A">
              <w:rPr>
                <w:rFonts w:ascii="Arial" w:hAnsi="Arial" w:cs="Arial"/>
                <w:sz w:val="20"/>
                <w:szCs w:val="20"/>
              </w:rPr>
              <w:t xml:space="preserve">Investigación científica </w:t>
            </w:r>
          </w:p>
          <w:p w14:paraId="2529DF57" w14:textId="73697A97" w:rsidR="00B54919" w:rsidRPr="00596A3A" w:rsidRDefault="00B54919" w:rsidP="00C80695">
            <w:pPr>
              <w:pStyle w:val="Texto"/>
              <w:numPr>
                <w:ilvl w:val="0"/>
                <w:numId w:val="58"/>
              </w:numPr>
              <w:rPr>
                <w:rFonts w:ascii="Arial" w:hAnsi="Arial" w:cs="Arial"/>
                <w:sz w:val="20"/>
                <w:szCs w:val="20"/>
              </w:rPr>
            </w:pPr>
            <w:r w:rsidRPr="00596A3A">
              <w:rPr>
                <w:rFonts w:ascii="Arial" w:hAnsi="Arial" w:cs="Arial"/>
                <w:sz w:val="20"/>
                <w:szCs w:val="20"/>
              </w:rPr>
              <w:t xml:space="preserve">Monitoreo </w:t>
            </w:r>
            <w:r w:rsidR="0096740E" w:rsidRPr="00596A3A">
              <w:rPr>
                <w:rFonts w:ascii="Arial" w:hAnsi="Arial" w:cs="Arial"/>
                <w:sz w:val="20"/>
                <w:szCs w:val="20"/>
              </w:rPr>
              <w:t>ambiental</w:t>
            </w:r>
          </w:p>
          <w:p w14:paraId="5269D642" w14:textId="77777777" w:rsidR="00B54919" w:rsidRPr="00596A3A" w:rsidRDefault="00B54919" w:rsidP="00C80695">
            <w:pPr>
              <w:pStyle w:val="Texto"/>
              <w:numPr>
                <w:ilvl w:val="0"/>
                <w:numId w:val="58"/>
              </w:numPr>
              <w:rPr>
                <w:rFonts w:ascii="Arial" w:hAnsi="Arial" w:cs="Arial"/>
                <w:sz w:val="20"/>
                <w:szCs w:val="20"/>
              </w:rPr>
            </w:pPr>
            <w:r w:rsidRPr="00596A3A">
              <w:rPr>
                <w:rFonts w:ascii="Arial" w:hAnsi="Arial" w:cs="Arial"/>
                <w:sz w:val="20"/>
                <w:szCs w:val="20"/>
              </w:rPr>
              <w:t>Navegación</w:t>
            </w:r>
          </w:p>
          <w:p w14:paraId="414D9105" w14:textId="77777777" w:rsidR="00B54919" w:rsidRPr="00596A3A" w:rsidRDefault="00B54919" w:rsidP="00C80695">
            <w:pPr>
              <w:pStyle w:val="Texto"/>
              <w:numPr>
                <w:ilvl w:val="0"/>
                <w:numId w:val="58"/>
              </w:numPr>
              <w:rPr>
                <w:rFonts w:ascii="Arial" w:hAnsi="Arial" w:cs="Arial"/>
                <w:sz w:val="20"/>
                <w:szCs w:val="20"/>
              </w:rPr>
            </w:pPr>
            <w:r w:rsidRPr="00596A3A">
              <w:rPr>
                <w:rFonts w:ascii="Arial" w:hAnsi="Arial" w:cs="Arial"/>
                <w:sz w:val="20"/>
                <w:szCs w:val="20"/>
              </w:rPr>
              <w:t>Instalación de infraestructura sumergible, para la agregación, recuperación  y/o refugio de fauna marina</w:t>
            </w:r>
          </w:p>
          <w:p w14:paraId="050E2414" w14:textId="77777777" w:rsidR="00B54919" w:rsidRPr="00596A3A" w:rsidRDefault="00B54919" w:rsidP="00C80695">
            <w:pPr>
              <w:pStyle w:val="Texto"/>
              <w:numPr>
                <w:ilvl w:val="0"/>
                <w:numId w:val="58"/>
              </w:numPr>
              <w:rPr>
                <w:rFonts w:ascii="Arial" w:hAnsi="Arial" w:cs="Arial"/>
                <w:sz w:val="20"/>
                <w:szCs w:val="20"/>
              </w:rPr>
            </w:pPr>
            <w:r w:rsidRPr="00596A3A">
              <w:rPr>
                <w:rFonts w:ascii="Arial" w:hAnsi="Arial" w:cs="Arial"/>
                <w:sz w:val="20"/>
                <w:szCs w:val="20"/>
              </w:rPr>
              <w:t>Tur</w:t>
            </w:r>
            <w:r w:rsidR="00F25FDF" w:rsidRPr="00596A3A">
              <w:rPr>
                <w:rFonts w:ascii="Arial" w:hAnsi="Arial" w:cs="Arial"/>
                <w:sz w:val="20"/>
                <w:szCs w:val="20"/>
              </w:rPr>
              <w:t>ismo de bajo impacto ambiental</w:t>
            </w:r>
          </w:p>
          <w:p w14:paraId="5F5B7DEB" w14:textId="77777777" w:rsidR="00DA3E84" w:rsidRPr="00596A3A" w:rsidRDefault="00D25DDB" w:rsidP="00C80695">
            <w:pPr>
              <w:pStyle w:val="Default"/>
              <w:numPr>
                <w:ilvl w:val="0"/>
                <w:numId w:val="105"/>
              </w:numPr>
              <w:ind w:left="851" w:hanging="284"/>
              <w:rPr>
                <w:rFonts w:ascii="Arial" w:hAnsi="Arial" w:cs="Arial"/>
                <w:sz w:val="20"/>
              </w:rPr>
            </w:pPr>
            <w:r w:rsidRPr="00596A3A">
              <w:rPr>
                <w:rFonts w:ascii="Arial" w:hAnsi="Arial" w:cs="Arial"/>
                <w:sz w:val="20"/>
              </w:rPr>
              <w:t>Paddle,</w:t>
            </w:r>
          </w:p>
          <w:p w14:paraId="53FA86B9" w14:textId="66EDA7F1" w:rsidR="00DA3E84" w:rsidRPr="00596A3A" w:rsidRDefault="00D25DDB" w:rsidP="00C80695">
            <w:pPr>
              <w:pStyle w:val="Default"/>
              <w:numPr>
                <w:ilvl w:val="0"/>
                <w:numId w:val="105"/>
              </w:numPr>
              <w:ind w:left="851" w:hanging="284"/>
              <w:rPr>
                <w:rFonts w:ascii="Arial" w:hAnsi="Arial" w:cs="Arial"/>
                <w:sz w:val="20"/>
              </w:rPr>
            </w:pPr>
            <w:r w:rsidRPr="00596A3A">
              <w:rPr>
                <w:rFonts w:ascii="Arial" w:hAnsi="Arial" w:cs="Arial"/>
                <w:sz w:val="20"/>
              </w:rPr>
              <w:t>Recorridos para observación de flora y fauna, a través de kayaks o de embarcaciones de fondo plano y con motores no contaminantes, y</w:t>
            </w:r>
          </w:p>
          <w:p w14:paraId="647413C1" w14:textId="4CE39D0C" w:rsidR="00F25FDF" w:rsidRPr="00596A3A" w:rsidRDefault="00F25FDF" w:rsidP="00C80695">
            <w:pPr>
              <w:pStyle w:val="Default"/>
              <w:numPr>
                <w:ilvl w:val="0"/>
                <w:numId w:val="105"/>
              </w:numPr>
              <w:ind w:left="851" w:hanging="284"/>
              <w:rPr>
                <w:rFonts w:ascii="Arial" w:hAnsi="Arial" w:cs="Arial"/>
                <w:sz w:val="20"/>
              </w:rPr>
            </w:pPr>
            <w:r w:rsidRPr="00596A3A">
              <w:rPr>
                <w:rFonts w:ascii="Arial" w:hAnsi="Arial" w:cs="Arial"/>
                <w:sz w:val="20"/>
              </w:rPr>
              <w:t>Velerismo, tabla vela (windsurf), hobie cat,  o similares</w:t>
            </w:r>
          </w:p>
          <w:p w14:paraId="57C14DFF" w14:textId="7CA29A80" w:rsidR="00F25FDF" w:rsidRPr="00596A3A" w:rsidRDefault="00F25FDF" w:rsidP="00C80695">
            <w:pPr>
              <w:pStyle w:val="Default"/>
              <w:rPr>
                <w:rFonts w:ascii="Arial" w:hAnsi="Arial" w:cs="Arial"/>
              </w:rPr>
            </w:pPr>
          </w:p>
        </w:tc>
        <w:tc>
          <w:tcPr>
            <w:tcW w:w="2586" w:type="pct"/>
            <w:tcBorders>
              <w:top w:val="single" w:sz="6" w:space="0" w:color="auto"/>
              <w:left w:val="single" w:sz="6" w:space="0" w:color="auto"/>
              <w:bottom w:val="single" w:sz="6" w:space="0" w:color="auto"/>
              <w:right w:val="single" w:sz="6" w:space="0" w:color="auto"/>
            </w:tcBorders>
          </w:tcPr>
          <w:p w14:paraId="2DDA2008" w14:textId="77777777" w:rsidR="00B54919" w:rsidRPr="00596A3A" w:rsidRDefault="00B54919" w:rsidP="00C80695">
            <w:pPr>
              <w:pStyle w:val="Texto"/>
              <w:numPr>
                <w:ilvl w:val="0"/>
                <w:numId w:val="86"/>
              </w:numPr>
              <w:rPr>
                <w:rFonts w:ascii="Arial" w:hAnsi="Arial" w:cs="Arial"/>
                <w:sz w:val="20"/>
                <w:szCs w:val="20"/>
              </w:rPr>
            </w:pPr>
            <w:r w:rsidRPr="00596A3A">
              <w:rPr>
                <w:rFonts w:ascii="Arial" w:hAnsi="Arial" w:cs="Arial"/>
                <w:sz w:val="20"/>
                <w:szCs w:val="20"/>
              </w:rPr>
              <w:t xml:space="preserve">Abrir bancos de material y extraer materiales para construcción </w:t>
            </w:r>
          </w:p>
          <w:p w14:paraId="240B9811" w14:textId="77777777" w:rsidR="00B54919" w:rsidRPr="00596A3A" w:rsidRDefault="00B54919" w:rsidP="00C80695">
            <w:pPr>
              <w:pStyle w:val="Texto"/>
              <w:numPr>
                <w:ilvl w:val="0"/>
                <w:numId w:val="86"/>
              </w:numPr>
              <w:rPr>
                <w:rFonts w:ascii="Arial" w:hAnsi="Arial" w:cs="Arial"/>
                <w:sz w:val="20"/>
                <w:szCs w:val="20"/>
              </w:rPr>
            </w:pPr>
            <w:r w:rsidRPr="00596A3A">
              <w:rPr>
                <w:rFonts w:ascii="Arial" w:hAnsi="Arial" w:cs="Arial"/>
                <w:sz w:val="20"/>
                <w:szCs w:val="20"/>
              </w:rPr>
              <w:t>Acuacultura</w:t>
            </w:r>
          </w:p>
          <w:p w14:paraId="6BD590C0" w14:textId="77777777" w:rsidR="00B54919" w:rsidRPr="00596A3A" w:rsidRDefault="00B54919" w:rsidP="00C80695">
            <w:pPr>
              <w:pStyle w:val="Texto"/>
              <w:numPr>
                <w:ilvl w:val="0"/>
                <w:numId w:val="86"/>
              </w:numPr>
              <w:rPr>
                <w:rFonts w:ascii="Arial" w:hAnsi="Arial" w:cs="Arial"/>
                <w:sz w:val="20"/>
                <w:szCs w:val="20"/>
              </w:rPr>
            </w:pPr>
            <w:r w:rsidRPr="00596A3A">
              <w:rPr>
                <w:rFonts w:ascii="Arial" w:hAnsi="Arial" w:cs="Arial"/>
                <w:sz w:val="20"/>
                <w:szCs w:val="20"/>
              </w:rPr>
              <w:t>Alimentar, capturar, remover, extraer, retener o apropiarse de vida silvestre, salvo para colecta e investigación científica y monitoreo ambiental</w:t>
            </w:r>
          </w:p>
          <w:p w14:paraId="7B1F0803" w14:textId="77777777" w:rsidR="00B54919" w:rsidRPr="00596A3A" w:rsidRDefault="00B54919" w:rsidP="00C80695">
            <w:pPr>
              <w:pStyle w:val="Texto"/>
              <w:numPr>
                <w:ilvl w:val="0"/>
                <w:numId w:val="86"/>
              </w:numPr>
              <w:rPr>
                <w:rFonts w:ascii="Arial" w:hAnsi="Arial" w:cs="Arial"/>
                <w:sz w:val="20"/>
                <w:szCs w:val="20"/>
              </w:rPr>
            </w:pPr>
            <w:r w:rsidRPr="00596A3A">
              <w:rPr>
                <w:rFonts w:ascii="Arial" w:hAnsi="Arial" w:cs="Arial"/>
                <w:sz w:val="20"/>
                <w:szCs w:val="20"/>
              </w:rPr>
              <w:t>Alterar o destruir por cualquier medio o acción los sitios de alimentación, anidación, refugio o reproducción de especies silvestres</w:t>
            </w:r>
          </w:p>
          <w:p w14:paraId="70835B70" w14:textId="239724CB" w:rsidR="00B54919" w:rsidRPr="00596A3A" w:rsidRDefault="00033126" w:rsidP="00C80695">
            <w:pPr>
              <w:pStyle w:val="Texto"/>
              <w:numPr>
                <w:ilvl w:val="0"/>
                <w:numId w:val="86"/>
              </w:numPr>
              <w:rPr>
                <w:rFonts w:ascii="Arial" w:hAnsi="Arial" w:cs="Arial"/>
                <w:sz w:val="20"/>
                <w:szCs w:val="20"/>
              </w:rPr>
            </w:pPr>
            <w:r w:rsidRPr="00596A3A">
              <w:rPr>
                <w:rFonts w:ascii="Arial" w:hAnsi="Arial" w:cs="Arial"/>
                <w:sz w:val="20"/>
                <w:szCs w:val="20"/>
              </w:rPr>
              <w:t>Construcción de infraestructura</w:t>
            </w:r>
          </w:p>
          <w:p w14:paraId="2508337B" w14:textId="77777777" w:rsidR="00D64608" w:rsidRPr="00596A3A" w:rsidRDefault="00EC6CB2" w:rsidP="00C80695">
            <w:pPr>
              <w:pStyle w:val="Texto"/>
              <w:numPr>
                <w:ilvl w:val="0"/>
                <w:numId w:val="86"/>
              </w:numPr>
              <w:rPr>
                <w:rFonts w:ascii="Arial" w:hAnsi="Arial" w:cs="Arial"/>
                <w:sz w:val="20"/>
                <w:szCs w:val="20"/>
              </w:rPr>
            </w:pPr>
            <w:r w:rsidRPr="00596A3A">
              <w:rPr>
                <w:rFonts w:ascii="Arial" w:hAnsi="Arial" w:cs="Arial"/>
                <w:sz w:val="20"/>
                <w:szCs w:val="20"/>
              </w:rPr>
              <w:t>Deportes acuático recreativos:</w:t>
            </w:r>
          </w:p>
          <w:p w14:paraId="46ABC435" w14:textId="48625E0B" w:rsidR="00D64608" w:rsidRPr="00596A3A" w:rsidRDefault="00EC6CB2" w:rsidP="00C80695">
            <w:pPr>
              <w:pStyle w:val="Texto"/>
              <w:numPr>
                <w:ilvl w:val="0"/>
                <w:numId w:val="87"/>
              </w:numPr>
              <w:tabs>
                <w:tab w:val="clear" w:pos="720"/>
                <w:tab w:val="num" w:pos="1081"/>
              </w:tabs>
              <w:ind w:left="1081" w:hanging="425"/>
              <w:rPr>
                <w:rFonts w:ascii="Arial" w:hAnsi="Arial" w:cs="Arial"/>
                <w:sz w:val="20"/>
                <w:szCs w:val="20"/>
              </w:rPr>
            </w:pPr>
            <w:r w:rsidRPr="00596A3A">
              <w:rPr>
                <w:rFonts w:ascii="Arial" w:hAnsi="Arial" w:cs="Arial"/>
                <w:sz w:val="20"/>
                <w:szCs w:val="20"/>
              </w:rPr>
              <w:t>Banana</w:t>
            </w:r>
            <w:r w:rsidR="00F25FDF" w:rsidRPr="00596A3A">
              <w:rPr>
                <w:rFonts w:ascii="Arial" w:hAnsi="Arial" w:cs="Arial"/>
                <w:sz w:val="20"/>
                <w:szCs w:val="20"/>
              </w:rPr>
              <w:t xml:space="preserve"> y parasail</w:t>
            </w:r>
          </w:p>
          <w:p w14:paraId="0B9F170C" w14:textId="77777777" w:rsidR="00652F12" w:rsidRPr="00596A3A" w:rsidRDefault="00652F12" w:rsidP="00C80695">
            <w:pPr>
              <w:pStyle w:val="Texto"/>
              <w:numPr>
                <w:ilvl w:val="0"/>
                <w:numId w:val="86"/>
              </w:numPr>
              <w:rPr>
                <w:rFonts w:ascii="Arial" w:hAnsi="Arial" w:cs="Arial"/>
                <w:sz w:val="20"/>
                <w:szCs w:val="20"/>
              </w:rPr>
            </w:pPr>
            <w:r w:rsidRPr="00596A3A">
              <w:rPr>
                <w:rFonts w:ascii="Arial" w:hAnsi="Arial" w:cs="Arial"/>
                <w:sz w:val="20"/>
                <w:szCs w:val="20"/>
              </w:rPr>
              <w:t xml:space="preserve">Dragar, remover o alterar el fondo marino o provocar suspensión de sedimentos </w:t>
            </w:r>
          </w:p>
          <w:p w14:paraId="7A57DDBB" w14:textId="77777777" w:rsidR="00B54919" w:rsidRPr="00596A3A" w:rsidRDefault="00B54919" w:rsidP="00C80695">
            <w:pPr>
              <w:pStyle w:val="Texto"/>
              <w:numPr>
                <w:ilvl w:val="0"/>
                <w:numId w:val="86"/>
              </w:numPr>
              <w:rPr>
                <w:rFonts w:ascii="Arial" w:hAnsi="Arial" w:cs="Arial"/>
                <w:sz w:val="20"/>
                <w:szCs w:val="20"/>
              </w:rPr>
            </w:pPr>
            <w:r w:rsidRPr="00596A3A">
              <w:rPr>
                <w:rFonts w:ascii="Arial" w:hAnsi="Arial" w:cs="Arial"/>
                <w:sz w:val="20"/>
                <w:szCs w:val="20"/>
              </w:rPr>
              <w:t>El uso de lámparas o cualquier otra fuente de luz directa para la observación de especies de fauna, salvo para colecta científica y monitoreo ambiental</w:t>
            </w:r>
          </w:p>
          <w:p w14:paraId="17E24D7E" w14:textId="77777777" w:rsidR="00B54919" w:rsidRPr="00596A3A" w:rsidRDefault="00B54919" w:rsidP="00C80695">
            <w:pPr>
              <w:pStyle w:val="Texto"/>
              <w:numPr>
                <w:ilvl w:val="0"/>
                <w:numId w:val="86"/>
              </w:numPr>
              <w:rPr>
                <w:rFonts w:ascii="Arial" w:hAnsi="Arial" w:cs="Arial"/>
                <w:sz w:val="20"/>
                <w:szCs w:val="20"/>
              </w:rPr>
            </w:pPr>
            <w:r w:rsidRPr="00596A3A">
              <w:rPr>
                <w:rFonts w:ascii="Arial" w:hAnsi="Arial" w:cs="Arial"/>
                <w:sz w:val="20"/>
                <w:szCs w:val="20"/>
              </w:rPr>
              <w:t>Extracción de arena</w:t>
            </w:r>
          </w:p>
          <w:p w14:paraId="5FC3864E" w14:textId="77777777" w:rsidR="00B54919" w:rsidRPr="00596A3A" w:rsidRDefault="00B54919" w:rsidP="00C80695">
            <w:pPr>
              <w:pStyle w:val="Texto"/>
              <w:numPr>
                <w:ilvl w:val="0"/>
                <w:numId w:val="86"/>
              </w:numPr>
              <w:rPr>
                <w:rFonts w:ascii="Arial" w:hAnsi="Arial" w:cs="Arial"/>
                <w:sz w:val="20"/>
                <w:szCs w:val="20"/>
              </w:rPr>
            </w:pPr>
            <w:r w:rsidRPr="00596A3A">
              <w:rPr>
                <w:rFonts w:ascii="Arial" w:hAnsi="Arial" w:cs="Arial"/>
                <w:sz w:val="20"/>
                <w:szCs w:val="20"/>
              </w:rPr>
              <w:t>Interrumpir, desviar, rellenar o desecar flujos hidráulicos o cuerpos de agua</w:t>
            </w:r>
          </w:p>
          <w:p w14:paraId="6B044CA1" w14:textId="77777777" w:rsidR="00B54919" w:rsidRPr="00596A3A" w:rsidRDefault="00B54919" w:rsidP="00C80695">
            <w:pPr>
              <w:pStyle w:val="Texto"/>
              <w:numPr>
                <w:ilvl w:val="0"/>
                <w:numId w:val="86"/>
              </w:numPr>
              <w:rPr>
                <w:rFonts w:ascii="Arial" w:hAnsi="Arial" w:cs="Arial"/>
                <w:sz w:val="20"/>
                <w:szCs w:val="20"/>
              </w:rPr>
            </w:pPr>
            <w:r w:rsidRPr="00596A3A">
              <w:rPr>
                <w:rFonts w:ascii="Arial" w:hAnsi="Arial" w:cs="Arial"/>
                <w:sz w:val="20"/>
                <w:szCs w:val="20"/>
              </w:rPr>
              <w:t>Introducir ejemplares o poblaciones exóticos de la vida silvestre</w:t>
            </w:r>
            <w:r w:rsidRPr="00596A3A">
              <w:rPr>
                <w:rFonts w:ascii="Arial" w:hAnsi="Arial" w:cs="Arial"/>
                <w:sz w:val="20"/>
                <w:szCs w:val="20"/>
                <w:vertAlign w:val="superscript"/>
              </w:rPr>
              <w:t>1</w:t>
            </w:r>
          </w:p>
          <w:p w14:paraId="1EFCA4B7" w14:textId="77777777" w:rsidR="00B54919" w:rsidRPr="00596A3A" w:rsidRDefault="00B54919" w:rsidP="00C80695">
            <w:pPr>
              <w:pStyle w:val="Texto"/>
              <w:numPr>
                <w:ilvl w:val="0"/>
                <w:numId w:val="86"/>
              </w:numPr>
              <w:rPr>
                <w:rFonts w:ascii="Arial" w:hAnsi="Arial" w:cs="Arial"/>
                <w:sz w:val="20"/>
                <w:szCs w:val="20"/>
              </w:rPr>
            </w:pPr>
            <w:r w:rsidRPr="00596A3A">
              <w:rPr>
                <w:rFonts w:ascii="Arial" w:hAnsi="Arial" w:cs="Arial"/>
                <w:sz w:val="20"/>
                <w:szCs w:val="20"/>
              </w:rPr>
              <w:t>Introducir organismos genéticamente modificados</w:t>
            </w:r>
          </w:p>
          <w:p w14:paraId="5D47CD6E" w14:textId="25D937A6" w:rsidR="00B54919" w:rsidRPr="00596A3A" w:rsidRDefault="0096740E" w:rsidP="00C80695">
            <w:pPr>
              <w:pStyle w:val="Texto"/>
              <w:numPr>
                <w:ilvl w:val="0"/>
                <w:numId w:val="86"/>
              </w:numPr>
              <w:rPr>
                <w:rFonts w:ascii="Arial" w:hAnsi="Arial" w:cs="Arial"/>
                <w:sz w:val="20"/>
                <w:szCs w:val="20"/>
              </w:rPr>
            </w:pPr>
            <w:r w:rsidRPr="00596A3A">
              <w:rPr>
                <w:rFonts w:ascii="Arial" w:hAnsi="Arial" w:cs="Arial"/>
                <w:sz w:val="20"/>
                <w:szCs w:val="20"/>
              </w:rPr>
              <w:t>Pesca</w:t>
            </w:r>
          </w:p>
          <w:p w14:paraId="26A0E3B5" w14:textId="77777777" w:rsidR="00B54919" w:rsidRPr="00596A3A" w:rsidRDefault="00B54919" w:rsidP="00C80695">
            <w:pPr>
              <w:pStyle w:val="Texto"/>
              <w:numPr>
                <w:ilvl w:val="0"/>
                <w:numId w:val="86"/>
              </w:numPr>
              <w:rPr>
                <w:rFonts w:ascii="Arial" w:hAnsi="Arial" w:cs="Arial"/>
                <w:sz w:val="20"/>
                <w:szCs w:val="20"/>
              </w:rPr>
            </w:pPr>
            <w:r w:rsidRPr="00596A3A">
              <w:rPr>
                <w:rFonts w:ascii="Arial" w:hAnsi="Arial" w:cs="Arial"/>
                <w:sz w:val="20"/>
                <w:szCs w:val="20"/>
              </w:rPr>
              <w:t>Realizar actividades de explotación o aprovechamiento extractivo de cualquier tipo de recurso</w:t>
            </w:r>
          </w:p>
          <w:p w14:paraId="054C5C11" w14:textId="77777777" w:rsidR="00B54919" w:rsidRPr="00596A3A" w:rsidRDefault="00B54919" w:rsidP="00C80695">
            <w:pPr>
              <w:pStyle w:val="Texto"/>
              <w:numPr>
                <w:ilvl w:val="0"/>
                <w:numId w:val="86"/>
              </w:numPr>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6003D62D" w14:textId="77777777" w:rsidR="00B54919" w:rsidRPr="00596A3A" w:rsidRDefault="00B54919" w:rsidP="00C80695">
            <w:pPr>
              <w:pStyle w:val="Texto"/>
              <w:numPr>
                <w:ilvl w:val="0"/>
                <w:numId w:val="86"/>
              </w:numPr>
              <w:rPr>
                <w:rFonts w:ascii="Arial" w:hAnsi="Arial" w:cs="Arial"/>
                <w:sz w:val="20"/>
                <w:szCs w:val="20"/>
              </w:rPr>
            </w:pPr>
            <w:r w:rsidRPr="00596A3A">
              <w:rPr>
                <w:rFonts w:ascii="Arial" w:hAnsi="Arial" w:cs="Arial"/>
                <w:sz w:val="20"/>
                <w:szCs w:val="20"/>
              </w:rPr>
              <w:t xml:space="preserve">Remover, rellenar, trasplantar, podar o realizar cualquier obra o actividad que afecte la integralidad del flujo hidrológico del manglar; del ecosistema y su zona de influencia; de su productividad natural; de la capacidad de carga natural del ecosistema para los proyectos turísticos; de las zonas de </w:t>
            </w:r>
            <w:r w:rsidRPr="00596A3A">
              <w:rPr>
                <w:rFonts w:ascii="Arial" w:hAnsi="Arial" w:cs="Arial"/>
                <w:sz w:val="20"/>
                <w:szCs w:val="20"/>
              </w:rPr>
              <w:lastRenderedPageBreak/>
              <w:t>anidación, reproducción, refugio, alimentación y alevinaje; o bien de las interacciones entre el manglar, la duna, la zona marítima adyacente y los corales o que provoque cambios en las características y servicios ecológicos</w:t>
            </w:r>
          </w:p>
          <w:p w14:paraId="0E3C5704" w14:textId="77777777" w:rsidR="00B54919" w:rsidRPr="00596A3A" w:rsidRDefault="00B54919" w:rsidP="00C80695">
            <w:pPr>
              <w:pStyle w:val="Texto"/>
              <w:numPr>
                <w:ilvl w:val="0"/>
                <w:numId w:val="86"/>
              </w:numPr>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3BE2DFB0" w14:textId="77777777" w:rsidR="00B54919" w:rsidRPr="00596A3A" w:rsidRDefault="00B54919" w:rsidP="00C80695">
            <w:pPr>
              <w:pStyle w:val="Texto"/>
              <w:numPr>
                <w:ilvl w:val="0"/>
                <w:numId w:val="86"/>
              </w:numPr>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p w14:paraId="2E87DCC5" w14:textId="77777777" w:rsidR="00B54919" w:rsidRPr="00596A3A" w:rsidRDefault="00B54919" w:rsidP="00C80695">
            <w:pPr>
              <w:pStyle w:val="Texto"/>
              <w:numPr>
                <w:ilvl w:val="0"/>
                <w:numId w:val="86"/>
              </w:numPr>
              <w:rPr>
                <w:rFonts w:ascii="Arial" w:hAnsi="Arial" w:cs="Arial"/>
                <w:sz w:val="20"/>
                <w:szCs w:val="20"/>
              </w:rPr>
            </w:pPr>
            <w:r w:rsidRPr="00596A3A">
              <w:rPr>
                <w:rFonts w:ascii="Arial" w:hAnsi="Arial" w:cs="Arial"/>
                <w:sz w:val="20"/>
                <w:szCs w:val="20"/>
              </w:rPr>
              <w:t>Verter o descargar contaminantes al mar o en el suelo, subsuelo y cualquier clase de cauce, vaso o acuífero, así como desarrollar cualquier actividad contaminante</w:t>
            </w:r>
          </w:p>
        </w:tc>
      </w:tr>
      <w:tr w:rsidR="00B54919" w:rsidRPr="00596A3A" w14:paraId="6692B4A1" w14:textId="77777777" w:rsidTr="00D103F7">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3B87DF6A" w14:textId="77777777" w:rsidR="00B54919" w:rsidRPr="00596A3A" w:rsidRDefault="00B54919" w:rsidP="00C80695">
            <w:pPr>
              <w:pStyle w:val="Texto"/>
              <w:rPr>
                <w:rFonts w:ascii="Arial" w:hAnsi="Arial" w:cs="Arial"/>
                <w:sz w:val="20"/>
                <w:szCs w:val="20"/>
              </w:rPr>
            </w:pPr>
            <w:r w:rsidRPr="00596A3A">
              <w:rPr>
                <w:rFonts w:ascii="Arial" w:hAnsi="Arial" w:cs="Arial"/>
                <w:sz w:val="20"/>
                <w:szCs w:val="20"/>
                <w:vertAlign w:val="superscript"/>
              </w:rPr>
              <w:lastRenderedPageBreak/>
              <w:t>1</w:t>
            </w:r>
            <w:r w:rsidRPr="00596A3A">
              <w:rPr>
                <w:rFonts w:ascii="Arial" w:hAnsi="Arial" w:cs="Arial"/>
                <w:sz w:val="20"/>
                <w:szCs w:val="20"/>
              </w:rPr>
              <w:t>Conforme a lo previsto por el artículo 3, fracciones XIV y XVIIl de la Ley General de Vida Silvestre.</w:t>
            </w:r>
          </w:p>
        </w:tc>
      </w:tr>
    </w:tbl>
    <w:p w14:paraId="25287D80" w14:textId="77777777" w:rsidR="00B54919" w:rsidRPr="00596A3A" w:rsidRDefault="00B54919" w:rsidP="00C80695">
      <w:pPr>
        <w:pStyle w:val="Texto"/>
        <w:jc w:val="both"/>
        <w:rPr>
          <w:rFonts w:ascii="Arial" w:hAnsi="Arial" w:cs="Arial"/>
          <w:b/>
          <w:sz w:val="20"/>
          <w:szCs w:val="20"/>
        </w:rPr>
      </w:pPr>
    </w:p>
    <w:p w14:paraId="1D635864" w14:textId="77777777" w:rsidR="00B54919" w:rsidRPr="00596A3A" w:rsidRDefault="00B54919" w:rsidP="00C80695">
      <w:pPr>
        <w:pStyle w:val="Default"/>
        <w:rPr>
          <w:rFonts w:ascii="Arial" w:hAnsi="Arial" w:cs="Arial"/>
          <w:color w:val="auto"/>
        </w:rPr>
      </w:pPr>
    </w:p>
    <w:p w14:paraId="0742B359" w14:textId="77777777" w:rsidR="00B54919" w:rsidRPr="00596A3A" w:rsidRDefault="00B54919" w:rsidP="00C80695">
      <w:pPr>
        <w:pStyle w:val="Default"/>
        <w:jc w:val="center"/>
        <w:rPr>
          <w:rFonts w:ascii="Arial" w:hAnsi="Arial" w:cs="Arial"/>
          <w:color w:val="auto"/>
        </w:rPr>
      </w:pPr>
      <w:r w:rsidRPr="00596A3A">
        <w:rPr>
          <w:rFonts w:ascii="Arial" w:hAnsi="Arial" w:cs="Arial"/>
          <w:noProof/>
          <w:color w:val="auto"/>
          <w:lang w:val="es-ES" w:eastAsia="es-ES"/>
        </w:rPr>
        <w:lastRenderedPageBreak/>
        <w:drawing>
          <wp:inline distT="0" distB="0" distL="0" distR="0" wp14:anchorId="73335792" wp14:editId="13B362EB">
            <wp:extent cx="4605697" cy="5760000"/>
            <wp:effectExtent l="0" t="0" r="4445" b="0"/>
            <wp:docPr id="5" name="Imagen 5" descr="D:\SIG\RB Caribe Mexicano 2016\Subzonificacion 2017\img\RBCM_Subzonificacion_20ene_Chacmochuch_Z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G\RB Caribe Mexicano 2016\Subzonificacion 2017\img\RBCM_Subzonificacion_20ene_Chacmochuch_ZN.jp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4605697" cy="5760000"/>
                    </a:xfrm>
                    <a:prstGeom prst="rect">
                      <a:avLst/>
                    </a:prstGeom>
                    <a:noFill/>
                    <a:ln>
                      <a:noFill/>
                    </a:ln>
                  </pic:spPr>
                </pic:pic>
              </a:graphicData>
            </a:graphic>
          </wp:inline>
        </w:drawing>
      </w:r>
    </w:p>
    <w:p w14:paraId="24E70798" w14:textId="77777777" w:rsidR="00B54919" w:rsidRPr="00596A3A" w:rsidRDefault="00B54919" w:rsidP="00C80695">
      <w:pPr>
        <w:pStyle w:val="Default"/>
        <w:rPr>
          <w:rFonts w:ascii="Arial" w:hAnsi="Arial" w:cs="Arial"/>
          <w:color w:val="auto"/>
          <w:sz w:val="22"/>
          <w:szCs w:val="22"/>
        </w:rPr>
      </w:pPr>
    </w:p>
    <w:p w14:paraId="4E1B16C7" w14:textId="77777777" w:rsidR="00B54919" w:rsidRPr="00596A3A" w:rsidRDefault="00B54919" w:rsidP="00C80695">
      <w:pPr>
        <w:pStyle w:val="Ttulo3"/>
        <w:spacing w:before="0"/>
        <w:rPr>
          <w:color w:val="auto"/>
        </w:rPr>
      </w:pPr>
      <w:bookmarkStart w:id="132" w:name="_Toc475357010"/>
      <w:bookmarkStart w:id="133" w:name="_Toc483396495"/>
      <w:r w:rsidRPr="00596A3A">
        <w:rPr>
          <w:color w:val="auto"/>
        </w:rPr>
        <w:t>Subzona de Uso Restringido Marino Xcacel-Xcacelito</w:t>
      </w:r>
      <w:bookmarkEnd w:id="132"/>
      <w:bookmarkEnd w:id="133"/>
    </w:p>
    <w:p w14:paraId="0045B1DB" w14:textId="77777777" w:rsidR="00B54919" w:rsidRPr="00596A3A" w:rsidRDefault="00B54919" w:rsidP="00C80695">
      <w:pPr>
        <w:pStyle w:val="Texto"/>
        <w:jc w:val="both"/>
        <w:rPr>
          <w:rFonts w:ascii="Arial" w:hAnsi="Arial" w:cs="Arial"/>
          <w:b/>
          <w:sz w:val="22"/>
          <w:szCs w:val="22"/>
        </w:rPr>
      </w:pPr>
    </w:p>
    <w:p w14:paraId="0CC4BEB5" w14:textId="3B2D0ABA" w:rsidR="00B54919" w:rsidRPr="00596A3A" w:rsidRDefault="00B54919" w:rsidP="00C80695">
      <w:pPr>
        <w:pStyle w:val="Texto"/>
        <w:jc w:val="both"/>
        <w:rPr>
          <w:rFonts w:ascii="Arial" w:hAnsi="Arial" w:cs="Arial"/>
          <w:sz w:val="22"/>
          <w:szCs w:val="22"/>
        </w:rPr>
      </w:pPr>
      <w:r w:rsidRPr="00596A3A">
        <w:rPr>
          <w:rFonts w:ascii="Arial" w:hAnsi="Arial" w:cs="Arial"/>
          <w:sz w:val="22"/>
          <w:szCs w:val="22"/>
        </w:rPr>
        <w:t xml:space="preserve">Comprende un polígono marino, con una superficie de 326.58 hectáreas, localizado en la costa central de Quintana Roo, México, en el municipio Tulum, a la altura del Km 112 de la carretera Cancún-Chetumal. Limita al norte con la playa de Chemuyil y al sur con la Caleta de Xel Ha. Dicho polígono, corresponde al área marina del </w:t>
      </w:r>
      <w:r w:rsidR="005B2A09" w:rsidRPr="00596A3A">
        <w:rPr>
          <w:rFonts w:ascii="Arial" w:hAnsi="Arial" w:cs="Arial"/>
          <w:sz w:val="22"/>
          <w:szCs w:val="22"/>
        </w:rPr>
        <w:t>sitio Ramsar Playa Tortuguera XCacel – X</w:t>
      </w:r>
      <w:r w:rsidRPr="00596A3A">
        <w:rPr>
          <w:rFonts w:ascii="Arial" w:hAnsi="Arial" w:cs="Arial"/>
          <w:sz w:val="22"/>
          <w:szCs w:val="22"/>
        </w:rPr>
        <w:t>Cacelito, designada en 2004, misma que abarca desde la línea de costa hasta la isobata de los 60 metros de profundidad.</w:t>
      </w:r>
    </w:p>
    <w:p w14:paraId="72D4D64E" w14:textId="77777777" w:rsidR="00B54919" w:rsidRPr="00596A3A" w:rsidRDefault="00B54919" w:rsidP="00C80695">
      <w:pPr>
        <w:autoSpaceDE w:val="0"/>
        <w:autoSpaceDN w:val="0"/>
        <w:adjustRightInd w:val="0"/>
        <w:spacing w:before="0" w:after="0" w:line="240" w:lineRule="auto"/>
        <w:rPr>
          <w:rFonts w:ascii="Arial" w:hAnsi="Arial" w:cs="Arial"/>
        </w:rPr>
      </w:pPr>
    </w:p>
    <w:p w14:paraId="6A2E7186"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 xml:space="preserve">Esta subzona presenta condiciones particulares para el desarrollo de vegetación acuática y presencia de especies faunísticas, relacionados a los afloramientos de agua subterránea localizados a la orilla del mar, que propician condiciones adecuadas para la existencia de peces juveniles, corales, tortugas marinas y otras especies consideradas de importancia ecológica. La característica principal en todos los perfiles es que hay una tendencia al incremento de la </w:t>
      </w:r>
      <w:r w:rsidRPr="00596A3A">
        <w:rPr>
          <w:rFonts w:ascii="Arial" w:hAnsi="Arial" w:cs="Arial"/>
        </w:rPr>
        <w:lastRenderedPageBreak/>
        <w:t>profundidad, presentándose pendientes ligeras y "escalones" abruptos hasta llegar al cantil. En algunos casos, la profundidad de los 60 metros sólo se mantiene unos cuantos metros antes del abisal.</w:t>
      </w:r>
    </w:p>
    <w:p w14:paraId="12C614B3" w14:textId="77777777" w:rsidR="00B54919" w:rsidRPr="00596A3A" w:rsidRDefault="00B54919" w:rsidP="00C80695">
      <w:pPr>
        <w:autoSpaceDE w:val="0"/>
        <w:autoSpaceDN w:val="0"/>
        <w:adjustRightInd w:val="0"/>
        <w:spacing w:before="0" w:after="0" w:line="240" w:lineRule="auto"/>
        <w:rPr>
          <w:rFonts w:ascii="Arial" w:hAnsi="Arial" w:cs="Arial"/>
        </w:rPr>
      </w:pPr>
    </w:p>
    <w:p w14:paraId="5414C389"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Las formaciones arrecifales más desarrolladas se encuentran en la punta norte (Chemuyil) y en la punta sur (Xel-Há). Su característica principal es que no forman una barrera continua, lo que permite el fácil acceso de las tortugas hacia la playa. Transversalmente, incluye manchones de pastos marinos (</w:t>
      </w:r>
      <w:r w:rsidRPr="00596A3A">
        <w:rPr>
          <w:rFonts w:ascii="Arial" w:hAnsi="Arial" w:cs="Arial"/>
          <w:i/>
        </w:rPr>
        <w:t>Thalassia testudinum</w:t>
      </w:r>
      <w:r w:rsidRPr="00596A3A">
        <w:rPr>
          <w:rFonts w:ascii="Arial" w:hAnsi="Arial" w:cs="Arial"/>
        </w:rPr>
        <w:t xml:space="preserve">), algunos corales pequeños como </w:t>
      </w:r>
      <w:r w:rsidRPr="00596A3A">
        <w:rPr>
          <w:rFonts w:ascii="Arial" w:hAnsi="Arial" w:cs="Arial"/>
          <w:i/>
        </w:rPr>
        <w:t>Manicinia areolata</w:t>
      </w:r>
      <w:r w:rsidRPr="00596A3A">
        <w:rPr>
          <w:rFonts w:ascii="Arial" w:hAnsi="Arial" w:cs="Arial"/>
        </w:rPr>
        <w:t xml:space="preserve">, </w:t>
      </w:r>
      <w:r w:rsidRPr="00596A3A">
        <w:rPr>
          <w:rFonts w:ascii="Arial" w:hAnsi="Arial" w:cs="Arial"/>
          <w:i/>
        </w:rPr>
        <w:t>Siderastrea siderea</w:t>
      </w:r>
      <w:r w:rsidRPr="00596A3A">
        <w:rPr>
          <w:rFonts w:ascii="Arial" w:hAnsi="Arial" w:cs="Arial"/>
        </w:rPr>
        <w:t xml:space="preserve">, </w:t>
      </w:r>
      <w:r w:rsidRPr="00596A3A">
        <w:rPr>
          <w:rFonts w:ascii="Arial" w:hAnsi="Arial" w:cs="Arial"/>
          <w:i/>
        </w:rPr>
        <w:t>S. radians,</w:t>
      </w:r>
      <w:r w:rsidRPr="00596A3A">
        <w:rPr>
          <w:rFonts w:ascii="Arial" w:hAnsi="Arial" w:cs="Arial"/>
        </w:rPr>
        <w:t xml:space="preserve"> y algunas colonias grandes dispersas de </w:t>
      </w:r>
      <w:r w:rsidRPr="00596A3A">
        <w:rPr>
          <w:rFonts w:ascii="Arial" w:hAnsi="Arial" w:cs="Arial"/>
          <w:i/>
        </w:rPr>
        <w:t>Diploria strigosa</w:t>
      </w:r>
      <w:r w:rsidRPr="00596A3A">
        <w:rPr>
          <w:rFonts w:ascii="Arial" w:hAnsi="Arial" w:cs="Arial"/>
        </w:rPr>
        <w:t xml:space="preserve">, </w:t>
      </w:r>
      <w:r w:rsidRPr="00596A3A">
        <w:rPr>
          <w:rFonts w:ascii="Arial" w:hAnsi="Arial" w:cs="Arial"/>
          <w:i/>
        </w:rPr>
        <w:t>Diploria clivosa</w:t>
      </w:r>
      <w:r w:rsidRPr="00596A3A">
        <w:rPr>
          <w:rFonts w:ascii="Arial" w:hAnsi="Arial" w:cs="Arial"/>
        </w:rPr>
        <w:t xml:space="preserve"> y </w:t>
      </w:r>
      <w:r w:rsidRPr="00596A3A">
        <w:rPr>
          <w:rFonts w:ascii="Arial" w:hAnsi="Arial" w:cs="Arial"/>
          <w:i/>
        </w:rPr>
        <w:t>Manicinia annularis,</w:t>
      </w:r>
      <w:r w:rsidRPr="00596A3A">
        <w:rPr>
          <w:rFonts w:ascii="Arial" w:hAnsi="Arial" w:cs="Arial"/>
        </w:rPr>
        <w:t xml:space="preserve"> en su porción somera. El área posterior está compuesta principalmente por </w:t>
      </w:r>
      <w:r w:rsidRPr="00596A3A">
        <w:rPr>
          <w:rFonts w:ascii="Arial" w:hAnsi="Arial" w:cs="Arial"/>
          <w:i/>
        </w:rPr>
        <w:t>Acropora palmata</w:t>
      </w:r>
      <w:r w:rsidRPr="00596A3A">
        <w:rPr>
          <w:rFonts w:ascii="Arial" w:hAnsi="Arial" w:cs="Arial"/>
        </w:rPr>
        <w:t xml:space="preserve"> y </w:t>
      </w:r>
      <w:r w:rsidRPr="00596A3A">
        <w:rPr>
          <w:rFonts w:ascii="Arial" w:hAnsi="Arial" w:cs="Arial"/>
          <w:i/>
        </w:rPr>
        <w:t>A. cervicornis</w:t>
      </w:r>
      <w:r w:rsidRPr="00596A3A">
        <w:rPr>
          <w:rFonts w:ascii="Arial" w:hAnsi="Arial" w:cs="Arial"/>
        </w:rPr>
        <w:t xml:space="preserve">. En el área de rompientes se encuentran pequeños bancos de </w:t>
      </w:r>
      <w:r w:rsidRPr="00596A3A">
        <w:rPr>
          <w:rFonts w:ascii="Arial" w:hAnsi="Arial" w:cs="Arial"/>
          <w:i/>
        </w:rPr>
        <w:t>Acropora palmata</w:t>
      </w:r>
      <w:r w:rsidRPr="00596A3A">
        <w:rPr>
          <w:rFonts w:ascii="Arial" w:hAnsi="Arial" w:cs="Arial"/>
        </w:rPr>
        <w:t xml:space="preserve"> y abanicos de mar. </w:t>
      </w:r>
    </w:p>
    <w:p w14:paraId="3B9E3490" w14:textId="77777777" w:rsidR="00B54919" w:rsidRPr="00596A3A" w:rsidRDefault="00B54919" w:rsidP="00C80695">
      <w:pPr>
        <w:autoSpaceDE w:val="0"/>
        <w:autoSpaceDN w:val="0"/>
        <w:adjustRightInd w:val="0"/>
        <w:spacing w:before="0" w:after="0" w:line="240" w:lineRule="auto"/>
        <w:rPr>
          <w:rFonts w:ascii="Arial" w:hAnsi="Arial" w:cs="Arial"/>
        </w:rPr>
      </w:pPr>
    </w:p>
    <w:p w14:paraId="3F535154" w14:textId="6DF675FB"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 xml:space="preserve">Se tiene registro de 64 especies de coral, de las cuales 42 pertenecen al grupo de escleractinios y 22 al grupo de los gorgonáceos. Tres de ellos contienen estatus de protección especial: </w:t>
      </w:r>
      <w:r w:rsidRPr="00596A3A">
        <w:rPr>
          <w:rFonts w:ascii="Arial" w:hAnsi="Arial" w:cs="Arial"/>
          <w:i/>
        </w:rPr>
        <w:t>Plexaura homomalla</w:t>
      </w:r>
      <w:r w:rsidRPr="00596A3A">
        <w:rPr>
          <w:rFonts w:ascii="Arial" w:hAnsi="Arial" w:cs="Arial"/>
        </w:rPr>
        <w:t xml:space="preserve">, </w:t>
      </w:r>
      <w:r w:rsidRPr="00596A3A">
        <w:rPr>
          <w:rFonts w:ascii="Arial" w:hAnsi="Arial" w:cs="Arial"/>
          <w:i/>
        </w:rPr>
        <w:t>Acrophora palmata</w:t>
      </w:r>
      <w:r w:rsidRPr="00596A3A">
        <w:rPr>
          <w:rFonts w:ascii="Arial" w:hAnsi="Arial" w:cs="Arial"/>
        </w:rPr>
        <w:t xml:space="preserve"> y </w:t>
      </w:r>
      <w:r w:rsidRPr="00596A3A">
        <w:rPr>
          <w:rFonts w:ascii="Arial" w:hAnsi="Arial" w:cs="Arial"/>
          <w:i/>
        </w:rPr>
        <w:t>A. cervicornis</w:t>
      </w:r>
      <w:r w:rsidRPr="00596A3A">
        <w:rPr>
          <w:rFonts w:ascii="Arial" w:hAnsi="Arial" w:cs="Arial"/>
        </w:rPr>
        <w:t xml:space="preserve">. Asimismo, se encuentran tres especies de peces arrecifales importantes como indicadores de la buena condición del arrecife, de la familia Chaetodontidae: </w:t>
      </w:r>
      <w:r w:rsidRPr="00596A3A">
        <w:rPr>
          <w:rFonts w:ascii="Arial" w:hAnsi="Arial" w:cs="Arial"/>
          <w:i/>
        </w:rPr>
        <w:t xml:space="preserve">Chaetodon capistratus, Ch. ocellatus </w:t>
      </w:r>
      <w:r w:rsidRPr="00596A3A">
        <w:rPr>
          <w:rFonts w:ascii="Arial" w:hAnsi="Arial" w:cs="Arial"/>
        </w:rPr>
        <w:t>y</w:t>
      </w:r>
      <w:r w:rsidRPr="00596A3A">
        <w:rPr>
          <w:rFonts w:ascii="Arial" w:hAnsi="Arial" w:cs="Arial"/>
          <w:i/>
        </w:rPr>
        <w:t xml:space="preserve"> Ch. striatus</w:t>
      </w:r>
      <w:r w:rsidRPr="00596A3A">
        <w:rPr>
          <w:rFonts w:ascii="Arial" w:hAnsi="Arial" w:cs="Arial"/>
        </w:rPr>
        <w:t xml:space="preserve">. Destacan las familias Pomacentridae, Chaetodontidae, y algunas especies de Scianidae, que aparte de su colorido y conspicuidad se señalan como especies arrecifales de amplio espectro alimentario, omnívoros y carnívoros primarios de notable talla, los cuales merodean el arrecife, al parecer sin refugio fijo y consumen esponjas, tunicados, zoantarios, algas y zooplancton. </w:t>
      </w:r>
    </w:p>
    <w:p w14:paraId="7A63D542" w14:textId="77777777" w:rsidR="00B54919" w:rsidRPr="00596A3A" w:rsidRDefault="00B54919" w:rsidP="00C80695">
      <w:pPr>
        <w:autoSpaceDE w:val="0"/>
        <w:autoSpaceDN w:val="0"/>
        <w:adjustRightInd w:val="0"/>
        <w:spacing w:before="0" w:after="0" w:line="240" w:lineRule="auto"/>
        <w:rPr>
          <w:rFonts w:ascii="Arial" w:hAnsi="Arial" w:cs="Arial"/>
        </w:rPr>
      </w:pPr>
    </w:p>
    <w:p w14:paraId="62F94BB2"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En la fauna béntica se encuentran algunos bioindicadores como: Eunícidos (</w:t>
      </w:r>
      <w:r w:rsidRPr="00596A3A">
        <w:rPr>
          <w:rFonts w:ascii="Arial" w:hAnsi="Arial" w:cs="Arial"/>
          <w:i/>
        </w:rPr>
        <w:t>Palola siciliensis</w:t>
      </w:r>
      <w:r w:rsidRPr="00596A3A">
        <w:rPr>
          <w:rFonts w:ascii="Arial" w:hAnsi="Arial" w:cs="Arial"/>
        </w:rPr>
        <w:t xml:space="preserve">, </w:t>
      </w:r>
      <w:r w:rsidRPr="00596A3A">
        <w:rPr>
          <w:rFonts w:ascii="Arial" w:hAnsi="Arial" w:cs="Arial"/>
          <w:i/>
        </w:rPr>
        <w:t>Lysidice tortugae)</w:t>
      </w:r>
      <w:r w:rsidRPr="00596A3A">
        <w:rPr>
          <w:rFonts w:ascii="Arial" w:hAnsi="Arial" w:cs="Arial"/>
        </w:rPr>
        <w:t>, Nereidos (</w:t>
      </w:r>
      <w:r w:rsidRPr="00596A3A">
        <w:rPr>
          <w:rFonts w:ascii="Arial" w:hAnsi="Arial" w:cs="Arial"/>
          <w:i/>
        </w:rPr>
        <w:t>Ceratonereis mirabilis)</w:t>
      </w:r>
      <w:r w:rsidRPr="00596A3A">
        <w:rPr>
          <w:rFonts w:ascii="Arial" w:hAnsi="Arial" w:cs="Arial"/>
        </w:rPr>
        <w:t>, Anfinómidos (</w:t>
      </w:r>
      <w:r w:rsidRPr="00596A3A">
        <w:rPr>
          <w:rFonts w:ascii="Arial" w:hAnsi="Arial" w:cs="Arial"/>
          <w:i/>
        </w:rPr>
        <w:t>Hermodice carunculata)</w:t>
      </w:r>
      <w:r w:rsidRPr="00596A3A">
        <w:rPr>
          <w:rFonts w:ascii="Arial" w:hAnsi="Arial" w:cs="Arial"/>
        </w:rPr>
        <w:t>, Gasterópodos (</w:t>
      </w:r>
      <w:r w:rsidRPr="00596A3A">
        <w:rPr>
          <w:rFonts w:ascii="Arial" w:hAnsi="Arial" w:cs="Arial"/>
          <w:i/>
        </w:rPr>
        <w:t>Hipponix antiquatus)</w:t>
      </w:r>
      <w:r w:rsidRPr="00596A3A">
        <w:rPr>
          <w:rFonts w:ascii="Arial" w:hAnsi="Arial" w:cs="Arial"/>
        </w:rPr>
        <w:t>, Sipunculidos (</w:t>
      </w:r>
      <w:r w:rsidRPr="00596A3A">
        <w:rPr>
          <w:rFonts w:ascii="Arial" w:hAnsi="Arial" w:cs="Arial"/>
          <w:i/>
        </w:rPr>
        <w:t>Phascolosoma antillarum</w:t>
      </w:r>
      <w:r w:rsidRPr="00596A3A">
        <w:rPr>
          <w:rFonts w:ascii="Arial" w:hAnsi="Arial" w:cs="Arial"/>
        </w:rPr>
        <w:t xml:space="preserve">, </w:t>
      </w:r>
      <w:r w:rsidRPr="00596A3A">
        <w:rPr>
          <w:rFonts w:ascii="Arial" w:hAnsi="Arial" w:cs="Arial"/>
          <w:i/>
        </w:rPr>
        <w:t>P. scolops</w:t>
      </w:r>
      <w:r w:rsidRPr="00596A3A">
        <w:rPr>
          <w:rFonts w:ascii="Arial" w:hAnsi="Arial" w:cs="Arial"/>
        </w:rPr>
        <w:t xml:space="preserve"> y </w:t>
      </w:r>
      <w:r w:rsidRPr="00596A3A">
        <w:rPr>
          <w:rFonts w:ascii="Arial" w:hAnsi="Arial" w:cs="Arial"/>
          <w:i/>
        </w:rPr>
        <w:t>Paraspidosiphon</w:t>
      </w:r>
      <w:r w:rsidRPr="00596A3A">
        <w:rPr>
          <w:rFonts w:ascii="Arial" w:hAnsi="Arial" w:cs="Arial"/>
        </w:rPr>
        <w:t xml:space="preserve"> </w:t>
      </w:r>
      <w:r w:rsidRPr="00596A3A">
        <w:rPr>
          <w:rFonts w:ascii="Arial" w:hAnsi="Arial" w:cs="Arial"/>
          <w:i/>
        </w:rPr>
        <w:t>klunzingeri)</w:t>
      </w:r>
      <w:r w:rsidRPr="00596A3A">
        <w:rPr>
          <w:rFonts w:ascii="Arial" w:hAnsi="Arial" w:cs="Arial"/>
        </w:rPr>
        <w:t xml:space="preserve">. </w:t>
      </w:r>
    </w:p>
    <w:p w14:paraId="10D9DC22" w14:textId="77777777" w:rsidR="00B54919" w:rsidRPr="00596A3A" w:rsidRDefault="00B54919" w:rsidP="00C80695">
      <w:pPr>
        <w:autoSpaceDE w:val="0"/>
        <w:autoSpaceDN w:val="0"/>
        <w:adjustRightInd w:val="0"/>
        <w:spacing w:before="0" w:after="0" w:line="240" w:lineRule="auto"/>
        <w:jc w:val="left"/>
        <w:rPr>
          <w:rFonts w:ascii="Arial" w:hAnsi="Arial" w:cs="Arial"/>
        </w:rPr>
      </w:pPr>
    </w:p>
    <w:p w14:paraId="10DED07B"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El sistema arrecifal ofrece un lugar de refugio y reproducción para una gran cantidad de especies de peces marinos de gran interés comercial, como es el caso de los pargos (</w:t>
      </w:r>
      <w:r w:rsidRPr="00596A3A">
        <w:rPr>
          <w:rFonts w:ascii="Arial" w:hAnsi="Arial" w:cs="Arial"/>
          <w:i/>
        </w:rPr>
        <w:t>Lutjanus analis, L. griseus, L. synagris y L. apodus</w:t>
      </w:r>
      <w:r w:rsidRPr="00596A3A">
        <w:rPr>
          <w:rFonts w:ascii="Arial" w:hAnsi="Arial" w:cs="Arial"/>
        </w:rPr>
        <w:t>), las mojarras (</w:t>
      </w:r>
      <w:r w:rsidRPr="00596A3A">
        <w:rPr>
          <w:rFonts w:ascii="Arial" w:hAnsi="Arial" w:cs="Arial"/>
          <w:i/>
        </w:rPr>
        <w:t>Gerres cinereus</w:t>
      </w:r>
      <w:r w:rsidRPr="00596A3A">
        <w:rPr>
          <w:rFonts w:ascii="Arial" w:hAnsi="Arial" w:cs="Arial"/>
        </w:rPr>
        <w:t>), abadejos (</w:t>
      </w:r>
      <w:r w:rsidRPr="00596A3A">
        <w:rPr>
          <w:rFonts w:ascii="Arial" w:hAnsi="Arial" w:cs="Arial"/>
          <w:i/>
        </w:rPr>
        <w:t>Mycteroperca bonaci</w:t>
      </w:r>
      <w:r w:rsidRPr="00596A3A">
        <w:rPr>
          <w:rFonts w:ascii="Arial" w:hAnsi="Arial" w:cs="Arial"/>
        </w:rPr>
        <w:t>) y chac chic (</w:t>
      </w:r>
      <w:r w:rsidRPr="00596A3A">
        <w:rPr>
          <w:rFonts w:ascii="Arial" w:hAnsi="Arial" w:cs="Arial"/>
          <w:i/>
        </w:rPr>
        <w:t>Haemulon sciurus</w:t>
      </w:r>
      <w:r w:rsidRPr="00596A3A">
        <w:rPr>
          <w:rFonts w:ascii="Arial" w:hAnsi="Arial" w:cs="Arial"/>
        </w:rPr>
        <w:t>), entre otros. Las tortugas marinas presentes son caguama (</w:t>
      </w:r>
      <w:r w:rsidRPr="00596A3A">
        <w:rPr>
          <w:rFonts w:ascii="Arial" w:hAnsi="Arial" w:cs="Arial"/>
          <w:i/>
        </w:rPr>
        <w:t>Caretta caretta</w:t>
      </w:r>
      <w:r w:rsidRPr="00596A3A">
        <w:rPr>
          <w:rFonts w:ascii="Arial" w:hAnsi="Arial" w:cs="Arial"/>
        </w:rPr>
        <w:t>, EN Ap I de CITES) y blanca (</w:t>
      </w:r>
      <w:r w:rsidRPr="00596A3A">
        <w:rPr>
          <w:rFonts w:ascii="Arial" w:hAnsi="Arial" w:cs="Arial"/>
          <w:i/>
        </w:rPr>
        <w:t>Chelonia mydas</w:t>
      </w:r>
      <w:r w:rsidRPr="00596A3A">
        <w:rPr>
          <w:rFonts w:ascii="Arial" w:hAnsi="Arial" w:cs="Arial"/>
        </w:rPr>
        <w:t>, EN Ap I de CITES) mismas que se encuentran en categoría de peligro de extinción.</w:t>
      </w:r>
    </w:p>
    <w:p w14:paraId="4EF0C723" w14:textId="77777777" w:rsidR="00B54919" w:rsidRPr="00596A3A" w:rsidRDefault="00B54919" w:rsidP="00C80695">
      <w:pPr>
        <w:autoSpaceDE w:val="0"/>
        <w:autoSpaceDN w:val="0"/>
        <w:adjustRightInd w:val="0"/>
        <w:spacing w:before="0" w:after="0" w:line="240" w:lineRule="auto"/>
        <w:rPr>
          <w:rFonts w:ascii="Arial" w:hAnsi="Arial" w:cs="Arial"/>
        </w:rPr>
      </w:pPr>
    </w:p>
    <w:tbl>
      <w:tblPr>
        <w:tblW w:w="5000" w:type="pct"/>
        <w:tblCellMar>
          <w:left w:w="72" w:type="dxa"/>
          <w:right w:w="72" w:type="dxa"/>
        </w:tblCellMar>
        <w:tblLook w:val="0000" w:firstRow="0" w:lastRow="0" w:firstColumn="0" w:lastColumn="0" w:noHBand="0" w:noVBand="0"/>
      </w:tblPr>
      <w:tblGrid>
        <w:gridCol w:w="4589"/>
        <w:gridCol w:w="4915"/>
      </w:tblGrid>
      <w:tr w:rsidR="00CF435B" w:rsidRPr="00596A3A" w14:paraId="5AF38573" w14:textId="77777777" w:rsidTr="00D103F7">
        <w:trPr>
          <w:trHeight w:val="384"/>
        </w:trPr>
        <w:tc>
          <w:tcPr>
            <w:tcW w:w="5000" w:type="pct"/>
            <w:gridSpan w:val="2"/>
            <w:tcBorders>
              <w:top w:val="single" w:sz="6" w:space="0" w:color="auto"/>
              <w:left w:val="single" w:sz="6" w:space="0" w:color="auto"/>
              <w:bottom w:val="single" w:sz="6" w:space="0" w:color="auto"/>
              <w:right w:val="single" w:sz="6" w:space="0" w:color="auto"/>
            </w:tcBorders>
          </w:tcPr>
          <w:p w14:paraId="06147C5C"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SUBZONA DE USO RESTRINGIDO MARINA XCACEL-XCACELITO</w:t>
            </w:r>
          </w:p>
        </w:tc>
      </w:tr>
      <w:tr w:rsidR="00CF435B" w:rsidRPr="00596A3A" w14:paraId="65BE2EC3" w14:textId="77777777" w:rsidTr="00D103F7">
        <w:trPr>
          <w:trHeight w:val="417"/>
        </w:trPr>
        <w:tc>
          <w:tcPr>
            <w:tcW w:w="2414" w:type="pct"/>
            <w:tcBorders>
              <w:top w:val="single" w:sz="6" w:space="0" w:color="auto"/>
              <w:left w:val="single" w:sz="6" w:space="0" w:color="auto"/>
              <w:bottom w:val="single" w:sz="6" w:space="0" w:color="auto"/>
              <w:right w:val="single" w:sz="6" w:space="0" w:color="auto"/>
            </w:tcBorders>
          </w:tcPr>
          <w:p w14:paraId="4B53772D"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5C0FD07D"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050686A7"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4C14E97F" w14:textId="77777777" w:rsidR="00B54919" w:rsidRPr="00596A3A" w:rsidRDefault="00B54919" w:rsidP="00C80695">
            <w:pPr>
              <w:pStyle w:val="Texto"/>
              <w:numPr>
                <w:ilvl w:val="0"/>
                <w:numId w:val="9"/>
              </w:numPr>
              <w:ind w:left="284" w:hanging="284"/>
              <w:rPr>
                <w:rFonts w:ascii="Arial" w:hAnsi="Arial" w:cs="Arial"/>
                <w:sz w:val="20"/>
                <w:szCs w:val="20"/>
              </w:rPr>
            </w:pPr>
            <w:r w:rsidRPr="00596A3A">
              <w:rPr>
                <w:rFonts w:ascii="Arial" w:hAnsi="Arial" w:cs="Arial"/>
                <w:sz w:val="20"/>
                <w:szCs w:val="20"/>
              </w:rPr>
              <w:t>Colecta científica de ejemplares de la vida silvestre</w:t>
            </w:r>
          </w:p>
          <w:p w14:paraId="594E943D" w14:textId="77777777" w:rsidR="00B54919" w:rsidRPr="00596A3A" w:rsidRDefault="00B54919" w:rsidP="00C80695">
            <w:pPr>
              <w:pStyle w:val="Texto"/>
              <w:numPr>
                <w:ilvl w:val="0"/>
                <w:numId w:val="9"/>
              </w:numPr>
              <w:ind w:left="284" w:hanging="284"/>
              <w:rPr>
                <w:rFonts w:ascii="Arial" w:hAnsi="Arial" w:cs="Arial"/>
                <w:sz w:val="20"/>
                <w:szCs w:val="20"/>
              </w:rPr>
            </w:pPr>
            <w:r w:rsidRPr="00596A3A">
              <w:rPr>
                <w:rFonts w:ascii="Arial" w:hAnsi="Arial" w:cs="Arial"/>
                <w:sz w:val="20"/>
                <w:szCs w:val="20"/>
              </w:rPr>
              <w:t>Educación ambiental que no implique modificaciones de las características o condiciones naturales originales</w:t>
            </w:r>
          </w:p>
          <w:p w14:paraId="3699BF9A" w14:textId="77777777" w:rsidR="00B54919" w:rsidRPr="00596A3A" w:rsidRDefault="00B54919" w:rsidP="00C80695">
            <w:pPr>
              <w:pStyle w:val="Texto"/>
              <w:numPr>
                <w:ilvl w:val="0"/>
                <w:numId w:val="9"/>
              </w:numPr>
              <w:ind w:left="284" w:hanging="284"/>
              <w:rPr>
                <w:rFonts w:ascii="Arial" w:hAnsi="Arial" w:cs="Arial"/>
                <w:sz w:val="20"/>
                <w:szCs w:val="20"/>
              </w:rPr>
            </w:pPr>
            <w:r w:rsidRPr="00596A3A">
              <w:rPr>
                <w:rFonts w:ascii="Arial" w:hAnsi="Arial" w:cs="Arial"/>
                <w:sz w:val="20"/>
                <w:szCs w:val="20"/>
              </w:rPr>
              <w:t xml:space="preserve">Filmaciones, actividades de fotografía, captura de imágenes o sonidos </w:t>
            </w:r>
          </w:p>
          <w:p w14:paraId="43584FCF" w14:textId="77777777" w:rsidR="00B54919" w:rsidRPr="00596A3A" w:rsidRDefault="00B54919" w:rsidP="00C80695">
            <w:pPr>
              <w:pStyle w:val="Texto"/>
              <w:numPr>
                <w:ilvl w:val="0"/>
                <w:numId w:val="9"/>
              </w:numPr>
              <w:ind w:left="284" w:hanging="284"/>
              <w:rPr>
                <w:rFonts w:ascii="Arial" w:hAnsi="Arial" w:cs="Arial"/>
                <w:sz w:val="20"/>
                <w:szCs w:val="20"/>
              </w:rPr>
            </w:pPr>
            <w:r w:rsidRPr="00596A3A">
              <w:rPr>
                <w:rFonts w:ascii="Arial" w:hAnsi="Arial" w:cs="Arial"/>
                <w:sz w:val="20"/>
                <w:szCs w:val="20"/>
              </w:rPr>
              <w:t xml:space="preserve">Investigación científica </w:t>
            </w:r>
          </w:p>
          <w:p w14:paraId="2DFAA260" w14:textId="3DFE8135" w:rsidR="00B54919" w:rsidRPr="00596A3A" w:rsidRDefault="0096740E" w:rsidP="00C80695">
            <w:pPr>
              <w:pStyle w:val="Texto"/>
              <w:numPr>
                <w:ilvl w:val="0"/>
                <w:numId w:val="9"/>
              </w:numPr>
              <w:ind w:left="284" w:hanging="284"/>
              <w:rPr>
                <w:rFonts w:ascii="Arial" w:hAnsi="Arial" w:cs="Arial"/>
                <w:sz w:val="20"/>
                <w:szCs w:val="20"/>
              </w:rPr>
            </w:pPr>
            <w:r w:rsidRPr="00596A3A">
              <w:rPr>
                <w:rFonts w:ascii="Arial" w:hAnsi="Arial" w:cs="Arial"/>
                <w:sz w:val="20"/>
                <w:szCs w:val="20"/>
              </w:rPr>
              <w:t>Monitoreo ambiental</w:t>
            </w:r>
          </w:p>
          <w:p w14:paraId="15D20A46" w14:textId="0C3049A8" w:rsidR="00D24317" w:rsidRPr="00596A3A" w:rsidRDefault="00D24317" w:rsidP="00C80695">
            <w:pPr>
              <w:pStyle w:val="Texto"/>
              <w:numPr>
                <w:ilvl w:val="0"/>
                <w:numId w:val="9"/>
              </w:numPr>
              <w:ind w:left="284" w:hanging="284"/>
              <w:rPr>
                <w:rFonts w:ascii="Arial" w:hAnsi="Arial" w:cs="Arial"/>
                <w:sz w:val="20"/>
                <w:szCs w:val="20"/>
              </w:rPr>
            </w:pPr>
            <w:r w:rsidRPr="00596A3A">
              <w:rPr>
                <w:rFonts w:ascii="Arial" w:hAnsi="Arial" w:cs="Arial"/>
                <w:sz w:val="20"/>
                <w:szCs w:val="20"/>
              </w:rPr>
              <w:t xml:space="preserve">Navegación </w:t>
            </w:r>
          </w:p>
          <w:p w14:paraId="0333FF1E" w14:textId="05FA4195" w:rsidR="00B54919" w:rsidRPr="00596A3A" w:rsidRDefault="00B54919" w:rsidP="00C80695">
            <w:pPr>
              <w:pStyle w:val="Texto"/>
              <w:ind w:left="284"/>
              <w:rPr>
                <w:rFonts w:ascii="Arial" w:hAnsi="Arial" w:cs="Arial"/>
              </w:rPr>
            </w:pPr>
          </w:p>
        </w:tc>
        <w:tc>
          <w:tcPr>
            <w:tcW w:w="2586" w:type="pct"/>
            <w:tcBorders>
              <w:top w:val="single" w:sz="6" w:space="0" w:color="auto"/>
              <w:left w:val="single" w:sz="6" w:space="0" w:color="auto"/>
              <w:bottom w:val="single" w:sz="6" w:space="0" w:color="auto"/>
              <w:right w:val="single" w:sz="6" w:space="0" w:color="auto"/>
            </w:tcBorders>
          </w:tcPr>
          <w:p w14:paraId="7CCEC4E3"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Acuacultura</w:t>
            </w:r>
          </w:p>
          <w:p w14:paraId="23643201"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Alimentar, capturar, remover, extraer, retener o apropiarse de vida silvestre, salvo para colecta e investigación científica y monitoreo ambiental</w:t>
            </w:r>
          </w:p>
          <w:p w14:paraId="55DF0C3B"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Alterar o destruir por cualquier medio o acción los sitios de alimentación, anidación, refugio o reproducción de especies silvestres</w:t>
            </w:r>
          </w:p>
          <w:p w14:paraId="68E5124A"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Anclar</w:t>
            </w:r>
          </w:p>
          <w:p w14:paraId="36FB9F70" w14:textId="467E8203" w:rsidR="00B54919" w:rsidRPr="00596A3A" w:rsidRDefault="00033126"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Construcción de infraestructura</w:t>
            </w:r>
          </w:p>
          <w:p w14:paraId="2ABFECD4" w14:textId="77777777" w:rsidR="00C0364E" w:rsidRPr="00596A3A" w:rsidRDefault="00C0364E"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 xml:space="preserve">Dragar, remover o alterar el fondo marino o provocar suspensión de sedimentos </w:t>
            </w:r>
          </w:p>
          <w:p w14:paraId="6E205D82"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 xml:space="preserve">El uso de lámparas o cualquier otra fuente de luz directa para la observación de especies de fauna, salvo para colecta científica y monitoreo </w:t>
            </w:r>
            <w:r w:rsidRPr="00596A3A">
              <w:rPr>
                <w:rFonts w:ascii="Arial" w:hAnsi="Arial" w:cs="Arial"/>
                <w:sz w:val="20"/>
                <w:szCs w:val="20"/>
              </w:rPr>
              <w:lastRenderedPageBreak/>
              <w:t>ambiental</w:t>
            </w:r>
          </w:p>
          <w:p w14:paraId="6AB02B8D"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Extracción de arena</w:t>
            </w:r>
          </w:p>
          <w:p w14:paraId="0383ACA6"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 xml:space="preserve">Fragmentar el hábitat de anidación de tortugas marinas o donde existan ecosistemas de manglares </w:t>
            </w:r>
          </w:p>
          <w:p w14:paraId="6D830969"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Interrumpir, desviar, rellenar o desecar flujos hidráulicos o cuerpos de agua</w:t>
            </w:r>
          </w:p>
          <w:p w14:paraId="570CE852"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Introducir ejemplares o poblaciones exóticos de la vida silvestre *1</w:t>
            </w:r>
          </w:p>
          <w:p w14:paraId="25397047"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Introducir organismos genéticamente modificados</w:t>
            </w:r>
          </w:p>
          <w:p w14:paraId="27950925"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Pesca</w:t>
            </w:r>
          </w:p>
          <w:p w14:paraId="1B8C9082" w14:textId="68C1CAB1"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Realizar actividades de explotación o aprovechamiento ex</w:t>
            </w:r>
            <w:r w:rsidR="000D0DBB" w:rsidRPr="00596A3A">
              <w:rPr>
                <w:rFonts w:ascii="Arial" w:hAnsi="Arial" w:cs="Arial"/>
                <w:sz w:val="20"/>
                <w:szCs w:val="20"/>
              </w:rPr>
              <w:t>tractivo de cualquier tipo de re</w:t>
            </w:r>
            <w:r w:rsidRPr="00596A3A">
              <w:rPr>
                <w:rFonts w:ascii="Arial" w:hAnsi="Arial" w:cs="Arial"/>
                <w:sz w:val="20"/>
                <w:szCs w:val="20"/>
              </w:rPr>
              <w:t>curso</w:t>
            </w:r>
          </w:p>
          <w:p w14:paraId="7A908A50"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 xml:space="preserve">Realizar actividades comerciales </w:t>
            </w:r>
          </w:p>
          <w:p w14:paraId="16171D05"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7B8FC469"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Remover, rellenar, trasplantar, podar o realizar cualquier obra o actividad que afecte la integralidad del flujo hidrológico del manglar; del ecosistema y su zona de influencia; de su productividad natural; de la capacidad de carga natural del ecosistema para los proyectos turísticos; de las zonas de anidación, reproducción, refugio, alimentación y alevinaje; o bien de las interacciones entre el manglar, la duna, la zona marítima adyacente y los corales o que provoque cambios en las características y servicios ecológicos</w:t>
            </w:r>
          </w:p>
          <w:p w14:paraId="6CB29B9C" w14:textId="1723CCDC" w:rsidR="00B46F22" w:rsidRPr="00596A3A" w:rsidRDefault="00B46F22"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Turismo</w:t>
            </w:r>
            <w:r w:rsidR="00F25FDF" w:rsidRPr="00596A3A">
              <w:rPr>
                <w:rFonts w:ascii="Arial" w:hAnsi="Arial" w:cs="Arial"/>
                <w:sz w:val="20"/>
                <w:szCs w:val="20"/>
              </w:rPr>
              <w:t>,</w:t>
            </w:r>
            <w:r w:rsidRPr="00596A3A">
              <w:rPr>
                <w:rFonts w:ascii="Arial" w:hAnsi="Arial" w:cs="Arial"/>
                <w:sz w:val="20"/>
                <w:szCs w:val="20"/>
              </w:rPr>
              <w:t xml:space="preserve"> </w:t>
            </w:r>
            <w:r w:rsidR="00F25FDF" w:rsidRPr="00596A3A">
              <w:rPr>
                <w:rFonts w:ascii="Arial" w:hAnsi="Arial" w:cs="Arial"/>
                <w:sz w:val="20"/>
                <w:szCs w:val="20"/>
              </w:rPr>
              <w:t xml:space="preserve">incluyendo </w:t>
            </w:r>
            <w:r w:rsidRPr="00596A3A">
              <w:rPr>
                <w:rFonts w:ascii="Arial" w:hAnsi="Arial" w:cs="Arial"/>
                <w:sz w:val="20"/>
                <w:szCs w:val="20"/>
              </w:rPr>
              <w:t xml:space="preserve"> turismo de bajo impacto ambiental</w:t>
            </w:r>
          </w:p>
          <w:p w14:paraId="556EFBBC"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1DBC446C"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p w14:paraId="560E7E0C" w14:textId="77777777" w:rsidR="00B54919" w:rsidRPr="00596A3A" w:rsidRDefault="00B54919" w:rsidP="00C80695">
            <w:pPr>
              <w:pStyle w:val="Texto"/>
              <w:numPr>
                <w:ilvl w:val="0"/>
                <w:numId w:val="10"/>
              </w:numPr>
              <w:ind w:left="352" w:hanging="284"/>
              <w:rPr>
                <w:rFonts w:ascii="Arial" w:hAnsi="Arial" w:cs="Arial"/>
                <w:sz w:val="20"/>
                <w:szCs w:val="20"/>
              </w:rPr>
            </w:pPr>
            <w:r w:rsidRPr="00596A3A">
              <w:rPr>
                <w:rFonts w:ascii="Arial" w:hAnsi="Arial" w:cs="Arial"/>
                <w:sz w:val="20"/>
                <w:szCs w:val="20"/>
              </w:rPr>
              <w:t>Verter o descargar contaminantes al mar o en el suelo, subsuelo y cualquier clase de cauce, vaso o acuífero, así como desarrollar cualquier actividad contaminante</w:t>
            </w:r>
          </w:p>
        </w:tc>
      </w:tr>
      <w:tr w:rsidR="00B54919" w:rsidRPr="00596A3A" w14:paraId="1218C82D" w14:textId="77777777" w:rsidTr="00D103F7">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4DE62B52" w14:textId="1577B82C" w:rsidR="00B54919" w:rsidRPr="00596A3A" w:rsidRDefault="00B54919" w:rsidP="00C80695">
            <w:pPr>
              <w:pStyle w:val="Texto"/>
              <w:rPr>
                <w:rFonts w:ascii="Arial" w:hAnsi="Arial" w:cs="Arial"/>
                <w:sz w:val="20"/>
                <w:szCs w:val="20"/>
              </w:rPr>
            </w:pPr>
            <w:r w:rsidRPr="00596A3A">
              <w:rPr>
                <w:rFonts w:ascii="Arial" w:hAnsi="Arial" w:cs="Arial"/>
                <w:sz w:val="20"/>
                <w:szCs w:val="20"/>
              </w:rPr>
              <w:lastRenderedPageBreak/>
              <w:t>1Conforme a lo previsto por el artículo 3, fracciones XIV y XVIIl de la</w:t>
            </w:r>
            <w:r w:rsidR="00D24712" w:rsidRPr="00596A3A">
              <w:rPr>
                <w:rFonts w:ascii="Arial" w:hAnsi="Arial" w:cs="Arial"/>
                <w:sz w:val="20"/>
                <w:szCs w:val="20"/>
              </w:rPr>
              <w:t xml:space="preserve"> Ley General de Vida Silvestre.</w:t>
            </w:r>
          </w:p>
        </w:tc>
      </w:tr>
    </w:tbl>
    <w:p w14:paraId="5BC42297" w14:textId="77777777" w:rsidR="00B54919" w:rsidRPr="00596A3A" w:rsidRDefault="00B54919" w:rsidP="00C80695">
      <w:pPr>
        <w:pStyle w:val="Default"/>
        <w:rPr>
          <w:rFonts w:ascii="Arial" w:hAnsi="Arial" w:cs="Arial"/>
          <w:color w:val="auto"/>
          <w:sz w:val="22"/>
          <w:szCs w:val="22"/>
        </w:rPr>
      </w:pPr>
    </w:p>
    <w:p w14:paraId="0E6FD632" w14:textId="77777777" w:rsidR="00B54919" w:rsidRPr="00596A3A" w:rsidRDefault="00B54919" w:rsidP="00C80695">
      <w:pPr>
        <w:pStyle w:val="Default"/>
        <w:jc w:val="center"/>
        <w:rPr>
          <w:rFonts w:ascii="Arial" w:hAnsi="Arial" w:cs="Arial"/>
          <w:color w:val="auto"/>
          <w:sz w:val="22"/>
          <w:szCs w:val="22"/>
        </w:rPr>
      </w:pPr>
      <w:r w:rsidRPr="00596A3A">
        <w:rPr>
          <w:rFonts w:ascii="Arial" w:hAnsi="Arial" w:cs="Arial"/>
          <w:noProof/>
          <w:color w:val="auto"/>
          <w:lang w:val="es-ES" w:eastAsia="es-ES"/>
        </w:rPr>
        <w:lastRenderedPageBreak/>
        <w:drawing>
          <wp:inline distT="0" distB="0" distL="0" distR="0" wp14:anchorId="63E693FB" wp14:editId="1FC7F062">
            <wp:extent cx="4015409" cy="5021771"/>
            <wp:effectExtent l="0" t="0" r="4445" b="7620"/>
            <wp:docPr id="2" name="Imagen 2" descr="D:\SIG\RB Caribe Mexicano 2016\Subzonificacion 2017\img\RBCM_Subzonificacion_20ene_Xcacel_Z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G\RB Caribe Mexicano 2016\Subzonificacion 2017\img\RBCM_Subzonificacion_20ene_Xcacel_ZN.jpg"/>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017680" cy="5024611"/>
                    </a:xfrm>
                    <a:prstGeom prst="rect">
                      <a:avLst/>
                    </a:prstGeom>
                    <a:noFill/>
                    <a:ln>
                      <a:noFill/>
                    </a:ln>
                  </pic:spPr>
                </pic:pic>
              </a:graphicData>
            </a:graphic>
          </wp:inline>
        </w:drawing>
      </w:r>
    </w:p>
    <w:p w14:paraId="7378FFBF" w14:textId="77777777" w:rsidR="00B54919" w:rsidRPr="00596A3A" w:rsidRDefault="00B54919" w:rsidP="00C80695">
      <w:pPr>
        <w:pStyle w:val="Default"/>
        <w:rPr>
          <w:rFonts w:ascii="Arial" w:hAnsi="Arial" w:cs="Arial"/>
          <w:color w:val="auto"/>
          <w:sz w:val="22"/>
          <w:szCs w:val="22"/>
        </w:rPr>
      </w:pPr>
    </w:p>
    <w:p w14:paraId="03F83C73" w14:textId="77777777" w:rsidR="00B54919" w:rsidRPr="00596A3A" w:rsidRDefault="00B54919" w:rsidP="00C80695">
      <w:pPr>
        <w:pStyle w:val="Ttulo3"/>
        <w:spacing w:before="0"/>
        <w:rPr>
          <w:color w:val="auto"/>
        </w:rPr>
      </w:pPr>
      <w:bookmarkStart w:id="134" w:name="_Toc475357011"/>
      <w:bookmarkStart w:id="135" w:name="_Toc483396496"/>
      <w:r w:rsidRPr="00596A3A">
        <w:rPr>
          <w:color w:val="auto"/>
        </w:rPr>
        <w:t>Subzona de Uso Restringido Profundo</w:t>
      </w:r>
      <w:bookmarkEnd w:id="134"/>
      <w:bookmarkEnd w:id="135"/>
    </w:p>
    <w:p w14:paraId="6533B734" w14:textId="77777777" w:rsidR="00B54919" w:rsidRPr="00596A3A" w:rsidRDefault="00B54919" w:rsidP="00C80695">
      <w:pPr>
        <w:pStyle w:val="Default"/>
        <w:rPr>
          <w:rFonts w:ascii="Arial" w:hAnsi="Arial" w:cs="Arial"/>
          <w:color w:val="auto"/>
          <w:sz w:val="22"/>
          <w:szCs w:val="22"/>
        </w:rPr>
      </w:pPr>
    </w:p>
    <w:p w14:paraId="0C084546" w14:textId="3F417F9B"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 xml:space="preserve">Abarca 3 polígonos marinos, correspondientes a la totalidad de las Zonas Núcleo Profundas: Colinas Submarinas de Colmer, Banco Chinchorro Profundo y </w:t>
      </w:r>
      <w:r w:rsidR="00C313EF">
        <w:rPr>
          <w:rFonts w:ascii="Arial" w:hAnsi="Arial" w:cs="Arial"/>
        </w:rPr>
        <w:t>Cordillera Submarina Caimán</w:t>
      </w:r>
      <w:r w:rsidR="000231D3" w:rsidRPr="00596A3A">
        <w:rPr>
          <w:rFonts w:ascii="Arial" w:hAnsi="Arial" w:cs="Arial"/>
        </w:rPr>
        <w:t>. En total abarcan 1</w:t>
      </w:r>
      <w:r w:rsidR="0024344B" w:rsidRPr="00596A3A">
        <w:rPr>
          <w:rFonts w:ascii="Arial" w:hAnsi="Arial" w:cs="Arial"/>
        </w:rPr>
        <w:t>, 922,559.44</w:t>
      </w:r>
      <w:r w:rsidRPr="00596A3A">
        <w:rPr>
          <w:rFonts w:ascii="Arial" w:hAnsi="Arial" w:cs="Arial"/>
        </w:rPr>
        <w:t xml:space="preserve"> hectáreas y corresponden a la columna de agua desde los 100 metros de profundidad hasta el lecho marino.</w:t>
      </w:r>
    </w:p>
    <w:p w14:paraId="345639D0" w14:textId="77777777" w:rsidR="00B54919" w:rsidRPr="00596A3A" w:rsidRDefault="00B54919" w:rsidP="00C80695">
      <w:pPr>
        <w:autoSpaceDE w:val="0"/>
        <w:autoSpaceDN w:val="0"/>
        <w:adjustRightInd w:val="0"/>
        <w:spacing w:before="0" w:after="0" w:line="240" w:lineRule="auto"/>
        <w:rPr>
          <w:rFonts w:ascii="Arial" w:hAnsi="Arial" w:cs="Arial"/>
        </w:rPr>
      </w:pPr>
    </w:p>
    <w:p w14:paraId="6AF4C0EB" w14:textId="77777777" w:rsidR="00B54919" w:rsidRPr="00596A3A" w:rsidRDefault="00B54919" w:rsidP="00C80695">
      <w:pPr>
        <w:pStyle w:val="Ttulo3"/>
        <w:numPr>
          <w:ilvl w:val="0"/>
          <w:numId w:val="0"/>
        </w:numPr>
        <w:spacing w:before="0"/>
        <w:rPr>
          <w:color w:val="auto"/>
        </w:rPr>
      </w:pPr>
      <w:bookmarkStart w:id="136" w:name="_Toc475357012"/>
      <w:bookmarkStart w:id="137" w:name="_Toc483396497"/>
      <w:r w:rsidRPr="00596A3A">
        <w:rPr>
          <w:color w:val="auto"/>
        </w:rPr>
        <w:t>1. Polígono Colinas Submarinas de Colmer</w:t>
      </w:r>
      <w:bookmarkEnd w:id="136"/>
      <w:bookmarkEnd w:id="137"/>
    </w:p>
    <w:p w14:paraId="4A99E7D7" w14:textId="77777777" w:rsidR="00B54919" w:rsidRPr="00596A3A" w:rsidRDefault="00B54919" w:rsidP="00C80695">
      <w:pPr>
        <w:pStyle w:val="Default"/>
        <w:rPr>
          <w:rFonts w:ascii="Arial" w:hAnsi="Arial" w:cs="Arial"/>
          <w:color w:val="auto"/>
          <w:sz w:val="22"/>
          <w:szCs w:val="22"/>
        </w:rPr>
      </w:pPr>
    </w:p>
    <w:p w14:paraId="0D5FEF50" w14:textId="27966160"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Polígono marino de 1</w:t>
      </w:r>
      <w:r w:rsidR="0024344B" w:rsidRPr="00596A3A">
        <w:rPr>
          <w:rFonts w:ascii="Arial" w:hAnsi="Arial" w:cs="Arial"/>
          <w:color w:val="auto"/>
          <w:sz w:val="22"/>
          <w:szCs w:val="22"/>
        </w:rPr>
        <w:t>, 005,010.33</w:t>
      </w:r>
      <w:r w:rsidRPr="00596A3A">
        <w:rPr>
          <w:rFonts w:ascii="Arial" w:hAnsi="Arial" w:cs="Arial"/>
          <w:color w:val="auto"/>
          <w:sz w:val="22"/>
          <w:szCs w:val="22"/>
        </w:rPr>
        <w:t xml:space="preserve"> hectáreas, localizado en el centro este de la RBCM, frente a las costas de los municipios de Solidaridad, Puerto Morelos, Tulum y Felipe carrillo Puerto, correspondiente al talud de la Cordillera de Cozumel y de Sian Ka’an. </w:t>
      </w:r>
    </w:p>
    <w:p w14:paraId="346C7920" w14:textId="77777777" w:rsidR="00B54919" w:rsidRPr="00596A3A" w:rsidRDefault="00B54919" w:rsidP="00C80695">
      <w:pPr>
        <w:pStyle w:val="Default"/>
        <w:jc w:val="both"/>
        <w:rPr>
          <w:rFonts w:ascii="Arial" w:hAnsi="Arial" w:cs="Arial"/>
          <w:color w:val="auto"/>
          <w:sz w:val="22"/>
          <w:szCs w:val="22"/>
        </w:rPr>
      </w:pPr>
    </w:p>
    <w:p w14:paraId="406F88C8" w14:textId="77777777"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 xml:space="preserve">Dadas sus características, en esta subzona no existen actividades productivas, ya que la actividad pesquera no es de profundidad, llevándose a cabo en la subzona de aprovechamiento sustentable de los recursos naturales que colinda en su porción superior (de los 100 metros de profundidad a la superficie), donde se lleva a cabo pesca cooperativada y la navegación. </w:t>
      </w:r>
    </w:p>
    <w:p w14:paraId="11DF376D" w14:textId="77777777" w:rsidR="00B54919" w:rsidRPr="00596A3A" w:rsidRDefault="00B54919" w:rsidP="00C80695">
      <w:pPr>
        <w:pStyle w:val="Default"/>
        <w:rPr>
          <w:rFonts w:ascii="Arial" w:hAnsi="Arial" w:cs="Arial"/>
          <w:color w:val="auto"/>
          <w:sz w:val="22"/>
          <w:szCs w:val="22"/>
        </w:rPr>
      </w:pPr>
    </w:p>
    <w:p w14:paraId="3B5E111D" w14:textId="64C6410D"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lastRenderedPageBreak/>
        <w:t>Esta subzona es relevante como área de alimentación, refugio, reproducción, anidación,</w:t>
      </w:r>
      <w:r w:rsidR="001C0F99">
        <w:rPr>
          <w:rFonts w:ascii="Arial" w:hAnsi="Arial" w:cs="Arial"/>
          <w:color w:val="auto"/>
          <w:sz w:val="22"/>
          <w:szCs w:val="22"/>
        </w:rPr>
        <w:t xml:space="preserve"> migración,</w:t>
      </w:r>
      <w:r w:rsidRPr="00596A3A">
        <w:rPr>
          <w:rFonts w:ascii="Arial" w:hAnsi="Arial" w:cs="Arial"/>
          <w:color w:val="auto"/>
          <w:sz w:val="22"/>
          <w:szCs w:val="22"/>
        </w:rPr>
        <w:t xml:space="preserve"> desarrollo y crecimiento para diferentes especies. Los grupos taxonómicos con elevada riqueza de especies en el sitio son: corales de profundidad (alto); moluscos (alto); anélidos poliquetos (alto); equinodermos (alto); esponjas (alto); crustáceos (alto); peces (alto), </w:t>
      </w:r>
      <w:r w:rsidR="001C0F99">
        <w:rPr>
          <w:rFonts w:ascii="Arial" w:hAnsi="Arial" w:cs="Arial"/>
          <w:color w:val="auto"/>
          <w:sz w:val="22"/>
          <w:szCs w:val="22"/>
        </w:rPr>
        <w:t>tiburones</w:t>
      </w:r>
      <w:r w:rsidRPr="00596A3A">
        <w:rPr>
          <w:rFonts w:ascii="Arial" w:hAnsi="Arial" w:cs="Arial"/>
          <w:color w:val="auto"/>
          <w:sz w:val="22"/>
          <w:szCs w:val="22"/>
        </w:rPr>
        <w:t xml:space="preserve"> (medio), tales como tintorera (</w:t>
      </w:r>
      <w:r w:rsidRPr="00596A3A">
        <w:rPr>
          <w:rFonts w:ascii="Arial" w:hAnsi="Arial" w:cs="Arial"/>
          <w:i/>
          <w:color w:val="auto"/>
          <w:sz w:val="22"/>
          <w:szCs w:val="22"/>
        </w:rPr>
        <w:t>Prionace glauca</w:t>
      </w:r>
      <w:r w:rsidRPr="00596A3A">
        <w:rPr>
          <w:rFonts w:ascii="Arial" w:hAnsi="Arial" w:cs="Arial"/>
          <w:color w:val="auto"/>
          <w:sz w:val="22"/>
          <w:szCs w:val="22"/>
        </w:rPr>
        <w:t>), cornuda (</w:t>
      </w:r>
      <w:r w:rsidRPr="00596A3A">
        <w:rPr>
          <w:rFonts w:ascii="Arial" w:hAnsi="Arial" w:cs="Arial"/>
          <w:i/>
          <w:color w:val="auto"/>
          <w:sz w:val="22"/>
          <w:szCs w:val="22"/>
        </w:rPr>
        <w:t>Sphyrna lewini</w:t>
      </w:r>
      <w:r w:rsidRPr="00596A3A">
        <w:rPr>
          <w:rFonts w:ascii="Arial" w:hAnsi="Arial" w:cs="Arial"/>
          <w:color w:val="auto"/>
          <w:sz w:val="22"/>
          <w:szCs w:val="22"/>
        </w:rPr>
        <w:t>), peces endémicos (</w:t>
      </w:r>
      <w:r w:rsidRPr="00596A3A">
        <w:rPr>
          <w:rFonts w:ascii="Arial" w:hAnsi="Arial" w:cs="Arial"/>
          <w:i/>
          <w:color w:val="auto"/>
          <w:sz w:val="22"/>
          <w:szCs w:val="22"/>
        </w:rPr>
        <w:t>Liprogramma trilineatum, Labrisomus bucciferus, Gobiesox punctulatus y Robinsichthys arrowsmithensis</w:t>
      </w:r>
      <w:r w:rsidRPr="00596A3A">
        <w:rPr>
          <w:rFonts w:ascii="Arial" w:hAnsi="Arial" w:cs="Arial"/>
          <w:color w:val="auto"/>
          <w:sz w:val="22"/>
          <w:szCs w:val="22"/>
        </w:rPr>
        <w:t>), picudos, langosta</w:t>
      </w:r>
      <w:r w:rsidR="001C0F99">
        <w:rPr>
          <w:rFonts w:ascii="Arial" w:hAnsi="Arial" w:cs="Arial"/>
          <w:color w:val="auto"/>
          <w:sz w:val="22"/>
          <w:szCs w:val="22"/>
        </w:rPr>
        <w:t>,</w:t>
      </w:r>
      <w:r w:rsidRPr="00596A3A">
        <w:rPr>
          <w:rFonts w:ascii="Arial" w:hAnsi="Arial" w:cs="Arial"/>
          <w:color w:val="auto"/>
          <w:sz w:val="22"/>
          <w:szCs w:val="22"/>
        </w:rPr>
        <w:t xml:space="preserve"> caracol,</w:t>
      </w:r>
      <w:r w:rsidR="001C0F99">
        <w:rPr>
          <w:rFonts w:ascii="Arial" w:hAnsi="Arial" w:cs="Arial"/>
          <w:color w:val="auto"/>
          <w:sz w:val="22"/>
          <w:szCs w:val="22"/>
        </w:rPr>
        <w:t xml:space="preserve"> mamíferos marinos</w:t>
      </w:r>
      <w:r w:rsidRPr="00596A3A">
        <w:rPr>
          <w:rFonts w:ascii="Arial" w:hAnsi="Arial" w:cs="Arial"/>
          <w:color w:val="auto"/>
          <w:sz w:val="22"/>
          <w:szCs w:val="22"/>
        </w:rPr>
        <w:t xml:space="preserve"> entre otros. Por lo anterior, contiene una importante representación de ecosistemas de arrecifes profundos y alta diversidad de especies de mar profundo sobre todo de invertebrados y por su importancia para pesquerías.</w:t>
      </w:r>
    </w:p>
    <w:p w14:paraId="22C34813" w14:textId="77777777"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 xml:space="preserve"> </w:t>
      </w:r>
    </w:p>
    <w:p w14:paraId="38B0BFC5"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 xml:space="preserve">Particularmente, la Cordillera de Cozumel se caracteriza por tener un declive pronunciado con profundidades que van de los 200 hasta los 4,682 metros (Bezauri-Creel </w:t>
      </w:r>
      <w:r w:rsidRPr="00596A3A">
        <w:rPr>
          <w:rFonts w:ascii="Arial" w:hAnsi="Arial" w:cs="Arial"/>
          <w:i/>
        </w:rPr>
        <w:t>et al</w:t>
      </w:r>
      <w:r w:rsidRPr="00596A3A">
        <w:rPr>
          <w:rFonts w:ascii="Arial" w:hAnsi="Arial" w:cs="Arial"/>
        </w:rPr>
        <w:t>, 2011). Es considerada un área muy importante para su conservación por ser un sitio de alimentación y refugio de una gran diversidad de especies, un hogar para especies de corales de profundidad, un área de alta productividad y un lugar importante de agregación de tiburones (Conabio- Ficha Técnica 103).</w:t>
      </w:r>
    </w:p>
    <w:p w14:paraId="6FB9AB40" w14:textId="77777777" w:rsidR="00B54919" w:rsidRPr="00596A3A" w:rsidRDefault="00B54919" w:rsidP="00C80695">
      <w:pPr>
        <w:autoSpaceDE w:val="0"/>
        <w:autoSpaceDN w:val="0"/>
        <w:adjustRightInd w:val="0"/>
        <w:spacing w:before="0" w:after="0" w:line="240" w:lineRule="auto"/>
        <w:rPr>
          <w:rFonts w:ascii="Arial" w:hAnsi="Arial" w:cs="Arial"/>
        </w:rPr>
      </w:pPr>
    </w:p>
    <w:p w14:paraId="40EBA96A" w14:textId="77777777" w:rsidR="00B54919" w:rsidRPr="00596A3A" w:rsidRDefault="00B54919" w:rsidP="00C80695">
      <w:pPr>
        <w:pStyle w:val="Ttulo3"/>
        <w:numPr>
          <w:ilvl w:val="0"/>
          <w:numId w:val="0"/>
        </w:numPr>
        <w:spacing w:before="0"/>
        <w:rPr>
          <w:color w:val="auto"/>
        </w:rPr>
      </w:pPr>
      <w:bookmarkStart w:id="138" w:name="_Toc475357013"/>
      <w:bookmarkStart w:id="139" w:name="_Toc483396498"/>
      <w:r w:rsidRPr="00596A3A">
        <w:rPr>
          <w:color w:val="auto"/>
        </w:rPr>
        <w:t>2. Polígono Banco Chinchorro Profundo</w:t>
      </w:r>
      <w:bookmarkEnd w:id="138"/>
      <w:bookmarkEnd w:id="139"/>
      <w:r w:rsidRPr="00596A3A">
        <w:rPr>
          <w:color w:val="auto"/>
        </w:rPr>
        <w:t xml:space="preserve"> </w:t>
      </w:r>
    </w:p>
    <w:p w14:paraId="2BCF2864" w14:textId="77777777" w:rsidR="00B54919" w:rsidRPr="00596A3A" w:rsidRDefault="00B54919" w:rsidP="00C80695">
      <w:pPr>
        <w:autoSpaceDE w:val="0"/>
        <w:autoSpaceDN w:val="0"/>
        <w:adjustRightInd w:val="0"/>
        <w:spacing w:before="0" w:after="0" w:line="240" w:lineRule="auto"/>
        <w:rPr>
          <w:rFonts w:ascii="Arial" w:hAnsi="Arial" w:cs="Arial"/>
        </w:rPr>
      </w:pPr>
    </w:p>
    <w:p w14:paraId="454D58D9"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 xml:space="preserve">Polígono marino de 484,416.33 hectáreas, localizado en el extremo sur de la RBCM, frente a las costas del municipio de Othón P. Blanco, el cual inicia al este de la Reserva de la Biosfera Banco Chinchorro y abarca hasta el límite con la zona económica exclusiva de México. </w:t>
      </w:r>
    </w:p>
    <w:p w14:paraId="4356527A" w14:textId="77777777" w:rsidR="00B54919" w:rsidRPr="00596A3A" w:rsidRDefault="00B54919" w:rsidP="00C80695">
      <w:pPr>
        <w:autoSpaceDE w:val="0"/>
        <w:autoSpaceDN w:val="0"/>
        <w:adjustRightInd w:val="0"/>
        <w:spacing w:before="0" w:after="0" w:line="240" w:lineRule="auto"/>
        <w:rPr>
          <w:rFonts w:ascii="Arial" w:hAnsi="Arial" w:cs="Arial"/>
        </w:rPr>
      </w:pPr>
    </w:p>
    <w:p w14:paraId="61A6DD66"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 xml:space="preserve">La subzona abarca, de manera vertical, desde los 100 metros de profundidad hasta el lecho marino y presenta un talud con pendiente pronunciada que desciende a profundidades de 200 a 4,915 metros de profundidad. </w:t>
      </w:r>
    </w:p>
    <w:p w14:paraId="59886C0B" w14:textId="77777777" w:rsidR="00B54919" w:rsidRPr="00596A3A" w:rsidRDefault="00B54919" w:rsidP="00C80695">
      <w:pPr>
        <w:pStyle w:val="Default"/>
        <w:jc w:val="both"/>
        <w:rPr>
          <w:rFonts w:ascii="Arial" w:hAnsi="Arial" w:cs="Arial"/>
          <w:color w:val="auto"/>
          <w:sz w:val="22"/>
          <w:szCs w:val="22"/>
        </w:rPr>
      </w:pPr>
    </w:p>
    <w:p w14:paraId="61A5C19A"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 xml:space="preserve">Dicho polígono es considerado de extrema importancia para su conservación por identificarse como sitio importante de alimentación, refugio, reproducción, anidación y crecimiento de diferentes especies, ya que contiene elementos que lo hacen único (CONABIO, </w:t>
      </w:r>
      <w:r w:rsidRPr="00596A3A">
        <w:rPr>
          <w:rFonts w:ascii="Arial" w:hAnsi="Arial" w:cs="Arial"/>
          <w:i/>
        </w:rPr>
        <w:t>et al</w:t>
      </w:r>
      <w:r w:rsidRPr="00596A3A">
        <w:rPr>
          <w:rFonts w:ascii="Arial" w:hAnsi="Arial" w:cs="Arial"/>
        </w:rPr>
        <w:t xml:space="preserve">, 2007 y Bezauri-Creel </w:t>
      </w:r>
      <w:r w:rsidRPr="00596A3A">
        <w:rPr>
          <w:rFonts w:ascii="Arial" w:hAnsi="Arial" w:cs="Arial"/>
          <w:i/>
        </w:rPr>
        <w:t>et al</w:t>
      </w:r>
      <w:r w:rsidRPr="00596A3A">
        <w:rPr>
          <w:rFonts w:ascii="Arial" w:hAnsi="Arial" w:cs="Arial"/>
        </w:rPr>
        <w:t>, 2011) por ser el límite sur de distribución de la langosta de profundidad (</w:t>
      </w:r>
      <w:r w:rsidRPr="00596A3A">
        <w:rPr>
          <w:rFonts w:ascii="Arial" w:hAnsi="Arial" w:cs="Arial"/>
          <w:i/>
        </w:rPr>
        <w:t>Nephropsis aculeata</w:t>
      </w:r>
      <w:r w:rsidRPr="00596A3A">
        <w:rPr>
          <w:rFonts w:ascii="Arial" w:hAnsi="Arial" w:cs="Arial"/>
        </w:rPr>
        <w:t>) y presentar una alta ocurrencia de elasmobranquios y corales de profundidad, y de agregaciones de camarones de profundidad en la base del atolón.</w:t>
      </w:r>
    </w:p>
    <w:p w14:paraId="2F012875" w14:textId="77777777" w:rsidR="00B54919" w:rsidRPr="00596A3A" w:rsidRDefault="00B54919" w:rsidP="00C80695">
      <w:pPr>
        <w:autoSpaceDE w:val="0"/>
        <w:autoSpaceDN w:val="0"/>
        <w:adjustRightInd w:val="0"/>
        <w:spacing w:before="0" w:after="0" w:line="240" w:lineRule="auto"/>
        <w:rPr>
          <w:rFonts w:ascii="Arial" w:hAnsi="Arial" w:cs="Arial"/>
        </w:rPr>
      </w:pPr>
    </w:p>
    <w:p w14:paraId="5A79DF7A" w14:textId="05E16A35"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Contiene una importante representación de ecosistemas de arrecifes profundos, escarpes, cañones submarinos y cascadas de arena, considerados sitios profundos de alta diversidad potencial. Si bien el conocimiento de la biodiversidad de estas áreas es escaso, se sabe que existe una elevada riqueza específica de corales de profundidad, moluscos, poliquetos, equinodermos, peces y crustáceos decápodos (</w:t>
      </w:r>
      <w:r w:rsidRPr="00596A3A">
        <w:rPr>
          <w:rFonts w:ascii="Arial" w:hAnsi="Arial" w:cs="Arial"/>
          <w:i/>
          <w:iCs/>
        </w:rPr>
        <w:t xml:space="preserve">Brachycarpus </w:t>
      </w:r>
      <w:r w:rsidRPr="00596A3A">
        <w:rPr>
          <w:rFonts w:ascii="Arial" w:hAnsi="Arial" w:cs="Arial"/>
        </w:rPr>
        <w:t>biunguiculatus</w:t>
      </w:r>
      <w:r w:rsidRPr="00596A3A">
        <w:rPr>
          <w:rFonts w:ascii="Arial" w:hAnsi="Arial" w:cs="Arial"/>
          <w:i/>
          <w:iCs/>
        </w:rPr>
        <w:t>, Periclimenes iridescens, Alpheus amblyonyx, Automate evermanni, Synalpeus brooksi, S. paraneptunus, S. rathbunae, Janicea antiguensis, Trachycharis restrictus, Processa profunda, P. vicina</w:t>
      </w:r>
      <w:r w:rsidRPr="00596A3A">
        <w:rPr>
          <w:rFonts w:ascii="Arial" w:hAnsi="Arial" w:cs="Arial"/>
        </w:rPr>
        <w:t xml:space="preserve">) (Bezauri-Creel </w:t>
      </w:r>
      <w:r w:rsidRPr="00596A3A">
        <w:rPr>
          <w:rFonts w:ascii="Arial" w:hAnsi="Arial" w:cs="Arial"/>
          <w:i/>
        </w:rPr>
        <w:t>et al,</w:t>
      </w:r>
      <w:r w:rsidRPr="00596A3A">
        <w:rPr>
          <w:rFonts w:ascii="Arial" w:hAnsi="Arial" w:cs="Arial"/>
        </w:rPr>
        <w:t xml:space="preserve"> 2011), y probablemente existan especies endémicas, de concurrencia limitada o poco conocidos como corales abisales o elasmobranqios de 5 branquia</w:t>
      </w:r>
      <w:r w:rsidR="001C0F99">
        <w:rPr>
          <w:rFonts w:ascii="Arial" w:hAnsi="Arial" w:cs="Arial"/>
        </w:rPr>
        <w:t>s</w:t>
      </w:r>
      <w:r w:rsidRPr="00596A3A">
        <w:rPr>
          <w:rFonts w:ascii="Arial" w:hAnsi="Arial" w:cs="Arial"/>
        </w:rPr>
        <w:t xml:space="preserve"> (especies primitivas).</w:t>
      </w:r>
    </w:p>
    <w:p w14:paraId="107F3665" w14:textId="77777777" w:rsidR="00B54919" w:rsidRPr="00596A3A" w:rsidRDefault="00B54919" w:rsidP="00C80695">
      <w:pPr>
        <w:autoSpaceDE w:val="0"/>
        <w:autoSpaceDN w:val="0"/>
        <w:adjustRightInd w:val="0"/>
        <w:spacing w:before="0" w:after="0" w:line="240" w:lineRule="auto"/>
        <w:rPr>
          <w:rFonts w:ascii="Arial" w:hAnsi="Arial" w:cs="Arial"/>
        </w:rPr>
      </w:pPr>
    </w:p>
    <w:p w14:paraId="7B5689D1"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 xml:space="preserve">Asimismo, esta subzona guarda relación directa con la porción somera de Banco Chinchorro considerado también como una región marina prioritaria, lo que le atribuye importancia en la conectividad de ambientes con protección estricta.  </w:t>
      </w:r>
    </w:p>
    <w:p w14:paraId="41F221EB" w14:textId="77777777" w:rsidR="00B54919" w:rsidRPr="00596A3A" w:rsidRDefault="00B54919" w:rsidP="00C80695">
      <w:pPr>
        <w:autoSpaceDE w:val="0"/>
        <w:autoSpaceDN w:val="0"/>
        <w:adjustRightInd w:val="0"/>
        <w:spacing w:before="0" w:after="0" w:line="240" w:lineRule="auto"/>
        <w:rPr>
          <w:rFonts w:ascii="Arial" w:hAnsi="Arial" w:cs="Arial"/>
        </w:rPr>
      </w:pPr>
    </w:p>
    <w:p w14:paraId="010C0C1E"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 xml:space="preserve">Dadas sus características, en esta subzona no existen actividades productivas, ya que la actividad pesquera no es de profundidad y se lleva a cabo en la subzona de aprovechamiento </w:t>
      </w:r>
      <w:r w:rsidRPr="00596A3A">
        <w:rPr>
          <w:rFonts w:ascii="Arial" w:hAnsi="Arial" w:cs="Arial"/>
        </w:rPr>
        <w:lastRenderedPageBreak/>
        <w:t>sustentable de los recursos naturales que colinda en su porción superior (de los 100 metros de profundidad a la superficie).</w:t>
      </w:r>
    </w:p>
    <w:p w14:paraId="463982E9" w14:textId="77777777" w:rsidR="00B54919" w:rsidRPr="00596A3A" w:rsidRDefault="00B54919" w:rsidP="00C80695">
      <w:pPr>
        <w:autoSpaceDE w:val="0"/>
        <w:autoSpaceDN w:val="0"/>
        <w:adjustRightInd w:val="0"/>
        <w:spacing w:before="0" w:after="0" w:line="240" w:lineRule="auto"/>
        <w:rPr>
          <w:rFonts w:ascii="Arial" w:hAnsi="Arial" w:cs="Arial"/>
        </w:rPr>
      </w:pPr>
    </w:p>
    <w:p w14:paraId="275FFE56" w14:textId="446E2FDD" w:rsidR="00B54919" w:rsidRPr="00596A3A" w:rsidRDefault="00B54919" w:rsidP="00C80695">
      <w:pPr>
        <w:pStyle w:val="Ttulo3"/>
        <w:numPr>
          <w:ilvl w:val="0"/>
          <w:numId w:val="0"/>
        </w:numPr>
        <w:spacing w:before="0"/>
        <w:rPr>
          <w:color w:val="auto"/>
        </w:rPr>
      </w:pPr>
      <w:bookmarkStart w:id="140" w:name="_Toc475357014"/>
      <w:bookmarkStart w:id="141" w:name="_Toc483396499"/>
      <w:r w:rsidRPr="00596A3A">
        <w:rPr>
          <w:color w:val="auto"/>
        </w:rPr>
        <w:t xml:space="preserve">3.- Polígono </w:t>
      </w:r>
      <w:bookmarkEnd w:id="140"/>
      <w:r w:rsidR="00C313EF" w:rsidRPr="00C313EF">
        <w:rPr>
          <w:color w:val="auto"/>
        </w:rPr>
        <w:t>Cordillera Submarina Caimán</w:t>
      </w:r>
      <w:bookmarkEnd w:id="141"/>
    </w:p>
    <w:p w14:paraId="28ACF871" w14:textId="77777777" w:rsidR="00B54919" w:rsidRPr="00596A3A" w:rsidRDefault="00B54919" w:rsidP="00C80695">
      <w:pPr>
        <w:pStyle w:val="Default"/>
        <w:rPr>
          <w:rFonts w:ascii="Arial" w:hAnsi="Arial" w:cs="Arial"/>
          <w:b/>
          <w:color w:val="auto"/>
          <w:sz w:val="18"/>
          <w:szCs w:val="18"/>
        </w:rPr>
      </w:pPr>
    </w:p>
    <w:p w14:paraId="0EC3E0AB" w14:textId="77777777"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Comprende un polígono marino de 433,132.78 hectáreas, ubicado en el extremo sureste de la RBCM, frente a las costas del municipio Othón P. Blanco, Quintana Roo. Abarca la columna de agua desde los 100 metros de profundidad hasta el lecho marino.</w:t>
      </w:r>
    </w:p>
    <w:p w14:paraId="0B8EBCE4" w14:textId="77777777" w:rsidR="00B54919" w:rsidRPr="00596A3A" w:rsidRDefault="00B54919" w:rsidP="00C80695">
      <w:pPr>
        <w:pStyle w:val="Default"/>
        <w:jc w:val="both"/>
        <w:rPr>
          <w:rFonts w:ascii="Arial" w:hAnsi="Arial" w:cs="Arial"/>
          <w:color w:val="auto"/>
          <w:sz w:val="22"/>
          <w:szCs w:val="22"/>
        </w:rPr>
      </w:pPr>
    </w:p>
    <w:p w14:paraId="7DF13637" w14:textId="24BA7B9F"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 xml:space="preserve">Dicho polígono limita al sur con la Cordillera Caimán, cadena montañosa que emerge desde el fondo del océano, con una elevación de más de 4,000 m y bancos situados a más de 200 metros de profundidad (Wilkinson </w:t>
      </w:r>
      <w:r w:rsidRPr="00596A3A">
        <w:rPr>
          <w:rFonts w:ascii="Arial" w:hAnsi="Arial" w:cs="Arial"/>
          <w:i/>
          <w:color w:val="auto"/>
          <w:sz w:val="22"/>
          <w:szCs w:val="22"/>
        </w:rPr>
        <w:t>et al</w:t>
      </w:r>
      <w:r w:rsidR="00343FC1" w:rsidRPr="00596A3A">
        <w:rPr>
          <w:rFonts w:ascii="Arial" w:hAnsi="Arial" w:cs="Arial"/>
          <w:color w:val="auto"/>
          <w:sz w:val="22"/>
          <w:szCs w:val="22"/>
        </w:rPr>
        <w:t>,</w:t>
      </w:r>
      <w:r w:rsidRPr="00596A3A">
        <w:rPr>
          <w:rFonts w:ascii="Arial" w:hAnsi="Arial" w:cs="Arial"/>
          <w:color w:val="auto"/>
          <w:sz w:val="22"/>
          <w:szCs w:val="22"/>
        </w:rPr>
        <w:t xml:space="preserve"> 2009). Por debajo de la cuenca de Yucatán su corteza tiene un grosor aproximadamente de 14 km, y en algunas partes es más delgada que la que se encuentra por debajo de la dorsal Caimán (Holcombe, 1977). En su parte central es notablemente plana y contiene sedimentos pelágicos o turbiditas (Holcombe, 1977).</w:t>
      </w:r>
    </w:p>
    <w:p w14:paraId="29B9CF72" w14:textId="77777777" w:rsidR="00B54919" w:rsidRPr="00596A3A" w:rsidRDefault="00B54919" w:rsidP="00C80695">
      <w:pPr>
        <w:pStyle w:val="Default"/>
        <w:rPr>
          <w:rFonts w:ascii="Arial" w:hAnsi="Arial" w:cs="Arial"/>
          <w:color w:val="auto"/>
          <w:sz w:val="22"/>
          <w:szCs w:val="22"/>
        </w:rPr>
      </w:pPr>
    </w:p>
    <w:p w14:paraId="58581ECE" w14:textId="77777777" w:rsidR="00B54919" w:rsidRPr="00596A3A" w:rsidRDefault="00B54919" w:rsidP="00C80695">
      <w:pPr>
        <w:autoSpaceDE w:val="0"/>
        <w:autoSpaceDN w:val="0"/>
        <w:adjustRightInd w:val="0"/>
        <w:spacing w:before="0" w:after="0" w:line="240" w:lineRule="auto"/>
        <w:rPr>
          <w:rFonts w:ascii="Arial" w:hAnsi="Arial" w:cs="Arial"/>
          <w:lang w:eastAsia="es-MX"/>
        </w:rPr>
      </w:pPr>
      <w:r w:rsidRPr="00596A3A">
        <w:rPr>
          <w:rFonts w:ascii="Arial" w:hAnsi="Arial" w:cs="Arial"/>
          <w:lang w:eastAsia="es-MX"/>
        </w:rPr>
        <w:t>La fosa de las Caimán y su cordillera asociada, es una compleja zona de falla, que presenta una pequeña elevación en el lecho marino de la zona oeste del mar Caribe que se desarrolla en dirección NE-SW, que podría ser el producto de una falla de aproximadamente 420 km de longitud montada sobre la falla principal. La fosa forma parte de la frontera tectónica entre la placa norteamericana y la placa del Caribe. Se extiende desde el Paso de los Vientos Windward Passage), cruzando al sur de la sierra Maestra en Cuba hacia Guatemala. Esta fosa es relativamente angosta y corre en dirección este-noreste a oeste-suroeste.</w:t>
      </w:r>
    </w:p>
    <w:p w14:paraId="47A2AF3C" w14:textId="77777777" w:rsidR="00B54919" w:rsidRPr="00596A3A" w:rsidRDefault="00B54919" w:rsidP="00C80695">
      <w:pPr>
        <w:pStyle w:val="Default"/>
        <w:jc w:val="both"/>
        <w:rPr>
          <w:rFonts w:ascii="Arial" w:hAnsi="Arial" w:cs="Arial"/>
          <w:color w:val="auto"/>
          <w:sz w:val="20"/>
          <w:szCs w:val="20"/>
        </w:rPr>
      </w:pPr>
    </w:p>
    <w:p w14:paraId="472967F0" w14:textId="77777777"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De acuerdo a la estratificación por profundidad, presenta el 0.38% de 200 a 800 metros de profundidad (batial inferior); 17.59% de 2,000 a 3,500 (abisal superior), y 82.03% de 3,500 a 4,673m (abisal inferior).</w:t>
      </w:r>
    </w:p>
    <w:p w14:paraId="1A85458C" w14:textId="77777777" w:rsidR="00B54919" w:rsidRPr="00596A3A" w:rsidRDefault="00B54919" w:rsidP="00C80695">
      <w:pPr>
        <w:autoSpaceDE w:val="0"/>
        <w:autoSpaceDN w:val="0"/>
        <w:adjustRightInd w:val="0"/>
        <w:spacing w:before="0" w:after="0" w:line="240" w:lineRule="auto"/>
        <w:rPr>
          <w:rFonts w:ascii="Arial" w:hAnsi="Arial" w:cs="Arial"/>
        </w:rPr>
      </w:pPr>
    </w:p>
    <w:p w14:paraId="05C9B9CB" w14:textId="77777777" w:rsidR="00B54919" w:rsidRPr="00596A3A" w:rsidRDefault="00B54919" w:rsidP="00C80695">
      <w:pPr>
        <w:autoSpaceDE w:val="0"/>
        <w:autoSpaceDN w:val="0"/>
        <w:adjustRightInd w:val="0"/>
        <w:spacing w:before="0" w:after="0" w:line="240" w:lineRule="auto"/>
        <w:rPr>
          <w:rFonts w:ascii="Arial" w:hAnsi="Arial" w:cs="Arial"/>
          <w:lang w:eastAsia="es-MX"/>
        </w:rPr>
      </w:pPr>
      <w:r w:rsidRPr="00596A3A">
        <w:rPr>
          <w:rFonts w:ascii="Arial" w:hAnsi="Arial" w:cs="Arial"/>
        </w:rPr>
        <w:t>Por lo anterior, el sitio es identificado como uno de los 26 sitios prioritarios para la conservación de los ambientes oceánicos, correspondientes al mar profundo, siendo relevante por su posible representación de ecosistemas de arrecifes profundos dentro de la Zona Económica Exclusiva Mexicana (ZEE), semi-aislado del sistema de cordilleras (borderland) que se desarrolla paralelo a la costa de Quintana</w:t>
      </w:r>
      <w:r w:rsidRPr="00596A3A">
        <w:rPr>
          <w:rFonts w:ascii="Arial" w:hAnsi="Arial" w:cs="Arial"/>
          <w:lang w:eastAsia="es-MX"/>
        </w:rPr>
        <w:t xml:space="preserve"> Roo y con conectividad con la morfo-estructura de la Fosa de las Caimán, y por su presencia de fondos planos de la Cuenca del Caribe, alejados de la costa de Quintana Roo. </w:t>
      </w:r>
    </w:p>
    <w:p w14:paraId="26E9617C" w14:textId="77777777" w:rsidR="00B54919" w:rsidRPr="00596A3A" w:rsidRDefault="00B54919" w:rsidP="00C80695">
      <w:pPr>
        <w:autoSpaceDE w:val="0"/>
        <w:autoSpaceDN w:val="0"/>
        <w:adjustRightInd w:val="0"/>
        <w:spacing w:before="0" w:after="0" w:line="240" w:lineRule="auto"/>
        <w:rPr>
          <w:rFonts w:ascii="Arial" w:hAnsi="Arial" w:cs="Arial"/>
          <w:lang w:eastAsia="es-MX"/>
        </w:rPr>
      </w:pPr>
    </w:p>
    <w:p w14:paraId="624DA97D"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Dadas sus características, en esta subzona no existen actividades productivas, ya que la actividad pesquera no es de profundidad y se lleva a cabo en la subzona de aprovechamiento sustentable de los recursos naturales que colinda en su porción superior (de los 100 metros de profundidad a la superficie).</w:t>
      </w:r>
    </w:p>
    <w:p w14:paraId="586BF946" w14:textId="77777777" w:rsidR="00B54919" w:rsidRPr="00596A3A" w:rsidRDefault="00B54919" w:rsidP="00C80695">
      <w:pPr>
        <w:pStyle w:val="Default"/>
        <w:jc w:val="both"/>
        <w:rPr>
          <w:rFonts w:ascii="Arial" w:hAnsi="Arial" w:cs="Arial"/>
          <w:color w:val="auto"/>
          <w:sz w:val="22"/>
          <w:szCs w:val="22"/>
        </w:rPr>
      </w:pPr>
    </w:p>
    <w:p w14:paraId="4146DC9A" w14:textId="77777777" w:rsidR="00B54919" w:rsidRPr="00596A3A" w:rsidRDefault="00B54919" w:rsidP="00C80695">
      <w:pPr>
        <w:pStyle w:val="Default"/>
        <w:rPr>
          <w:rFonts w:ascii="Arial" w:hAnsi="Arial" w:cs="Arial"/>
          <w:color w:val="auto"/>
          <w:sz w:val="22"/>
          <w:szCs w:val="22"/>
        </w:rPr>
      </w:pPr>
    </w:p>
    <w:tbl>
      <w:tblPr>
        <w:tblW w:w="5000" w:type="pct"/>
        <w:tblCellMar>
          <w:left w:w="72" w:type="dxa"/>
          <w:right w:w="72" w:type="dxa"/>
        </w:tblCellMar>
        <w:tblLook w:val="0000" w:firstRow="0" w:lastRow="0" w:firstColumn="0" w:lastColumn="0" w:noHBand="0" w:noVBand="0"/>
      </w:tblPr>
      <w:tblGrid>
        <w:gridCol w:w="4589"/>
        <w:gridCol w:w="4915"/>
      </w:tblGrid>
      <w:tr w:rsidR="00CF435B" w:rsidRPr="00596A3A" w14:paraId="54006D26" w14:textId="77777777" w:rsidTr="00D103F7">
        <w:trPr>
          <w:trHeight w:val="411"/>
        </w:trPr>
        <w:tc>
          <w:tcPr>
            <w:tcW w:w="5000" w:type="pct"/>
            <w:gridSpan w:val="2"/>
            <w:tcBorders>
              <w:top w:val="single" w:sz="6" w:space="0" w:color="auto"/>
              <w:left w:val="single" w:sz="6" w:space="0" w:color="auto"/>
              <w:bottom w:val="single" w:sz="6" w:space="0" w:color="auto"/>
              <w:right w:val="single" w:sz="6" w:space="0" w:color="auto"/>
            </w:tcBorders>
          </w:tcPr>
          <w:p w14:paraId="5689E88B"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SUBZONA DE USO RESTRINGIDO PROFUNDO</w:t>
            </w:r>
          </w:p>
          <w:p w14:paraId="03AB0C38" w14:textId="21254BD2"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 xml:space="preserve">POLÍGONOS: COLINAS SUBMARINAS DE COLMER, BANCO CHINCHORRO PROFUNDO Y </w:t>
            </w:r>
            <w:r w:rsidR="00C313EF" w:rsidRPr="00C313EF">
              <w:rPr>
                <w:rFonts w:ascii="Arial" w:hAnsi="Arial" w:cs="Arial"/>
                <w:b/>
                <w:sz w:val="20"/>
                <w:szCs w:val="20"/>
              </w:rPr>
              <w:t>CORDILLERA SUBMARINA CAIMÁN</w:t>
            </w:r>
          </w:p>
        </w:tc>
      </w:tr>
      <w:tr w:rsidR="00CF435B" w:rsidRPr="00596A3A" w14:paraId="7D39ACA7"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2F683C79"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4CE4B67D"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37FA9D46"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28A17B4E" w14:textId="77777777" w:rsidR="00B54919" w:rsidRPr="00596A3A" w:rsidRDefault="00B54919" w:rsidP="00C80695">
            <w:pPr>
              <w:pStyle w:val="Texto"/>
              <w:numPr>
                <w:ilvl w:val="0"/>
                <w:numId w:val="59"/>
              </w:numPr>
              <w:rPr>
                <w:rFonts w:ascii="Arial" w:hAnsi="Arial" w:cs="Arial"/>
                <w:sz w:val="20"/>
                <w:szCs w:val="20"/>
              </w:rPr>
            </w:pPr>
            <w:r w:rsidRPr="00596A3A">
              <w:rPr>
                <w:rFonts w:ascii="Arial" w:hAnsi="Arial" w:cs="Arial"/>
                <w:sz w:val="20"/>
                <w:szCs w:val="20"/>
              </w:rPr>
              <w:t>Colecta científica de ejemplares de la vida silvestre</w:t>
            </w:r>
          </w:p>
          <w:p w14:paraId="560423BF" w14:textId="220377FE" w:rsidR="00B54919" w:rsidRPr="00596A3A" w:rsidRDefault="00B54919" w:rsidP="00C80695">
            <w:pPr>
              <w:pStyle w:val="Texto"/>
              <w:numPr>
                <w:ilvl w:val="0"/>
                <w:numId w:val="59"/>
              </w:numPr>
              <w:rPr>
                <w:rFonts w:ascii="Arial" w:hAnsi="Arial" w:cs="Arial"/>
                <w:sz w:val="20"/>
                <w:szCs w:val="20"/>
              </w:rPr>
            </w:pPr>
            <w:r w:rsidRPr="00596A3A">
              <w:rPr>
                <w:rFonts w:ascii="Arial" w:hAnsi="Arial" w:cs="Arial"/>
                <w:sz w:val="20"/>
                <w:szCs w:val="20"/>
              </w:rPr>
              <w:t xml:space="preserve">Filmaciones, actividades de fotografía, captura de imágenes o sonidos </w:t>
            </w:r>
          </w:p>
          <w:p w14:paraId="77DC2A01" w14:textId="77777777" w:rsidR="00B54919" w:rsidRPr="00596A3A" w:rsidRDefault="00B54919" w:rsidP="00C80695">
            <w:pPr>
              <w:pStyle w:val="Texto"/>
              <w:numPr>
                <w:ilvl w:val="0"/>
                <w:numId w:val="59"/>
              </w:numPr>
              <w:rPr>
                <w:rFonts w:ascii="Arial" w:hAnsi="Arial" w:cs="Arial"/>
                <w:sz w:val="20"/>
                <w:szCs w:val="20"/>
              </w:rPr>
            </w:pPr>
            <w:r w:rsidRPr="00596A3A">
              <w:rPr>
                <w:rFonts w:ascii="Arial" w:hAnsi="Arial" w:cs="Arial"/>
                <w:sz w:val="20"/>
                <w:szCs w:val="20"/>
              </w:rPr>
              <w:t xml:space="preserve">Investigación científica </w:t>
            </w:r>
          </w:p>
          <w:p w14:paraId="4FA2229C" w14:textId="77777777" w:rsidR="0096740E" w:rsidRPr="00596A3A" w:rsidRDefault="0096740E" w:rsidP="00C80695">
            <w:pPr>
              <w:pStyle w:val="Texto"/>
              <w:numPr>
                <w:ilvl w:val="0"/>
                <w:numId w:val="59"/>
              </w:numPr>
              <w:rPr>
                <w:rFonts w:ascii="Arial" w:hAnsi="Arial" w:cs="Arial"/>
                <w:sz w:val="20"/>
                <w:szCs w:val="20"/>
              </w:rPr>
            </w:pPr>
            <w:r w:rsidRPr="00596A3A">
              <w:rPr>
                <w:rFonts w:ascii="Arial" w:hAnsi="Arial" w:cs="Arial"/>
                <w:sz w:val="20"/>
                <w:szCs w:val="20"/>
              </w:rPr>
              <w:t>Monitoreo ambiental</w:t>
            </w:r>
          </w:p>
          <w:p w14:paraId="5DC2E790" w14:textId="77777777" w:rsidR="00B54919" w:rsidRPr="00596A3A" w:rsidRDefault="00B54919" w:rsidP="00C80695">
            <w:pPr>
              <w:pStyle w:val="Default"/>
              <w:rPr>
                <w:rFonts w:ascii="Arial" w:hAnsi="Arial" w:cs="Arial"/>
                <w:color w:val="auto"/>
              </w:rPr>
            </w:pPr>
          </w:p>
        </w:tc>
        <w:tc>
          <w:tcPr>
            <w:tcW w:w="2586" w:type="pct"/>
            <w:tcBorders>
              <w:top w:val="single" w:sz="6" w:space="0" w:color="auto"/>
              <w:left w:val="single" w:sz="6" w:space="0" w:color="auto"/>
              <w:bottom w:val="single" w:sz="6" w:space="0" w:color="auto"/>
              <w:right w:val="single" w:sz="6" w:space="0" w:color="auto"/>
            </w:tcBorders>
          </w:tcPr>
          <w:p w14:paraId="193A5BC7" w14:textId="77777777" w:rsidR="00B54919" w:rsidRPr="00596A3A" w:rsidRDefault="00B54919" w:rsidP="00C80695">
            <w:pPr>
              <w:pStyle w:val="Texto"/>
              <w:numPr>
                <w:ilvl w:val="0"/>
                <w:numId w:val="11"/>
              </w:numPr>
              <w:ind w:left="493" w:hanging="425"/>
              <w:rPr>
                <w:rFonts w:ascii="Arial" w:hAnsi="Arial" w:cs="Arial"/>
                <w:sz w:val="20"/>
                <w:szCs w:val="20"/>
              </w:rPr>
            </w:pPr>
            <w:r w:rsidRPr="00596A3A">
              <w:rPr>
                <w:rFonts w:ascii="Arial" w:hAnsi="Arial" w:cs="Arial"/>
                <w:sz w:val="20"/>
                <w:szCs w:val="20"/>
              </w:rPr>
              <w:lastRenderedPageBreak/>
              <w:t>Alimentar, capturar, remover, extraer, retener o apropiarse de vida silvestre, salvo para colecta e investigación científica y monitoreo ambiental</w:t>
            </w:r>
          </w:p>
          <w:p w14:paraId="6EDF9A50" w14:textId="77777777" w:rsidR="00B54919" w:rsidRPr="00596A3A" w:rsidRDefault="00B54919" w:rsidP="00C80695">
            <w:pPr>
              <w:pStyle w:val="Texto"/>
              <w:numPr>
                <w:ilvl w:val="0"/>
                <w:numId w:val="11"/>
              </w:numPr>
              <w:ind w:left="493" w:hanging="425"/>
              <w:rPr>
                <w:rFonts w:ascii="Arial" w:hAnsi="Arial" w:cs="Arial"/>
                <w:sz w:val="20"/>
                <w:szCs w:val="20"/>
              </w:rPr>
            </w:pPr>
            <w:r w:rsidRPr="00596A3A">
              <w:rPr>
                <w:rFonts w:ascii="Arial" w:hAnsi="Arial" w:cs="Arial"/>
                <w:sz w:val="20"/>
                <w:szCs w:val="20"/>
              </w:rPr>
              <w:t>Alterar o destruir por cualquier medio o acción los sitios de alimentación, anidación, refugio o reproducción de especies silvestres</w:t>
            </w:r>
          </w:p>
          <w:p w14:paraId="132FD1AC" w14:textId="272D9807" w:rsidR="00B54919" w:rsidRPr="00596A3A" w:rsidRDefault="00033126" w:rsidP="00C80695">
            <w:pPr>
              <w:pStyle w:val="Texto"/>
              <w:numPr>
                <w:ilvl w:val="0"/>
                <w:numId w:val="11"/>
              </w:numPr>
              <w:ind w:left="493" w:hanging="425"/>
              <w:rPr>
                <w:rFonts w:ascii="Arial" w:hAnsi="Arial" w:cs="Arial"/>
                <w:sz w:val="20"/>
                <w:szCs w:val="20"/>
              </w:rPr>
            </w:pPr>
            <w:r w:rsidRPr="00596A3A">
              <w:rPr>
                <w:rFonts w:ascii="Arial" w:hAnsi="Arial" w:cs="Arial"/>
                <w:sz w:val="20"/>
                <w:szCs w:val="20"/>
              </w:rPr>
              <w:lastRenderedPageBreak/>
              <w:t>Construcción de infraestructura</w:t>
            </w:r>
          </w:p>
          <w:p w14:paraId="2C8B6876" w14:textId="77777777" w:rsidR="00B54919" w:rsidRPr="00596A3A" w:rsidRDefault="00B54919" w:rsidP="00C80695">
            <w:pPr>
              <w:pStyle w:val="Texto"/>
              <w:numPr>
                <w:ilvl w:val="0"/>
                <w:numId w:val="11"/>
              </w:numPr>
              <w:ind w:left="493" w:hanging="425"/>
              <w:rPr>
                <w:rFonts w:ascii="Arial" w:hAnsi="Arial" w:cs="Arial"/>
                <w:sz w:val="20"/>
                <w:szCs w:val="20"/>
              </w:rPr>
            </w:pPr>
            <w:r w:rsidRPr="00596A3A">
              <w:rPr>
                <w:rFonts w:ascii="Arial" w:hAnsi="Arial" w:cs="Arial"/>
                <w:sz w:val="20"/>
                <w:szCs w:val="20"/>
              </w:rPr>
              <w:t>Extracción de arena</w:t>
            </w:r>
          </w:p>
          <w:p w14:paraId="440EB289" w14:textId="77777777" w:rsidR="00B54919" w:rsidRPr="00596A3A" w:rsidRDefault="00B54919" w:rsidP="00C80695">
            <w:pPr>
              <w:pStyle w:val="Texto"/>
              <w:numPr>
                <w:ilvl w:val="0"/>
                <w:numId w:val="11"/>
              </w:numPr>
              <w:ind w:left="493" w:hanging="425"/>
              <w:rPr>
                <w:rFonts w:ascii="Arial" w:hAnsi="Arial" w:cs="Arial"/>
                <w:sz w:val="20"/>
                <w:szCs w:val="20"/>
              </w:rPr>
            </w:pPr>
            <w:r w:rsidRPr="00596A3A">
              <w:rPr>
                <w:rFonts w:ascii="Arial" w:hAnsi="Arial" w:cs="Arial"/>
                <w:sz w:val="20"/>
                <w:szCs w:val="20"/>
              </w:rPr>
              <w:t>Introducir ejemplares o poblaciones exóticos de la vida silvestre</w:t>
            </w:r>
            <w:r w:rsidRPr="00596A3A">
              <w:rPr>
                <w:rFonts w:ascii="Arial" w:hAnsi="Arial" w:cs="Arial"/>
                <w:sz w:val="20"/>
                <w:szCs w:val="20"/>
                <w:vertAlign w:val="superscript"/>
              </w:rPr>
              <w:t>1</w:t>
            </w:r>
          </w:p>
          <w:p w14:paraId="02E40ADD" w14:textId="77777777" w:rsidR="00B54919" w:rsidRPr="00596A3A" w:rsidRDefault="00B54919" w:rsidP="00C80695">
            <w:pPr>
              <w:pStyle w:val="Texto"/>
              <w:numPr>
                <w:ilvl w:val="0"/>
                <w:numId w:val="11"/>
              </w:numPr>
              <w:ind w:left="493" w:hanging="425"/>
              <w:rPr>
                <w:rFonts w:ascii="Arial" w:hAnsi="Arial" w:cs="Arial"/>
                <w:sz w:val="20"/>
                <w:szCs w:val="20"/>
              </w:rPr>
            </w:pPr>
            <w:r w:rsidRPr="00596A3A">
              <w:rPr>
                <w:rFonts w:ascii="Arial" w:hAnsi="Arial" w:cs="Arial"/>
                <w:sz w:val="20"/>
                <w:szCs w:val="20"/>
              </w:rPr>
              <w:t>Introducir organismos genéticamente modificados</w:t>
            </w:r>
          </w:p>
          <w:p w14:paraId="018172A4" w14:textId="77777777" w:rsidR="00B54919" w:rsidRPr="00596A3A" w:rsidRDefault="00B54919" w:rsidP="00C80695">
            <w:pPr>
              <w:pStyle w:val="Texto"/>
              <w:numPr>
                <w:ilvl w:val="0"/>
                <w:numId w:val="11"/>
              </w:numPr>
              <w:ind w:left="493" w:hanging="425"/>
              <w:rPr>
                <w:rFonts w:ascii="Arial" w:hAnsi="Arial" w:cs="Arial"/>
                <w:sz w:val="20"/>
                <w:szCs w:val="20"/>
              </w:rPr>
            </w:pPr>
            <w:r w:rsidRPr="00596A3A">
              <w:rPr>
                <w:rFonts w:ascii="Arial" w:hAnsi="Arial" w:cs="Arial"/>
                <w:sz w:val="20"/>
                <w:szCs w:val="20"/>
              </w:rPr>
              <w:t xml:space="preserve">Pesca </w:t>
            </w:r>
          </w:p>
          <w:p w14:paraId="5E17B374" w14:textId="77777777" w:rsidR="00B54919" w:rsidRPr="00596A3A" w:rsidRDefault="00B54919" w:rsidP="00C80695">
            <w:pPr>
              <w:pStyle w:val="Texto"/>
              <w:numPr>
                <w:ilvl w:val="0"/>
                <w:numId w:val="11"/>
              </w:numPr>
              <w:ind w:left="493" w:hanging="425"/>
              <w:rPr>
                <w:rFonts w:ascii="Arial" w:hAnsi="Arial" w:cs="Arial"/>
                <w:sz w:val="20"/>
                <w:szCs w:val="20"/>
              </w:rPr>
            </w:pPr>
            <w:r w:rsidRPr="00596A3A">
              <w:rPr>
                <w:rFonts w:ascii="Arial" w:hAnsi="Arial" w:cs="Arial"/>
                <w:sz w:val="20"/>
                <w:szCs w:val="20"/>
              </w:rPr>
              <w:t>Realizar actividades de explotación o aprovechamiento extractivo de cualquier tipo de recurso</w:t>
            </w:r>
          </w:p>
          <w:p w14:paraId="4E4C4A9E" w14:textId="77777777" w:rsidR="00B54919" w:rsidRPr="00596A3A" w:rsidRDefault="00B54919" w:rsidP="00C80695">
            <w:pPr>
              <w:pStyle w:val="Texto"/>
              <w:numPr>
                <w:ilvl w:val="0"/>
                <w:numId w:val="11"/>
              </w:numPr>
              <w:ind w:left="493" w:hanging="425"/>
              <w:rPr>
                <w:rFonts w:ascii="Arial" w:hAnsi="Arial" w:cs="Arial"/>
                <w:sz w:val="20"/>
                <w:szCs w:val="20"/>
              </w:rPr>
            </w:pPr>
            <w:r w:rsidRPr="00596A3A">
              <w:rPr>
                <w:rFonts w:ascii="Arial" w:hAnsi="Arial" w:cs="Arial"/>
                <w:sz w:val="20"/>
                <w:szCs w:val="20"/>
              </w:rPr>
              <w:t xml:space="preserve">Remover o alterar el fondo marino o provocar suspensión de sedimentos </w:t>
            </w:r>
          </w:p>
          <w:p w14:paraId="64DEE6FD" w14:textId="77777777" w:rsidR="00B54919" w:rsidRPr="00596A3A" w:rsidRDefault="00B54919" w:rsidP="00C80695">
            <w:pPr>
              <w:pStyle w:val="Texto"/>
              <w:numPr>
                <w:ilvl w:val="0"/>
                <w:numId w:val="11"/>
              </w:numPr>
              <w:ind w:left="493" w:hanging="425"/>
              <w:rPr>
                <w:rFonts w:ascii="Arial" w:hAnsi="Arial" w:cs="Arial"/>
                <w:sz w:val="20"/>
                <w:szCs w:val="20"/>
              </w:rPr>
            </w:pPr>
            <w:r w:rsidRPr="00596A3A">
              <w:rPr>
                <w:rFonts w:ascii="Arial" w:hAnsi="Arial" w:cs="Arial"/>
                <w:sz w:val="20"/>
                <w:szCs w:val="20"/>
              </w:rPr>
              <w:t>Turismo, incluyendo turismo de bajo impacto ambiental</w:t>
            </w:r>
          </w:p>
          <w:p w14:paraId="5650550C" w14:textId="77777777" w:rsidR="00B54919" w:rsidRPr="00596A3A" w:rsidRDefault="00B54919" w:rsidP="00C80695">
            <w:pPr>
              <w:pStyle w:val="Texto"/>
              <w:numPr>
                <w:ilvl w:val="0"/>
                <w:numId w:val="11"/>
              </w:numPr>
              <w:ind w:left="493" w:hanging="425"/>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62DB7EBB" w14:textId="77777777" w:rsidR="00B54919" w:rsidRPr="00596A3A" w:rsidRDefault="00B54919" w:rsidP="00C80695">
            <w:pPr>
              <w:pStyle w:val="Texto"/>
              <w:numPr>
                <w:ilvl w:val="0"/>
                <w:numId w:val="11"/>
              </w:numPr>
              <w:ind w:left="493" w:hanging="425"/>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p w14:paraId="1999AFD1" w14:textId="77777777" w:rsidR="00B54919" w:rsidRPr="00596A3A" w:rsidRDefault="00B54919" w:rsidP="00C80695">
            <w:pPr>
              <w:pStyle w:val="Texto"/>
              <w:numPr>
                <w:ilvl w:val="0"/>
                <w:numId w:val="11"/>
              </w:numPr>
              <w:ind w:left="493" w:hanging="425"/>
              <w:rPr>
                <w:rFonts w:ascii="Arial" w:hAnsi="Arial" w:cs="Arial"/>
                <w:sz w:val="20"/>
                <w:szCs w:val="20"/>
              </w:rPr>
            </w:pPr>
            <w:r w:rsidRPr="00596A3A">
              <w:rPr>
                <w:rFonts w:ascii="Arial" w:hAnsi="Arial" w:cs="Arial"/>
                <w:sz w:val="20"/>
                <w:szCs w:val="20"/>
              </w:rPr>
              <w:t>Verter o descargar contaminantes al mar o en el suelo, subsuelo y cualquier clase de cauce, vaso o acuífero, así como desarrollar cualquier actividad contaminante</w:t>
            </w:r>
          </w:p>
        </w:tc>
      </w:tr>
      <w:tr w:rsidR="00B54919" w:rsidRPr="00596A3A" w14:paraId="03D423A4" w14:textId="77777777" w:rsidTr="00D103F7">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247050B0" w14:textId="77777777" w:rsidR="00B54919" w:rsidRPr="00596A3A" w:rsidRDefault="00B54919" w:rsidP="00C80695">
            <w:pPr>
              <w:pStyle w:val="Texto"/>
              <w:rPr>
                <w:rFonts w:ascii="Arial" w:hAnsi="Arial" w:cs="Arial"/>
                <w:sz w:val="20"/>
                <w:szCs w:val="20"/>
              </w:rPr>
            </w:pPr>
            <w:r w:rsidRPr="00596A3A">
              <w:rPr>
                <w:rFonts w:ascii="Arial" w:hAnsi="Arial" w:cs="Arial"/>
                <w:sz w:val="20"/>
                <w:szCs w:val="20"/>
                <w:vertAlign w:val="superscript"/>
              </w:rPr>
              <w:lastRenderedPageBreak/>
              <w:t>1</w:t>
            </w:r>
            <w:r w:rsidRPr="00596A3A">
              <w:rPr>
                <w:rFonts w:ascii="Arial" w:hAnsi="Arial" w:cs="Arial"/>
                <w:sz w:val="20"/>
                <w:szCs w:val="20"/>
              </w:rPr>
              <w:t>Conforme a lo previsto por el artículo 3, fracciones XIV y XVIIl de la Ley General de Vida Silvestre.</w:t>
            </w:r>
          </w:p>
        </w:tc>
      </w:tr>
    </w:tbl>
    <w:p w14:paraId="7C680ACA" w14:textId="77777777" w:rsidR="00B54919" w:rsidRPr="00596A3A" w:rsidRDefault="00B54919" w:rsidP="00C80695">
      <w:pPr>
        <w:pStyle w:val="Texto"/>
        <w:rPr>
          <w:rFonts w:ascii="Arial" w:hAnsi="Arial" w:cs="Arial"/>
          <w:b/>
          <w:sz w:val="18"/>
          <w:szCs w:val="18"/>
        </w:rPr>
      </w:pPr>
    </w:p>
    <w:p w14:paraId="3E72DAC6" w14:textId="77777777" w:rsidR="00B54919" w:rsidRPr="00596A3A" w:rsidRDefault="00B54919" w:rsidP="00C80695">
      <w:pPr>
        <w:pStyle w:val="Default"/>
        <w:jc w:val="center"/>
        <w:rPr>
          <w:rFonts w:ascii="Arial" w:hAnsi="Arial" w:cs="Arial"/>
          <w:color w:val="auto"/>
        </w:rPr>
      </w:pPr>
      <w:r w:rsidRPr="00596A3A">
        <w:rPr>
          <w:rFonts w:ascii="Arial" w:hAnsi="Arial" w:cs="Arial"/>
          <w:noProof/>
          <w:color w:val="auto"/>
          <w:lang w:val="es-ES" w:eastAsia="es-ES"/>
        </w:rPr>
        <w:lastRenderedPageBreak/>
        <w:drawing>
          <wp:inline distT="0" distB="0" distL="0" distR="0" wp14:anchorId="545D9E2A" wp14:editId="1A1680C9">
            <wp:extent cx="4605697" cy="5760000"/>
            <wp:effectExtent l="0" t="0" r="4445" b="0"/>
            <wp:docPr id="7" name="Imagen 7" descr="D:\SIG\RB Caribe Mexicano 2016\Subzonificacion 2017\img\RBCM_Subzonificacion_20ene_ZN_Profun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IG\RB Caribe Mexicano 2016\Subzonificacion 2017\img\RBCM_Subzonificacion_20ene_ZN_Profundas.jpg"/>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4605697" cy="5760000"/>
                    </a:xfrm>
                    <a:prstGeom prst="rect">
                      <a:avLst/>
                    </a:prstGeom>
                    <a:noFill/>
                    <a:ln>
                      <a:noFill/>
                    </a:ln>
                  </pic:spPr>
                </pic:pic>
              </a:graphicData>
            </a:graphic>
          </wp:inline>
        </w:drawing>
      </w:r>
    </w:p>
    <w:p w14:paraId="573FAD47" w14:textId="77777777" w:rsidR="00B54919" w:rsidRPr="00596A3A" w:rsidRDefault="00B54919" w:rsidP="00C80695">
      <w:pPr>
        <w:pStyle w:val="Default"/>
        <w:rPr>
          <w:rFonts w:ascii="Arial" w:hAnsi="Arial" w:cs="Arial"/>
          <w:color w:val="auto"/>
        </w:rPr>
      </w:pPr>
    </w:p>
    <w:p w14:paraId="40E76458" w14:textId="77777777" w:rsidR="00B54919" w:rsidRPr="00596A3A" w:rsidRDefault="00B54919" w:rsidP="00C80695">
      <w:pPr>
        <w:pStyle w:val="Default"/>
        <w:rPr>
          <w:rFonts w:ascii="Arial" w:hAnsi="Arial" w:cs="Arial"/>
          <w:color w:val="auto"/>
        </w:rPr>
      </w:pPr>
    </w:p>
    <w:p w14:paraId="08015EDC" w14:textId="77777777" w:rsidR="00B54919" w:rsidRPr="00596A3A" w:rsidRDefault="00B54919" w:rsidP="00C80695">
      <w:pPr>
        <w:pStyle w:val="Ttulo3"/>
        <w:spacing w:before="0"/>
        <w:rPr>
          <w:color w:val="auto"/>
        </w:rPr>
      </w:pPr>
      <w:bookmarkStart w:id="142" w:name="_Toc475357015"/>
      <w:bookmarkStart w:id="143" w:name="_Toc483396500"/>
      <w:r w:rsidRPr="00596A3A">
        <w:rPr>
          <w:color w:val="auto"/>
        </w:rPr>
        <w:t>Subzona de Preservación Humedales de Salsipuedes</w:t>
      </w:r>
      <w:bookmarkEnd w:id="142"/>
      <w:bookmarkEnd w:id="143"/>
      <w:r w:rsidRPr="00596A3A">
        <w:rPr>
          <w:color w:val="auto"/>
        </w:rPr>
        <w:t xml:space="preserve"> </w:t>
      </w:r>
    </w:p>
    <w:p w14:paraId="37A0DE10" w14:textId="77777777" w:rsidR="00B54919" w:rsidRPr="00596A3A" w:rsidRDefault="00B54919" w:rsidP="00C80695">
      <w:pPr>
        <w:pStyle w:val="Texto"/>
        <w:jc w:val="both"/>
        <w:rPr>
          <w:rFonts w:ascii="Arial" w:hAnsi="Arial" w:cs="Arial"/>
          <w:sz w:val="20"/>
          <w:szCs w:val="20"/>
        </w:rPr>
      </w:pPr>
    </w:p>
    <w:p w14:paraId="3173D1DF" w14:textId="128DFC4D" w:rsidR="00B54919" w:rsidRPr="00596A3A" w:rsidRDefault="00B54919" w:rsidP="00C80695">
      <w:pPr>
        <w:spacing w:before="0" w:after="0" w:line="240" w:lineRule="auto"/>
        <w:rPr>
          <w:rFonts w:ascii="Arial" w:hAnsi="Arial" w:cs="Arial"/>
        </w:rPr>
      </w:pPr>
      <w:r w:rsidRPr="00596A3A">
        <w:rPr>
          <w:rFonts w:ascii="Arial" w:hAnsi="Arial" w:cs="Arial"/>
        </w:rPr>
        <w:t>Abarca una superficie total de 11,057.9</w:t>
      </w:r>
      <w:r w:rsidR="00462A5A" w:rsidRPr="00596A3A">
        <w:rPr>
          <w:rFonts w:ascii="Arial" w:hAnsi="Arial" w:cs="Arial"/>
        </w:rPr>
        <w:t>1</w:t>
      </w:r>
      <w:r w:rsidRPr="00596A3A">
        <w:rPr>
          <w:rFonts w:ascii="Arial" w:hAnsi="Arial" w:cs="Arial"/>
        </w:rPr>
        <w:t xml:space="preserve"> hectáreas, conformada por un polígono terrestre, localizado al norte del estado de Quintana Roo.</w:t>
      </w:r>
    </w:p>
    <w:p w14:paraId="43472B7B" w14:textId="77777777" w:rsidR="00B54919" w:rsidRPr="00596A3A" w:rsidRDefault="00B54919" w:rsidP="00C80695">
      <w:pPr>
        <w:autoSpaceDE w:val="0"/>
        <w:autoSpaceDN w:val="0"/>
        <w:adjustRightInd w:val="0"/>
        <w:spacing w:before="0" w:after="0" w:line="240" w:lineRule="auto"/>
        <w:rPr>
          <w:rFonts w:ascii="Arial" w:hAnsi="Arial" w:cs="Arial"/>
        </w:rPr>
      </w:pPr>
    </w:p>
    <w:p w14:paraId="1C5BF4DD" w14:textId="77777777" w:rsidR="00B54919" w:rsidRPr="00596A3A" w:rsidRDefault="00B54919" w:rsidP="00C80695">
      <w:pPr>
        <w:autoSpaceDE w:val="0"/>
        <w:autoSpaceDN w:val="0"/>
        <w:adjustRightInd w:val="0"/>
        <w:spacing w:before="0" w:after="0" w:line="240" w:lineRule="auto"/>
        <w:rPr>
          <w:rFonts w:ascii="Arial" w:eastAsia="Times New Roman" w:hAnsi="Arial" w:cs="Arial"/>
          <w:lang w:val="es-ES" w:eastAsia="es-ES"/>
        </w:rPr>
      </w:pPr>
      <w:r w:rsidRPr="00596A3A">
        <w:rPr>
          <w:rFonts w:ascii="Arial" w:hAnsi="Arial" w:cs="Arial"/>
        </w:rPr>
        <w:t xml:space="preserve">Esta subzona presenta </w:t>
      </w:r>
      <w:r w:rsidRPr="00596A3A">
        <w:rPr>
          <w:rFonts w:ascii="Arial" w:eastAsia="Times New Roman" w:hAnsi="Arial" w:cs="Arial"/>
          <w:lang w:val="es-ES" w:eastAsia="es-ES"/>
        </w:rPr>
        <w:t>comunidades de plantas acuáticas arraigadas en el fondo, denominadas tulares, constituidas por monocotiledóneas, que mide de 80 centímetros hasta 2.5 metros de alto; las hojas son largas y angostas o bien carecen de ellas. Dependiendo del tipo de planta dominante es el nombre que recibe (tule y tulillo: tular; saibal o zacate cortadera: saibal). El tular se desarrolla en lagunas y lagos tanto de agua dulce como salada y de poca profundidad la especie que se encuentra es (</w:t>
      </w:r>
      <w:r w:rsidRPr="00596A3A">
        <w:rPr>
          <w:rFonts w:ascii="Arial" w:eastAsia="Times New Roman" w:hAnsi="Arial" w:cs="Arial"/>
          <w:i/>
          <w:lang w:val="es-ES" w:eastAsia="es-ES"/>
        </w:rPr>
        <w:t>Typha domingensis</w:t>
      </w:r>
      <w:r w:rsidRPr="00596A3A">
        <w:rPr>
          <w:rFonts w:ascii="Arial" w:eastAsia="Times New Roman" w:hAnsi="Arial" w:cs="Arial"/>
          <w:lang w:val="es-ES" w:eastAsia="es-ES"/>
        </w:rPr>
        <w:t>) (Rojas y Ríos, 2012).</w:t>
      </w:r>
    </w:p>
    <w:p w14:paraId="0ECD7A56" w14:textId="77777777" w:rsidR="00B54919" w:rsidRPr="00596A3A" w:rsidRDefault="00B54919" w:rsidP="00C80695">
      <w:pPr>
        <w:autoSpaceDE w:val="0"/>
        <w:autoSpaceDN w:val="0"/>
        <w:adjustRightInd w:val="0"/>
        <w:spacing w:before="0" w:after="0" w:line="240" w:lineRule="auto"/>
        <w:jc w:val="left"/>
        <w:rPr>
          <w:rFonts w:ascii="Arial" w:hAnsi="Arial" w:cs="Arial"/>
          <w:lang w:val="es-ES"/>
        </w:rPr>
      </w:pPr>
    </w:p>
    <w:p w14:paraId="7BDAE39F" w14:textId="4F2260FD"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lastRenderedPageBreak/>
        <w:t xml:space="preserve">En esta superficie no hay escurrimientos superficiales, ya que el agua de lluvia y de condensación percola a través de la roca caliza permeable, formándose un manto freático muy cerca de la superficie que fluye subterráneamente hacia el mar. </w:t>
      </w:r>
    </w:p>
    <w:p w14:paraId="175B3550" w14:textId="77777777" w:rsidR="00B54919" w:rsidRPr="00596A3A" w:rsidRDefault="00B54919" w:rsidP="00C80695">
      <w:pPr>
        <w:autoSpaceDE w:val="0"/>
        <w:autoSpaceDN w:val="0"/>
        <w:adjustRightInd w:val="0"/>
        <w:spacing w:before="0" w:after="0" w:line="240" w:lineRule="auto"/>
        <w:rPr>
          <w:rFonts w:ascii="Arial" w:hAnsi="Arial" w:cs="Arial"/>
        </w:rPr>
      </w:pPr>
    </w:p>
    <w:p w14:paraId="2118FCC8" w14:textId="502E05E8" w:rsidR="00B54919" w:rsidRPr="00596A3A" w:rsidRDefault="00B54919" w:rsidP="0024344B">
      <w:pPr>
        <w:spacing w:before="0" w:after="0" w:line="240" w:lineRule="auto"/>
        <w:ind w:left="709" w:hanging="709"/>
        <w:rPr>
          <w:rFonts w:ascii="Arial" w:hAnsi="Arial" w:cs="Arial"/>
        </w:rPr>
      </w:pPr>
      <w:r w:rsidRPr="00596A3A">
        <w:rPr>
          <w:rFonts w:ascii="Arial" w:hAnsi="Arial" w:cs="Arial"/>
        </w:rPr>
        <w:t xml:space="preserve">La acumulación del agua de lluvia en el suelo es </w:t>
      </w:r>
      <w:r w:rsidR="005B2A09" w:rsidRPr="00596A3A">
        <w:rPr>
          <w:rFonts w:ascii="Arial" w:hAnsi="Arial" w:cs="Arial"/>
        </w:rPr>
        <w:t>mínima</w:t>
      </w:r>
      <w:r w:rsidRPr="00596A3A">
        <w:rPr>
          <w:rFonts w:ascii="Arial" w:hAnsi="Arial" w:cs="Arial"/>
        </w:rPr>
        <w:t>, infiltrándose rápidamente hacia el acuífero. Estas condiciones han generado la existencia de una red hidrológica subterránea, de poca profundidad en el manto freático, que en ocasiones surge como fuentes de agua dulce tanto en la plataforma costera como en el fondo marino. Los flujos de aguas dulces subterráneas fluyen hacia el mar con caudales de descarga promedio anual estimadas en 8.6 millones de metros cúbicos por kilómetro de costa quintanarroense al año en los paralelos superiores a los 20° de Latitud Norte (Back 1985).</w:t>
      </w:r>
    </w:p>
    <w:p w14:paraId="56A63968" w14:textId="77777777" w:rsidR="00B54919" w:rsidRPr="00596A3A" w:rsidRDefault="00B54919" w:rsidP="00C80695">
      <w:pPr>
        <w:autoSpaceDE w:val="0"/>
        <w:autoSpaceDN w:val="0"/>
        <w:adjustRightInd w:val="0"/>
        <w:spacing w:before="0" w:after="0" w:line="240" w:lineRule="auto"/>
        <w:jc w:val="left"/>
        <w:rPr>
          <w:rFonts w:ascii="Arial" w:hAnsi="Arial" w:cs="Arial"/>
        </w:rPr>
      </w:pPr>
    </w:p>
    <w:p w14:paraId="41F51FD3" w14:textId="77777777" w:rsidR="00B54919" w:rsidRPr="00596A3A" w:rsidRDefault="00B54919" w:rsidP="00C80695">
      <w:pPr>
        <w:spacing w:before="0" w:after="0" w:line="240" w:lineRule="auto"/>
        <w:rPr>
          <w:rFonts w:ascii="Arial" w:hAnsi="Arial" w:cs="Arial"/>
        </w:rPr>
      </w:pPr>
      <w:r w:rsidRPr="00596A3A">
        <w:rPr>
          <w:rFonts w:ascii="Arial" w:hAnsi="Arial" w:cs="Arial"/>
        </w:rPr>
        <w:t>Su ubicación le confiere atributos particulares desde el punto de vista geohidrológico, y proporciona continuidad al sistema de humedales de la Península de Yucatán, por lo que esta subzona presenta características geológicas, biológicas, hidrológicas y geomorfológicas importantes.</w:t>
      </w:r>
    </w:p>
    <w:p w14:paraId="73D2C1B5" w14:textId="77777777" w:rsidR="00B54919" w:rsidRPr="00596A3A" w:rsidRDefault="00B54919" w:rsidP="00C80695">
      <w:pPr>
        <w:spacing w:before="0" w:after="0" w:line="240" w:lineRule="auto"/>
        <w:rPr>
          <w:rFonts w:ascii="Arial" w:hAnsi="Arial" w:cs="Arial"/>
        </w:rPr>
      </w:pPr>
    </w:p>
    <w:p w14:paraId="775E37B5" w14:textId="77777777" w:rsidR="00B54919" w:rsidRPr="00596A3A" w:rsidRDefault="00B54919" w:rsidP="00C80695">
      <w:pPr>
        <w:spacing w:before="0" w:after="0" w:line="240" w:lineRule="auto"/>
        <w:rPr>
          <w:rFonts w:ascii="Arial" w:hAnsi="Arial" w:cs="Arial"/>
        </w:rPr>
      </w:pPr>
      <w:r w:rsidRPr="00596A3A">
        <w:rPr>
          <w:rFonts w:ascii="Arial" w:hAnsi="Arial" w:cs="Arial"/>
        </w:rPr>
        <w:t xml:space="preserve">Por otro lado, esta subzona funcionará como corredor biológico, conectando la porción marino costera del ANP con el Área de Protección de Flora y Fauna Yum Balam, permitiendo a algunas especies con un gran ámbito hogareño como los grandes felinos, contar con los requerimientos de hábitat necesarios para su sobrevivencia. </w:t>
      </w:r>
    </w:p>
    <w:p w14:paraId="748C1DCD" w14:textId="77777777" w:rsidR="00B54919" w:rsidRPr="00596A3A" w:rsidRDefault="00B54919" w:rsidP="00C80695">
      <w:pPr>
        <w:spacing w:before="0" w:after="0" w:line="240" w:lineRule="auto"/>
        <w:rPr>
          <w:rFonts w:ascii="Arial" w:hAnsi="Arial" w:cs="Arial"/>
        </w:rPr>
      </w:pPr>
    </w:p>
    <w:p w14:paraId="3E6035D6" w14:textId="361AA4A2" w:rsidR="00B54919" w:rsidRPr="00596A3A" w:rsidRDefault="00B54919" w:rsidP="00C80695">
      <w:pPr>
        <w:spacing w:before="0" w:after="0" w:line="240" w:lineRule="auto"/>
        <w:rPr>
          <w:rFonts w:ascii="Arial" w:hAnsi="Arial" w:cs="Arial"/>
        </w:rPr>
      </w:pPr>
      <w:r w:rsidRPr="00596A3A">
        <w:rPr>
          <w:rFonts w:ascii="Arial" w:hAnsi="Arial" w:cs="Arial"/>
        </w:rPr>
        <w:t xml:space="preserve">Referente a la tenencia de la tierra, casi la totalidad de la superficie de esta subzona corresponde al Ejido de Isla Mujeres No obstante lo anterior, está libre de usos y aprovechamientos, y no presenta </w:t>
      </w:r>
      <w:r w:rsidR="005B2A09" w:rsidRPr="00596A3A">
        <w:rPr>
          <w:rFonts w:ascii="Arial" w:hAnsi="Arial" w:cs="Arial"/>
        </w:rPr>
        <w:t>núcleos</w:t>
      </w:r>
      <w:r w:rsidRPr="00596A3A">
        <w:rPr>
          <w:rFonts w:ascii="Arial" w:hAnsi="Arial" w:cs="Arial"/>
        </w:rPr>
        <w:t xml:space="preserve"> poblacionales en su interior. Asimismo, de acuerdo al Programa de Ordenamiento Ecológico Territorial Local del Municipio de Isla Mujeres, aproximadamente el 90% de la superficie de esta subzona es considerada en la modalidad de política ambiental de Preservación.</w:t>
      </w:r>
    </w:p>
    <w:p w14:paraId="0BFE3008" w14:textId="77777777" w:rsidR="00B54919" w:rsidRPr="00596A3A" w:rsidRDefault="00B54919" w:rsidP="00C80695">
      <w:pPr>
        <w:pStyle w:val="Texto"/>
        <w:jc w:val="both"/>
        <w:rPr>
          <w:rFonts w:ascii="Arial" w:hAnsi="Arial" w:cs="Arial"/>
          <w:b/>
          <w:sz w:val="22"/>
          <w:szCs w:val="22"/>
        </w:rPr>
      </w:pPr>
    </w:p>
    <w:tbl>
      <w:tblPr>
        <w:tblW w:w="5000" w:type="pct"/>
        <w:tblCellMar>
          <w:left w:w="72" w:type="dxa"/>
          <w:right w:w="72" w:type="dxa"/>
        </w:tblCellMar>
        <w:tblLook w:val="0000" w:firstRow="0" w:lastRow="0" w:firstColumn="0" w:lastColumn="0" w:noHBand="0" w:noVBand="0"/>
      </w:tblPr>
      <w:tblGrid>
        <w:gridCol w:w="4589"/>
        <w:gridCol w:w="4915"/>
      </w:tblGrid>
      <w:tr w:rsidR="00CF435B" w:rsidRPr="00596A3A" w14:paraId="642195D5" w14:textId="77777777" w:rsidTr="00D103F7">
        <w:trPr>
          <w:trHeight w:val="470"/>
        </w:trPr>
        <w:tc>
          <w:tcPr>
            <w:tcW w:w="5000" w:type="pct"/>
            <w:gridSpan w:val="2"/>
            <w:tcBorders>
              <w:top w:val="single" w:sz="6" w:space="0" w:color="auto"/>
              <w:left w:val="single" w:sz="6" w:space="0" w:color="auto"/>
              <w:bottom w:val="single" w:sz="6" w:space="0" w:color="auto"/>
              <w:right w:val="single" w:sz="6" w:space="0" w:color="auto"/>
            </w:tcBorders>
          </w:tcPr>
          <w:p w14:paraId="31855BDA"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SUBZONA DE PRESERVACIÓN HUMEDALES DE SALSIPUEDES</w:t>
            </w:r>
          </w:p>
        </w:tc>
      </w:tr>
      <w:tr w:rsidR="00CF435B" w:rsidRPr="00596A3A" w14:paraId="450EACB8"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777DEBD6"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34CD5A51"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6AD2F21B"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5F04D9C5" w14:textId="77777777" w:rsidR="00B54919" w:rsidRPr="00596A3A" w:rsidRDefault="00B54919" w:rsidP="00C80695">
            <w:pPr>
              <w:pStyle w:val="Texto"/>
              <w:numPr>
                <w:ilvl w:val="0"/>
                <w:numId w:val="54"/>
              </w:numPr>
              <w:rPr>
                <w:rFonts w:ascii="Arial" w:hAnsi="Arial" w:cs="Arial"/>
                <w:sz w:val="20"/>
                <w:szCs w:val="20"/>
              </w:rPr>
            </w:pPr>
            <w:r w:rsidRPr="00596A3A">
              <w:rPr>
                <w:rFonts w:ascii="Arial" w:hAnsi="Arial" w:cs="Arial"/>
                <w:sz w:val="20"/>
                <w:szCs w:val="20"/>
              </w:rPr>
              <w:t>Actividades productivas, tales como recorridos en kayak y senderismo para observación de flora y fauna</w:t>
            </w:r>
          </w:p>
          <w:p w14:paraId="58234CFB" w14:textId="123EDE07" w:rsidR="00B54919" w:rsidRPr="00596A3A" w:rsidRDefault="00B54919" w:rsidP="00C80695">
            <w:pPr>
              <w:pStyle w:val="Texto"/>
              <w:numPr>
                <w:ilvl w:val="0"/>
                <w:numId w:val="54"/>
              </w:numPr>
              <w:rPr>
                <w:rFonts w:ascii="Arial" w:hAnsi="Arial" w:cs="Arial"/>
                <w:sz w:val="20"/>
                <w:szCs w:val="20"/>
              </w:rPr>
            </w:pPr>
            <w:r w:rsidRPr="00596A3A">
              <w:rPr>
                <w:rFonts w:ascii="Arial" w:hAnsi="Arial" w:cs="Arial"/>
                <w:sz w:val="20"/>
                <w:szCs w:val="20"/>
              </w:rPr>
              <w:t xml:space="preserve">Apertura de brechas, senderos y caminos  rurales </w:t>
            </w:r>
            <w:r w:rsidR="00F25FDF" w:rsidRPr="00596A3A">
              <w:rPr>
                <w:rFonts w:ascii="Arial" w:hAnsi="Arial" w:cs="Arial"/>
                <w:sz w:val="20"/>
                <w:szCs w:val="20"/>
              </w:rPr>
              <w:t>*</w:t>
            </w:r>
            <w:r w:rsidRPr="00596A3A">
              <w:rPr>
                <w:rFonts w:ascii="Arial" w:hAnsi="Arial" w:cs="Arial"/>
                <w:sz w:val="20"/>
                <w:szCs w:val="20"/>
              </w:rPr>
              <w:t>1</w:t>
            </w:r>
          </w:p>
          <w:p w14:paraId="5D4D2108" w14:textId="1B2E1C70" w:rsidR="00B54919" w:rsidRPr="00596A3A" w:rsidRDefault="00B54919" w:rsidP="00C80695">
            <w:pPr>
              <w:pStyle w:val="Texto"/>
              <w:numPr>
                <w:ilvl w:val="0"/>
                <w:numId w:val="54"/>
              </w:numPr>
              <w:rPr>
                <w:rFonts w:ascii="Arial" w:hAnsi="Arial" w:cs="Arial"/>
                <w:sz w:val="20"/>
                <w:szCs w:val="20"/>
              </w:rPr>
            </w:pPr>
            <w:r w:rsidRPr="00596A3A">
              <w:rPr>
                <w:rFonts w:ascii="Arial" w:hAnsi="Arial" w:cs="Arial"/>
                <w:sz w:val="20"/>
                <w:szCs w:val="20"/>
              </w:rPr>
              <w:t>Construcción de infraestructura de bajo impacto, únicamente para el apoyo a actividades turístico recreativas</w:t>
            </w:r>
          </w:p>
          <w:p w14:paraId="72F926AA" w14:textId="77777777" w:rsidR="00B54919" w:rsidRPr="00596A3A" w:rsidRDefault="00B54919" w:rsidP="00C80695">
            <w:pPr>
              <w:pStyle w:val="Texto"/>
              <w:numPr>
                <w:ilvl w:val="0"/>
                <w:numId w:val="54"/>
              </w:numPr>
              <w:rPr>
                <w:rFonts w:ascii="Arial" w:hAnsi="Arial" w:cs="Arial"/>
                <w:sz w:val="20"/>
                <w:szCs w:val="20"/>
              </w:rPr>
            </w:pPr>
            <w:r w:rsidRPr="00596A3A">
              <w:rPr>
                <w:rFonts w:ascii="Arial" w:hAnsi="Arial" w:cs="Arial"/>
                <w:sz w:val="20"/>
                <w:szCs w:val="20"/>
              </w:rPr>
              <w:t xml:space="preserve">Investigación científica </w:t>
            </w:r>
          </w:p>
          <w:p w14:paraId="1A16A140" w14:textId="77777777" w:rsidR="0096740E" w:rsidRPr="00596A3A" w:rsidRDefault="0096740E" w:rsidP="00C80695">
            <w:pPr>
              <w:pStyle w:val="Texto"/>
              <w:numPr>
                <w:ilvl w:val="0"/>
                <w:numId w:val="54"/>
              </w:numPr>
              <w:rPr>
                <w:rFonts w:ascii="Arial" w:hAnsi="Arial" w:cs="Arial"/>
                <w:sz w:val="20"/>
                <w:szCs w:val="20"/>
              </w:rPr>
            </w:pPr>
            <w:r w:rsidRPr="00596A3A">
              <w:rPr>
                <w:rFonts w:ascii="Arial" w:hAnsi="Arial" w:cs="Arial"/>
                <w:sz w:val="20"/>
                <w:szCs w:val="20"/>
              </w:rPr>
              <w:t>Monitoreo ambiental</w:t>
            </w:r>
          </w:p>
          <w:p w14:paraId="3E3BE0A3" w14:textId="77777777" w:rsidR="00B54919" w:rsidRPr="00596A3A" w:rsidRDefault="00B54919" w:rsidP="00C80695">
            <w:pPr>
              <w:pStyle w:val="Texto"/>
              <w:numPr>
                <w:ilvl w:val="0"/>
                <w:numId w:val="54"/>
              </w:numPr>
              <w:rPr>
                <w:rFonts w:ascii="Arial" w:hAnsi="Arial" w:cs="Arial"/>
                <w:sz w:val="20"/>
                <w:szCs w:val="20"/>
              </w:rPr>
            </w:pPr>
            <w:r w:rsidRPr="00596A3A">
              <w:rPr>
                <w:rFonts w:ascii="Arial" w:hAnsi="Arial" w:cs="Arial"/>
                <w:sz w:val="20"/>
                <w:szCs w:val="20"/>
              </w:rPr>
              <w:t>Colecta científica de ejemplares de vida silvestre</w:t>
            </w:r>
          </w:p>
          <w:p w14:paraId="1A25929A" w14:textId="77777777" w:rsidR="00B54919" w:rsidRPr="00596A3A" w:rsidRDefault="00B54919" w:rsidP="00C80695">
            <w:pPr>
              <w:pStyle w:val="Texto"/>
              <w:numPr>
                <w:ilvl w:val="0"/>
                <w:numId w:val="54"/>
              </w:numPr>
              <w:rPr>
                <w:rFonts w:ascii="Arial" w:hAnsi="Arial" w:cs="Arial"/>
                <w:sz w:val="20"/>
                <w:szCs w:val="20"/>
              </w:rPr>
            </w:pPr>
            <w:r w:rsidRPr="00596A3A">
              <w:rPr>
                <w:rFonts w:ascii="Arial" w:hAnsi="Arial" w:cs="Arial"/>
                <w:sz w:val="20"/>
                <w:szCs w:val="20"/>
              </w:rPr>
              <w:t>Colecta científica de recursos biológico forestales</w:t>
            </w:r>
          </w:p>
          <w:p w14:paraId="2E75D911" w14:textId="77777777" w:rsidR="00B54919" w:rsidRPr="00596A3A" w:rsidRDefault="00B54919" w:rsidP="00C80695">
            <w:pPr>
              <w:pStyle w:val="Texto"/>
              <w:numPr>
                <w:ilvl w:val="0"/>
                <w:numId w:val="54"/>
              </w:numPr>
              <w:rPr>
                <w:rFonts w:ascii="Arial" w:hAnsi="Arial" w:cs="Arial"/>
                <w:sz w:val="20"/>
                <w:szCs w:val="20"/>
              </w:rPr>
            </w:pPr>
            <w:r w:rsidRPr="00596A3A">
              <w:rPr>
                <w:rFonts w:ascii="Arial" w:hAnsi="Arial" w:cs="Arial"/>
                <w:sz w:val="20"/>
                <w:szCs w:val="20"/>
              </w:rPr>
              <w:t xml:space="preserve">Filmaciones, actividades de fotografía, captura de imágenes o sonidos </w:t>
            </w:r>
          </w:p>
          <w:p w14:paraId="7A1520B6" w14:textId="77777777" w:rsidR="00B54919" w:rsidRPr="00596A3A" w:rsidRDefault="00B54919" w:rsidP="00C80695">
            <w:pPr>
              <w:pStyle w:val="Texto"/>
              <w:numPr>
                <w:ilvl w:val="0"/>
                <w:numId w:val="54"/>
              </w:numPr>
              <w:rPr>
                <w:rFonts w:ascii="Arial" w:hAnsi="Arial" w:cs="Arial"/>
                <w:sz w:val="20"/>
                <w:szCs w:val="20"/>
              </w:rPr>
            </w:pPr>
            <w:r w:rsidRPr="00596A3A">
              <w:rPr>
                <w:rFonts w:ascii="Arial" w:hAnsi="Arial" w:cs="Arial"/>
                <w:sz w:val="20"/>
                <w:szCs w:val="20"/>
              </w:rPr>
              <w:t>Realizar actividades comerciales (venta de alimentos y artesanías)</w:t>
            </w:r>
          </w:p>
          <w:p w14:paraId="1794E785" w14:textId="77777777" w:rsidR="00B54919" w:rsidRPr="00596A3A" w:rsidRDefault="00B54919" w:rsidP="00C80695">
            <w:pPr>
              <w:pStyle w:val="Texto"/>
              <w:ind w:left="795"/>
              <w:rPr>
                <w:rFonts w:ascii="Arial" w:hAnsi="Arial" w:cs="Arial"/>
              </w:rPr>
            </w:pPr>
          </w:p>
        </w:tc>
        <w:tc>
          <w:tcPr>
            <w:tcW w:w="2586" w:type="pct"/>
            <w:tcBorders>
              <w:top w:val="single" w:sz="6" w:space="0" w:color="auto"/>
              <w:left w:val="single" w:sz="6" w:space="0" w:color="auto"/>
              <w:bottom w:val="single" w:sz="6" w:space="0" w:color="auto"/>
              <w:right w:val="single" w:sz="6" w:space="0" w:color="auto"/>
            </w:tcBorders>
          </w:tcPr>
          <w:p w14:paraId="4682A777"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Abrir bancos de material y extraer materiales para construcción</w:t>
            </w:r>
          </w:p>
          <w:p w14:paraId="1D5F6B61"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Acuacultura</w:t>
            </w:r>
          </w:p>
          <w:p w14:paraId="70A73855"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Agricultura</w:t>
            </w:r>
          </w:p>
          <w:p w14:paraId="5A291BC0"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Alimentar, capturar, remover, extraer, retener o apropiarse de vida silvestre, salvo para colecta e investigación científica y monitoreo ambiental</w:t>
            </w:r>
          </w:p>
          <w:p w14:paraId="761A6CCA"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Alterar o destruir por cualquier medio o acción los sitios de alimentación, anidación, refugio o reproducción de especies silvestres</w:t>
            </w:r>
          </w:p>
          <w:p w14:paraId="6ECC6BA1"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Aprovechamiento forestal</w:t>
            </w:r>
          </w:p>
          <w:p w14:paraId="3349EF0F"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Arrojar, verter o descargar cualquier tipo de desechos orgánicos, residuos sólidos o líquidos o cualquier otro tipo de contaminante, al medio natural</w:t>
            </w:r>
          </w:p>
          <w:p w14:paraId="3664D7C2"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Cambiar el uso de suelo</w:t>
            </w:r>
          </w:p>
          <w:p w14:paraId="55B607FD"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Campismo</w:t>
            </w:r>
          </w:p>
          <w:p w14:paraId="435D5EEF"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 xml:space="preserve">El uso de lámparas o cualquier otra fuente de luz directa para la observación de especies </w:t>
            </w:r>
            <w:r w:rsidRPr="00596A3A">
              <w:rPr>
                <w:rFonts w:ascii="Arial" w:hAnsi="Arial" w:cs="Arial"/>
                <w:sz w:val="20"/>
                <w:szCs w:val="20"/>
              </w:rPr>
              <w:lastRenderedPageBreak/>
              <w:t>de fauna</w:t>
            </w:r>
          </w:p>
          <w:p w14:paraId="700FD17C" w14:textId="77777777" w:rsidR="00B54919" w:rsidRPr="00596A3A" w:rsidRDefault="00B54919" w:rsidP="00C80695">
            <w:pPr>
              <w:pStyle w:val="Default"/>
              <w:widowControl w:val="0"/>
              <w:numPr>
                <w:ilvl w:val="0"/>
                <w:numId w:val="53"/>
              </w:numPr>
              <w:jc w:val="both"/>
              <w:rPr>
                <w:rFonts w:ascii="Arial" w:hAnsi="Arial" w:cs="Arial"/>
                <w:color w:val="auto"/>
                <w:sz w:val="20"/>
                <w:szCs w:val="20"/>
              </w:rPr>
            </w:pPr>
            <w:r w:rsidRPr="00596A3A">
              <w:rPr>
                <w:rFonts w:ascii="Arial" w:hAnsi="Arial" w:cs="Arial"/>
                <w:color w:val="auto"/>
                <w:sz w:val="20"/>
                <w:szCs w:val="20"/>
              </w:rPr>
              <w:t xml:space="preserve">Establecer sitios de disposición final de residuos sólidos </w:t>
            </w:r>
          </w:p>
          <w:p w14:paraId="29E47A02"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Fogatas</w:t>
            </w:r>
          </w:p>
          <w:p w14:paraId="3D297139"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Fragmentar el hábitat de ecosistemas de manglares</w:t>
            </w:r>
          </w:p>
          <w:p w14:paraId="79E97105"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 xml:space="preserve">Ganadería </w:t>
            </w:r>
          </w:p>
          <w:p w14:paraId="0BA1BA71"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 xml:space="preserve">Interrumpir, desviar, rellenar o desecar flujos hidráulicos o cuerpos de agua </w:t>
            </w:r>
          </w:p>
          <w:p w14:paraId="567A2AA3" w14:textId="58DCFED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Introducir ejemplares o poblaciones exóticos de la vida silvestre</w:t>
            </w:r>
            <w:r w:rsidR="00F25FDF" w:rsidRPr="00596A3A">
              <w:rPr>
                <w:rFonts w:ascii="Arial" w:hAnsi="Arial" w:cs="Arial"/>
                <w:sz w:val="20"/>
                <w:szCs w:val="20"/>
              </w:rPr>
              <w:t xml:space="preserve"> *2</w:t>
            </w:r>
          </w:p>
          <w:p w14:paraId="27C281CA"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Introducir organismos genéticamente modificados</w:t>
            </w:r>
          </w:p>
          <w:p w14:paraId="6BF9DC4D"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 xml:space="preserve">Pesca </w:t>
            </w:r>
          </w:p>
          <w:p w14:paraId="6B855F78" w14:textId="3F122C3E"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 xml:space="preserve">Realizar actividades de explotación o aprovechamiento </w:t>
            </w:r>
            <w:r w:rsidR="000D0DBB" w:rsidRPr="00596A3A">
              <w:rPr>
                <w:rFonts w:ascii="Arial" w:hAnsi="Arial" w:cs="Arial"/>
                <w:sz w:val="20"/>
                <w:szCs w:val="20"/>
              </w:rPr>
              <w:t>extractivo</w:t>
            </w:r>
            <w:r w:rsidRPr="00596A3A">
              <w:rPr>
                <w:rFonts w:ascii="Arial" w:hAnsi="Arial" w:cs="Arial"/>
                <w:sz w:val="20"/>
                <w:szCs w:val="20"/>
              </w:rPr>
              <w:t xml:space="preserve"> de cualquier tipo de recurso</w:t>
            </w:r>
          </w:p>
          <w:p w14:paraId="76AC7534"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Remover, rellenar, trasplantar, podar o realizar cualquier obra o actividad que afecte la integralidad del flujo hidrológico del manglar; del ecosistema y su zona de influencia; de su productividad natural; de la capacidad de carga natural del ecosistema para los proyectos turísticos; de las zonas de anidación, reproducción, refugio, alimentación y alevinaje; o bien de las interacciones entre el manglar, la duna, la zona marítima adyacente y los corales o que provoque cambios en las características y servicios ecológicos</w:t>
            </w:r>
          </w:p>
          <w:p w14:paraId="51193A69"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Turismo, a excepción de recorridos en kayak y senderismo para observación de flora y fauna</w:t>
            </w:r>
          </w:p>
          <w:p w14:paraId="4FE2A4FC"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44E04564" w14:textId="77777777" w:rsidR="00B54919" w:rsidRPr="00596A3A" w:rsidRDefault="00B54919" w:rsidP="00C80695">
            <w:pPr>
              <w:pStyle w:val="Texto"/>
              <w:numPr>
                <w:ilvl w:val="0"/>
                <w:numId w:val="53"/>
              </w:numPr>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tc>
      </w:tr>
      <w:tr w:rsidR="00B54919" w:rsidRPr="00596A3A" w14:paraId="1EDC150C" w14:textId="77777777" w:rsidTr="00D103F7">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399EDB69" w14:textId="77777777" w:rsidR="00B54919" w:rsidRPr="00596A3A" w:rsidRDefault="00B54919" w:rsidP="00C80695">
            <w:pPr>
              <w:pStyle w:val="Texto"/>
              <w:rPr>
                <w:rFonts w:ascii="Arial" w:hAnsi="Arial" w:cs="Arial"/>
                <w:sz w:val="20"/>
                <w:szCs w:val="20"/>
                <w:vertAlign w:val="superscript"/>
              </w:rPr>
            </w:pPr>
            <w:r w:rsidRPr="00596A3A">
              <w:rPr>
                <w:rFonts w:ascii="Arial" w:hAnsi="Arial" w:cs="Arial"/>
                <w:sz w:val="20"/>
                <w:szCs w:val="20"/>
                <w:vertAlign w:val="superscript"/>
              </w:rPr>
              <w:lastRenderedPageBreak/>
              <w:t xml:space="preserve">1 </w:t>
            </w:r>
            <w:r w:rsidRPr="00596A3A">
              <w:rPr>
                <w:rFonts w:ascii="Arial" w:hAnsi="Arial" w:cs="Arial"/>
                <w:sz w:val="20"/>
                <w:szCs w:val="20"/>
              </w:rPr>
              <w:t>Siempre y cuando no implique la modificación sustancial de las características y condiciones naturales del lugar, y se realice con material permeable o propio de la región o bien con otro material que no genere un impacto a los ecosistemas. Serán elevados o piloteados en las áreas inundables, y se mantendrá la permeabilidad y los flujos hidrológicos, así como los movimientos de fauna silvestre nativa.</w:t>
            </w:r>
          </w:p>
          <w:p w14:paraId="1E5430AD" w14:textId="77777777" w:rsidR="00B54919" w:rsidRPr="00596A3A" w:rsidRDefault="00B54919" w:rsidP="00C80695">
            <w:pPr>
              <w:pStyle w:val="Texto"/>
              <w:rPr>
                <w:rFonts w:ascii="Arial" w:hAnsi="Arial" w:cs="Arial"/>
                <w:sz w:val="20"/>
                <w:szCs w:val="20"/>
              </w:rPr>
            </w:pPr>
            <w:r w:rsidRPr="00596A3A">
              <w:rPr>
                <w:rFonts w:ascii="Arial" w:hAnsi="Arial" w:cs="Arial"/>
                <w:sz w:val="20"/>
                <w:szCs w:val="20"/>
                <w:vertAlign w:val="superscript"/>
              </w:rPr>
              <w:t xml:space="preserve">2 </w:t>
            </w:r>
            <w:r w:rsidRPr="00596A3A">
              <w:rPr>
                <w:rFonts w:ascii="Arial" w:hAnsi="Arial" w:cs="Arial"/>
                <w:sz w:val="20"/>
                <w:szCs w:val="20"/>
              </w:rPr>
              <w:t>Conforme a lo previsto por el artículo 3, fracciones XIV y XVIIl de la Ley General de Vida Silvestre.</w:t>
            </w:r>
          </w:p>
        </w:tc>
      </w:tr>
    </w:tbl>
    <w:p w14:paraId="7C2029AC" w14:textId="77777777" w:rsidR="00B54919" w:rsidRPr="00596A3A" w:rsidRDefault="00B54919" w:rsidP="00C80695">
      <w:pPr>
        <w:pStyle w:val="Texto"/>
        <w:jc w:val="both"/>
        <w:rPr>
          <w:rFonts w:ascii="Arial" w:hAnsi="Arial" w:cs="Arial"/>
          <w:b/>
          <w:sz w:val="20"/>
          <w:szCs w:val="20"/>
        </w:rPr>
      </w:pPr>
    </w:p>
    <w:p w14:paraId="78EBB427" w14:textId="77777777" w:rsidR="00B54919" w:rsidRPr="00596A3A" w:rsidRDefault="00B54919" w:rsidP="00C80695">
      <w:pPr>
        <w:pStyle w:val="Default"/>
        <w:rPr>
          <w:rFonts w:ascii="Arial" w:hAnsi="Arial" w:cs="Arial"/>
          <w:color w:val="auto"/>
        </w:rPr>
      </w:pPr>
    </w:p>
    <w:p w14:paraId="056B2200" w14:textId="77777777" w:rsidR="00B54919" w:rsidRPr="00596A3A" w:rsidRDefault="00B54919" w:rsidP="00C80695">
      <w:pPr>
        <w:pStyle w:val="Default"/>
        <w:jc w:val="center"/>
        <w:rPr>
          <w:rFonts w:ascii="Arial" w:hAnsi="Arial" w:cs="Arial"/>
          <w:color w:val="auto"/>
        </w:rPr>
      </w:pPr>
      <w:r w:rsidRPr="00596A3A">
        <w:rPr>
          <w:rFonts w:ascii="Arial" w:hAnsi="Arial" w:cs="Arial"/>
          <w:noProof/>
          <w:color w:val="auto"/>
          <w:lang w:val="es-ES" w:eastAsia="es-ES"/>
        </w:rPr>
        <w:lastRenderedPageBreak/>
        <w:drawing>
          <wp:inline distT="0" distB="0" distL="0" distR="0" wp14:anchorId="09840366" wp14:editId="28831900">
            <wp:extent cx="4039263" cy="5051603"/>
            <wp:effectExtent l="0" t="0" r="0" b="0"/>
            <wp:docPr id="8" name="Imagen 8" descr="D:\SIG\RB Caribe Mexicano 2016\Subzonificacion 2017\img\RBCM_Subzonificacion_20ene_Preservacion_Salsipue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G\RB Caribe Mexicano 2016\Subzonificacion 2017\img\RBCM_Subzonificacion_20ene_Preservacion_Salsipuedes.jpg"/>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4041548" cy="5054460"/>
                    </a:xfrm>
                    <a:prstGeom prst="rect">
                      <a:avLst/>
                    </a:prstGeom>
                    <a:noFill/>
                    <a:ln>
                      <a:noFill/>
                    </a:ln>
                  </pic:spPr>
                </pic:pic>
              </a:graphicData>
            </a:graphic>
          </wp:inline>
        </w:drawing>
      </w:r>
    </w:p>
    <w:p w14:paraId="7A0407C7" w14:textId="77777777" w:rsidR="00B54919" w:rsidRPr="00596A3A" w:rsidRDefault="00B54919" w:rsidP="00C80695">
      <w:pPr>
        <w:pStyle w:val="Default"/>
        <w:rPr>
          <w:rFonts w:ascii="Arial" w:hAnsi="Arial" w:cs="Arial"/>
          <w:color w:val="auto"/>
        </w:rPr>
      </w:pPr>
    </w:p>
    <w:p w14:paraId="07AB5CD3" w14:textId="77777777" w:rsidR="00B54919" w:rsidRPr="00596A3A" w:rsidRDefault="00B54919" w:rsidP="00C80695">
      <w:pPr>
        <w:pStyle w:val="Texto"/>
        <w:jc w:val="both"/>
        <w:rPr>
          <w:rFonts w:ascii="Arial" w:hAnsi="Arial" w:cs="Arial"/>
        </w:rPr>
      </w:pPr>
    </w:p>
    <w:p w14:paraId="3BAEFF93" w14:textId="77777777" w:rsidR="00B54919" w:rsidRPr="00596A3A" w:rsidRDefault="00B54919" w:rsidP="00C80695">
      <w:pPr>
        <w:pStyle w:val="Default"/>
        <w:rPr>
          <w:rFonts w:ascii="Arial" w:hAnsi="Arial" w:cs="Arial"/>
          <w:color w:val="auto"/>
        </w:rPr>
      </w:pPr>
    </w:p>
    <w:p w14:paraId="438F7541" w14:textId="77777777" w:rsidR="00B54919" w:rsidRPr="00596A3A" w:rsidRDefault="00B54919" w:rsidP="00C80695">
      <w:pPr>
        <w:pStyle w:val="Ttulo3"/>
        <w:spacing w:before="0"/>
        <w:rPr>
          <w:color w:val="auto"/>
        </w:rPr>
      </w:pPr>
      <w:bookmarkStart w:id="144" w:name="_Toc475357016"/>
      <w:bookmarkStart w:id="145" w:name="_Toc483396501"/>
      <w:r w:rsidRPr="00596A3A">
        <w:rPr>
          <w:color w:val="auto"/>
        </w:rPr>
        <w:t>Subzona de Preservación Profunda Talud Puerto Morelos-Tiburón Ballena</w:t>
      </w:r>
      <w:bookmarkEnd w:id="144"/>
      <w:bookmarkEnd w:id="145"/>
    </w:p>
    <w:p w14:paraId="71922A0F" w14:textId="77777777" w:rsidR="00B54919" w:rsidRPr="00596A3A" w:rsidRDefault="00B54919" w:rsidP="00C80695">
      <w:pPr>
        <w:pStyle w:val="Texto"/>
        <w:jc w:val="both"/>
        <w:rPr>
          <w:rFonts w:ascii="Arial" w:hAnsi="Arial" w:cs="Arial"/>
          <w:sz w:val="22"/>
          <w:szCs w:val="22"/>
        </w:rPr>
      </w:pPr>
    </w:p>
    <w:p w14:paraId="0F646D6D" w14:textId="323BFE23" w:rsidR="00B54919" w:rsidRPr="00596A3A" w:rsidRDefault="00B54919" w:rsidP="00C80695">
      <w:pPr>
        <w:spacing w:before="0" w:after="0" w:line="240" w:lineRule="auto"/>
        <w:rPr>
          <w:rFonts w:ascii="Arial" w:hAnsi="Arial" w:cs="Arial"/>
        </w:rPr>
      </w:pPr>
      <w:r w:rsidRPr="00596A3A">
        <w:rPr>
          <w:rFonts w:ascii="Arial" w:hAnsi="Arial" w:cs="Arial"/>
        </w:rPr>
        <w:t xml:space="preserve">Polígono marino que corresponde al talud continental, por lo que </w:t>
      </w:r>
      <w:r w:rsidR="003A08E0" w:rsidRPr="00596A3A">
        <w:rPr>
          <w:rFonts w:ascii="Arial" w:hAnsi="Arial" w:cs="Arial"/>
        </w:rPr>
        <w:t xml:space="preserve">esta Subzona </w:t>
      </w:r>
      <w:r w:rsidRPr="00596A3A">
        <w:rPr>
          <w:rFonts w:ascii="Arial" w:hAnsi="Arial" w:cs="Arial"/>
        </w:rPr>
        <w:t xml:space="preserve">inicia a los 60 metros de profundidad y se extiende hasta el fondo marino, </w:t>
      </w:r>
      <w:r w:rsidR="005B2A09" w:rsidRPr="00596A3A">
        <w:rPr>
          <w:rFonts w:ascii="Arial" w:hAnsi="Arial" w:cs="Arial"/>
        </w:rPr>
        <w:t>descendiendo</w:t>
      </w:r>
      <w:r w:rsidRPr="00596A3A">
        <w:rPr>
          <w:rFonts w:ascii="Arial" w:hAnsi="Arial" w:cs="Arial"/>
        </w:rPr>
        <w:t xml:space="preserve"> abruptamente hasta aproximadamente los 200 metros. Conecta la plataforma y la corteza oceánica, pero es anterior a las profundidades oceánicas. Longitudinalmente abarca la porción desde Puerto Morelos hasta el límite norte de la Reserva de la Biosfera Caribe Mexicano.</w:t>
      </w:r>
    </w:p>
    <w:p w14:paraId="1AC69856" w14:textId="77777777" w:rsidR="00B54919" w:rsidRPr="00596A3A" w:rsidRDefault="00B54919" w:rsidP="00C80695">
      <w:pPr>
        <w:spacing w:before="0" w:after="0" w:line="240" w:lineRule="auto"/>
        <w:rPr>
          <w:rFonts w:ascii="Arial" w:hAnsi="Arial" w:cs="Arial"/>
        </w:rPr>
      </w:pPr>
    </w:p>
    <w:p w14:paraId="4FCED563" w14:textId="1D6940BA"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Dad</w:t>
      </w:r>
      <w:r w:rsidR="009D1789" w:rsidRPr="00596A3A">
        <w:rPr>
          <w:rFonts w:ascii="Arial" w:hAnsi="Arial" w:cs="Arial"/>
        </w:rPr>
        <w:t>o que es un polígono profundo</w:t>
      </w:r>
      <w:r w:rsidRPr="00596A3A">
        <w:rPr>
          <w:rFonts w:ascii="Arial" w:hAnsi="Arial" w:cs="Arial"/>
        </w:rPr>
        <w:t xml:space="preserve">, en esta subzona no existen actividades productivas, ya que la actividad pesquera </w:t>
      </w:r>
      <w:r w:rsidR="00D10458" w:rsidRPr="00596A3A">
        <w:rPr>
          <w:rFonts w:ascii="Arial" w:hAnsi="Arial" w:cs="Arial"/>
        </w:rPr>
        <w:t>es más superficial, llevándose</w:t>
      </w:r>
      <w:r w:rsidRPr="00596A3A">
        <w:rPr>
          <w:rFonts w:ascii="Arial" w:hAnsi="Arial" w:cs="Arial"/>
        </w:rPr>
        <w:t xml:space="preserve"> a cabo en la subzona de aprovechamiento sustentable de los recursos naturales que colinda e</w:t>
      </w:r>
      <w:r w:rsidR="003A08E0" w:rsidRPr="00596A3A">
        <w:rPr>
          <w:rFonts w:ascii="Arial" w:hAnsi="Arial" w:cs="Arial"/>
        </w:rPr>
        <w:t>n su porción superior (de los 60</w:t>
      </w:r>
      <w:r w:rsidRPr="00596A3A">
        <w:rPr>
          <w:rFonts w:ascii="Arial" w:hAnsi="Arial" w:cs="Arial"/>
        </w:rPr>
        <w:t xml:space="preserve"> metros de profundidad a la superficie).</w:t>
      </w:r>
    </w:p>
    <w:p w14:paraId="4CDD0F01" w14:textId="77777777" w:rsidR="00B54919" w:rsidRPr="00596A3A" w:rsidRDefault="00B54919" w:rsidP="00C80695">
      <w:pPr>
        <w:pStyle w:val="Texto"/>
        <w:jc w:val="both"/>
        <w:rPr>
          <w:rFonts w:ascii="Arial" w:hAnsi="Arial" w:cs="Arial"/>
          <w:sz w:val="22"/>
          <w:szCs w:val="22"/>
        </w:rPr>
      </w:pPr>
    </w:p>
    <w:p w14:paraId="5795839C" w14:textId="77777777" w:rsidR="00B54919" w:rsidRPr="00596A3A" w:rsidRDefault="00B54919" w:rsidP="00C80695">
      <w:pPr>
        <w:pStyle w:val="Texto"/>
        <w:jc w:val="both"/>
        <w:rPr>
          <w:rFonts w:ascii="Arial" w:hAnsi="Arial" w:cs="Arial"/>
          <w:sz w:val="22"/>
          <w:szCs w:val="22"/>
        </w:rPr>
      </w:pPr>
      <w:r w:rsidRPr="00596A3A">
        <w:rPr>
          <w:rFonts w:ascii="Arial" w:hAnsi="Arial" w:cs="Arial"/>
          <w:sz w:val="22"/>
          <w:szCs w:val="22"/>
        </w:rPr>
        <w:t>Incorporar sustento técnico con el sector académico.</w:t>
      </w:r>
    </w:p>
    <w:p w14:paraId="1DE6E73E" w14:textId="77777777" w:rsidR="00B54919" w:rsidRPr="00596A3A" w:rsidRDefault="00B54919" w:rsidP="00C80695">
      <w:pPr>
        <w:pStyle w:val="Texto"/>
        <w:jc w:val="both"/>
        <w:rPr>
          <w:rFonts w:ascii="Arial" w:hAnsi="Arial" w:cs="Arial"/>
        </w:rPr>
      </w:pPr>
    </w:p>
    <w:p w14:paraId="3E41FAC2" w14:textId="77777777" w:rsidR="00B54919" w:rsidRPr="00596A3A" w:rsidRDefault="00B54919" w:rsidP="00C80695">
      <w:pPr>
        <w:pStyle w:val="Default"/>
        <w:rPr>
          <w:rFonts w:ascii="Arial" w:hAnsi="Arial" w:cs="Arial"/>
          <w:color w:val="auto"/>
        </w:rPr>
      </w:pPr>
    </w:p>
    <w:tbl>
      <w:tblPr>
        <w:tblW w:w="5000" w:type="pct"/>
        <w:jc w:val="center"/>
        <w:tblCellMar>
          <w:left w:w="72" w:type="dxa"/>
          <w:right w:w="72" w:type="dxa"/>
        </w:tblCellMar>
        <w:tblLook w:val="0000" w:firstRow="0" w:lastRow="0" w:firstColumn="0" w:lastColumn="0" w:noHBand="0" w:noVBand="0"/>
      </w:tblPr>
      <w:tblGrid>
        <w:gridCol w:w="4417"/>
        <w:gridCol w:w="5087"/>
      </w:tblGrid>
      <w:tr w:rsidR="00CF435B" w:rsidRPr="00596A3A" w14:paraId="4EC985F6" w14:textId="77777777" w:rsidTr="00D103F7">
        <w:trPr>
          <w:trHeight w:val="398"/>
          <w:jc w:val="center"/>
        </w:trPr>
        <w:tc>
          <w:tcPr>
            <w:tcW w:w="5000" w:type="pct"/>
            <w:gridSpan w:val="2"/>
            <w:tcBorders>
              <w:top w:val="single" w:sz="6" w:space="0" w:color="auto"/>
              <w:left w:val="single" w:sz="6" w:space="0" w:color="auto"/>
              <w:bottom w:val="single" w:sz="6" w:space="0" w:color="auto"/>
              <w:right w:val="single" w:sz="6" w:space="0" w:color="auto"/>
            </w:tcBorders>
          </w:tcPr>
          <w:p w14:paraId="043DB807"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lastRenderedPageBreak/>
              <w:t>SUBZONA DE PRESERVACIÓN PROFUNDA TALUD PUERTO MORELOS-TIBURÓN BALLENA</w:t>
            </w:r>
          </w:p>
        </w:tc>
      </w:tr>
      <w:tr w:rsidR="00CF435B" w:rsidRPr="00596A3A" w14:paraId="4C289AD5" w14:textId="77777777" w:rsidTr="00D103F7">
        <w:trPr>
          <w:trHeight w:val="20"/>
          <w:jc w:val="center"/>
        </w:trPr>
        <w:tc>
          <w:tcPr>
            <w:tcW w:w="2324" w:type="pct"/>
            <w:tcBorders>
              <w:top w:val="single" w:sz="6" w:space="0" w:color="auto"/>
              <w:left w:val="single" w:sz="6" w:space="0" w:color="auto"/>
              <w:bottom w:val="single" w:sz="6" w:space="0" w:color="auto"/>
              <w:right w:val="single" w:sz="6" w:space="0" w:color="auto"/>
            </w:tcBorders>
          </w:tcPr>
          <w:p w14:paraId="242508A8"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676" w:type="pct"/>
            <w:tcBorders>
              <w:top w:val="single" w:sz="6" w:space="0" w:color="auto"/>
              <w:left w:val="single" w:sz="6" w:space="0" w:color="auto"/>
              <w:bottom w:val="single" w:sz="6" w:space="0" w:color="auto"/>
              <w:right w:val="single" w:sz="6" w:space="0" w:color="auto"/>
            </w:tcBorders>
          </w:tcPr>
          <w:p w14:paraId="3BC9EA26"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317ABD29" w14:textId="77777777" w:rsidTr="00D103F7">
        <w:trPr>
          <w:trHeight w:val="20"/>
          <w:jc w:val="center"/>
        </w:trPr>
        <w:tc>
          <w:tcPr>
            <w:tcW w:w="2324" w:type="pct"/>
            <w:tcBorders>
              <w:top w:val="single" w:sz="6" w:space="0" w:color="auto"/>
              <w:left w:val="single" w:sz="6" w:space="0" w:color="auto"/>
              <w:bottom w:val="single" w:sz="6" w:space="0" w:color="auto"/>
              <w:right w:val="single" w:sz="6" w:space="0" w:color="auto"/>
            </w:tcBorders>
          </w:tcPr>
          <w:p w14:paraId="4CC8ADDA" w14:textId="77777777" w:rsidR="00B54919" w:rsidRPr="00596A3A" w:rsidRDefault="00B54919" w:rsidP="00C80695">
            <w:pPr>
              <w:pStyle w:val="Texto"/>
              <w:ind w:left="432" w:hanging="432"/>
              <w:rPr>
                <w:rFonts w:ascii="Arial" w:hAnsi="Arial" w:cs="Arial"/>
                <w:sz w:val="20"/>
                <w:szCs w:val="20"/>
              </w:rPr>
            </w:pPr>
            <w:r w:rsidRPr="00596A3A">
              <w:rPr>
                <w:rFonts w:ascii="Arial" w:hAnsi="Arial" w:cs="Arial"/>
                <w:sz w:val="20"/>
                <w:szCs w:val="20"/>
              </w:rPr>
              <w:t>1.</w:t>
            </w:r>
            <w:r w:rsidRPr="00596A3A">
              <w:rPr>
                <w:rFonts w:ascii="Arial" w:hAnsi="Arial" w:cs="Arial"/>
                <w:sz w:val="20"/>
                <w:szCs w:val="20"/>
              </w:rPr>
              <w:tab/>
              <w:t>Colecta científica de ejemplares de la vida silvestre</w:t>
            </w:r>
          </w:p>
          <w:p w14:paraId="49C2612E" w14:textId="77777777" w:rsidR="00B54919" w:rsidRPr="00596A3A" w:rsidRDefault="00B54919" w:rsidP="00C80695">
            <w:pPr>
              <w:pStyle w:val="Texto"/>
              <w:ind w:left="432" w:hanging="432"/>
              <w:rPr>
                <w:rFonts w:ascii="Arial" w:hAnsi="Arial" w:cs="Arial"/>
                <w:sz w:val="20"/>
                <w:szCs w:val="20"/>
              </w:rPr>
            </w:pPr>
            <w:r w:rsidRPr="00596A3A">
              <w:rPr>
                <w:rFonts w:ascii="Arial" w:hAnsi="Arial" w:cs="Arial"/>
                <w:sz w:val="20"/>
                <w:szCs w:val="20"/>
              </w:rPr>
              <w:t>2.</w:t>
            </w:r>
            <w:r w:rsidRPr="00596A3A">
              <w:rPr>
                <w:rFonts w:ascii="Arial" w:hAnsi="Arial" w:cs="Arial"/>
                <w:sz w:val="20"/>
                <w:szCs w:val="20"/>
              </w:rPr>
              <w:tab/>
              <w:t>Filmaciones, actividades de fotografía, captura de imágenes o sonidos</w:t>
            </w:r>
          </w:p>
          <w:p w14:paraId="41170B83" w14:textId="77777777" w:rsidR="00B54919" w:rsidRPr="00596A3A" w:rsidRDefault="00B54919" w:rsidP="00C80695">
            <w:pPr>
              <w:pStyle w:val="Texto"/>
              <w:ind w:left="432" w:hanging="432"/>
              <w:rPr>
                <w:rFonts w:ascii="Arial" w:hAnsi="Arial" w:cs="Arial"/>
                <w:sz w:val="20"/>
                <w:szCs w:val="20"/>
              </w:rPr>
            </w:pPr>
            <w:r w:rsidRPr="00596A3A">
              <w:rPr>
                <w:rFonts w:ascii="Arial" w:hAnsi="Arial" w:cs="Arial"/>
                <w:sz w:val="20"/>
                <w:szCs w:val="20"/>
              </w:rPr>
              <w:t>3.</w:t>
            </w:r>
            <w:r w:rsidRPr="00596A3A">
              <w:rPr>
                <w:rFonts w:ascii="Arial" w:hAnsi="Arial" w:cs="Arial"/>
                <w:sz w:val="20"/>
                <w:szCs w:val="20"/>
              </w:rPr>
              <w:tab/>
              <w:t>Investigación científica y monitoreo ambiental</w:t>
            </w:r>
          </w:p>
          <w:p w14:paraId="2C21665A" w14:textId="77777777" w:rsidR="00B54919" w:rsidRPr="00596A3A" w:rsidRDefault="00B54919" w:rsidP="00C80695">
            <w:pPr>
              <w:pStyle w:val="Texto"/>
              <w:ind w:left="432" w:hanging="432"/>
              <w:rPr>
                <w:rFonts w:ascii="Arial" w:hAnsi="Arial" w:cs="Arial"/>
                <w:sz w:val="20"/>
                <w:szCs w:val="20"/>
              </w:rPr>
            </w:pPr>
          </w:p>
          <w:p w14:paraId="1860424B" w14:textId="77777777" w:rsidR="00B54919" w:rsidRPr="00596A3A" w:rsidRDefault="00B54919" w:rsidP="00C80695">
            <w:pPr>
              <w:pStyle w:val="Texto"/>
              <w:ind w:left="432" w:hanging="432"/>
              <w:rPr>
                <w:rFonts w:ascii="Arial" w:hAnsi="Arial" w:cs="Arial"/>
                <w:sz w:val="20"/>
                <w:szCs w:val="20"/>
              </w:rPr>
            </w:pPr>
          </w:p>
        </w:tc>
        <w:tc>
          <w:tcPr>
            <w:tcW w:w="2676" w:type="pct"/>
            <w:tcBorders>
              <w:top w:val="single" w:sz="6" w:space="0" w:color="auto"/>
              <w:left w:val="single" w:sz="6" w:space="0" w:color="auto"/>
              <w:bottom w:val="single" w:sz="6" w:space="0" w:color="auto"/>
              <w:right w:val="single" w:sz="6" w:space="0" w:color="auto"/>
            </w:tcBorders>
          </w:tcPr>
          <w:p w14:paraId="3FDC088B" w14:textId="77777777" w:rsidR="00B54919" w:rsidRPr="00596A3A" w:rsidRDefault="00B54919" w:rsidP="00C80695">
            <w:pPr>
              <w:pStyle w:val="Texto"/>
              <w:numPr>
                <w:ilvl w:val="0"/>
                <w:numId w:val="49"/>
              </w:numPr>
              <w:rPr>
                <w:rFonts w:ascii="Arial" w:hAnsi="Arial" w:cs="Arial"/>
                <w:sz w:val="20"/>
                <w:szCs w:val="20"/>
              </w:rPr>
            </w:pPr>
            <w:r w:rsidRPr="00596A3A">
              <w:rPr>
                <w:rFonts w:ascii="Arial" w:hAnsi="Arial" w:cs="Arial"/>
                <w:sz w:val="20"/>
                <w:szCs w:val="20"/>
              </w:rPr>
              <w:t>Alimentar, capturar, remover, extraer, retener o apropiarse de vida silvestre, salvo para colecta e investigación científica y monitoreo ambiental</w:t>
            </w:r>
          </w:p>
          <w:p w14:paraId="77409967" w14:textId="77777777" w:rsidR="00B54919" w:rsidRPr="00596A3A" w:rsidRDefault="00B54919" w:rsidP="00C80695">
            <w:pPr>
              <w:pStyle w:val="Texto"/>
              <w:numPr>
                <w:ilvl w:val="0"/>
                <w:numId w:val="49"/>
              </w:numPr>
              <w:rPr>
                <w:rFonts w:ascii="Arial" w:hAnsi="Arial" w:cs="Arial"/>
                <w:sz w:val="20"/>
                <w:szCs w:val="20"/>
              </w:rPr>
            </w:pPr>
            <w:r w:rsidRPr="00596A3A">
              <w:rPr>
                <w:rFonts w:ascii="Arial" w:hAnsi="Arial" w:cs="Arial"/>
                <w:sz w:val="20"/>
                <w:szCs w:val="20"/>
              </w:rPr>
              <w:t>Alterar o destruir por cualquier medio o acción los sitios de alimentación, anidación, refugio y reproducción de especies silvestres</w:t>
            </w:r>
          </w:p>
          <w:p w14:paraId="044A0D9E" w14:textId="77777777" w:rsidR="00B54919" w:rsidRPr="00596A3A" w:rsidRDefault="00B54919" w:rsidP="00C80695">
            <w:pPr>
              <w:pStyle w:val="Texto"/>
              <w:numPr>
                <w:ilvl w:val="0"/>
                <w:numId w:val="49"/>
              </w:numPr>
              <w:rPr>
                <w:rFonts w:ascii="Arial" w:hAnsi="Arial" w:cs="Arial"/>
                <w:sz w:val="20"/>
                <w:szCs w:val="20"/>
              </w:rPr>
            </w:pPr>
            <w:r w:rsidRPr="00596A3A">
              <w:rPr>
                <w:rFonts w:ascii="Arial" w:hAnsi="Arial" w:cs="Arial"/>
                <w:sz w:val="20"/>
                <w:szCs w:val="20"/>
              </w:rPr>
              <w:t>Arrojar, verter o descargar cualquier tipo de desechos orgánicos, residuos sólidos o líquidos o cualquier otro tipo de contaminante, al medio natural</w:t>
            </w:r>
          </w:p>
          <w:p w14:paraId="27F909FE" w14:textId="1B7000AA" w:rsidR="00B54919" w:rsidRPr="00596A3A" w:rsidRDefault="00033126" w:rsidP="00C80695">
            <w:pPr>
              <w:pStyle w:val="Texto"/>
              <w:numPr>
                <w:ilvl w:val="0"/>
                <w:numId w:val="49"/>
              </w:numPr>
              <w:rPr>
                <w:rFonts w:ascii="Arial" w:hAnsi="Arial" w:cs="Arial"/>
                <w:sz w:val="20"/>
                <w:szCs w:val="20"/>
              </w:rPr>
            </w:pPr>
            <w:r w:rsidRPr="00596A3A">
              <w:rPr>
                <w:rFonts w:ascii="Arial" w:hAnsi="Arial" w:cs="Arial"/>
                <w:sz w:val="20"/>
                <w:szCs w:val="20"/>
              </w:rPr>
              <w:t>Construcción de infraestructura</w:t>
            </w:r>
          </w:p>
          <w:p w14:paraId="18011377" w14:textId="77777777" w:rsidR="00B54919" w:rsidRPr="00596A3A" w:rsidRDefault="00B54919" w:rsidP="00C80695">
            <w:pPr>
              <w:pStyle w:val="Texto"/>
              <w:numPr>
                <w:ilvl w:val="0"/>
                <w:numId w:val="49"/>
              </w:numPr>
              <w:rPr>
                <w:rFonts w:ascii="Arial" w:hAnsi="Arial" w:cs="Arial"/>
                <w:sz w:val="20"/>
                <w:szCs w:val="20"/>
              </w:rPr>
            </w:pPr>
            <w:r w:rsidRPr="00596A3A">
              <w:rPr>
                <w:rFonts w:ascii="Arial" w:hAnsi="Arial" w:cs="Arial"/>
                <w:sz w:val="20"/>
                <w:szCs w:val="20"/>
              </w:rPr>
              <w:t>Extracción de arena</w:t>
            </w:r>
          </w:p>
          <w:p w14:paraId="7C548CED" w14:textId="77777777" w:rsidR="00B54919" w:rsidRPr="00596A3A" w:rsidRDefault="00B54919" w:rsidP="00C80695">
            <w:pPr>
              <w:pStyle w:val="Texto"/>
              <w:numPr>
                <w:ilvl w:val="0"/>
                <w:numId w:val="49"/>
              </w:numPr>
              <w:rPr>
                <w:rFonts w:ascii="Arial" w:hAnsi="Arial" w:cs="Arial"/>
                <w:sz w:val="20"/>
                <w:szCs w:val="20"/>
              </w:rPr>
            </w:pPr>
            <w:r w:rsidRPr="00596A3A">
              <w:rPr>
                <w:rFonts w:ascii="Arial" w:hAnsi="Arial" w:cs="Arial"/>
                <w:sz w:val="20"/>
                <w:szCs w:val="20"/>
              </w:rPr>
              <w:t>Introducir ejemplares o poblaciones exóticos de la vida silvestre</w:t>
            </w:r>
            <w:r w:rsidRPr="00596A3A">
              <w:rPr>
                <w:rFonts w:ascii="Arial" w:hAnsi="Arial" w:cs="Arial"/>
                <w:sz w:val="20"/>
                <w:szCs w:val="20"/>
                <w:vertAlign w:val="superscript"/>
              </w:rPr>
              <w:t>1</w:t>
            </w:r>
          </w:p>
          <w:p w14:paraId="52AF51FD" w14:textId="77777777" w:rsidR="00B54919" w:rsidRPr="00596A3A" w:rsidRDefault="00B54919" w:rsidP="00C80695">
            <w:pPr>
              <w:pStyle w:val="Texto"/>
              <w:numPr>
                <w:ilvl w:val="0"/>
                <w:numId w:val="49"/>
              </w:numPr>
              <w:rPr>
                <w:rFonts w:ascii="Arial" w:hAnsi="Arial" w:cs="Arial"/>
                <w:sz w:val="20"/>
                <w:szCs w:val="20"/>
              </w:rPr>
            </w:pPr>
            <w:r w:rsidRPr="00596A3A">
              <w:rPr>
                <w:rFonts w:ascii="Arial" w:hAnsi="Arial" w:cs="Arial"/>
                <w:sz w:val="20"/>
                <w:szCs w:val="20"/>
              </w:rPr>
              <w:t>Introducir organismos genéticamente modificados</w:t>
            </w:r>
          </w:p>
          <w:p w14:paraId="2AE93459" w14:textId="77777777" w:rsidR="00B54919" w:rsidRPr="00596A3A" w:rsidRDefault="00B54919" w:rsidP="00C80695">
            <w:pPr>
              <w:pStyle w:val="Texto"/>
              <w:numPr>
                <w:ilvl w:val="0"/>
                <w:numId w:val="49"/>
              </w:numPr>
              <w:rPr>
                <w:rFonts w:ascii="Arial" w:hAnsi="Arial" w:cs="Arial"/>
                <w:sz w:val="20"/>
                <w:szCs w:val="20"/>
              </w:rPr>
            </w:pPr>
            <w:r w:rsidRPr="00596A3A">
              <w:rPr>
                <w:rFonts w:ascii="Arial" w:hAnsi="Arial" w:cs="Arial"/>
                <w:sz w:val="20"/>
                <w:szCs w:val="20"/>
              </w:rPr>
              <w:t>Pesca comercial</w:t>
            </w:r>
          </w:p>
          <w:p w14:paraId="4F8A0137" w14:textId="37380BE8" w:rsidR="00B54919" w:rsidRPr="00596A3A" w:rsidRDefault="00B54919" w:rsidP="00C80695">
            <w:pPr>
              <w:pStyle w:val="Texto"/>
              <w:numPr>
                <w:ilvl w:val="0"/>
                <w:numId w:val="49"/>
              </w:numPr>
              <w:rPr>
                <w:rFonts w:ascii="Arial" w:hAnsi="Arial" w:cs="Arial"/>
                <w:sz w:val="20"/>
                <w:szCs w:val="20"/>
              </w:rPr>
            </w:pPr>
            <w:r w:rsidRPr="00596A3A">
              <w:rPr>
                <w:rFonts w:ascii="Arial" w:hAnsi="Arial" w:cs="Arial"/>
                <w:sz w:val="20"/>
                <w:szCs w:val="20"/>
              </w:rPr>
              <w:t>Realizar actividades de explotación y aprovechamiento</w:t>
            </w:r>
            <w:r w:rsidR="000D0DBB" w:rsidRPr="00596A3A">
              <w:rPr>
                <w:rFonts w:ascii="Arial" w:hAnsi="Arial" w:cs="Arial"/>
                <w:sz w:val="20"/>
                <w:szCs w:val="20"/>
              </w:rPr>
              <w:t xml:space="preserve"> extractivo</w:t>
            </w:r>
            <w:r w:rsidRPr="00596A3A">
              <w:rPr>
                <w:rFonts w:ascii="Arial" w:hAnsi="Arial" w:cs="Arial"/>
                <w:sz w:val="20"/>
                <w:szCs w:val="20"/>
              </w:rPr>
              <w:t xml:space="preserve"> de especies de flora y fauna</w:t>
            </w:r>
          </w:p>
          <w:p w14:paraId="7C5D6E5F" w14:textId="07D9CF83" w:rsidR="00B54919" w:rsidRPr="00596A3A" w:rsidRDefault="00F25FDF" w:rsidP="00C80695">
            <w:pPr>
              <w:pStyle w:val="Texto"/>
              <w:numPr>
                <w:ilvl w:val="0"/>
                <w:numId w:val="49"/>
              </w:numPr>
              <w:rPr>
                <w:rFonts w:ascii="Arial" w:hAnsi="Arial" w:cs="Arial"/>
                <w:sz w:val="20"/>
                <w:szCs w:val="20"/>
              </w:rPr>
            </w:pPr>
            <w:r w:rsidRPr="00596A3A">
              <w:rPr>
                <w:rFonts w:ascii="Arial" w:hAnsi="Arial" w:cs="Arial"/>
                <w:sz w:val="20"/>
                <w:szCs w:val="20"/>
              </w:rPr>
              <w:t>Turismo, incluyendo</w:t>
            </w:r>
            <w:r w:rsidR="00B54919" w:rsidRPr="00596A3A">
              <w:rPr>
                <w:rFonts w:ascii="Arial" w:hAnsi="Arial" w:cs="Arial"/>
                <w:sz w:val="20"/>
                <w:szCs w:val="20"/>
              </w:rPr>
              <w:t xml:space="preserve"> turismo de bajo impacto </w:t>
            </w:r>
          </w:p>
          <w:p w14:paraId="27603916" w14:textId="77777777" w:rsidR="00B54919" w:rsidRPr="00596A3A" w:rsidRDefault="00B54919" w:rsidP="00C80695">
            <w:pPr>
              <w:pStyle w:val="Texto"/>
              <w:numPr>
                <w:ilvl w:val="0"/>
                <w:numId w:val="49"/>
              </w:numPr>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tc>
      </w:tr>
      <w:tr w:rsidR="00B54919" w:rsidRPr="00596A3A" w14:paraId="3BD8D269" w14:textId="77777777" w:rsidTr="00D103F7">
        <w:trPr>
          <w:trHeight w:val="20"/>
          <w:jc w:val="center"/>
        </w:trPr>
        <w:tc>
          <w:tcPr>
            <w:tcW w:w="5000" w:type="pct"/>
            <w:gridSpan w:val="2"/>
            <w:tcBorders>
              <w:top w:val="single" w:sz="6" w:space="0" w:color="auto"/>
              <w:left w:val="single" w:sz="6" w:space="0" w:color="auto"/>
              <w:bottom w:val="single" w:sz="6" w:space="0" w:color="auto"/>
              <w:right w:val="single" w:sz="6" w:space="0" w:color="auto"/>
            </w:tcBorders>
          </w:tcPr>
          <w:p w14:paraId="4CB7A243" w14:textId="77777777" w:rsidR="00B54919" w:rsidRPr="00596A3A" w:rsidRDefault="00B54919" w:rsidP="00C80695">
            <w:pPr>
              <w:pStyle w:val="Texto"/>
              <w:rPr>
                <w:rFonts w:ascii="Arial" w:hAnsi="Arial" w:cs="Arial"/>
                <w:sz w:val="20"/>
                <w:szCs w:val="20"/>
              </w:rPr>
            </w:pPr>
            <w:r w:rsidRPr="00596A3A">
              <w:rPr>
                <w:rFonts w:ascii="Arial" w:hAnsi="Arial" w:cs="Arial"/>
                <w:sz w:val="20"/>
                <w:szCs w:val="20"/>
                <w:vertAlign w:val="superscript"/>
              </w:rPr>
              <w:t xml:space="preserve">1 </w:t>
            </w:r>
            <w:r w:rsidRPr="00596A3A">
              <w:rPr>
                <w:rFonts w:ascii="Arial" w:hAnsi="Arial" w:cs="Arial"/>
                <w:sz w:val="20"/>
                <w:szCs w:val="20"/>
              </w:rPr>
              <w:t>Conforme a lo previsto por el artículo 3, fracciones XIV y XVIIl de la Ley General de Vida Silvestre.</w:t>
            </w:r>
          </w:p>
        </w:tc>
      </w:tr>
    </w:tbl>
    <w:p w14:paraId="080CD978" w14:textId="77777777" w:rsidR="00B54919" w:rsidRPr="00596A3A" w:rsidRDefault="00B54919" w:rsidP="00C80695">
      <w:pPr>
        <w:pStyle w:val="Default"/>
        <w:rPr>
          <w:rFonts w:ascii="Arial" w:hAnsi="Arial" w:cs="Arial"/>
          <w:color w:val="auto"/>
        </w:rPr>
      </w:pPr>
    </w:p>
    <w:p w14:paraId="6FFF8378" w14:textId="77777777" w:rsidR="00B54919" w:rsidRPr="00596A3A" w:rsidRDefault="00B54919" w:rsidP="00C80695">
      <w:pPr>
        <w:pStyle w:val="Texto"/>
        <w:jc w:val="both"/>
        <w:rPr>
          <w:rFonts w:ascii="Arial" w:hAnsi="Arial" w:cs="Arial"/>
        </w:rPr>
      </w:pPr>
    </w:p>
    <w:p w14:paraId="3863793F" w14:textId="77777777" w:rsidR="00B54919" w:rsidRPr="00596A3A" w:rsidRDefault="00B54919" w:rsidP="00C80695">
      <w:pPr>
        <w:pStyle w:val="Default"/>
        <w:jc w:val="center"/>
        <w:rPr>
          <w:rFonts w:ascii="Arial" w:hAnsi="Arial" w:cs="Arial"/>
          <w:color w:val="auto"/>
        </w:rPr>
      </w:pPr>
      <w:r w:rsidRPr="00596A3A">
        <w:rPr>
          <w:rFonts w:ascii="Arial" w:hAnsi="Arial" w:cs="Arial"/>
          <w:noProof/>
          <w:color w:val="auto"/>
          <w:lang w:val="es-ES" w:eastAsia="es-ES"/>
        </w:rPr>
        <w:lastRenderedPageBreak/>
        <w:drawing>
          <wp:inline distT="0" distB="0" distL="0" distR="0" wp14:anchorId="71D9BC0E" wp14:editId="2A157458">
            <wp:extent cx="3812597" cy="4933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89.12.9\unidad-tecnica\5. RBCM\20. Programa de Manejo\SIG\Mapas\RBCM_Subzonificacion_20ene_Preservacion_Prof_Talud.jpg"/>
                    <pic:cNvPicPr>
                      <a:picLocks noChangeAspect="1" noChangeArrowheads="1"/>
                    </pic:cNvPicPr>
                  </pic:nvPicPr>
                  <pic:blipFill>
                    <a:blip r:embed="rId18" cstate="screen">
                      <a:extLst>
                        <a:ext uri="{28A0092B-C50C-407E-A947-70E740481C1C}">
                          <a14:useLocalDpi xmlns:a14="http://schemas.microsoft.com/office/drawing/2010/main"/>
                        </a:ext>
                      </a:extLst>
                    </a:blip>
                    <a:stretch>
                      <a:fillRect/>
                    </a:stretch>
                  </pic:blipFill>
                  <pic:spPr bwMode="auto">
                    <a:xfrm>
                      <a:off x="0" y="0"/>
                      <a:ext cx="3814216" cy="4936046"/>
                    </a:xfrm>
                    <a:prstGeom prst="rect">
                      <a:avLst/>
                    </a:prstGeom>
                    <a:noFill/>
                    <a:ln>
                      <a:noFill/>
                    </a:ln>
                  </pic:spPr>
                </pic:pic>
              </a:graphicData>
            </a:graphic>
          </wp:inline>
        </w:drawing>
      </w:r>
    </w:p>
    <w:p w14:paraId="5B2F39E1" w14:textId="77777777" w:rsidR="00B54919" w:rsidRPr="00596A3A" w:rsidRDefault="00B54919" w:rsidP="00C80695">
      <w:pPr>
        <w:pStyle w:val="Default"/>
        <w:rPr>
          <w:rFonts w:ascii="Arial" w:hAnsi="Arial" w:cs="Arial"/>
          <w:color w:val="auto"/>
        </w:rPr>
      </w:pPr>
    </w:p>
    <w:p w14:paraId="3DCC5E54" w14:textId="77777777" w:rsidR="00B54919" w:rsidRPr="00596A3A" w:rsidRDefault="00B54919" w:rsidP="00C80695">
      <w:pPr>
        <w:pStyle w:val="Ttulo3"/>
        <w:spacing w:before="0"/>
        <w:rPr>
          <w:color w:val="auto"/>
        </w:rPr>
      </w:pPr>
      <w:bookmarkStart w:id="146" w:name="_Toc475357017"/>
      <w:bookmarkStart w:id="147" w:name="_Toc483396502"/>
      <w:r w:rsidRPr="00596A3A">
        <w:rPr>
          <w:color w:val="auto"/>
        </w:rPr>
        <w:t>Subzona de Preservación Arrowsmith</w:t>
      </w:r>
      <w:bookmarkEnd w:id="146"/>
      <w:bookmarkEnd w:id="147"/>
    </w:p>
    <w:p w14:paraId="644BA470" w14:textId="77777777" w:rsidR="00B54919" w:rsidRPr="00596A3A" w:rsidRDefault="00B54919" w:rsidP="00C80695">
      <w:pPr>
        <w:pStyle w:val="Texto"/>
        <w:jc w:val="both"/>
        <w:rPr>
          <w:rFonts w:ascii="Arial" w:hAnsi="Arial" w:cs="Arial"/>
          <w:sz w:val="22"/>
          <w:szCs w:val="22"/>
        </w:rPr>
      </w:pPr>
    </w:p>
    <w:p w14:paraId="44F05A6B" w14:textId="569CC6F0" w:rsidR="00B54919" w:rsidRPr="00596A3A" w:rsidRDefault="00B54919" w:rsidP="00C80695">
      <w:pPr>
        <w:spacing w:before="0" w:after="0" w:line="240" w:lineRule="auto"/>
        <w:rPr>
          <w:rFonts w:ascii="Arial" w:hAnsi="Arial" w:cs="Arial"/>
        </w:rPr>
      </w:pPr>
      <w:r w:rsidRPr="00596A3A">
        <w:rPr>
          <w:rFonts w:ascii="Arial" w:hAnsi="Arial" w:cs="Arial"/>
        </w:rPr>
        <w:t>Corresponde a</w:t>
      </w:r>
      <w:r w:rsidR="00462A5A" w:rsidRPr="00596A3A">
        <w:rPr>
          <w:rFonts w:ascii="Arial" w:hAnsi="Arial" w:cs="Arial"/>
        </w:rPr>
        <w:t xml:space="preserve"> un polígono marino de 21,893.8</w:t>
      </w:r>
      <w:r w:rsidRPr="00596A3A">
        <w:rPr>
          <w:rFonts w:ascii="Arial" w:hAnsi="Arial" w:cs="Arial"/>
        </w:rPr>
        <w:t xml:space="preserve"> hectáreas, localizado al norte de la RBCM, aproximadamente a 32 km al este de Punta Cancún, y comprende el atolón conocido como Arrowsmith en un polígono construido con el límite de la isobata de 200 metros de profundidad.</w:t>
      </w:r>
    </w:p>
    <w:p w14:paraId="53C98CC4" w14:textId="77777777" w:rsidR="00B54919" w:rsidRPr="00596A3A" w:rsidRDefault="00B54919" w:rsidP="00C80695">
      <w:pPr>
        <w:pStyle w:val="Default"/>
        <w:jc w:val="both"/>
        <w:rPr>
          <w:rFonts w:ascii="Arial" w:hAnsi="Arial" w:cs="Arial"/>
          <w:color w:val="auto"/>
          <w:sz w:val="22"/>
          <w:szCs w:val="22"/>
        </w:rPr>
      </w:pPr>
    </w:p>
    <w:p w14:paraId="762A297F" w14:textId="50CF8DCC"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lang w:eastAsia="es-ES"/>
        </w:rPr>
        <w:t xml:space="preserve">Es una meseta submarina ubicada en mar </w:t>
      </w:r>
      <w:r w:rsidRPr="00596A3A">
        <w:rPr>
          <w:rFonts w:ascii="Arial" w:hAnsi="Arial" w:cs="Arial"/>
          <w:color w:val="auto"/>
          <w:sz w:val="22"/>
          <w:szCs w:val="22"/>
        </w:rPr>
        <w:t>abierto, a 40 kiló</w:t>
      </w:r>
      <w:r w:rsidR="00791D82" w:rsidRPr="00596A3A">
        <w:rPr>
          <w:rFonts w:ascii="Arial" w:hAnsi="Arial" w:cs="Arial"/>
          <w:color w:val="auto"/>
          <w:sz w:val="22"/>
          <w:szCs w:val="22"/>
        </w:rPr>
        <w:t>metros de Isla Mujeres, entre la</w:t>
      </w:r>
      <w:r w:rsidRPr="00596A3A">
        <w:rPr>
          <w:rFonts w:ascii="Arial" w:hAnsi="Arial" w:cs="Arial"/>
          <w:color w:val="auto"/>
          <w:sz w:val="22"/>
          <w:szCs w:val="22"/>
        </w:rPr>
        <w:t>s</w:t>
      </w:r>
      <w:r w:rsidR="00791D82" w:rsidRPr="00596A3A">
        <w:rPr>
          <w:rFonts w:ascii="Arial" w:hAnsi="Arial" w:cs="Arial"/>
          <w:color w:val="auto"/>
          <w:sz w:val="22"/>
          <w:szCs w:val="22"/>
        </w:rPr>
        <w:t xml:space="preserve"> coordenadas</w:t>
      </w:r>
      <w:r w:rsidRPr="00596A3A">
        <w:rPr>
          <w:rFonts w:ascii="Arial" w:hAnsi="Arial" w:cs="Arial"/>
          <w:color w:val="auto"/>
          <w:sz w:val="22"/>
          <w:szCs w:val="22"/>
        </w:rPr>
        <w:t xml:space="preserve"> </w:t>
      </w:r>
      <w:r w:rsidR="00791D82" w:rsidRPr="00596A3A">
        <w:rPr>
          <w:rFonts w:ascii="Arial" w:hAnsi="Arial" w:cs="Arial"/>
          <w:color w:val="auto"/>
          <w:sz w:val="22"/>
          <w:szCs w:val="22"/>
        </w:rPr>
        <w:t>555224</w:t>
      </w:r>
      <w:r w:rsidRPr="00596A3A">
        <w:rPr>
          <w:rFonts w:ascii="Arial" w:hAnsi="Arial" w:cs="Arial"/>
          <w:color w:val="auto"/>
          <w:sz w:val="22"/>
          <w:szCs w:val="22"/>
        </w:rPr>
        <w:t xml:space="preserve"> N y </w:t>
      </w:r>
      <w:r w:rsidR="00791D82" w:rsidRPr="00596A3A">
        <w:rPr>
          <w:rFonts w:ascii="Arial" w:hAnsi="Arial" w:cs="Arial"/>
          <w:color w:val="auto"/>
          <w:sz w:val="22"/>
          <w:szCs w:val="22"/>
        </w:rPr>
        <w:t xml:space="preserve">2354469 O y </w:t>
      </w:r>
      <w:r w:rsidR="005B2A09" w:rsidRPr="00596A3A">
        <w:rPr>
          <w:rFonts w:ascii="Arial" w:hAnsi="Arial" w:cs="Arial"/>
          <w:color w:val="auto"/>
          <w:sz w:val="22"/>
          <w:szCs w:val="22"/>
        </w:rPr>
        <w:t>573337 N</w:t>
      </w:r>
      <w:r w:rsidRPr="00596A3A">
        <w:rPr>
          <w:rFonts w:ascii="Arial" w:hAnsi="Arial" w:cs="Arial"/>
          <w:color w:val="auto"/>
          <w:sz w:val="22"/>
          <w:szCs w:val="22"/>
        </w:rPr>
        <w:t xml:space="preserve"> y </w:t>
      </w:r>
      <w:r w:rsidR="00791D82" w:rsidRPr="00596A3A">
        <w:rPr>
          <w:rFonts w:ascii="Arial" w:hAnsi="Arial" w:cs="Arial"/>
          <w:color w:val="auto"/>
          <w:sz w:val="22"/>
          <w:szCs w:val="22"/>
        </w:rPr>
        <w:t xml:space="preserve">2307268 </w:t>
      </w:r>
      <w:r w:rsidRPr="00596A3A">
        <w:rPr>
          <w:rFonts w:ascii="Arial" w:hAnsi="Arial" w:cs="Arial"/>
          <w:color w:val="auto"/>
          <w:sz w:val="22"/>
          <w:szCs w:val="22"/>
        </w:rPr>
        <w:t xml:space="preserve">O. Se caracteriza por presentar ocho diferentes tipos de fondo (Loreto et al., 2005): i) Planicies cubiertas de algas verdes calcáreas o fondo de florecitas, compuestos de especies de algas del género </w:t>
      </w:r>
      <w:r w:rsidRPr="003A65BA">
        <w:rPr>
          <w:rFonts w:ascii="Arial" w:hAnsi="Arial" w:cs="Arial"/>
          <w:i/>
          <w:color w:val="auto"/>
          <w:sz w:val="22"/>
          <w:szCs w:val="22"/>
        </w:rPr>
        <w:t>Halimeda</w:t>
      </w:r>
      <w:r w:rsidRPr="00596A3A">
        <w:rPr>
          <w:rFonts w:ascii="Arial" w:hAnsi="Arial" w:cs="Arial"/>
          <w:color w:val="auto"/>
          <w:sz w:val="22"/>
          <w:szCs w:val="22"/>
        </w:rPr>
        <w:t xml:space="preserve"> principalmente; ii) Planicies cubiertas de arena o fondos arenosos; iii) Cordilleras de coral duro que bordean un escalón o cordilleras elegantes; iv) Planicies</w:t>
      </w:r>
      <w:r w:rsidRPr="00596A3A">
        <w:rPr>
          <w:rFonts w:ascii="Arial" w:hAnsi="Arial" w:cs="Arial"/>
          <w:color w:val="auto"/>
          <w:sz w:val="22"/>
          <w:szCs w:val="22"/>
          <w:lang w:eastAsia="es-ES"/>
        </w:rPr>
        <w:t xml:space="preserve"> cubiertas de rodolitos o fondo chivolero, compuesto de algas rojas calcáreas que forman estructuras como cantos rodados pequeños; v) Algas, esponjas e hidrozoarios en los márgenes del Banco; vi) Planicies con grupos de esponjas vasiformes aisladas o fondo de chocholes; vii) Planicies cubiertas de hidrozoarios o fondo de ramalitos, y viii) Cordilleras de coral en montículos. Se considera sitio importante para </w:t>
      </w:r>
      <w:r w:rsidRPr="00596A3A">
        <w:rPr>
          <w:rFonts w:ascii="Arial" w:hAnsi="Arial" w:cs="Arial"/>
          <w:color w:val="auto"/>
          <w:sz w:val="22"/>
          <w:szCs w:val="22"/>
        </w:rPr>
        <w:t>alimentación y refugio de diversas especies de profundidad, sitios de alta productividad y área importante para la agregación de tiburones.</w:t>
      </w:r>
    </w:p>
    <w:p w14:paraId="4A86D55D" w14:textId="77777777" w:rsidR="00B54919" w:rsidRPr="00596A3A" w:rsidRDefault="00B54919" w:rsidP="00C80695">
      <w:pPr>
        <w:pStyle w:val="Default"/>
        <w:jc w:val="both"/>
        <w:rPr>
          <w:rFonts w:ascii="Arial" w:hAnsi="Arial" w:cs="Arial"/>
          <w:color w:val="auto"/>
          <w:sz w:val="22"/>
          <w:szCs w:val="22"/>
        </w:rPr>
      </w:pPr>
    </w:p>
    <w:p w14:paraId="31B41DBD" w14:textId="77777777"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lastRenderedPageBreak/>
        <w:t xml:space="preserve">Cuenta con diversos grupos taxonómicos con una elevada riqueza específica, entre ellos corales de profundidad, moluscos, anélidos poliquetos, equinodermos, esponjas, crustáceos, peces y mamíferos marinos. Las especies endémicas de este sitio son los peces </w:t>
      </w:r>
      <w:r w:rsidRPr="00596A3A">
        <w:rPr>
          <w:rFonts w:ascii="Arial" w:hAnsi="Arial" w:cs="Arial"/>
          <w:i/>
          <w:color w:val="auto"/>
          <w:sz w:val="22"/>
          <w:szCs w:val="22"/>
        </w:rPr>
        <w:t xml:space="preserve">Liprogramma trilineatum, Labrisomus bucciferus, Gobiesox punctulatus </w:t>
      </w:r>
      <w:r w:rsidRPr="00596A3A">
        <w:rPr>
          <w:rFonts w:ascii="Arial" w:hAnsi="Arial" w:cs="Arial"/>
          <w:color w:val="auto"/>
          <w:sz w:val="22"/>
          <w:szCs w:val="22"/>
        </w:rPr>
        <w:t xml:space="preserve">y </w:t>
      </w:r>
      <w:r w:rsidRPr="00596A3A">
        <w:rPr>
          <w:rFonts w:ascii="Arial" w:hAnsi="Arial" w:cs="Arial"/>
          <w:i/>
          <w:color w:val="auto"/>
          <w:sz w:val="22"/>
          <w:szCs w:val="22"/>
        </w:rPr>
        <w:t xml:space="preserve">Robinsichthys arrow smithensis; </w:t>
      </w:r>
      <w:r w:rsidRPr="00596A3A">
        <w:rPr>
          <w:rFonts w:ascii="Arial" w:hAnsi="Arial" w:cs="Arial"/>
          <w:color w:val="auto"/>
          <w:sz w:val="22"/>
          <w:szCs w:val="22"/>
        </w:rPr>
        <w:t>y las especies clave consideradas para este sitio son los corales de profundidad como proveedores de hábitat.</w:t>
      </w:r>
    </w:p>
    <w:p w14:paraId="65E5A40A" w14:textId="77777777" w:rsidR="00B54919" w:rsidRPr="00596A3A" w:rsidRDefault="00B54919" w:rsidP="00C80695">
      <w:pPr>
        <w:pStyle w:val="Default"/>
        <w:jc w:val="both"/>
        <w:rPr>
          <w:rFonts w:ascii="Arial" w:hAnsi="Arial" w:cs="Arial"/>
          <w:color w:val="auto"/>
          <w:sz w:val="22"/>
          <w:szCs w:val="22"/>
        </w:rPr>
      </w:pPr>
    </w:p>
    <w:p w14:paraId="35D2FF4E" w14:textId="77777777" w:rsidR="00B54919" w:rsidRPr="00596A3A" w:rsidRDefault="00B54919" w:rsidP="00C80695">
      <w:pPr>
        <w:pStyle w:val="Default"/>
        <w:jc w:val="both"/>
        <w:rPr>
          <w:rFonts w:ascii="Arial" w:hAnsi="Arial" w:cs="Arial"/>
          <w:color w:val="auto"/>
          <w:sz w:val="22"/>
          <w:szCs w:val="22"/>
          <w:lang w:eastAsia="es-ES"/>
        </w:rPr>
      </w:pPr>
      <w:r w:rsidRPr="00596A3A">
        <w:rPr>
          <w:rFonts w:ascii="Arial" w:hAnsi="Arial" w:cs="Arial"/>
          <w:color w:val="auto"/>
          <w:sz w:val="22"/>
          <w:szCs w:val="22"/>
          <w:lang w:eastAsia="es-ES"/>
        </w:rPr>
        <w:t>Es muy posible que también existan endemismos de especies marinas, como es el caso de un gobio que se conoce exclusivamente del Banco Arrowsmith, pero que podría encontrarse también en otras localidades del Caribe profundo aún por explorar.</w:t>
      </w:r>
    </w:p>
    <w:p w14:paraId="7A992DD9" w14:textId="77777777" w:rsidR="00B54919" w:rsidRPr="00596A3A" w:rsidRDefault="00B54919" w:rsidP="00C80695">
      <w:pPr>
        <w:pStyle w:val="Default"/>
        <w:jc w:val="both"/>
        <w:rPr>
          <w:rFonts w:ascii="Arial" w:hAnsi="Arial" w:cs="Arial"/>
          <w:color w:val="auto"/>
          <w:sz w:val="22"/>
          <w:szCs w:val="22"/>
        </w:rPr>
      </w:pPr>
    </w:p>
    <w:p w14:paraId="6180C7DB" w14:textId="77777777"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En la actualidad se realiza turismo a baja escala para buceo y recorridos de observación de flora y fauna.</w:t>
      </w:r>
    </w:p>
    <w:p w14:paraId="247FF74C" w14:textId="77777777" w:rsidR="00B54919" w:rsidRPr="00596A3A" w:rsidRDefault="00B54919" w:rsidP="00C80695">
      <w:pPr>
        <w:pStyle w:val="Default"/>
        <w:rPr>
          <w:rFonts w:ascii="Arial" w:hAnsi="Arial" w:cs="Arial"/>
          <w:color w:val="auto"/>
        </w:rPr>
      </w:pPr>
    </w:p>
    <w:tbl>
      <w:tblPr>
        <w:tblW w:w="5000" w:type="pct"/>
        <w:jc w:val="center"/>
        <w:tblCellMar>
          <w:left w:w="72" w:type="dxa"/>
          <w:right w:w="72" w:type="dxa"/>
        </w:tblCellMar>
        <w:tblLook w:val="0000" w:firstRow="0" w:lastRow="0" w:firstColumn="0" w:lastColumn="0" w:noHBand="0" w:noVBand="0"/>
      </w:tblPr>
      <w:tblGrid>
        <w:gridCol w:w="4417"/>
        <w:gridCol w:w="5087"/>
      </w:tblGrid>
      <w:tr w:rsidR="00CF435B" w:rsidRPr="00596A3A" w14:paraId="769D47A5" w14:textId="77777777" w:rsidTr="00D103F7">
        <w:trPr>
          <w:trHeight w:val="398"/>
          <w:jc w:val="center"/>
        </w:trPr>
        <w:tc>
          <w:tcPr>
            <w:tcW w:w="5000" w:type="pct"/>
            <w:gridSpan w:val="2"/>
            <w:tcBorders>
              <w:top w:val="single" w:sz="6" w:space="0" w:color="auto"/>
              <w:left w:val="single" w:sz="6" w:space="0" w:color="auto"/>
              <w:bottom w:val="single" w:sz="6" w:space="0" w:color="auto"/>
              <w:right w:val="single" w:sz="6" w:space="0" w:color="auto"/>
            </w:tcBorders>
          </w:tcPr>
          <w:p w14:paraId="5C3EF72C" w14:textId="5C484B5F" w:rsidR="00B54919" w:rsidRPr="00596A3A" w:rsidRDefault="00ED3513" w:rsidP="00C80695">
            <w:pPr>
              <w:pStyle w:val="Texto"/>
              <w:jc w:val="center"/>
              <w:rPr>
                <w:rFonts w:ascii="Arial" w:hAnsi="Arial" w:cs="Arial"/>
                <w:b/>
                <w:sz w:val="20"/>
                <w:szCs w:val="20"/>
              </w:rPr>
            </w:pPr>
            <w:r w:rsidRPr="00596A3A">
              <w:rPr>
                <w:rFonts w:ascii="Arial" w:hAnsi="Arial" w:cs="Arial"/>
                <w:b/>
                <w:sz w:val="20"/>
                <w:szCs w:val="20"/>
              </w:rPr>
              <w:t>SUBZONA DE PRESERVACIÓN ARROW</w:t>
            </w:r>
            <w:r w:rsidR="00B54919" w:rsidRPr="00596A3A">
              <w:rPr>
                <w:rFonts w:ascii="Arial" w:hAnsi="Arial" w:cs="Arial"/>
                <w:b/>
                <w:sz w:val="20"/>
                <w:szCs w:val="20"/>
              </w:rPr>
              <w:t>SMITH</w:t>
            </w:r>
          </w:p>
        </w:tc>
      </w:tr>
      <w:tr w:rsidR="00CF435B" w:rsidRPr="00596A3A" w14:paraId="64E51C4F" w14:textId="77777777" w:rsidTr="00D103F7">
        <w:trPr>
          <w:trHeight w:val="20"/>
          <w:jc w:val="center"/>
        </w:trPr>
        <w:tc>
          <w:tcPr>
            <w:tcW w:w="2324" w:type="pct"/>
            <w:tcBorders>
              <w:top w:val="single" w:sz="6" w:space="0" w:color="auto"/>
              <w:left w:val="single" w:sz="6" w:space="0" w:color="auto"/>
              <w:bottom w:val="single" w:sz="6" w:space="0" w:color="auto"/>
              <w:right w:val="single" w:sz="6" w:space="0" w:color="auto"/>
            </w:tcBorders>
          </w:tcPr>
          <w:p w14:paraId="0AD27E07"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676" w:type="pct"/>
            <w:tcBorders>
              <w:top w:val="single" w:sz="6" w:space="0" w:color="auto"/>
              <w:left w:val="single" w:sz="6" w:space="0" w:color="auto"/>
              <w:bottom w:val="single" w:sz="6" w:space="0" w:color="auto"/>
              <w:right w:val="single" w:sz="6" w:space="0" w:color="auto"/>
            </w:tcBorders>
          </w:tcPr>
          <w:p w14:paraId="48399A66"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1F0ED4BD" w14:textId="77777777" w:rsidTr="00D103F7">
        <w:trPr>
          <w:trHeight w:val="20"/>
          <w:jc w:val="center"/>
        </w:trPr>
        <w:tc>
          <w:tcPr>
            <w:tcW w:w="2324" w:type="pct"/>
            <w:tcBorders>
              <w:top w:val="single" w:sz="6" w:space="0" w:color="auto"/>
              <w:left w:val="single" w:sz="6" w:space="0" w:color="auto"/>
              <w:bottom w:val="single" w:sz="6" w:space="0" w:color="auto"/>
              <w:right w:val="single" w:sz="6" w:space="0" w:color="auto"/>
            </w:tcBorders>
          </w:tcPr>
          <w:p w14:paraId="447BFA0F" w14:textId="05C776A5" w:rsidR="00B54919" w:rsidRPr="00596A3A" w:rsidRDefault="00B54919" w:rsidP="00C80695">
            <w:pPr>
              <w:pStyle w:val="Texto"/>
              <w:numPr>
                <w:ilvl w:val="0"/>
                <w:numId w:val="82"/>
              </w:numPr>
              <w:rPr>
                <w:rFonts w:ascii="Arial" w:hAnsi="Arial" w:cs="Arial"/>
                <w:sz w:val="20"/>
                <w:szCs w:val="20"/>
              </w:rPr>
            </w:pPr>
            <w:r w:rsidRPr="00596A3A">
              <w:rPr>
                <w:rFonts w:ascii="Arial" w:hAnsi="Arial" w:cs="Arial"/>
                <w:sz w:val="20"/>
                <w:szCs w:val="20"/>
              </w:rPr>
              <w:t>Actividades product</w:t>
            </w:r>
            <w:r w:rsidR="00F25FDF" w:rsidRPr="00596A3A">
              <w:rPr>
                <w:rFonts w:ascii="Arial" w:hAnsi="Arial" w:cs="Arial"/>
                <w:sz w:val="20"/>
                <w:szCs w:val="20"/>
              </w:rPr>
              <w:t>ivas de bajo impacto ambiental</w:t>
            </w:r>
          </w:p>
          <w:p w14:paraId="1B00451F" w14:textId="77777777" w:rsidR="00DA3E84" w:rsidRPr="00596A3A" w:rsidRDefault="00D25DDB" w:rsidP="00C80695">
            <w:pPr>
              <w:pStyle w:val="Texto"/>
              <w:numPr>
                <w:ilvl w:val="0"/>
                <w:numId w:val="106"/>
              </w:numPr>
              <w:rPr>
                <w:rFonts w:ascii="Arial" w:hAnsi="Arial" w:cs="Arial"/>
                <w:sz w:val="20"/>
                <w:szCs w:val="20"/>
              </w:rPr>
            </w:pPr>
            <w:r w:rsidRPr="00596A3A">
              <w:rPr>
                <w:rFonts w:ascii="Arial" w:hAnsi="Arial" w:cs="Arial"/>
                <w:sz w:val="20"/>
                <w:szCs w:val="20"/>
              </w:rPr>
              <w:t>Buceo autónomo,</w:t>
            </w:r>
          </w:p>
          <w:p w14:paraId="7468725A" w14:textId="77777777" w:rsidR="00DA3E84" w:rsidRPr="00596A3A" w:rsidRDefault="00D25DDB" w:rsidP="00C80695">
            <w:pPr>
              <w:pStyle w:val="Texto"/>
              <w:numPr>
                <w:ilvl w:val="0"/>
                <w:numId w:val="106"/>
              </w:numPr>
              <w:rPr>
                <w:rFonts w:ascii="Arial" w:hAnsi="Arial" w:cs="Arial"/>
                <w:sz w:val="20"/>
                <w:szCs w:val="20"/>
              </w:rPr>
            </w:pPr>
            <w:r w:rsidRPr="00596A3A">
              <w:rPr>
                <w:rFonts w:ascii="Arial" w:hAnsi="Arial" w:cs="Arial"/>
                <w:sz w:val="20"/>
                <w:szCs w:val="20"/>
              </w:rPr>
              <w:t xml:space="preserve">Esnorquel, y  </w:t>
            </w:r>
          </w:p>
          <w:p w14:paraId="65F7DA75" w14:textId="77777777" w:rsidR="00DA3E84" w:rsidRPr="00596A3A" w:rsidRDefault="00D25DDB" w:rsidP="00C80695">
            <w:pPr>
              <w:pStyle w:val="Texto"/>
              <w:numPr>
                <w:ilvl w:val="0"/>
                <w:numId w:val="106"/>
              </w:numPr>
              <w:rPr>
                <w:rFonts w:ascii="Arial" w:hAnsi="Arial" w:cs="Arial"/>
                <w:sz w:val="20"/>
                <w:szCs w:val="20"/>
              </w:rPr>
            </w:pPr>
            <w:r w:rsidRPr="00596A3A">
              <w:rPr>
                <w:rFonts w:ascii="Arial" w:hAnsi="Arial" w:cs="Arial"/>
                <w:sz w:val="20"/>
                <w:szCs w:val="20"/>
              </w:rPr>
              <w:t>Recorridos para la observación de flora y fauna</w:t>
            </w:r>
          </w:p>
          <w:p w14:paraId="6334F8D9" w14:textId="7699D3D6" w:rsidR="00B54919" w:rsidRPr="00596A3A" w:rsidRDefault="00B54919" w:rsidP="00C80695">
            <w:pPr>
              <w:pStyle w:val="Texto"/>
              <w:numPr>
                <w:ilvl w:val="0"/>
                <w:numId w:val="82"/>
              </w:numPr>
              <w:rPr>
                <w:rFonts w:ascii="Arial" w:hAnsi="Arial" w:cs="Arial"/>
                <w:sz w:val="20"/>
                <w:szCs w:val="20"/>
              </w:rPr>
            </w:pPr>
            <w:r w:rsidRPr="00596A3A">
              <w:rPr>
                <w:rFonts w:ascii="Arial" w:hAnsi="Arial" w:cs="Arial"/>
                <w:sz w:val="20"/>
                <w:szCs w:val="20"/>
              </w:rPr>
              <w:t>Colecta científica de ejemplares de la vida silvestre</w:t>
            </w:r>
          </w:p>
          <w:p w14:paraId="023B9027" w14:textId="0660A4A5" w:rsidR="00B54919" w:rsidRPr="00596A3A" w:rsidRDefault="00B54919" w:rsidP="00C80695">
            <w:pPr>
              <w:pStyle w:val="Texto"/>
              <w:numPr>
                <w:ilvl w:val="0"/>
                <w:numId w:val="82"/>
              </w:numPr>
              <w:rPr>
                <w:rFonts w:ascii="Arial" w:hAnsi="Arial" w:cs="Arial"/>
                <w:sz w:val="20"/>
                <w:szCs w:val="20"/>
              </w:rPr>
            </w:pPr>
            <w:r w:rsidRPr="00596A3A">
              <w:rPr>
                <w:rFonts w:ascii="Arial" w:hAnsi="Arial" w:cs="Arial"/>
                <w:sz w:val="20"/>
                <w:szCs w:val="20"/>
              </w:rPr>
              <w:t>Educación ambiental</w:t>
            </w:r>
          </w:p>
          <w:p w14:paraId="4215CA30" w14:textId="4498F0A2" w:rsidR="00B54919" w:rsidRPr="00596A3A" w:rsidRDefault="00B54919" w:rsidP="00C80695">
            <w:pPr>
              <w:pStyle w:val="Texto"/>
              <w:numPr>
                <w:ilvl w:val="0"/>
                <w:numId w:val="82"/>
              </w:numPr>
              <w:rPr>
                <w:rFonts w:ascii="Arial" w:hAnsi="Arial" w:cs="Arial"/>
                <w:sz w:val="20"/>
                <w:szCs w:val="20"/>
              </w:rPr>
            </w:pPr>
            <w:r w:rsidRPr="00596A3A">
              <w:rPr>
                <w:rFonts w:ascii="Arial" w:hAnsi="Arial" w:cs="Arial"/>
                <w:sz w:val="20"/>
                <w:szCs w:val="20"/>
              </w:rPr>
              <w:t>Filmaciones, actividades de fotografía, captura de imágenes o sonidos</w:t>
            </w:r>
          </w:p>
          <w:p w14:paraId="58FA58BF" w14:textId="3A545483" w:rsidR="00B54919" w:rsidRPr="00596A3A" w:rsidRDefault="00B54919" w:rsidP="00C80695">
            <w:pPr>
              <w:pStyle w:val="Texto"/>
              <w:numPr>
                <w:ilvl w:val="0"/>
                <w:numId w:val="82"/>
              </w:numPr>
              <w:rPr>
                <w:rFonts w:ascii="Arial" w:hAnsi="Arial" w:cs="Arial"/>
                <w:sz w:val="20"/>
                <w:szCs w:val="20"/>
              </w:rPr>
            </w:pPr>
            <w:r w:rsidRPr="00596A3A">
              <w:rPr>
                <w:rFonts w:ascii="Arial" w:hAnsi="Arial" w:cs="Arial"/>
                <w:sz w:val="20"/>
                <w:szCs w:val="20"/>
              </w:rPr>
              <w:t>Investigación científica y monitoreo ambiental</w:t>
            </w:r>
          </w:p>
          <w:p w14:paraId="2E3AD263" w14:textId="74C6C407" w:rsidR="00D24317" w:rsidRPr="00596A3A" w:rsidRDefault="00D24317" w:rsidP="00C80695">
            <w:pPr>
              <w:pStyle w:val="Texto"/>
              <w:numPr>
                <w:ilvl w:val="0"/>
                <w:numId w:val="82"/>
              </w:numPr>
              <w:rPr>
                <w:rFonts w:ascii="Arial" w:hAnsi="Arial" w:cs="Arial"/>
                <w:sz w:val="20"/>
                <w:szCs w:val="20"/>
              </w:rPr>
            </w:pPr>
            <w:r w:rsidRPr="00596A3A">
              <w:rPr>
                <w:rFonts w:ascii="Arial" w:hAnsi="Arial" w:cs="Arial"/>
                <w:sz w:val="20"/>
                <w:szCs w:val="20"/>
              </w:rPr>
              <w:t xml:space="preserve">Navegación </w:t>
            </w:r>
          </w:p>
          <w:p w14:paraId="6FCD336D" w14:textId="77777777" w:rsidR="00D24317" w:rsidRPr="00596A3A" w:rsidRDefault="00D24317" w:rsidP="00C80695">
            <w:pPr>
              <w:pStyle w:val="Texto"/>
              <w:ind w:left="720"/>
              <w:rPr>
                <w:rFonts w:ascii="Arial" w:hAnsi="Arial" w:cs="Arial"/>
                <w:sz w:val="20"/>
                <w:szCs w:val="20"/>
              </w:rPr>
            </w:pPr>
          </w:p>
          <w:p w14:paraId="172B88E8" w14:textId="77777777" w:rsidR="00B54919" w:rsidRPr="00596A3A" w:rsidRDefault="00B54919" w:rsidP="00C80695">
            <w:pPr>
              <w:pStyle w:val="Texto"/>
              <w:ind w:left="432" w:hanging="432"/>
              <w:rPr>
                <w:rFonts w:ascii="Arial" w:hAnsi="Arial" w:cs="Arial"/>
                <w:sz w:val="20"/>
                <w:szCs w:val="20"/>
              </w:rPr>
            </w:pPr>
          </w:p>
          <w:p w14:paraId="7C2FE6DF" w14:textId="77777777" w:rsidR="00B54919" w:rsidRPr="00596A3A" w:rsidRDefault="00B54919" w:rsidP="00C80695">
            <w:pPr>
              <w:pStyle w:val="Texto"/>
              <w:ind w:left="432" w:hanging="432"/>
              <w:rPr>
                <w:rFonts w:ascii="Arial" w:hAnsi="Arial" w:cs="Arial"/>
                <w:sz w:val="20"/>
                <w:szCs w:val="20"/>
              </w:rPr>
            </w:pPr>
          </w:p>
        </w:tc>
        <w:tc>
          <w:tcPr>
            <w:tcW w:w="2676" w:type="pct"/>
            <w:tcBorders>
              <w:top w:val="single" w:sz="6" w:space="0" w:color="auto"/>
              <w:left w:val="single" w:sz="6" w:space="0" w:color="auto"/>
              <w:bottom w:val="single" w:sz="6" w:space="0" w:color="auto"/>
              <w:right w:val="single" w:sz="6" w:space="0" w:color="auto"/>
            </w:tcBorders>
          </w:tcPr>
          <w:p w14:paraId="54B8FADD" w14:textId="77777777" w:rsidR="00B54919" w:rsidRPr="00596A3A" w:rsidRDefault="00B54919" w:rsidP="00C80695">
            <w:pPr>
              <w:pStyle w:val="Texto"/>
              <w:numPr>
                <w:ilvl w:val="0"/>
                <w:numId w:val="63"/>
              </w:numPr>
              <w:rPr>
                <w:rFonts w:ascii="Arial" w:hAnsi="Arial" w:cs="Arial"/>
                <w:sz w:val="20"/>
                <w:szCs w:val="20"/>
              </w:rPr>
            </w:pPr>
            <w:r w:rsidRPr="00596A3A">
              <w:rPr>
                <w:rFonts w:ascii="Arial" w:hAnsi="Arial" w:cs="Arial"/>
                <w:sz w:val="20"/>
                <w:szCs w:val="20"/>
              </w:rPr>
              <w:t>Alimentar, capturar, remover, extraer, retener o apropiarse de vida silvestre, salvo para colecta e investigación científica y monitoreo ambiental</w:t>
            </w:r>
          </w:p>
          <w:p w14:paraId="577CC1E2" w14:textId="77777777" w:rsidR="00B54919" w:rsidRPr="00596A3A" w:rsidRDefault="00B54919" w:rsidP="00C80695">
            <w:pPr>
              <w:pStyle w:val="Texto"/>
              <w:numPr>
                <w:ilvl w:val="0"/>
                <w:numId w:val="63"/>
              </w:numPr>
              <w:rPr>
                <w:rFonts w:ascii="Arial" w:hAnsi="Arial" w:cs="Arial"/>
                <w:sz w:val="20"/>
                <w:szCs w:val="20"/>
              </w:rPr>
            </w:pPr>
            <w:r w:rsidRPr="00596A3A">
              <w:rPr>
                <w:rFonts w:ascii="Arial" w:hAnsi="Arial" w:cs="Arial"/>
                <w:sz w:val="20"/>
                <w:szCs w:val="20"/>
              </w:rPr>
              <w:t>Alterar o destruir por cualquier medio o acción los sitios de alimentación, anidación, refugio y reproducción de especies silvestres</w:t>
            </w:r>
          </w:p>
          <w:p w14:paraId="6826CD85" w14:textId="77777777" w:rsidR="00B54919" w:rsidRPr="00596A3A" w:rsidRDefault="00B54919" w:rsidP="00C80695">
            <w:pPr>
              <w:pStyle w:val="Texto"/>
              <w:numPr>
                <w:ilvl w:val="0"/>
                <w:numId w:val="63"/>
              </w:numPr>
              <w:rPr>
                <w:rFonts w:ascii="Arial" w:hAnsi="Arial" w:cs="Arial"/>
                <w:sz w:val="20"/>
                <w:szCs w:val="20"/>
              </w:rPr>
            </w:pPr>
            <w:r w:rsidRPr="00596A3A">
              <w:rPr>
                <w:rFonts w:ascii="Arial" w:hAnsi="Arial" w:cs="Arial"/>
                <w:sz w:val="20"/>
                <w:szCs w:val="20"/>
              </w:rPr>
              <w:t>Arrojar, verter o descargar cualquier tipo de desechos orgánicos, residuos sólidos o líquidos o cualquier otro tipo de contaminante, al medio natural</w:t>
            </w:r>
          </w:p>
          <w:p w14:paraId="33A76007" w14:textId="601EAB1C" w:rsidR="00B54919" w:rsidRPr="00596A3A" w:rsidRDefault="00033126" w:rsidP="00C80695">
            <w:pPr>
              <w:pStyle w:val="Texto"/>
              <w:numPr>
                <w:ilvl w:val="0"/>
                <w:numId w:val="63"/>
              </w:numPr>
              <w:rPr>
                <w:rFonts w:ascii="Arial" w:hAnsi="Arial" w:cs="Arial"/>
                <w:sz w:val="20"/>
                <w:szCs w:val="20"/>
              </w:rPr>
            </w:pPr>
            <w:r w:rsidRPr="00596A3A">
              <w:rPr>
                <w:rFonts w:ascii="Arial" w:hAnsi="Arial" w:cs="Arial"/>
                <w:sz w:val="20"/>
                <w:szCs w:val="20"/>
              </w:rPr>
              <w:t>Construcción de infraestructura</w:t>
            </w:r>
          </w:p>
          <w:p w14:paraId="371BB7EC" w14:textId="77777777" w:rsidR="00B54919" w:rsidRPr="00596A3A" w:rsidRDefault="00B54919" w:rsidP="00C80695">
            <w:pPr>
              <w:pStyle w:val="Texto"/>
              <w:numPr>
                <w:ilvl w:val="0"/>
                <w:numId w:val="63"/>
              </w:numPr>
              <w:rPr>
                <w:rFonts w:ascii="Arial" w:hAnsi="Arial" w:cs="Arial"/>
                <w:sz w:val="20"/>
                <w:szCs w:val="20"/>
              </w:rPr>
            </w:pPr>
            <w:r w:rsidRPr="00596A3A">
              <w:rPr>
                <w:rFonts w:ascii="Arial" w:hAnsi="Arial" w:cs="Arial"/>
                <w:sz w:val="20"/>
                <w:szCs w:val="20"/>
              </w:rPr>
              <w:t>Extracción de arena</w:t>
            </w:r>
          </w:p>
          <w:p w14:paraId="3D6BA83C" w14:textId="3CF7C0F1" w:rsidR="00B54919" w:rsidRPr="00596A3A" w:rsidRDefault="00B54919" w:rsidP="00C80695">
            <w:pPr>
              <w:pStyle w:val="Texto"/>
              <w:numPr>
                <w:ilvl w:val="0"/>
                <w:numId w:val="63"/>
              </w:numPr>
              <w:rPr>
                <w:rFonts w:ascii="Arial" w:hAnsi="Arial" w:cs="Arial"/>
                <w:sz w:val="20"/>
                <w:szCs w:val="20"/>
              </w:rPr>
            </w:pPr>
            <w:r w:rsidRPr="00596A3A">
              <w:rPr>
                <w:rFonts w:ascii="Arial" w:hAnsi="Arial" w:cs="Arial"/>
                <w:sz w:val="20"/>
                <w:szCs w:val="20"/>
              </w:rPr>
              <w:t>Introducir ejemplares o poblaciones exóticos de la vida silvestre</w:t>
            </w:r>
            <w:r w:rsidR="00E034EB" w:rsidRPr="00596A3A">
              <w:rPr>
                <w:rFonts w:ascii="Arial" w:hAnsi="Arial" w:cs="Arial"/>
                <w:sz w:val="20"/>
                <w:szCs w:val="20"/>
              </w:rPr>
              <w:t xml:space="preserve"> *1</w:t>
            </w:r>
          </w:p>
          <w:p w14:paraId="6621D4EB" w14:textId="77777777" w:rsidR="00B54919" w:rsidRPr="00596A3A" w:rsidRDefault="00B54919" w:rsidP="00C80695">
            <w:pPr>
              <w:pStyle w:val="Texto"/>
              <w:numPr>
                <w:ilvl w:val="0"/>
                <w:numId w:val="63"/>
              </w:numPr>
              <w:rPr>
                <w:rFonts w:ascii="Arial" w:hAnsi="Arial" w:cs="Arial"/>
                <w:sz w:val="20"/>
                <w:szCs w:val="20"/>
              </w:rPr>
            </w:pPr>
            <w:r w:rsidRPr="00596A3A">
              <w:rPr>
                <w:rFonts w:ascii="Arial" w:hAnsi="Arial" w:cs="Arial"/>
                <w:sz w:val="20"/>
                <w:szCs w:val="20"/>
              </w:rPr>
              <w:t>Introducir organismos genéticamente modificados</w:t>
            </w:r>
          </w:p>
          <w:p w14:paraId="3AF23462" w14:textId="5C11B163" w:rsidR="00B54919" w:rsidRPr="00596A3A" w:rsidRDefault="00B54919" w:rsidP="00C80695">
            <w:pPr>
              <w:pStyle w:val="Texto"/>
              <w:numPr>
                <w:ilvl w:val="0"/>
                <w:numId w:val="63"/>
              </w:numPr>
              <w:rPr>
                <w:rFonts w:ascii="Arial" w:hAnsi="Arial" w:cs="Arial"/>
                <w:sz w:val="20"/>
                <w:szCs w:val="20"/>
              </w:rPr>
            </w:pPr>
            <w:r w:rsidRPr="00596A3A">
              <w:rPr>
                <w:rFonts w:ascii="Arial" w:hAnsi="Arial" w:cs="Arial"/>
                <w:sz w:val="20"/>
                <w:szCs w:val="20"/>
              </w:rPr>
              <w:t xml:space="preserve">Pesca </w:t>
            </w:r>
          </w:p>
          <w:p w14:paraId="78D0547C" w14:textId="0FBC889A" w:rsidR="00B54919" w:rsidRPr="00596A3A" w:rsidRDefault="00B54919" w:rsidP="00C80695">
            <w:pPr>
              <w:pStyle w:val="Texto"/>
              <w:numPr>
                <w:ilvl w:val="0"/>
                <w:numId w:val="63"/>
              </w:numPr>
              <w:rPr>
                <w:rFonts w:ascii="Arial" w:hAnsi="Arial" w:cs="Arial"/>
                <w:sz w:val="20"/>
                <w:szCs w:val="20"/>
              </w:rPr>
            </w:pPr>
            <w:r w:rsidRPr="00596A3A">
              <w:rPr>
                <w:rFonts w:ascii="Arial" w:hAnsi="Arial" w:cs="Arial"/>
                <w:sz w:val="20"/>
                <w:szCs w:val="20"/>
              </w:rPr>
              <w:t xml:space="preserve">Realizar actividades de explotación y aprovechamiento </w:t>
            </w:r>
            <w:r w:rsidR="000D0DBB" w:rsidRPr="00596A3A">
              <w:rPr>
                <w:rFonts w:ascii="Arial" w:hAnsi="Arial" w:cs="Arial"/>
                <w:sz w:val="20"/>
                <w:szCs w:val="20"/>
              </w:rPr>
              <w:t xml:space="preserve">extractivo </w:t>
            </w:r>
            <w:r w:rsidRPr="00596A3A">
              <w:rPr>
                <w:rFonts w:ascii="Arial" w:hAnsi="Arial" w:cs="Arial"/>
                <w:sz w:val="20"/>
                <w:szCs w:val="20"/>
              </w:rPr>
              <w:t xml:space="preserve">de </w:t>
            </w:r>
            <w:r w:rsidR="00FD021A" w:rsidRPr="00596A3A">
              <w:rPr>
                <w:rFonts w:ascii="Arial" w:hAnsi="Arial" w:cs="Arial"/>
                <w:sz w:val="20"/>
                <w:szCs w:val="20"/>
              </w:rPr>
              <w:t>recursos</w:t>
            </w:r>
            <w:r w:rsidRPr="00596A3A">
              <w:rPr>
                <w:rFonts w:ascii="Arial" w:hAnsi="Arial" w:cs="Arial"/>
                <w:sz w:val="20"/>
                <w:szCs w:val="20"/>
              </w:rPr>
              <w:t xml:space="preserve"> </w:t>
            </w:r>
          </w:p>
          <w:p w14:paraId="7CFE2A14" w14:textId="77777777" w:rsidR="00B54919" w:rsidRPr="00596A3A" w:rsidRDefault="00B54919" w:rsidP="00C80695">
            <w:pPr>
              <w:pStyle w:val="Texto"/>
              <w:numPr>
                <w:ilvl w:val="0"/>
                <w:numId w:val="63"/>
              </w:numPr>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3DA1333B" w14:textId="77777777" w:rsidR="00B54919" w:rsidRPr="00596A3A" w:rsidRDefault="00B54919" w:rsidP="00C80695">
            <w:pPr>
              <w:pStyle w:val="Texto"/>
              <w:numPr>
                <w:ilvl w:val="0"/>
                <w:numId w:val="63"/>
              </w:numPr>
              <w:rPr>
                <w:rFonts w:ascii="Arial" w:hAnsi="Arial" w:cs="Arial"/>
                <w:sz w:val="20"/>
                <w:szCs w:val="20"/>
              </w:rPr>
            </w:pPr>
            <w:r w:rsidRPr="00596A3A">
              <w:rPr>
                <w:rFonts w:ascii="Arial" w:hAnsi="Arial" w:cs="Arial"/>
                <w:sz w:val="20"/>
                <w:szCs w:val="20"/>
              </w:rPr>
              <w:t>Turismo, a excepción de recorridos para la observación de flora y fauna, y buceo autónomo</w:t>
            </w:r>
          </w:p>
          <w:p w14:paraId="6C3742E9" w14:textId="77777777" w:rsidR="00B54919" w:rsidRPr="00596A3A" w:rsidRDefault="00B54919" w:rsidP="00C80695">
            <w:pPr>
              <w:pStyle w:val="Texto"/>
              <w:numPr>
                <w:ilvl w:val="0"/>
                <w:numId w:val="63"/>
              </w:numPr>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tc>
      </w:tr>
      <w:tr w:rsidR="00B54919" w:rsidRPr="00596A3A" w14:paraId="153E81C3" w14:textId="77777777" w:rsidTr="00D103F7">
        <w:trPr>
          <w:trHeight w:val="20"/>
          <w:jc w:val="center"/>
        </w:trPr>
        <w:tc>
          <w:tcPr>
            <w:tcW w:w="5000" w:type="pct"/>
            <w:gridSpan w:val="2"/>
            <w:tcBorders>
              <w:top w:val="single" w:sz="6" w:space="0" w:color="auto"/>
              <w:left w:val="single" w:sz="6" w:space="0" w:color="auto"/>
              <w:bottom w:val="single" w:sz="6" w:space="0" w:color="auto"/>
              <w:right w:val="single" w:sz="6" w:space="0" w:color="auto"/>
            </w:tcBorders>
          </w:tcPr>
          <w:p w14:paraId="17042650" w14:textId="77777777" w:rsidR="00B54919" w:rsidRPr="00596A3A" w:rsidRDefault="00B54919" w:rsidP="00C80695">
            <w:pPr>
              <w:pStyle w:val="Texto"/>
              <w:rPr>
                <w:rFonts w:ascii="Arial" w:hAnsi="Arial" w:cs="Arial"/>
                <w:sz w:val="20"/>
                <w:szCs w:val="20"/>
              </w:rPr>
            </w:pPr>
            <w:r w:rsidRPr="00596A3A">
              <w:rPr>
                <w:rFonts w:ascii="Arial" w:hAnsi="Arial" w:cs="Arial"/>
                <w:sz w:val="20"/>
                <w:szCs w:val="20"/>
                <w:vertAlign w:val="superscript"/>
              </w:rPr>
              <w:t xml:space="preserve">1 </w:t>
            </w:r>
            <w:r w:rsidRPr="00596A3A">
              <w:rPr>
                <w:rFonts w:ascii="Arial" w:hAnsi="Arial" w:cs="Arial"/>
                <w:sz w:val="20"/>
                <w:szCs w:val="20"/>
              </w:rPr>
              <w:t>Conforme a lo previsto por el artículo 3, fracciones XIV y XVIIl de la Ley General de Vida Silvestre.</w:t>
            </w:r>
          </w:p>
        </w:tc>
      </w:tr>
    </w:tbl>
    <w:p w14:paraId="1A04E03F" w14:textId="77777777" w:rsidR="00B54919" w:rsidRPr="00596A3A" w:rsidRDefault="00B54919" w:rsidP="00C80695">
      <w:pPr>
        <w:pStyle w:val="Default"/>
        <w:rPr>
          <w:rFonts w:ascii="Arial" w:hAnsi="Arial" w:cs="Arial"/>
          <w:color w:val="auto"/>
        </w:rPr>
      </w:pPr>
    </w:p>
    <w:p w14:paraId="481B9286" w14:textId="77777777" w:rsidR="00B54919" w:rsidRPr="00596A3A" w:rsidRDefault="00B54919" w:rsidP="00C80695">
      <w:pPr>
        <w:pStyle w:val="Default"/>
        <w:rPr>
          <w:rFonts w:ascii="Arial" w:hAnsi="Arial" w:cs="Arial"/>
          <w:color w:val="auto"/>
        </w:rPr>
      </w:pPr>
    </w:p>
    <w:p w14:paraId="64D0FD03" w14:textId="77777777" w:rsidR="00B54919" w:rsidRPr="00596A3A" w:rsidRDefault="00B54919" w:rsidP="00C80695">
      <w:pPr>
        <w:pStyle w:val="Default"/>
        <w:jc w:val="center"/>
        <w:rPr>
          <w:rFonts w:ascii="Arial" w:hAnsi="Arial" w:cs="Arial"/>
          <w:color w:val="auto"/>
        </w:rPr>
      </w:pPr>
      <w:r w:rsidRPr="00596A3A">
        <w:rPr>
          <w:rFonts w:ascii="Arial" w:hAnsi="Arial" w:cs="Arial"/>
          <w:noProof/>
          <w:color w:val="auto"/>
          <w:lang w:val="es-ES" w:eastAsia="es-ES"/>
        </w:rPr>
        <w:lastRenderedPageBreak/>
        <w:drawing>
          <wp:inline distT="0" distB="0" distL="0" distR="0" wp14:anchorId="14A5FE16" wp14:editId="3F113BCD">
            <wp:extent cx="4605696" cy="5757121"/>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IG\RB Caribe Mexicano 2016\Subzonificacion 2017\img\RBCM_Subzonificacion_20ene_Preservacion_Arrowsmith.jpg"/>
                    <pic:cNvPicPr>
                      <a:picLocks noChangeAspect="1" noChangeArrowheads="1"/>
                    </pic:cNvPicPr>
                  </pic:nvPicPr>
                  <pic:blipFill>
                    <a:blip r:embed="rId19" cstate="screen">
                      <a:extLst>
                        <a:ext uri="{28A0092B-C50C-407E-A947-70E740481C1C}">
                          <a14:useLocalDpi xmlns:a14="http://schemas.microsoft.com/office/drawing/2010/main"/>
                        </a:ext>
                      </a:extLst>
                    </a:blip>
                    <a:stretch>
                      <a:fillRect/>
                    </a:stretch>
                  </pic:blipFill>
                  <pic:spPr bwMode="auto">
                    <a:xfrm>
                      <a:off x="0" y="0"/>
                      <a:ext cx="4605696" cy="5757121"/>
                    </a:xfrm>
                    <a:prstGeom prst="rect">
                      <a:avLst/>
                    </a:prstGeom>
                    <a:noFill/>
                    <a:ln>
                      <a:noFill/>
                    </a:ln>
                  </pic:spPr>
                </pic:pic>
              </a:graphicData>
            </a:graphic>
          </wp:inline>
        </w:drawing>
      </w:r>
    </w:p>
    <w:p w14:paraId="4087503B" w14:textId="77777777" w:rsidR="00B54919" w:rsidRPr="00596A3A" w:rsidRDefault="00B54919" w:rsidP="00C80695">
      <w:pPr>
        <w:pStyle w:val="Texto"/>
        <w:jc w:val="both"/>
        <w:rPr>
          <w:rFonts w:ascii="Arial" w:hAnsi="Arial" w:cs="Arial"/>
          <w:sz w:val="22"/>
          <w:szCs w:val="22"/>
        </w:rPr>
      </w:pPr>
    </w:p>
    <w:p w14:paraId="221DAFBE" w14:textId="77777777" w:rsidR="00B54919" w:rsidRPr="00596A3A" w:rsidRDefault="00B54919" w:rsidP="00C80695">
      <w:pPr>
        <w:pStyle w:val="Texto"/>
        <w:jc w:val="both"/>
        <w:rPr>
          <w:rFonts w:ascii="Arial" w:hAnsi="Arial" w:cs="Arial"/>
          <w:sz w:val="22"/>
          <w:szCs w:val="22"/>
        </w:rPr>
      </w:pPr>
    </w:p>
    <w:p w14:paraId="67EBCA5D" w14:textId="77777777" w:rsidR="00B54919" w:rsidRPr="00596A3A" w:rsidRDefault="00B54919" w:rsidP="00C80695">
      <w:pPr>
        <w:pStyle w:val="Ttulo3"/>
        <w:spacing w:before="0"/>
        <w:rPr>
          <w:color w:val="auto"/>
        </w:rPr>
      </w:pPr>
      <w:bookmarkStart w:id="148" w:name="_Toc475357018"/>
      <w:bookmarkStart w:id="149" w:name="_Toc483396503"/>
      <w:r w:rsidRPr="00596A3A">
        <w:rPr>
          <w:color w:val="auto"/>
        </w:rPr>
        <w:t>Subzona de Preservación Playa Xcacel</w:t>
      </w:r>
      <w:bookmarkEnd w:id="148"/>
      <w:bookmarkEnd w:id="149"/>
    </w:p>
    <w:p w14:paraId="5BBF306B" w14:textId="77777777" w:rsidR="00B54919" w:rsidRPr="00596A3A" w:rsidRDefault="00B54919" w:rsidP="00C80695">
      <w:pPr>
        <w:pStyle w:val="Texto"/>
        <w:jc w:val="both"/>
        <w:rPr>
          <w:rFonts w:ascii="Arial" w:hAnsi="Arial" w:cs="Arial"/>
          <w:b/>
          <w:sz w:val="22"/>
          <w:szCs w:val="22"/>
        </w:rPr>
      </w:pPr>
    </w:p>
    <w:p w14:paraId="50B16285" w14:textId="608BE023" w:rsidR="00B54919" w:rsidRPr="00596A3A" w:rsidRDefault="00B54919" w:rsidP="00C80695">
      <w:pPr>
        <w:pStyle w:val="Texto"/>
        <w:jc w:val="both"/>
        <w:rPr>
          <w:rFonts w:ascii="Arial" w:hAnsi="Arial" w:cs="Arial"/>
          <w:sz w:val="22"/>
          <w:szCs w:val="22"/>
        </w:rPr>
      </w:pPr>
      <w:r w:rsidRPr="00596A3A">
        <w:rPr>
          <w:rFonts w:ascii="Arial" w:hAnsi="Arial" w:cs="Arial"/>
          <w:sz w:val="22"/>
          <w:szCs w:val="22"/>
        </w:rPr>
        <w:t>Esta subzona abarca 2.</w:t>
      </w:r>
      <w:r w:rsidR="00462A5A" w:rsidRPr="00596A3A">
        <w:rPr>
          <w:rFonts w:ascii="Arial" w:hAnsi="Arial" w:cs="Arial"/>
          <w:sz w:val="22"/>
          <w:szCs w:val="22"/>
        </w:rPr>
        <w:t>80</w:t>
      </w:r>
      <w:r w:rsidRPr="00596A3A">
        <w:rPr>
          <w:rFonts w:ascii="Arial" w:hAnsi="Arial" w:cs="Arial"/>
          <w:sz w:val="22"/>
          <w:szCs w:val="22"/>
        </w:rPr>
        <w:t xml:space="preserve"> hectáreas, conformada por dos polígonos de zona federal marítimo terrestre. Corresponde a la superf</w:t>
      </w:r>
      <w:r w:rsidR="00096571" w:rsidRPr="00596A3A">
        <w:rPr>
          <w:rFonts w:ascii="Arial" w:hAnsi="Arial" w:cs="Arial"/>
          <w:sz w:val="22"/>
          <w:szCs w:val="22"/>
        </w:rPr>
        <w:t>i</w:t>
      </w:r>
      <w:r w:rsidRPr="00596A3A">
        <w:rPr>
          <w:rFonts w:ascii="Arial" w:hAnsi="Arial" w:cs="Arial"/>
          <w:sz w:val="22"/>
          <w:szCs w:val="22"/>
        </w:rPr>
        <w:t xml:space="preserve">cie destinada al servicio de la CONANP para uso de santuario y centro de conservación de la tortuga marina, a través del Aviso publicado el 13 de diciembre de 2011 en el Diario Oficial de la Federación. Se ubica en la playa tortuguera Xcacel, kilómetro 112, carretera federal 307 Cancún-Chetumal, municipio de Tulum, estado de Quintana Roo. </w:t>
      </w:r>
    </w:p>
    <w:p w14:paraId="401D6680" w14:textId="77777777" w:rsidR="00B54919" w:rsidRPr="00596A3A" w:rsidRDefault="00B54919" w:rsidP="00C80695">
      <w:pPr>
        <w:pStyle w:val="Default"/>
        <w:rPr>
          <w:rFonts w:ascii="Arial" w:hAnsi="Arial" w:cs="Arial"/>
          <w:color w:val="auto"/>
        </w:rPr>
      </w:pPr>
    </w:p>
    <w:p w14:paraId="42F222B4"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Es la principal área de anidación para las tortugas marinas caguama (</w:t>
      </w:r>
      <w:r w:rsidRPr="00596A3A">
        <w:rPr>
          <w:rFonts w:ascii="Arial" w:hAnsi="Arial" w:cs="Arial"/>
          <w:i/>
        </w:rPr>
        <w:t>Caretta caretta</w:t>
      </w:r>
      <w:r w:rsidRPr="00596A3A">
        <w:rPr>
          <w:rFonts w:ascii="Arial" w:hAnsi="Arial" w:cs="Arial"/>
        </w:rPr>
        <w:t>) y blanca (</w:t>
      </w:r>
      <w:r w:rsidRPr="00596A3A">
        <w:rPr>
          <w:rFonts w:ascii="Arial" w:hAnsi="Arial" w:cs="Arial"/>
          <w:i/>
        </w:rPr>
        <w:t>Chelonia mydas</w:t>
      </w:r>
      <w:r w:rsidRPr="00596A3A">
        <w:rPr>
          <w:rFonts w:ascii="Arial" w:hAnsi="Arial" w:cs="Arial"/>
        </w:rPr>
        <w:t xml:space="preserve">), especies catalogadas en peligro de extinción, de acuerdo a la NOM-059-SEMARNAT-2010. Desde 1982 se realizan trabajos de protección y conservación de las </w:t>
      </w:r>
      <w:r w:rsidRPr="00596A3A">
        <w:rPr>
          <w:rFonts w:ascii="Arial" w:hAnsi="Arial" w:cs="Arial"/>
        </w:rPr>
        <w:lastRenderedPageBreak/>
        <w:t>tortugas e investigaciones científicas sobre el comportamiento y genética de las poblaciones de tortugas que anidan</w:t>
      </w:r>
      <w:r w:rsidRPr="00596A3A">
        <w:rPr>
          <w:rFonts w:ascii="Arial" w:hAnsi="Arial" w:cs="Arial"/>
          <w:sz w:val="24"/>
          <w:szCs w:val="24"/>
        </w:rPr>
        <w:t xml:space="preserve"> en </w:t>
      </w:r>
      <w:r w:rsidRPr="00596A3A">
        <w:rPr>
          <w:rFonts w:ascii="Arial" w:hAnsi="Arial" w:cs="Arial"/>
        </w:rPr>
        <w:t>el área.</w:t>
      </w:r>
    </w:p>
    <w:p w14:paraId="5E2A23F0" w14:textId="77777777" w:rsidR="00B54919" w:rsidRPr="00596A3A" w:rsidRDefault="00B54919" w:rsidP="00C80695">
      <w:pPr>
        <w:pStyle w:val="Default"/>
        <w:rPr>
          <w:rFonts w:ascii="Arial" w:hAnsi="Arial" w:cs="Arial"/>
          <w:color w:val="auto"/>
          <w:sz w:val="22"/>
          <w:szCs w:val="22"/>
        </w:rPr>
      </w:pPr>
    </w:p>
    <w:p w14:paraId="11B19225" w14:textId="2EDA6E96"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En el sitio se presentan geoformas costeras, importantes por ser el sitio de anidación de tortugas marinas, y las cuales se producen por la acción de las olas y de las mareas en donde se producen procesos de erosión lenta y acumulación de materiales (arena) que resultan en la formación de terraplenes o bermas muy características del área.</w:t>
      </w:r>
    </w:p>
    <w:p w14:paraId="644054C1" w14:textId="77777777" w:rsidR="00B54919" w:rsidRPr="00596A3A" w:rsidRDefault="00B54919" w:rsidP="00C80695">
      <w:pPr>
        <w:pStyle w:val="Default"/>
        <w:rPr>
          <w:rFonts w:ascii="Arial" w:hAnsi="Arial" w:cs="Arial"/>
          <w:color w:val="auto"/>
        </w:rPr>
      </w:pPr>
    </w:p>
    <w:p w14:paraId="13005C9D"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 xml:space="preserve">En esta subzona se desarrollan actividades recreativas de contemplación de la naturaleza y descanso en la playa, turismo guiado con fines de recreación, observación del desove de tortugas marinas y turismo contemplativo, ya que en su porción terrestre contigua se encuentra el campamento tortuguero encaminado a realizar actividades de protección, investigación y educación ambiental. </w:t>
      </w:r>
    </w:p>
    <w:p w14:paraId="0FEDA71D" w14:textId="77777777" w:rsidR="00B54919" w:rsidRPr="00596A3A" w:rsidRDefault="00B54919" w:rsidP="00C80695">
      <w:pPr>
        <w:autoSpaceDE w:val="0"/>
        <w:autoSpaceDN w:val="0"/>
        <w:adjustRightInd w:val="0"/>
        <w:spacing w:before="0" w:after="0" w:line="240" w:lineRule="auto"/>
        <w:jc w:val="left"/>
        <w:rPr>
          <w:rFonts w:ascii="Arial" w:hAnsi="Arial" w:cs="Arial"/>
          <w:sz w:val="24"/>
          <w:szCs w:val="24"/>
        </w:rPr>
      </w:pPr>
      <w:r w:rsidRPr="00596A3A">
        <w:rPr>
          <w:rFonts w:ascii="Arial" w:hAnsi="Arial" w:cs="Arial"/>
          <w:sz w:val="24"/>
          <w:szCs w:val="24"/>
        </w:rPr>
        <w:t xml:space="preserve"> </w:t>
      </w:r>
    </w:p>
    <w:p w14:paraId="2B30C03B"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 xml:space="preserve">De igual forma y desde 1973, Xcacel es un espacio donde la gente de la comunidad quintanarroense lleva a cabo recreación familiar y programas de educación ambiental sobre la importancia y conservación de las selvas, las playas, arrecifes, cenotes y sobre todo de las tortugas marinas, así como visita de grupos de escuelas y turistas para la observación del proceso de anidación de las mismas. Alrededor de 15,000 turistas, estudiantes y voluntarios la visitan cada temporada (validar información). </w:t>
      </w:r>
    </w:p>
    <w:p w14:paraId="084B4FDC" w14:textId="77777777" w:rsidR="00B54919" w:rsidRPr="00596A3A" w:rsidRDefault="00B54919" w:rsidP="00C80695">
      <w:pPr>
        <w:autoSpaceDE w:val="0"/>
        <w:autoSpaceDN w:val="0"/>
        <w:adjustRightInd w:val="0"/>
        <w:spacing w:before="0" w:after="0" w:line="240" w:lineRule="auto"/>
        <w:jc w:val="left"/>
        <w:rPr>
          <w:rFonts w:ascii="Arial" w:hAnsi="Arial" w:cs="Arial"/>
          <w:b/>
        </w:rPr>
      </w:pPr>
    </w:p>
    <w:p w14:paraId="4C4355C8" w14:textId="77777777" w:rsidR="00B54919" w:rsidRPr="00596A3A" w:rsidRDefault="00B54919" w:rsidP="00C80695">
      <w:pPr>
        <w:pStyle w:val="Default"/>
        <w:rPr>
          <w:rFonts w:ascii="Arial" w:hAnsi="Arial" w:cs="Arial"/>
          <w:color w:val="auto"/>
        </w:rPr>
      </w:pPr>
    </w:p>
    <w:tbl>
      <w:tblPr>
        <w:tblW w:w="5000" w:type="pct"/>
        <w:jc w:val="center"/>
        <w:tblCellMar>
          <w:left w:w="72" w:type="dxa"/>
          <w:right w:w="72" w:type="dxa"/>
        </w:tblCellMar>
        <w:tblLook w:val="0000" w:firstRow="0" w:lastRow="0" w:firstColumn="0" w:lastColumn="0" w:noHBand="0" w:noVBand="0"/>
      </w:tblPr>
      <w:tblGrid>
        <w:gridCol w:w="4417"/>
        <w:gridCol w:w="5087"/>
      </w:tblGrid>
      <w:tr w:rsidR="00CF435B" w:rsidRPr="00596A3A" w14:paraId="55E36788" w14:textId="77777777" w:rsidTr="00D103F7">
        <w:trPr>
          <w:trHeight w:val="398"/>
          <w:jc w:val="center"/>
        </w:trPr>
        <w:tc>
          <w:tcPr>
            <w:tcW w:w="5000" w:type="pct"/>
            <w:gridSpan w:val="2"/>
            <w:tcBorders>
              <w:top w:val="single" w:sz="6" w:space="0" w:color="auto"/>
              <w:left w:val="single" w:sz="6" w:space="0" w:color="auto"/>
              <w:bottom w:val="single" w:sz="6" w:space="0" w:color="auto"/>
              <w:right w:val="single" w:sz="6" w:space="0" w:color="auto"/>
            </w:tcBorders>
          </w:tcPr>
          <w:p w14:paraId="4E3EAF99"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SUBZONA DE PRESERVACIÓN PLAYA XCACEL</w:t>
            </w:r>
          </w:p>
        </w:tc>
      </w:tr>
      <w:tr w:rsidR="00CF435B" w:rsidRPr="00596A3A" w14:paraId="7A713331" w14:textId="77777777" w:rsidTr="00D103F7">
        <w:trPr>
          <w:trHeight w:val="20"/>
          <w:jc w:val="center"/>
        </w:trPr>
        <w:tc>
          <w:tcPr>
            <w:tcW w:w="2324" w:type="pct"/>
            <w:tcBorders>
              <w:top w:val="single" w:sz="6" w:space="0" w:color="auto"/>
              <w:left w:val="single" w:sz="6" w:space="0" w:color="auto"/>
              <w:bottom w:val="single" w:sz="6" w:space="0" w:color="auto"/>
              <w:right w:val="single" w:sz="6" w:space="0" w:color="auto"/>
            </w:tcBorders>
          </w:tcPr>
          <w:p w14:paraId="1007BC47"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676" w:type="pct"/>
            <w:tcBorders>
              <w:top w:val="single" w:sz="6" w:space="0" w:color="auto"/>
              <w:left w:val="single" w:sz="6" w:space="0" w:color="auto"/>
              <w:bottom w:val="single" w:sz="6" w:space="0" w:color="auto"/>
              <w:right w:val="single" w:sz="6" w:space="0" w:color="auto"/>
            </w:tcBorders>
          </w:tcPr>
          <w:p w14:paraId="13CEAA8A"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371859FE" w14:textId="77777777" w:rsidTr="00D103F7">
        <w:trPr>
          <w:trHeight w:val="20"/>
          <w:jc w:val="center"/>
        </w:trPr>
        <w:tc>
          <w:tcPr>
            <w:tcW w:w="2324" w:type="pct"/>
            <w:tcBorders>
              <w:top w:val="single" w:sz="6" w:space="0" w:color="auto"/>
              <w:left w:val="single" w:sz="6" w:space="0" w:color="auto"/>
              <w:bottom w:val="single" w:sz="6" w:space="0" w:color="auto"/>
              <w:right w:val="single" w:sz="6" w:space="0" w:color="auto"/>
            </w:tcBorders>
          </w:tcPr>
          <w:p w14:paraId="1554D0D4" w14:textId="77777777" w:rsidR="00F25FDF" w:rsidRPr="00596A3A" w:rsidRDefault="00B54919" w:rsidP="00C80695">
            <w:pPr>
              <w:pStyle w:val="Texto"/>
              <w:ind w:left="432" w:hanging="432"/>
              <w:rPr>
                <w:rFonts w:ascii="Arial" w:hAnsi="Arial" w:cs="Arial"/>
                <w:sz w:val="20"/>
                <w:szCs w:val="20"/>
              </w:rPr>
            </w:pPr>
            <w:r w:rsidRPr="00596A3A">
              <w:rPr>
                <w:rFonts w:ascii="Arial" w:hAnsi="Arial" w:cs="Arial"/>
                <w:sz w:val="20"/>
                <w:szCs w:val="20"/>
              </w:rPr>
              <w:t>1.</w:t>
            </w:r>
            <w:r w:rsidRPr="00596A3A">
              <w:rPr>
                <w:rFonts w:ascii="Arial" w:hAnsi="Arial" w:cs="Arial"/>
                <w:sz w:val="20"/>
                <w:szCs w:val="20"/>
              </w:rPr>
              <w:tab/>
              <w:t>Actividades product</w:t>
            </w:r>
            <w:r w:rsidR="00F25FDF" w:rsidRPr="00596A3A">
              <w:rPr>
                <w:rFonts w:ascii="Arial" w:hAnsi="Arial" w:cs="Arial"/>
                <w:sz w:val="20"/>
                <w:szCs w:val="20"/>
              </w:rPr>
              <w:t>ivas de bajo impacto ambiental</w:t>
            </w:r>
            <w:r w:rsidRPr="00596A3A">
              <w:rPr>
                <w:rFonts w:ascii="Arial" w:hAnsi="Arial" w:cs="Arial"/>
                <w:sz w:val="20"/>
                <w:szCs w:val="20"/>
              </w:rPr>
              <w:t>:</w:t>
            </w:r>
          </w:p>
          <w:p w14:paraId="63C5CE71" w14:textId="4A7426ED" w:rsidR="00B54919" w:rsidRPr="00596A3A" w:rsidRDefault="00F25FDF" w:rsidP="00C80695">
            <w:pPr>
              <w:pStyle w:val="Texto"/>
              <w:numPr>
                <w:ilvl w:val="0"/>
                <w:numId w:val="107"/>
              </w:numPr>
              <w:rPr>
                <w:rFonts w:ascii="Arial" w:hAnsi="Arial" w:cs="Arial"/>
                <w:sz w:val="20"/>
                <w:szCs w:val="20"/>
              </w:rPr>
            </w:pPr>
            <w:r w:rsidRPr="00596A3A">
              <w:rPr>
                <w:rFonts w:ascii="Arial" w:hAnsi="Arial" w:cs="Arial"/>
                <w:sz w:val="20"/>
                <w:szCs w:val="20"/>
              </w:rPr>
              <w:t>V</w:t>
            </w:r>
            <w:r w:rsidR="00B54919" w:rsidRPr="00596A3A">
              <w:rPr>
                <w:rFonts w:ascii="Arial" w:hAnsi="Arial" w:cs="Arial"/>
                <w:sz w:val="20"/>
                <w:szCs w:val="20"/>
              </w:rPr>
              <w:t>isitas guiadas con fines de recreación o para la observación de tortugas marinas en playa</w:t>
            </w:r>
          </w:p>
          <w:p w14:paraId="368DB79E" w14:textId="77777777" w:rsidR="00B54919" w:rsidRPr="00596A3A" w:rsidRDefault="00B54919" w:rsidP="00C80695">
            <w:pPr>
              <w:pStyle w:val="Texto"/>
              <w:ind w:left="432" w:hanging="432"/>
              <w:rPr>
                <w:rFonts w:ascii="Arial" w:hAnsi="Arial" w:cs="Arial"/>
                <w:sz w:val="20"/>
                <w:szCs w:val="20"/>
              </w:rPr>
            </w:pPr>
            <w:r w:rsidRPr="00596A3A">
              <w:rPr>
                <w:rFonts w:ascii="Arial" w:hAnsi="Arial" w:cs="Arial"/>
                <w:sz w:val="20"/>
                <w:szCs w:val="20"/>
              </w:rPr>
              <w:t>2.</w:t>
            </w:r>
            <w:r w:rsidRPr="00596A3A">
              <w:rPr>
                <w:rFonts w:ascii="Arial" w:hAnsi="Arial" w:cs="Arial"/>
                <w:sz w:val="20"/>
                <w:szCs w:val="20"/>
              </w:rPr>
              <w:tab/>
              <w:t>Colecta científica de ejemplares de la vida silvestre</w:t>
            </w:r>
          </w:p>
          <w:p w14:paraId="75C9F7D2" w14:textId="77777777" w:rsidR="00B54919" w:rsidRPr="00596A3A" w:rsidRDefault="00B54919" w:rsidP="00C80695">
            <w:pPr>
              <w:pStyle w:val="Texto"/>
              <w:ind w:left="432" w:hanging="432"/>
              <w:rPr>
                <w:rFonts w:ascii="Arial" w:hAnsi="Arial" w:cs="Arial"/>
                <w:sz w:val="20"/>
                <w:szCs w:val="20"/>
              </w:rPr>
            </w:pPr>
            <w:r w:rsidRPr="00596A3A">
              <w:rPr>
                <w:rFonts w:ascii="Arial" w:hAnsi="Arial" w:cs="Arial"/>
                <w:sz w:val="20"/>
                <w:szCs w:val="20"/>
              </w:rPr>
              <w:t>4.</w:t>
            </w:r>
            <w:r w:rsidRPr="00596A3A">
              <w:rPr>
                <w:rFonts w:ascii="Arial" w:hAnsi="Arial" w:cs="Arial"/>
                <w:sz w:val="20"/>
                <w:szCs w:val="20"/>
              </w:rPr>
              <w:tab/>
              <w:t>Educación ambiental</w:t>
            </w:r>
          </w:p>
          <w:p w14:paraId="603521CF" w14:textId="77777777" w:rsidR="00B54919" w:rsidRPr="00596A3A" w:rsidRDefault="00B54919" w:rsidP="00C80695">
            <w:pPr>
              <w:pStyle w:val="Texto"/>
              <w:ind w:left="432" w:hanging="432"/>
              <w:rPr>
                <w:rFonts w:ascii="Arial" w:hAnsi="Arial" w:cs="Arial"/>
                <w:sz w:val="20"/>
                <w:szCs w:val="20"/>
              </w:rPr>
            </w:pPr>
            <w:r w:rsidRPr="00596A3A">
              <w:rPr>
                <w:rFonts w:ascii="Arial" w:hAnsi="Arial" w:cs="Arial"/>
                <w:sz w:val="20"/>
                <w:szCs w:val="20"/>
              </w:rPr>
              <w:t>5.</w:t>
            </w:r>
            <w:r w:rsidRPr="00596A3A">
              <w:rPr>
                <w:rFonts w:ascii="Arial" w:hAnsi="Arial" w:cs="Arial"/>
                <w:sz w:val="20"/>
                <w:szCs w:val="20"/>
              </w:rPr>
              <w:tab/>
              <w:t>Filmaciones, actividades de fotografía, captura de imágenes o sonidos</w:t>
            </w:r>
          </w:p>
          <w:p w14:paraId="715ED90A" w14:textId="77777777" w:rsidR="00B54919" w:rsidRPr="00596A3A" w:rsidRDefault="00B54919" w:rsidP="00C80695">
            <w:pPr>
              <w:pStyle w:val="Texto"/>
              <w:ind w:left="432" w:hanging="432"/>
              <w:rPr>
                <w:rFonts w:ascii="Arial" w:hAnsi="Arial" w:cs="Arial"/>
                <w:sz w:val="20"/>
                <w:szCs w:val="20"/>
              </w:rPr>
            </w:pPr>
            <w:r w:rsidRPr="00596A3A">
              <w:rPr>
                <w:rFonts w:ascii="Arial" w:hAnsi="Arial" w:cs="Arial"/>
                <w:sz w:val="20"/>
                <w:szCs w:val="20"/>
              </w:rPr>
              <w:t>6.</w:t>
            </w:r>
            <w:r w:rsidRPr="00596A3A">
              <w:rPr>
                <w:rFonts w:ascii="Arial" w:hAnsi="Arial" w:cs="Arial"/>
                <w:sz w:val="20"/>
                <w:szCs w:val="20"/>
              </w:rPr>
              <w:tab/>
              <w:t>Investigación científica y monitoreo ambiental</w:t>
            </w:r>
          </w:p>
          <w:p w14:paraId="5EB9427A" w14:textId="77777777" w:rsidR="00B54919" w:rsidRPr="00596A3A" w:rsidRDefault="00B54919" w:rsidP="00C80695">
            <w:pPr>
              <w:pStyle w:val="Texto"/>
              <w:ind w:left="432" w:hanging="432"/>
              <w:rPr>
                <w:rFonts w:ascii="Arial" w:hAnsi="Arial" w:cs="Arial"/>
                <w:sz w:val="20"/>
                <w:szCs w:val="20"/>
              </w:rPr>
            </w:pPr>
          </w:p>
          <w:p w14:paraId="0438271A" w14:textId="77777777" w:rsidR="00B54919" w:rsidRPr="00596A3A" w:rsidRDefault="00B54919" w:rsidP="00C80695">
            <w:pPr>
              <w:pStyle w:val="Texto"/>
              <w:ind w:left="432" w:hanging="432"/>
              <w:rPr>
                <w:rFonts w:ascii="Arial" w:hAnsi="Arial" w:cs="Arial"/>
                <w:sz w:val="20"/>
                <w:szCs w:val="20"/>
              </w:rPr>
            </w:pPr>
          </w:p>
        </w:tc>
        <w:tc>
          <w:tcPr>
            <w:tcW w:w="2676" w:type="pct"/>
            <w:tcBorders>
              <w:top w:val="single" w:sz="6" w:space="0" w:color="auto"/>
              <w:left w:val="single" w:sz="6" w:space="0" w:color="auto"/>
              <w:bottom w:val="single" w:sz="6" w:space="0" w:color="auto"/>
              <w:right w:val="single" w:sz="6" w:space="0" w:color="auto"/>
            </w:tcBorders>
          </w:tcPr>
          <w:p w14:paraId="7940CFAE"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Acuacultura</w:t>
            </w:r>
          </w:p>
          <w:p w14:paraId="466C521A"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Alimentar, capturar, remover, extraer, retener o apropiarse de vida silvestre, salvo para colecta e investigación científica y monitoreo ambiental</w:t>
            </w:r>
          </w:p>
          <w:p w14:paraId="44968E14"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Alterar o destruir por cualquier medio o acción los sitios de alimentación, anidación, refugio y reproducción de especies silvestres</w:t>
            </w:r>
          </w:p>
          <w:p w14:paraId="3F72B531"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Arrojar, verter o descargar cualquier tipo de desechos orgánicos, residuos sólidos o líquidos o cualquier otro tipo de contaminante, al medio natural</w:t>
            </w:r>
          </w:p>
          <w:p w14:paraId="7E4C99E8"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Campismo</w:t>
            </w:r>
          </w:p>
          <w:p w14:paraId="5BB96399" w14:textId="2CD21BCD" w:rsidR="00B54919" w:rsidRPr="00596A3A" w:rsidRDefault="00033126" w:rsidP="00C80695">
            <w:pPr>
              <w:pStyle w:val="Texto"/>
              <w:numPr>
                <w:ilvl w:val="0"/>
                <w:numId w:val="60"/>
              </w:numPr>
              <w:rPr>
                <w:rFonts w:ascii="Arial" w:hAnsi="Arial" w:cs="Arial"/>
                <w:sz w:val="20"/>
                <w:szCs w:val="20"/>
              </w:rPr>
            </w:pPr>
            <w:r w:rsidRPr="00596A3A">
              <w:rPr>
                <w:rFonts w:ascii="Arial" w:hAnsi="Arial" w:cs="Arial"/>
                <w:sz w:val="20"/>
                <w:szCs w:val="20"/>
              </w:rPr>
              <w:t>Construcción de infraestructura</w:t>
            </w:r>
          </w:p>
          <w:p w14:paraId="722ECA42" w14:textId="6805F0FC"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El uso de lámparas o cualquier otra fuente de luz directa para la observación de especies de fauna</w:t>
            </w:r>
            <w:r w:rsidR="00E034EB" w:rsidRPr="00596A3A">
              <w:rPr>
                <w:rFonts w:ascii="Arial" w:hAnsi="Arial" w:cs="Arial"/>
                <w:sz w:val="20"/>
                <w:szCs w:val="20"/>
              </w:rPr>
              <w:t xml:space="preserve"> *1</w:t>
            </w:r>
          </w:p>
          <w:p w14:paraId="0812327A"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Extracción de arena</w:t>
            </w:r>
          </w:p>
          <w:p w14:paraId="3D272665"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Fogatas</w:t>
            </w:r>
          </w:p>
          <w:p w14:paraId="21F8D3C0"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 xml:space="preserve">Fragmentar el hábitat de anidación de tortugas marinas o donde existan ecosistemas de manglares </w:t>
            </w:r>
          </w:p>
          <w:p w14:paraId="61E0252B"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Hacer uso de explosivos</w:t>
            </w:r>
          </w:p>
          <w:p w14:paraId="6EFEDA34"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Interrumpir, desviar, rellenar o desecar flujos hidráulicos o cuerpos de agua</w:t>
            </w:r>
          </w:p>
          <w:p w14:paraId="4205F932" w14:textId="5BE2A689"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Introducir ejemplares o poblaciones exóticos de la vida silvestre</w:t>
            </w:r>
            <w:r w:rsidR="00E034EB" w:rsidRPr="00596A3A">
              <w:rPr>
                <w:rFonts w:ascii="Arial" w:hAnsi="Arial" w:cs="Arial"/>
                <w:sz w:val="20"/>
                <w:szCs w:val="20"/>
              </w:rPr>
              <w:t xml:space="preserve"> *2</w:t>
            </w:r>
          </w:p>
          <w:p w14:paraId="7A35DA30"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 xml:space="preserve">Introducir organismos genéticamente </w:t>
            </w:r>
            <w:r w:rsidRPr="00596A3A">
              <w:rPr>
                <w:rFonts w:ascii="Arial" w:hAnsi="Arial" w:cs="Arial"/>
                <w:sz w:val="20"/>
                <w:szCs w:val="20"/>
              </w:rPr>
              <w:lastRenderedPageBreak/>
              <w:t>modificados</w:t>
            </w:r>
          </w:p>
          <w:p w14:paraId="7F005A45"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Modificar la línea de costa</w:t>
            </w:r>
          </w:p>
          <w:p w14:paraId="4B940C6A"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Pesca</w:t>
            </w:r>
          </w:p>
          <w:p w14:paraId="09AD2863"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Realizar actividades de explotación y aprovechamiento extractivo de especies de flora y fauna silvestres</w:t>
            </w:r>
          </w:p>
          <w:p w14:paraId="52F30454"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Realizar actividades comerciales (venta de alimentos y artesanías)</w:t>
            </w:r>
          </w:p>
          <w:p w14:paraId="4FF9E45B"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40BA48BB" w14:textId="211BBE4C"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 xml:space="preserve">Tránsito de cualquier tipo de vehículos </w:t>
            </w:r>
            <w:r w:rsidR="00E034EB" w:rsidRPr="00596A3A">
              <w:rPr>
                <w:rFonts w:ascii="Arial" w:hAnsi="Arial" w:cs="Arial"/>
                <w:sz w:val="20"/>
                <w:szCs w:val="20"/>
              </w:rPr>
              <w:t>*</w:t>
            </w:r>
            <w:r w:rsidRPr="00596A3A">
              <w:rPr>
                <w:rFonts w:ascii="Arial" w:hAnsi="Arial" w:cs="Arial"/>
                <w:sz w:val="20"/>
                <w:szCs w:val="20"/>
              </w:rPr>
              <w:t>3</w:t>
            </w:r>
          </w:p>
          <w:p w14:paraId="45850753" w14:textId="77777777" w:rsidR="00B54919" w:rsidRPr="00596A3A" w:rsidRDefault="00B54919" w:rsidP="00C80695">
            <w:pPr>
              <w:pStyle w:val="Texto"/>
              <w:numPr>
                <w:ilvl w:val="0"/>
                <w:numId w:val="60"/>
              </w:numPr>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1B76C961" w14:textId="77777777" w:rsidR="00B54919" w:rsidRPr="00596A3A" w:rsidRDefault="00B54919" w:rsidP="00C80695">
            <w:pPr>
              <w:pStyle w:val="Texto"/>
              <w:numPr>
                <w:ilvl w:val="0"/>
                <w:numId w:val="63"/>
              </w:numPr>
              <w:rPr>
                <w:rFonts w:ascii="Arial" w:hAnsi="Arial" w:cs="Arial"/>
                <w:sz w:val="20"/>
                <w:szCs w:val="20"/>
              </w:rPr>
            </w:pPr>
            <w:r w:rsidRPr="00596A3A">
              <w:rPr>
                <w:rFonts w:ascii="Arial" w:hAnsi="Arial" w:cs="Arial"/>
                <w:sz w:val="20"/>
                <w:szCs w:val="20"/>
              </w:rPr>
              <w:t xml:space="preserve">Usar explosivos o cualquier otra sustancia que pueda ocasionar alguna alteración a los ecosistemas </w:t>
            </w:r>
          </w:p>
        </w:tc>
      </w:tr>
      <w:tr w:rsidR="00B54919" w:rsidRPr="00596A3A" w14:paraId="7B8329A7" w14:textId="77777777" w:rsidTr="00D103F7">
        <w:trPr>
          <w:trHeight w:val="20"/>
          <w:jc w:val="center"/>
        </w:trPr>
        <w:tc>
          <w:tcPr>
            <w:tcW w:w="5000" w:type="pct"/>
            <w:gridSpan w:val="2"/>
            <w:tcBorders>
              <w:top w:val="single" w:sz="6" w:space="0" w:color="auto"/>
              <w:left w:val="single" w:sz="6" w:space="0" w:color="auto"/>
              <w:bottom w:val="single" w:sz="6" w:space="0" w:color="auto"/>
              <w:right w:val="single" w:sz="6" w:space="0" w:color="auto"/>
            </w:tcBorders>
          </w:tcPr>
          <w:p w14:paraId="3C413140" w14:textId="77777777" w:rsidR="00B54919" w:rsidRPr="00596A3A" w:rsidRDefault="00B54919" w:rsidP="00C80695">
            <w:pPr>
              <w:pStyle w:val="Texto"/>
              <w:rPr>
                <w:rFonts w:ascii="Arial" w:hAnsi="Arial" w:cs="Arial"/>
                <w:sz w:val="20"/>
                <w:szCs w:val="20"/>
              </w:rPr>
            </w:pPr>
            <w:r w:rsidRPr="00596A3A">
              <w:rPr>
                <w:rFonts w:ascii="Arial" w:hAnsi="Arial" w:cs="Arial"/>
                <w:sz w:val="20"/>
                <w:szCs w:val="20"/>
                <w:vertAlign w:val="superscript"/>
              </w:rPr>
              <w:lastRenderedPageBreak/>
              <w:t xml:space="preserve">1 </w:t>
            </w:r>
            <w:r w:rsidRPr="00596A3A">
              <w:rPr>
                <w:rFonts w:ascii="Arial" w:hAnsi="Arial" w:cs="Arial"/>
                <w:sz w:val="20"/>
                <w:szCs w:val="20"/>
              </w:rPr>
              <w:t>A excepción de la utilizada por el personal autorizado que realice actividades de monitoreo de la anidación</w:t>
            </w:r>
          </w:p>
          <w:p w14:paraId="2C0B4522" w14:textId="77777777" w:rsidR="00B54919" w:rsidRPr="00596A3A" w:rsidRDefault="00B54919" w:rsidP="00C80695">
            <w:pPr>
              <w:pStyle w:val="Texto"/>
              <w:rPr>
                <w:rFonts w:ascii="Arial" w:hAnsi="Arial" w:cs="Arial"/>
                <w:sz w:val="20"/>
                <w:szCs w:val="20"/>
              </w:rPr>
            </w:pPr>
            <w:r w:rsidRPr="00596A3A">
              <w:rPr>
                <w:rFonts w:ascii="Arial" w:hAnsi="Arial" w:cs="Arial"/>
                <w:sz w:val="20"/>
                <w:szCs w:val="20"/>
                <w:vertAlign w:val="superscript"/>
              </w:rPr>
              <w:t xml:space="preserve">2 </w:t>
            </w:r>
            <w:r w:rsidRPr="00596A3A">
              <w:rPr>
                <w:rFonts w:ascii="Arial" w:hAnsi="Arial" w:cs="Arial"/>
                <w:sz w:val="20"/>
                <w:szCs w:val="20"/>
              </w:rPr>
              <w:t>Conforme a lo previsto por el artículo 3, fracciones XIV y XVIIl de la Ley General de Vida Silvestre.</w:t>
            </w:r>
          </w:p>
          <w:p w14:paraId="4767FDDF" w14:textId="77777777" w:rsidR="00B54919" w:rsidRPr="00596A3A" w:rsidRDefault="00B54919" w:rsidP="00C80695">
            <w:pPr>
              <w:pStyle w:val="Default"/>
              <w:rPr>
                <w:rFonts w:ascii="Arial" w:hAnsi="Arial" w:cs="Arial"/>
                <w:color w:val="auto"/>
                <w:sz w:val="20"/>
                <w:szCs w:val="20"/>
              </w:rPr>
            </w:pPr>
            <w:r w:rsidRPr="00596A3A">
              <w:rPr>
                <w:rFonts w:ascii="Arial" w:hAnsi="Arial" w:cs="Arial"/>
                <w:color w:val="auto"/>
                <w:sz w:val="20"/>
                <w:szCs w:val="20"/>
                <w:vertAlign w:val="superscript"/>
              </w:rPr>
              <w:t>3</w:t>
            </w:r>
            <w:r w:rsidRPr="00596A3A">
              <w:rPr>
                <w:rFonts w:ascii="Arial" w:hAnsi="Arial" w:cs="Arial"/>
                <w:color w:val="auto"/>
                <w:sz w:val="20"/>
                <w:szCs w:val="20"/>
              </w:rPr>
              <w:t xml:space="preserve"> Con excepción de las requeridas para operación y manejo, por parte del personal del ANP.</w:t>
            </w:r>
          </w:p>
        </w:tc>
      </w:tr>
    </w:tbl>
    <w:p w14:paraId="71E1DD1B" w14:textId="77777777" w:rsidR="00B54919" w:rsidRPr="00596A3A" w:rsidRDefault="00B54919" w:rsidP="00C80695">
      <w:pPr>
        <w:pStyle w:val="Texto"/>
        <w:rPr>
          <w:rFonts w:ascii="Arial" w:hAnsi="Arial" w:cs="Arial"/>
          <w:sz w:val="22"/>
          <w:szCs w:val="22"/>
        </w:rPr>
      </w:pPr>
    </w:p>
    <w:p w14:paraId="00EC552A" w14:textId="77777777" w:rsidR="00B54919" w:rsidRPr="00596A3A" w:rsidRDefault="00B54919" w:rsidP="00C80695">
      <w:pPr>
        <w:pStyle w:val="Default"/>
        <w:rPr>
          <w:rFonts w:ascii="Arial" w:hAnsi="Arial" w:cs="Arial"/>
          <w:color w:val="auto"/>
        </w:rPr>
      </w:pPr>
    </w:p>
    <w:p w14:paraId="058BE595" w14:textId="77777777" w:rsidR="00B54919" w:rsidRPr="00596A3A" w:rsidRDefault="00B54919" w:rsidP="00C80695">
      <w:pPr>
        <w:pStyle w:val="Default"/>
        <w:jc w:val="center"/>
        <w:rPr>
          <w:rFonts w:ascii="Arial" w:hAnsi="Arial" w:cs="Arial"/>
          <w:color w:val="auto"/>
        </w:rPr>
      </w:pPr>
      <w:r w:rsidRPr="00596A3A">
        <w:rPr>
          <w:rFonts w:ascii="Arial" w:hAnsi="Arial" w:cs="Arial"/>
          <w:noProof/>
          <w:color w:val="auto"/>
          <w:lang w:val="es-ES" w:eastAsia="es-ES"/>
        </w:rPr>
        <w:lastRenderedPageBreak/>
        <w:drawing>
          <wp:inline distT="0" distB="0" distL="0" distR="0" wp14:anchorId="13300EF4" wp14:editId="35BA5433">
            <wp:extent cx="4605697" cy="5760000"/>
            <wp:effectExtent l="0" t="0" r="4445" b="0"/>
            <wp:docPr id="13" name="Imagen 13" descr="D:\SIG\RB Caribe Mexicano 2016\Subzonificacion 2017\img\RBCM_Subzonificacion_20ene_Preservacion_Playa_Xca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IG\RB Caribe Mexicano 2016\Subzonificacion 2017\img\RBCM_Subzonificacion_20ene_Preservacion_Playa_Xcacel.jpg"/>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4605697" cy="5760000"/>
                    </a:xfrm>
                    <a:prstGeom prst="rect">
                      <a:avLst/>
                    </a:prstGeom>
                    <a:noFill/>
                    <a:ln>
                      <a:noFill/>
                    </a:ln>
                  </pic:spPr>
                </pic:pic>
              </a:graphicData>
            </a:graphic>
          </wp:inline>
        </w:drawing>
      </w:r>
    </w:p>
    <w:p w14:paraId="62F336E1" w14:textId="77777777" w:rsidR="00B54919" w:rsidRPr="00596A3A" w:rsidRDefault="00B54919" w:rsidP="00C80695">
      <w:pPr>
        <w:pStyle w:val="Default"/>
        <w:rPr>
          <w:rFonts w:ascii="Arial" w:hAnsi="Arial" w:cs="Arial"/>
          <w:color w:val="auto"/>
        </w:rPr>
      </w:pPr>
    </w:p>
    <w:p w14:paraId="278D5275" w14:textId="77777777" w:rsidR="00B54919" w:rsidRPr="00596A3A" w:rsidRDefault="00B54919" w:rsidP="00C80695">
      <w:pPr>
        <w:pStyle w:val="Ttulo3"/>
        <w:spacing w:before="0"/>
        <w:rPr>
          <w:color w:val="auto"/>
        </w:rPr>
      </w:pPr>
      <w:bookmarkStart w:id="150" w:name="_Toc475357019"/>
      <w:bookmarkStart w:id="151" w:name="_Toc483396504"/>
      <w:r w:rsidRPr="00596A3A">
        <w:rPr>
          <w:color w:val="auto"/>
        </w:rPr>
        <w:t>Subzona de Preservación Talud de Sian ka’an</w:t>
      </w:r>
      <w:bookmarkEnd w:id="150"/>
      <w:bookmarkEnd w:id="151"/>
    </w:p>
    <w:p w14:paraId="73A12645" w14:textId="77777777" w:rsidR="00B54919" w:rsidRPr="00596A3A" w:rsidRDefault="00B54919" w:rsidP="00C80695">
      <w:pPr>
        <w:pStyle w:val="Texto"/>
        <w:jc w:val="both"/>
        <w:rPr>
          <w:rFonts w:ascii="Arial" w:hAnsi="Arial" w:cs="Arial"/>
          <w:sz w:val="22"/>
          <w:szCs w:val="22"/>
        </w:rPr>
      </w:pPr>
    </w:p>
    <w:p w14:paraId="0846281F" w14:textId="0D63E08F" w:rsidR="00B54919" w:rsidRDefault="00B54919" w:rsidP="00C80695">
      <w:pPr>
        <w:spacing w:before="0" w:after="0" w:line="240" w:lineRule="auto"/>
        <w:rPr>
          <w:rFonts w:ascii="Arial" w:hAnsi="Arial" w:cs="Arial"/>
        </w:rPr>
      </w:pPr>
      <w:r w:rsidRPr="00596A3A">
        <w:rPr>
          <w:rFonts w:ascii="Arial" w:hAnsi="Arial" w:cs="Arial"/>
        </w:rPr>
        <w:t xml:space="preserve">Esta subzona presenta una superficie total de </w:t>
      </w:r>
      <w:r w:rsidRPr="00596A3A">
        <w:rPr>
          <w:rFonts w:ascii="Arial" w:eastAsia="Times New Roman" w:hAnsi="Arial" w:cs="Arial"/>
          <w:lang w:eastAsia="es-MX"/>
        </w:rPr>
        <w:t xml:space="preserve">76,063.49 </w:t>
      </w:r>
      <w:r w:rsidRPr="00596A3A">
        <w:rPr>
          <w:rFonts w:ascii="Arial" w:hAnsi="Arial" w:cs="Arial"/>
        </w:rPr>
        <w:t xml:space="preserve">hectáreas, conformada por un polígono marino ubicado a lo largo del límite este de la Reserva de la Biosfera Arrecifes de Sian Ka’an, que se extiende hasta una línea con dirección norte franco del vértice 465591.41 m E 2111154.17 m N al 465473.15 m E 2225682.16 m N. </w:t>
      </w:r>
    </w:p>
    <w:p w14:paraId="2CD9EC51" w14:textId="77777777" w:rsidR="00492BA2" w:rsidRDefault="00492BA2" w:rsidP="00C80695">
      <w:pPr>
        <w:spacing w:before="0" w:after="0" w:line="240" w:lineRule="auto"/>
        <w:rPr>
          <w:rFonts w:ascii="Arial" w:hAnsi="Arial" w:cs="Arial"/>
        </w:rPr>
      </w:pPr>
    </w:p>
    <w:p w14:paraId="29A4A851" w14:textId="77777777" w:rsidR="00492BA2" w:rsidRDefault="00492BA2" w:rsidP="00492BA2">
      <w:pPr>
        <w:pStyle w:val="Texto"/>
        <w:jc w:val="both"/>
        <w:rPr>
          <w:rFonts w:ascii="Arial" w:hAnsi="Arial" w:cs="Arial"/>
          <w:sz w:val="22"/>
          <w:szCs w:val="22"/>
        </w:rPr>
      </w:pPr>
      <w:r>
        <w:rPr>
          <w:rFonts w:ascii="Arial" w:hAnsi="Arial" w:cs="Arial"/>
          <w:sz w:val="22"/>
          <w:szCs w:val="22"/>
        </w:rPr>
        <w:t>La parte central y norte de esta subzona es altamente usada por cuatro especies de tortugas marinas como corredor migratorio y zona de interanidación. Las especies son tortuga carey (</w:t>
      </w:r>
      <w:r>
        <w:rPr>
          <w:rFonts w:ascii="Arial" w:hAnsi="Arial" w:cs="Arial"/>
          <w:i/>
          <w:sz w:val="22"/>
          <w:szCs w:val="22"/>
        </w:rPr>
        <w:t xml:space="preserve">Eretmochelys </w:t>
      </w:r>
      <w:r w:rsidRPr="000049F0">
        <w:rPr>
          <w:rFonts w:ascii="Arial" w:hAnsi="Arial" w:cs="Arial"/>
          <w:i/>
          <w:sz w:val="22"/>
          <w:szCs w:val="22"/>
        </w:rPr>
        <w:t>imbricata</w:t>
      </w:r>
      <w:r>
        <w:rPr>
          <w:rFonts w:ascii="Arial" w:hAnsi="Arial" w:cs="Arial"/>
          <w:sz w:val="22"/>
          <w:szCs w:val="22"/>
        </w:rPr>
        <w:t>), tortuga blanca (</w:t>
      </w:r>
      <w:r>
        <w:rPr>
          <w:rFonts w:ascii="Arial" w:hAnsi="Arial" w:cs="Arial"/>
          <w:i/>
          <w:sz w:val="22"/>
          <w:szCs w:val="22"/>
        </w:rPr>
        <w:t xml:space="preserve">Chelonia </w:t>
      </w:r>
      <w:r w:rsidRPr="000049F0">
        <w:rPr>
          <w:rFonts w:ascii="Arial" w:hAnsi="Arial" w:cs="Arial"/>
          <w:i/>
          <w:sz w:val="22"/>
          <w:szCs w:val="22"/>
        </w:rPr>
        <w:t>mydas</w:t>
      </w:r>
      <w:r>
        <w:rPr>
          <w:rFonts w:ascii="Arial" w:hAnsi="Arial" w:cs="Arial"/>
          <w:sz w:val="22"/>
          <w:szCs w:val="22"/>
        </w:rPr>
        <w:t>), tortuga golfina (</w:t>
      </w:r>
      <w:r>
        <w:rPr>
          <w:rFonts w:ascii="Arial" w:hAnsi="Arial" w:cs="Arial"/>
          <w:i/>
          <w:sz w:val="22"/>
          <w:szCs w:val="22"/>
        </w:rPr>
        <w:t>Lepidochelys olivacea</w:t>
      </w:r>
      <w:r>
        <w:rPr>
          <w:rFonts w:ascii="Arial" w:hAnsi="Arial" w:cs="Arial"/>
          <w:sz w:val="22"/>
          <w:szCs w:val="22"/>
        </w:rPr>
        <w:t>) y tortuga caguama (</w:t>
      </w:r>
      <w:r>
        <w:rPr>
          <w:rFonts w:ascii="Arial" w:hAnsi="Arial" w:cs="Arial"/>
          <w:i/>
          <w:sz w:val="22"/>
          <w:szCs w:val="22"/>
        </w:rPr>
        <w:t>Caretta caretta</w:t>
      </w:r>
      <w:r>
        <w:rPr>
          <w:rFonts w:ascii="Arial" w:hAnsi="Arial" w:cs="Arial"/>
          <w:sz w:val="22"/>
          <w:szCs w:val="22"/>
        </w:rPr>
        <w:t>) (Cuevas et al. 2012, Vázquez-Cuevas 2015).</w:t>
      </w:r>
    </w:p>
    <w:p w14:paraId="470F1BA7" w14:textId="77777777" w:rsidR="00492BA2" w:rsidRPr="00596A3A" w:rsidRDefault="00492BA2" w:rsidP="00C80695">
      <w:pPr>
        <w:spacing w:before="0" w:after="0" w:line="240" w:lineRule="auto"/>
        <w:rPr>
          <w:rFonts w:ascii="Arial" w:hAnsi="Arial" w:cs="Arial"/>
        </w:rPr>
      </w:pPr>
    </w:p>
    <w:p w14:paraId="245D58C4" w14:textId="77777777" w:rsidR="00B54919" w:rsidRPr="00596A3A" w:rsidRDefault="00B54919" w:rsidP="00C80695">
      <w:pPr>
        <w:pStyle w:val="Texto"/>
        <w:jc w:val="both"/>
        <w:rPr>
          <w:rFonts w:ascii="Arial" w:hAnsi="Arial" w:cs="Arial"/>
          <w:sz w:val="22"/>
          <w:szCs w:val="22"/>
        </w:rPr>
      </w:pPr>
      <w:r w:rsidRPr="00596A3A">
        <w:rPr>
          <w:rFonts w:ascii="Arial" w:hAnsi="Arial" w:cs="Arial"/>
          <w:sz w:val="22"/>
          <w:szCs w:val="22"/>
        </w:rPr>
        <w:t>Incorporar sustento técnico del sector académico.</w:t>
      </w:r>
    </w:p>
    <w:p w14:paraId="2C232F8C" w14:textId="77777777" w:rsidR="00B54919" w:rsidRPr="00596A3A" w:rsidRDefault="00B54919" w:rsidP="00C80695">
      <w:pPr>
        <w:pStyle w:val="Default"/>
        <w:rPr>
          <w:rFonts w:ascii="Arial" w:hAnsi="Arial" w:cs="Arial"/>
          <w:color w:val="auto"/>
        </w:rPr>
      </w:pPr>
    </w:p>
    <w:tbl>
      <w:tblPr>
        <w:tblW w:w="5000" w:type="pct"/>
        <w:tblCellMar>
          <w:left w:w="72" w:type="dxa"/>
          <w:right w:w="72" w:type="dxa"/>
        </w:tblCellMar>
        <w:tblLook w:val="0000" w:firstRow="0" w:lastRow="0" w:firstColumn="0" w:lastColumn="0" w:noHBand="0" w:noVBand="0"/>
      </w:tblPr>
      <w:tblGrid>
        <w:gridCol w:w="4589"/>
        <w:gridCol w:w="4915"/>
      </w:tblGrid>
      <w:tr w:rsidR="00CF435B" w:rsidRPr="00596A3A" w14:paraId="295FE7B3" w14:textId="77777777" w:rsidTr="00D103F7">
        <w:trPr>
          <w:trHeight w:val="384"/>
        </w:trPr>
        <w:tc>
          <w:tcPr>
            <w:tcW w:w="5000" w:type="pct"/>
            <w:gridSpan w:val="2"/>
            <w:tcBorders>
              <w:top w:val="single" w:sz="6" w:space="0" w:color="auto"/>
              <w:left w:val="single" w:sz="6" w:space="0" w:color="auto"/>
              <w:bottom w:val="single" w:sz="6" w:space="0" w:color="auto"/>
              <w:right w:val="single" w:sz="6" w:space="0" w:color="auto"/>
            </w:tcBorders>
          </w:tcPr>
          <w:p w14:paraId="5CE3C741"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lastRenderedPageBreak/>
              <w:t>SUBZONA DE PRESERVACIÓN TALUD DE SIAN KA’AN</w:t>
            </w:r>
          </w:p>
        </w:tc>
      </w:tr>
      <w:tr w:rsidR="00CF435B" w:rsidRPr="00596A3A" w14:paraId="0A713610" w14:textId="77777777" w:rsidTr="00D103F7">
        <w:trPr>
          <w:trHeight w:val="417"/>
        </w:trPr>
        <w:tc>
          <w:tcPr>
            <w:tcW w:w="2414" w:type="pct"/>
            <w:tcBorders>
              <w:top w:val="single" w:sz="6" w:space="0" w:color="auto"/>
              <w:left w:val="single" w:sz="6" w:space="0" w:color="auto"/>
              <w:bottom w:val="single" w:sz="6" w:space="0" w:color="auto"/>
              <w:right w:val="single" w:sz="6" w:space="0" w:color="auto"/>
            </w:tcBorders>
          </w:tcPr>
          <w:p w14:paraId="5F4884C2"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7C19F24C"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2194A2E1"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171E9EE3" w14:textId="1912E0DC" w:rsidR="000414C2" w:rsidRPr="00596A3A" w:rsidRDefault="00B54919" w:rsidP="00C80695">
            <w:pPr>
              <w:pStyle w:val="Texto"/>
              <w:numPr>
                <w:ilvl w:val="0"/>
                <w:numId w:val="64"/>
              </w:numPr>
              <w:rPr>
                <w:rFonts w:ascii="Arial" w:hAnsi="Arial" w:cs="Arial"/>
                <w:sz w:val="20"/>
                <w:szCs w:val="20"/>
              </w:rPr>
            </w:pPr>
            <w:r w:rsidRPr="00596A3A">
              <w:rPr>
                <w:rFonts w:ascii="Arial" w:hAnsi="Arial" w:cs="Arial"/>
                <w:sz w:val="20"/>
                <w:szCs w:val="20"/>
              </w:rPr>
              <w:t>Actividades productiv</w:t>
            </w:r>
            <w:r w:rsidR="000414C2" w:rsidRPr="00596A3A">
              <w:rPr>
                <w:rFonts w:ascii="Arial" w:hAnsi="Arial" w:cs="Arial"/>
                <w:sz w:val="20"/>
                <w:szCs w:val="20"/>
              </w:rPr>
              <w:t>as de bajo impacto</w:t>
            </w:r>
          </w:p>
          <w:p w14:paraId="49D3D4E5" w14:textId="77777777" w:rsidR="00DA3E84" w:rsidRPr="00596A3A" w:rsidRDefault="00D25DDB" w:rsidP="00C80695">
            <w:pPr>
              <w:pStyle w:val="Texto"/>
              <w:numPr>
                <w:ilvl w:val="0"/>
                <w:numId w:val="108"/>
              </w:numPr>
              <w:ind w:left="993" w:hanging="284"/>
              <w:rPr>
                <w:rFonts w:ascii="Arial" w:hAnsi="Arial" w:cs="Arial"/>
                <w:sz w:val="20"/>
                <w:szCs w:val="20"/>
              </w:rPr>
            </w:pPr>
            <w:r w:rsidRPr="00596A3A">
              <w:rPr>
                <w:rFonts w:ascii="Arial" w:hAnsi="Arial" w:cs="Arial"/>
                <w:sz w:val="20"/>
                <w:szCs w:val="20"/>
              </w:rPr>
              <w:t>Buceo autónomo,</w:t>
            </w:r>
          </w:p>
          <w:p w14:paraId="283C4F82" w14:textId="3F46ECDE" w:rsidR="000414C2" w:rsidRPr="00596A3A" w:rsidRDefault="000414C2" w:rsidP="00C80695">
            <w:pPr>
              <w:pStyle w:val="Texto"/>
              <w:numPr>
                <w:ilvl w:val="0"/>
                <w:numId w:val="108"/>
              </w:numPr>
              <w:ind w:left="993" w:hanging="284"/>
              <w:rPr>
                <w:rFonts w:ascii="Arial" w:hAnsi="Arial" w:cs="Arial"/>
                <w:sz w:val="20"/>
                <w:szCs w:val="20"/>
              </w:rPr>
            </w:pPr>
            <w:r w:rsidRPr="00596A3A">
              <w:rPr>
                <w:rFonts w:ascii="Arial" w:hAnsi="Arial" w:cs="Arial"/>
                <w:sz w:val="20"/>
                <w:szCs w:val="20"/>
              </w:rPr>
              <w:t xml:space="preserve">Kayak, </w:t>
            </w:r>
          </w:p>
          <w:p w14:paraId="4DC0AC63" w14:textId="1EF9E6C7" w:rsidR="000414C2" w:rsidRPr="00596A3A" w:rsidRDefault="000414C2" w:rsidP="00C80695">
            <w:pPr>
              <w:pStyle w:val="Texto"/>
              <w:numPr>
                <w:ilvl w:val="0"/>
                <w:numId w:val="108"/>
              </w:numPr>
              <w:ind w:left="993" w:hanging="284"/>
              <w:rPr>
                <w:rFonts w:ascii="Arial" w:hAnsi="Arial" w:cs="Arial"/>
                <w:sz w:val="20"/>
                <w:szCs w:val="20"/>
              </w:rPr>
            </w:pPr>
            <w:r w:rsidRPr="00596A3A">
              <w:rPr>
                <w:rFonts w:ascii="Arial" w:hAnsi="Arial" w:cs="Arial"/>
                <w:sz w:val="20"/>
                <w:szCs w:val="20"/>
              </w:rPr>
              <w:t>Paddle,</w:t>
            </w:r>
          </w:p>
          <w:p w14:paraId="00293173" w14:textId="2CC2F1BD" w:rsidR="00DA3E84" w:rsidRPr="00596A3A" w:rsidRDefault="00D25DDB" w:rsidP="00C80695">
            <w:pPr>
              <w:pStyle w:val="Texto"/>
              <w:numPr>
                <w:ilvl w:val="0"/>
                <w:numId w:val="108"/>
              </w:numPr>
              <w:ind w:left="993" w:hanging="284"/>
              <w:rPr>
                <w:rFonts w:ascii="Arial" w:hAnsi="Arial" w:cs="Arial"/>
                <w:sz w:val="20"/>
                <w:szCs w:val="20"/>
              </w:rPr>
            </w:pPr>
            <w:r w:rsidRPr="00596A3A">
              <w:rPr>
                <w:rFonts w:ascii="Arial" w:hAnsi="Arial" w:cs="Arial"/>
                <w:sz w:val="20"/>
                <w:szCs w:val="20"/>
              </w:rPr>
              <w:t>Recorridos para l</w:t>
            </w:r>
            <w:r w:rsidR="000414C2" w:rsidRPr="00596A3A">
              <w:rPr>
                <w:rFonts w:ascii="Arial" w:hAnsi="Arial" w:cs="Arial"/>
                <w:sz w:val="20"/>
                <w:szCs w:val="20"/>
              </w:rPr>
              <w:t xml:space="preserve">a observación de flora y fauna, </w:t>
            </w:r>
            <w:r w:rsidRPr="00596A3A">
              <w:rPr>
                <w:rFonts w:ascii="Arial" w:hAnsi="Arial" w:cs="Arial"/>
                <w:sz w:val="20"/>
                <w:szCs w:val="20"/>
              </w:rPr>
              <w:t>y</w:t>
            </w:r>
          </w:p>
          <w:p w14:paraId="475AA806" w14:textId="5D66CD63" w:rsidR="00DA3E84" w:rsidRPr="00596A3A" w:rsidRDefault="00D25DDB" w:rsidP="00C80695">
            <w:pPr>
              <w:pStyle w:val="Texto"/>
              <w:numPr>
                <w:ilvl w:val="0"/>
                <w:numId w:val="108"/>
              </w:numPr>
              <w:ind w:left="993" w:hanging="284"/>
              <w:rPr>
                <w:rFonts w:ascii="Arial" w:hAnsi="Arial" w:cs="Arial"/>
                <w:sz w:val="20"/>
                <w:szCs w:val="20"/>
              </w:rPr>
            </w:pPr>
            <w:r w:rsidRPr="00596A3A">
              <w:rPr>
                <w:rFonts w:ascii="Arial" w:hAnsi="Arial" w:cs="Arial"/>
                <w:sz w:val="20"/>
                <w:szCs w:val="20"/>
              </w:rPr>
              <w:t>Velerismo, tabla vela (windsurf), hobie cat,  o similares</w:t>
            </w:r>
          </w:p>
          <w:p w14:paraId="403C15D9" w14:textId="0CC22909" w:rsidR="00B54919" w:rsidRPr="00596A3A" w:rsidRDefault="00B54919" w:rsidP="00C80695">
            <w:pPr>
              <w:pStyle w:val="Texto"/>
              <w:numPr>
                <w:ilvl w:val="0"/>
                <w:numId w:val="64"/>
              </w:numPr>
              <w:rPr>
                <w:rFonts w:ascii="Arial" w:hAnsi="Arial" w:cs="Arial"/>
                <w:sz w:val="20"/>
                <w:szCs w:val="20"/>
              </w:rPr>
            </w:pPr>
            <w:r w:rsidRPr="00596A3A">
              <w:rPr>
                <w:rFonts w:ascii="Arial" w:hAnsi="Arial" w:cs="Arial"/>
                <w:sz w:val="20"/>
                <w:szCs w:val="20"/>
              </w:rPr>
              <w:t>Colecta científica de ejemplares de la vida silvestre</w:t>
            </w:r>
          </w:p>
          <w:p w14:paraId="5C1EF062" w14:textId="77777777" w:rsidR="00B54919" w:rsidRPr="00596A3A" w:rsidRDefault="00B54919" w:rsidP="00C80695">
            <w:pPr>
              <w:pStyle w:val="Texto"/>
              <w:numPr>
                <w:ilvl w:val="0"/>
                <w:numId w:val="64"/>
              </w:numPr>
              <w:rPr>
                <w:rFonts w:ascii="Arial" w:hAnsi="Arial" w:cs="Arial"/>
                <w:sz w:val="20"/>
                <w:szCs w:val="20"/>
              </w:rPr>
            </w:pPr>
            <w:r w:rsidRPr="00596A3A">
              <w:rPr>
                <w:rFonts w:ascii="Arial" w:hAnsi="Arial" w:cs="Arial"/>
                <w:sz w:val="20"/>
                <w:szCs w:val="20"/>
              </w:rPr>
              <w:t xml:space="preserve">Educación ambiental </w:t>
            </w:r>
          </w:p>
          <w:p w14:paraId="29F8D58A" w14:textId="77777777" w:rsidR="00B54919" w:rsidRPr="00596A3A" w:rsidRDefault="00B54919" w:rsidP="00C80695">
            <w:pPr>
              <w:pStyle w:val="Texto"/>
              <w:numPr>
                <w:ilvl w:val="0"/>
                <w:numId w:val="64"/>
              </w:numPr>
              <w:rPr>
                <w:rFonts w:ascii="Arial" w:hAnsi="Arial" w:cs="Arial"/>
                <w:sz w:val="20"/>
                <w:szCs w:val="20"/>
              </w:rPr>
            </w:pPr>
            <w:r w:rsidRPr="00596A3A">
              <w:rPr>
                <w:rFonts w:ascii="Arial" w:hAnsi="Arial" w:cs="Arial"/>
                <w:sz w:val="20"/>
                <w:szCs w:val="20"/>
              </w:rPr>
              <w:t xml:space="preserve">Filmaciones, actividades de fotografía, captura de imágenes o sonidos </w:t>
            </w:r>
          </w:p>
          <w:p w14:paraId="4A24E53A" w14:textId="77777777" w:rsidR="00B54919" w:rsidRPr="00596A3A" w:rsidRDefault="00B54919" w:rsidP="00C80695">
            <w:pPr>
              <w:pStyle w:val="Texto"/>
              <w:numPr>
                <w:ilvl w:val="0"/>
                <w:numId w:val="64"/>
              </w:numPr>
              <w:rPr>
                <w:rFonts w:ascii="Arial" w:hAnsi="Arial" w:cs="Arial"/>
                <w:sz w:val="20"/>
                <w:szCs w:val="20"/>
              </w:rPr>
            </w:pPr>
            <w:r w:rsidRPr="00596A3A">
              <w:rPr>
                <w:rFonts w:ascii="Arial" w:hAnsi="Arial" w:cs="Arial"/>
                <w:sz w:val="20"/>
                <w:szCs w:val="20"/>
              </w:rPr>
              <w:t xml:space="preserve">Investigación científica </w:t>
            </w:r>
          </w:p>
          <w:p w14:paraId="7134E146" w14:textId="77777777" w:rsidR="0096740E" w:rsidRPr="00596A3A" w:rsidRDefault="0096740E" w:rsidP="00C80695">
            <w:pPr>
              <w:pStyle w:val="Texto"/>
              <w:numPr>
                <w:ilvl w:val="0"/>
                <w:numId w:val="64"/>
              </w:numPr>
              <w:rPr>
                <w:rFonts w:ascii="Arial" w:hAnsi="Arial" w:cs="Arial"/>
                <w:sz w:val="20"/>
                <w:szCs w:val="20"/>
              </w:rPr>
            </w:pPr>
            <w:r w:rsidRPr="00596A3A">
              <w:rPr>
                <w:rFonts w:ascii="Arial" w:hAnsi="Arial" w:cs="Arial"/>
                <w:sz w:val="20"/>
                <w:szCs w:val="20"/>
              </w:rPr>
              <w:t>Monitoreo ambiental</w:t>
            </w:r>
          </w:p>
          <w:p w14:paraId="4EF41166" w14:textId="626777A6" w:rsidR="00D24317" w:rsidRPr="00596A3A" w:rsidRDefault="00D24317" w:rsidP="00C80695">
            <w:pPr>
              <w:pStyle w:val="Texto"/>
              <w:numPr>
                <w:ilvl w:val="0"/>
                <w:numId w:val="64"/>
              </w:numPr>
              <w:rPr>
                <w:rFonts w:ascii="Arial" w:hAnsi="Arial" w:cs="Arial"/>
                <w:sz w:val="20"/>
                <w:szCs w:val="20"/>
              </w:rPr>
            </w:pPr>
            <w:r w:rsidRPr="00596A3A">
              <w:rPr>
                <w:rFonts w:ascii="Arial" w:hAnsi="Arial" w:cs="Arial"/>
                <w:sz w:val="20"/>
                <w:szCs w:val="20"/>
              </w:rPr>
              <w:t>Navegación</w:t>
            </w:r>
          </w:p>
          <w:p w14:paraId="36FDA442" w14:textId="2EA372A2" w:rsidR="00612CFB" w:rsidRPr="00596A3A" w:rsidRDefault="00612CFB" w:rsidP="00C80695">
            <w:pPr>
              <w:pStyle w:val="Texto"/>
              <w:numPr>
                <w:ilvl w:val="0"/>
                <w:numId w:val="64"/>
              </w:numPr>
              <w:rPr>
                <w:rFonts w:ascii="Arial" w:hAnsi="Arial" w:cs="Arial"/>
                <w:sz w:val="20"/>
                <w:szCs w:val="20"/>
              </w:rPr>
            </w:pPr>
            <w:r w:rsidRPr="00596A3A">
              <w:rPr>
                <w:rFonts w:ascii="Arial" w:hAnsi="Arial" w:cs="Arial"/>
                <w:sz w:val="20"/>
                <w:szCs w:val="20"/>
              </w:rPr>
              <w:t>Pesca deportivo recreativa de captura y liberación</w:t>
            </w:r>
          </w:p>
          <w:p w14:paraId="047AB099" w14:textId="07FE6F61" w:rsidR="00B54919" w:rsidRPr="00596A3A" w:rsidRDefault="00B54919" w:rsidP="00C80695">
            <w:pPr>
              <w:pStyle w:val="Texto"/>
              <w:ind w:left="720"/>
              <w:rPr>
                <w:rFonts w:ascii="Arial" w:hAnsi="Arial" w:cs="Arial"/>
                <w:sz w:val="20"/>
                <w:szCs w:val="20"/>
              </w:rPr>
            </w:pPr>
          </w:p>
        </w:tc>
        <w:tc>
          <w:tcPr>
            <w:tcW w:w="2586" w:type="pct"/>
            <w:tcBorders>
              <w:top w:val="single" w:sz="6" w:space="0" w:color="auto"/>
              <w:left w:val="single" w:sz="6" w:space="0" w:color="auto"/>
              <w:bottom w:val="single" w:sz="6" w:space="0" w:color="auto"/>
              <w:right w:val="single" w:sz="6" w:space="0" w:color="auto"/>
            </w:tcBorders>
          </w:tcPr>
          <w:p w14:paraId="71D59ED8" w14:textId="77777777" w:rsidR="00B54919" w:rsidRPr="00596A3A" w:rsidRDefault="00B54919" w:rsidP="00C80695">
            <w:pPr>
              <w:pStyle w:val="Texto"/>
              <w:numPr>
                <w:ilvl w:val="0"/>
                <w:numId w:val="65"/>
              </w:numPr>
              <w:rPr>
                <w:rFonts w:ascii="Arial" w:hAnsi="Arial" w:cs="Arial"/>
                <w:sz w:val="20"/>
                <w:szCs w:val="20"/>
              </w:rPr>
            </w:pPr>
            <w:r w:rsidRPr="00596A3A">
              <w:rPr>
                <w:rFonts w:ascii="Arial" w:hAnsi="Arial" w:cs="Arial"/>
                <w:sz w:val="20"/>
                <w:szCs w:val="20"/>
              </w:rPr>
              <w:t xml:space="preserve">Alimentar, capturar, remover, extraer, retener o apropiarse de vida silvestre, salvo para colecta e investigación científica y monitoreo ambiental </w:t>
            </w:r>
          </w:p>
          <w:p w14:paraId="2B3BA654" w14:textId="77777777" w:rsidR="00B54919" w:rsidRPr="00596A3A" w:rsidRDefault="00B54919" w:rsidP="00C80695">
            <w:pPr>
              <w:pStyle w:val="Texto"/>
              <w:numPr>
                <w:ilvl w:val="0"/>
                <w:numId w:val="65"/>
              </w:numPr>
              <w:rPr>
                <w:rFonts w:ascii="Arial" w:hAnsi="Arial" w:cs="Arial"/>
                <w:sz w:val="20"/>
                <w:szCs w:val="20"/>
              </w:rPr>
            </w:pPr>
            <w:r w:rsidRPr="00596A3A">
              <w:rPr>
                <w:rFonts w:ascii="Arial" w:hAnsi="Arial" w:cs="Arial"/>
                <w:sz w:val="20"/>
                <w:szCs w:val="20"/>
              </w:rPr>
              <w:t>Alterar o destruir por cualquier medio o acción los sitios de alimentación, anidación, refugio o reproducción de especies silvestres</w:t>
            </w:r>
          </w:p>
          <w:p w14:paraId="2A68A089" w14:textId="77777777" w:rsidR="00B54919" w:rsidRPr="00596A3A" w:rsidRDefault="00B54919" w:rsidP="00C80695">
            <w:pPr>
              <w:pStyle w:val="Texto"/>
              <w:numPr>
                <w:ilvl w:val="0"/>
                <w:numId w:val="65"/>
              </w:numPr>
              <w:rPr>
                <w:rFonts w:ascii="Arial" w:hAnsi="Arial" w:cs="Arial"/>
                <w:sz w:val="20"/>
                <w:szCs w:val="20"/>
              </w:rPr>
            </w:pPr>
            <w:r w:rsidRPr="00596A3A">
              <w:rPr>
                <w:rFonts w:ascii="Arial" w:hAnsi="Arial" w:cs="Arial"/>
                <w:sz w:val="20"/>
                <w:szCs w:val="20"/>
              </w:rPr>
              <w:t>Arrojar, verter o descargar cualquier tipo de desechos orgánicos, residuos sólidos o líquidos o cualquier otro tipo de contaminante, al medio natural</w:t>
            </w:r>
          </w:p>
          <w:p w14:paraId="0AE36E35" w14:textId="64513950" w:rsidR="00B54919" w:rsidRPr="00596A3A" w:rsidRDefault="00033126" w:rsidP="00C80695">
            <w:pPr>
              <w:pStyle w:val="Texto"/>
              <w:numPr>
                <w:ilvl w:val="0"/>
                <w:numId w:val="65"/>
              </w:numPr>
              <w:rPr>
                <w:rFonts w:ascii="Arial" w:hAnsi="Arial" w:cs="Arial"/>
                <w:sz w:val="20"/>
                <w:szCs w:val="20"/>
              </w:rPr>
            </w:pPr>
            <w:r w:rsidRPr="00596A3A">
              <w:rPr>
                <w:rFonts w:ascii="Arial" w:hAnsi="Arial" w:cs="Arial"/>
                <w:sz w:val="20"/>
                <w:szCs w:val="20"/>
              </w:rPr>
              <w:t>Construcción de infraestructura</w:t>
            </w:r>
          </w:p>
          <w:p w14:paraId="520790D7" w14:textId="77777777" w:rsidR="00B54919" w:rsidRPr="00596A3A" w:rsidRDefault="00B54919" w:rsidP="00C80695">
            <w:pPr>
              <w:pStyle w:val="Texto"/>
              <w:numPr>
                <w:ilvl w:val="0"/>
                <w:numId w:val="65"/>
              </w:numPr>
              <w:rPr>
                <w:rFonts w:ascii="Arial" w:hAnsi="Arial" w:cs="Arial"/>
                <w:sz w:val="20"/>
                <w:szCs w:val="20"/>
              </w:rPr>
            </w:pPr>
            <w:r w:rsidRPr="00596A3A">
              <w:rPr>
                <w:rFonts w:ascii="Arial" w:hAnsi="Arial" w:cs="Arial"/>
                <w:sz w:val="20"/>
                <w:szCs w:val="20"/>
              </w:rPr>
              <w:t>Extracción de arena</w:t>
            </w:r>
          </w:p>
          <w:p w14:paraId="074C5AAE" w14:textId="403B5561" w:rsidR="00B54919" w:rsidRPr="00596A3A" w:rsidRDefault="00B54919" w:rsidP="00C80695">
            <w:pPr>
              <w:pStyle w:val="Texto"/>
              <w:numPr>
                <w:ilvl w:val="0"/>
                <w:numId w:val="65"/>
              </w:numPr>
              <w:rPr>
                <w:rFonts w:ascii="Arial" w:hAnsi="Arial" w:cs="Arial"/>
                <w:sz w:val="20"/>
                <w:szCs w:val="20"/>
              </w:rPr>
            </w:pPr>
            <w:r w:rsidRPr="00596A3A">
              <w:rPr>
                <w:rFonts w:ascii="Arial" w:hAnsi="Arial" w:cs="Arial"/>
                <w:sz w:val="20"/>
                <w:szCs w:val="20"/>
              </w:rPr>
              <w:t xml:space="preserve">Introducir ejemplares o poblaciones exóticos de la vida silvestre </w:t>
            </w:r>
            <w:r w:rsidR="005F4484" w:rsidRPr="00596A3A">
              <w:rPr>
                <w:rFonts w:ascii="Arial" w:hAnsi="Arial" w:cs="Arial"/>
                <w:sz w:val="20"/>
                <w:szCs w:val="20"/>
              </w:rPr>
              <w:t>*1</w:t>
            </w:r>
          </w:p>
          <w:p w14:paraId="173F7F22" w14:textId="77777777" w:rsidR="00B54919" w:rsidRPr="00596A3A" w:rsidRDefault="00B54919" w:rsidP="00C80695">
            <w:pPr>
              <w:pStyle w:val="Texto"/>
              <w:numPr>
                <w:ilvl w:val="0"/>
                <w:numId w:val="65"/>
              </w:numPr>
              <w:rPr>
                <w:rFonts w:ascii="Arial" w:hAnsi="Arial" w:cs="Arial"/>
                <w:sz w:val="20"/>
                <w:szCs w:val="20"/>
              </w:rPr>
            </w:pPr>
            <w:r w:rsidRPr="00596A3A">
              <w:rPr>
                <w:rFonts w:ascii="Arial" w:hAnsi="Arial" w:cs="Arial"/>
                <w:sz w:val="20"/>
                <w:szCs w:val="20"/>
              </w:rPr>
              <w:t>Introducir organismos genéticamente modificados</w:t>
            </w:r>
          </w:p>
          <w:p w14:paraId="79FCFE7C" w14:textId="5836523C" w:rsidR="00B54919" w:rsidRPr="00596A3A" w:rsidRDefault="00B54919" w:rsidP="00C80695">
            <w:pPr>
              <w:pStyle w:val="Texto"/>
              <w:numPr>
                <w:ilvl w:val="0"/>
                <w:numId w:val="65"/>
              </w:numPr>
              <w:rPr>
                <w:rFonts w:ascii="Arial" w:hAnsi="Arial" w:cs="Arial"/>
                <w:sz w:val="20"/>
                <w:szCs w:val="20"/>
              </w:rPr>
            </w:pPr>
            <w:r w:rsidRPr="00596A3A">
              <w:rPr>
                <w:rFonts w:ascii="Arial" w:hAnsi="Arial" w:cs="Arial"/>
                <w:sz w:val="20"/>
                <w:szCs w:val="20"/>
              </w:rPr>
              <w:t xml:space="preserve">Pesca </w:t>
            </w:r>
            <w:r w:rsidR="00612CFB" w:rsidRPr="00596A3A">
              <w:rPr>
                <w:rFonts w:ascii="Arial" w:hAnsi="Arial" w:cs="Arial"/>
                <w:sz w:val="20"/>
                <w:szCs w:val="20"/>
              </w:rPr>
              <w:t>comercial</w:t>
            </w:r>
          </w:p>
          <w:p w14:paraId="79BBD1A8" w14:textId="77777777" w:rsidR="00B54919" w:rsidRPr="00596A3A" w:rsidRDefault="00B54919" w:rsidP="00C80695">
            <w:pPr>
              <w:pStyle w:val="Texto"/>
              <w:numPr>
                <w:ilvl w:val="0"/>
                <w:numId w:val="65"/>
              </w:numPr>
              <w:rPr>
                <w:rFonts w:ascii="Arial" w:hAnsi="Arial" w:cs="Arial"/>
                <w:sz w:val="20"/>
                <w:szCs w:val="20"/>
              </w:rPr>
            </w:pPr>
            <w:r w:rsidRPr="00596A3A">
              <w:rPr>
                <w:rFonts w:ascii="Arial" w:hAnsi="Arial" w:cs="Arial"/>
                <w:sz w:val="20"/>
                <w:szCs w:val="20"/>
              </w:rPr>
              <w:t>Realizar actividades de explotación o aprovechamiento extractivo de cualquier tipo de recurso</w:t>
            </w:r>
          </w:p>
          <w:p w14:paraId="3567088D" w14:textId="77777777" w:rsidR="00B54919" w:rsidRPr="00596A3A" w:rsidRDefault="00B54919" w:rsidP="00C80695">
            <w:pPr>
              <w:pStyle w:val="Texto"/>
              <w:numPr>
                <w:ilvl w:val="0"/>
                <w:numId w:val="65"/>
              </w:numPr>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4CBFE010" w14:textId="77777777" w:rsidR="00B54919" w:rsidRPr="00596A3A" w:rsidRDefault="00B54919" w:rsidP="00C80695">
            <w:pPr>
              <w:pStyle w:val="Texto"/>
              <w:numPr>
                <w:ilvl w:val="0"/>
                <w:numId w:val="65"/>
              </w:numPr>
              <w:rPr>
                <w:rFonts w:ascii="Arial" w:hAnsi="Arial" w:cs="Arial"/>
                <w:sz w:val="20"/>
                <w:szCs w:val="20"/>
              </w:rPr>
            </w:pPr>
            <w:r w:rsidRPr="00596A3A">
              <w:rPr>
                <w:rFonts w:ascii="Arial" w:hAnsi="Arial" w:cs="Arial"/>
                <w:sz w:val="20"/>
                <w:szCs w:val="20"/>
              </w:rPr>
              <w:t xml:space="preserve">Remover o alterar el fondo marino o provocar suspensión de sedimentos </w:t>
            </w:r>
          </w:p>
          <w:p w14:paraId="7803B3A7" w14:textId="77777777" w:rsidR="00B54919" w:rsidRPr="00596A3A" w:rsidRDefault="00B54919" w:rsidP="00C80695">
            <w:pPr>
              <w:pStyle w:val="Texto"/>
              <w:numPr>
                <w:ilvl w:val="0"/>
                <w:numId w:val="65"/>
              </w:numPr>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411018CF" w14:textId="77777777" w:rsidR="00B54919" w:rsidRPr="00596A3A" w:rsidRDefault="00B54919" w:rsidP="00C80695">
            <w:pPr>
              <w:pStyle w:val="Texto"/>
              <w:numPr>
                <w:ilvl w:val="0"/>
                <w:numId w:val="65"/>
              </w:numPr>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tc>
      </w:tr>
      <w:tr w:rsidR="00B54919" w:rsidRPr="00596A3A" w14:paraId="58ECE073" w14:textId="77777777" w:rsidTr="00D103F7">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5E3957DF" w14:textId="1B3E3FAB" w:rsidR="00B54919" w:rsidRPr="00596A3A" w:rsidRDefault="005F4484" w:rsidP="00C80695">
            <w:pPr>
              <w:pStyle w:val="Texto"/>
              <w:rPr>
                <w:rFonts w:ascii="Arial" w:hAnsi="Arial" w:cs="Arial"/>
                <w:sz w:val="20"/>
                <w:szCs w:val="20"/>
              </w:rPr>
            </w:pPr>
            <w:r w:rsidRPr="00596A3A">
              <w:rPr>
                <w:rFonts w:ascii="Arial" w:hAnsi="Arial" w:cs="Arial"/>
                <w:sz w:val="20"/>
                <w:szCs w:val="20"/>
              </w:rPr>
              <w:t>1. C</w:t>
            </w:r>
            <w:r w:rsidR="00B54919" w:rsidRPr="00596A3A">
              <w:rPr>
                <w:rFonts w:ascii="Arial" w:hAnsi="Arial" w:cs="Arial"/>
                <w:sz w:val="20"/>
                <w:szCs w:val="20"/>
              </w:rPr>
              <w:t>onforme a lo previsto por el artículo 3, fracciones XIV y XVIIl de la Ley General de Vida Silvestre.</w:t>
            </w:r>
          </w:p>
        </w:tc>
      </w:tr>
    </w:tbl>
    <w:p w14:paraId="126B7ED6" w14:textId="77777777" w:rsidR="00B54919" w:rsidRPr="00596A3A" w:rsidRDefault="00B54919" w:rsidP="00C80695">
      <w:pPr>
        <w:pStyle w:val="Texto"/>
        <w:rPr>
          <w:rFonts w:ascii="Arial" w:hAnsi="Arial" w:cs="Arial"/>
          <w:b/>
          <w:sz w:val="20"/>
          <w:szCs w:val="20"/>
        </w:rPr>
      </w:pPr>
    </w:p>
    <w:p w14:paraId="40ED902A" w14:textId="77777777" w:rsidR="00B54919" w:rsidRPr="00596A3A" w:rsidRDefault="00B54919" w:rsidP="00C80695">
      <w:pPr>
        <w:pStyle w:val="Default"/>
        <w:jc w:val="center"/>
        <w:rPr>
          <w:rFonts w:ascii="Arial" w:hAnsi="Arial" w:cs="Arial"/>
          <w:color w:val="auto"/>
        </w:rPr>
      </w:pPr>
      <w:r w:rsidRPr="00596A3A">
        <w:rPr>
          <w:rFonts w:ascii="Arial" w:hAnsi="Arial" w:cs="Arial"/>
          <w:noProof/>
          <w:color w:val="auto"/>
          <w:lang w:val="es-ES" w:eastAsia="es-ES"/>
        </w:rPr>
        <w:lastRenderedPageBreak/>
        <w:drawing>
          <wp:inline distT="0" distB="0" distL="0" distR="0" wp14:anchorId="483CECC9" wp14:editId="6454C710">
            <wp:extent cx="4450909" cy="5760000"/>
            <wp:effectExtent l="0" t="0" r="6985" b="0"/>
            <wp:docPr id="27" name="Imagen 27" descr="C:\SIG\RB Caribe Mexicano 2016\Subzonificacion 2017\img\13feb\RBCM_Subzonificacion_13feb_Preservacion_talud_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G\RB Caribe Mexicano 2016\Subzonificacion 2017\img\13feb\RBCM_Subzonificacion_13feb_Preservacion_talud_SK.jpg"/>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4450909" cy="5760000"/>
                    </a:xfrm>
                    <a:prstGeom prst="rect">
                      <a:avLst/>
                    </a:prstGeom>
                    <a:noFill/>
                    <a:ln>
                      <a:noFill/>
                    </a:ln>
                  </pic:spPr>
                </pic:pic>
              </a:graphicData>
            </a:graphic>
          </wp:inline>
        </w:drawing>
      </w:r>
    </w:p>
    <w:p w14:paraId="74C06C7A" w14:textId="77777777" w:rsidR="00B54919" w:rsidRPr="00596A3A" w:rsidRDefault="00B54919" w:rsidP="00C80695">
      <w:pPr>
        <w:pStyle w:val="Default"/>
        <w:rPr>
          <w:rFonts w:ascii="Arial" w:hAnsi="Arial" w:cs="Arial"/>
          <w:color w:val="auto"/>
        </w:rPr>
      </w:pPr>
    </w:p>
    <w:p w14:paraId="150E80A1" w14:textId="77777777" w:rsidR="00B54919" w:rsidRPr="00596A3A" w:rsidRDefault="00B54919" w:rsidP="00C80695">
      <w:pPr>
        <w:pStyle w:val="Ttulo3"/>
        <w:spacing w:before="0"/>
        <w:rPr>
          <w:color w:val="auto"/>
        </w:rPr>
      </w:pPr>
      <w:bookmarkStart w:id="152" w:name="_Toc475357020"/>
      <w:bookmarkStart w:id="153" w:name="_Toc483396505"/>
      <w:r w:rsidRPr="00596A3A">
        <w:rPr>
          <w:color w:val="auto"/>
        </w:rPr>
        <w:t>Subzona de Preservación Uaymil- Xahuayxol</w:t>
      </w:r>
      <w:bookmarkEnd w:id="152"/>
      <w:bookmarkEnd w:id="153"/>
    </w:p>
    <w:p w14:paraId="68696126" w14:textId="77777777" w:rsidR="00B54919" w:rsidRPr="00596A3A" w:rsidRDefault="00B54919" w:rsidP="00C80695">
      <w:pPr>
        <w:pStyle w:val="Texto"/>
        <w:jc w:val="both"/>
        <w:rPr>
          <w:rFonts w:ascii="Arial" w:hAnsi="Arial" w:cs="Arial"/>
          <w:sz w:val="22"/>
          <w:szCs w:val="22"/>
        </w:rPr>
      </w:pPr>
    </w:p>
    <w:p w14:paraId="2DC0E5A4" w14:textId="49BAD9FC" w:rsidR="00B54919" w:rsidRPr="00596A3A" w:rsidRDefault="00B54919" w:rsidP="00C80695">
      <w:pPr>
        <w:pStyle w:val="Texto"/>
        <w:jc w:val="both"/>
        <w:rPr>
          <w:rFonts w:ascii="Arial" w:hAnsi="Arial" w:cs="Arial"/>
          <w:sz w:val="22"/>
          <w:szCs w:val="22"/>
        </w:rPr>
      </w:pPr>
      <w:r w:rsidRPr="00596A3A">
        <w:rPr>
          <w:rFonts w:ascii="Arial" w:hAnsi="Arial" w:cs="Arial"/>
          <w:sz w:val="22"/>
          <w:szCs w:val="22"/>
        </w:rPr>
        <w:t>Esta subzona presenta un</w:t>
      </w:r>
      <w:r w:rsidR="00462A5A" w:rsidRPr="00596A3A">
        <w:rPr>
          <w:rFonts w:ascii="Arial" w:hAnsi="Arial" w:cs="Arial"/>
          <w:sz w:val="22"/>
          <w:szCs w:val="22"/>
        </w:rPr>
        <w:t>a superficie total de 10,335.88</w:t>
      </w:r>
      <w:r w:rsidRPr="00596A3A">
        <w:rPr>
          <w:rFonts w:ascii="Arial" w:hAnsi="Arial" w:cs="Arial"/>
          <w:sz w:val="22"/>
          <w:szCs w:val="22"/>
        </w:rPr>
        <w:t xml:space="preserve"> hectáreas, conformada por dos polígonos marinos localizados al sur del estado de Quintana Roo, entre la Reserva de la Biosfera Sian Ka´an y el Parque Nacional Arrecifes de Xcalak. Dichos polígonos abarcan una franja colindante a la costa, de aproximadamente 2 km de ancho que incluye las estructuras arrecifales presentes en el sitio. </w:t>
      </w:r>
    </w:p>
    <w:p w14:paraId="5C36A190" w14:textId="77777777" w:rsidR="00B54919" w:rsidRPr="00596A3A" w:rsidRDefault="00B54919" w:rsidP="00C80695">
      <w:pPr>
        <w:pStyle w:val="Texto"/>
        <w:jc w:val="both"/>
        <w:rPr>
          <w:rFonts w:ascii="Arial" w:hAnsi="Arial" w:cs="Arial"/>
          <w:sz w:val="22"/>
          <w:szCs w:val="22"/>
        </w:rPr>
      </w:pPr>
    </w:p>
    <w:p w14:paraId="36E0FB1D" w14:textId="3E4A90CE" w:rsidR="00B54919" w:rsidRPr="00596A3A" w:rsidRDefault="00B54919" w:rsidP="00C80695">
      <w:pPr>
        <w:pStyle w:val="Texto"/>
        <w:jc w:val="both"/>
        <w:rPr>
          <w:rFonts w:ascii="Arial" w:hAnsi="Arial" w:cs="Arial"/>
          <w:sz w:val="22"/>
          <w:szCs w:val="22"/>
        </w:rPr>
      </w:pPr>
      <w:r w:rsidRPr="00596A3A">
        <w:rPr>
          <w:rFonts w:ascii="Arial" w:hAnsi="Arial" w:cs="Arial"/>
          <w:sz w:val="22"/>
          <w:szCs w:val="22"/>
        </w:rPr>
        <w:t>El primer polígono (7,741.84 hectáreas) abarca desde el límite sur de la Reserva de la Biosfera Sian Ka’an hasta la altura del camino de acceso a la localidad Sol y Mar (Marco geoestadístico nacional 2016), y el segundo (2,594. hectáreas) desde la altura del camino de acceso a la Localidad Costa Cristal (Marco geoestadístico nacional 2016) hasta el límite norte del Parque Nacional Arrecifes de Xcalak.</w:t>
      </w:r>
    </w:p>
    <w:p w14:paraId="700E4D4A" w14:textId="77777777" w:rsidR="00B54919" w:rsidRPr="00596A3A" w:rsidRDefault="00B54919" w:rsidP="00C80695">
      <w:pPr>
        <w:pStyle w:val="Default"/>
        <w:rPr>
          <w:rFonts w:ascii="Arial" w:hAnsi="Arial" w:cs="Arial"/>
          <w:color w:val="auto"/>
          <w:sz w:val="22"/>
          <w:szCs w:val="22"/>
        </w:rPr>
      </w:pPr>
    </w:p>
    <w:p w14:paraId="6FB81434" w14:textId="4E051A02" w:rsidR="00B54919" w:rsidRPr="00596A3A" w:rsidRDefault="00B54919" w:rsidP="00C80695">
      <w:pPr>
        <w:spacing w:before="0" w:after="0" w:line="240" w:lineRule="auto"/>
        <w:rPr>
          <w:rFonts w:ascii="Arial" w:hAnsi="Arial" w:cs="Arial"/>
        </w:rPr>
      </w:pPr>
      <w:r w:rsidRPr="00596A3A">
        <w:rPr>
          <w:rFonts w:ascii="Arial" w:hAnsi="Arial" w:cs="Arial"/>
        </w:rPr>
        <w:lastRenderedPageBreak/>
        <w:t xml:space="preserve">Dichos arrecifes forman parte del Sistema Arrecifal Mesoamericano, el cual contiene el sistema arrecifal más largo del Océano Atlántico y constituye un esfuerzo conjunto de los gobiernos de México, Belice, Guatemala y Honduras por salvaguardar la biodiversidad que se encuentra en esta ecoregión, abordando los temas desde el punto de vista de diversidad de hábitats, procesos ecológicos de mesoescala, así como de los disturbios naturales y de las amenazas antropogénicas (Kramer y Kramer, 2002; SAM, 2004). </w:t>
      </w:r>
    </w:p>
    <w:p w14:paraId="03EC068E" w14:textId="77777777" w:rsidR="00B54919" w:rsidRPr="00596A3A" w:rsidRDefault="00B54919" w:rsidP="00C80695">
      <w:pPr>
        <w:pStyle w:val="Default"/>
        <w:rPr>
          <w:rFonts w:ascii="Arial" w:hAnsi="Arial" w:cs="Arial"/>
          <w:color w:val="auto"/>
          <w:sz w:val="22"/>
          <w:szCs w:val="22"/>
        </w:rPr>
      </w:pPr>
    </w:p>
    <w:p w14:paraId="10C42C36" w14:textId="23190117" w:rsidR="00B54919" w:rsidRPr="00596A3A" w:rsidRDefault="00B54919" w:rsidP="00C80695">
      <w:pPr>
        <w:spacing w:before="0" w:after="0" w:line="240" w:lineRule="auto"/>
        <w:rPr>
          <w:rFonts w:ascii="Arial" w:hAnsi="Arial" w:cs="Arial"/>
        </w:rPr>
      </w:pPr>
      <w:r w:rsidRPr="00596A3A">
        <w:rPr>
          <w:rFonts w:ascii="Arial" w:hAnsi="Arial" w:cs="Arial"/>
        </w:rPr>
        <w:t xml:space="preserve">De conformidad con González-Salas </w:t>
      </w:r>
      <w:r w:rsidRPr="00596A3A">
        <w:rPr>
          <w:rFonts w:ascii="Arial" w:hAnsi="Arial" w:cs="Arial"/>
          <w:i/>
        </w:rPr>
        <w:t>et al</w:t>
      </w:r>
      <w:r w:rsidRPr="00596A3A">
        <w:rPr>
          <w:rFonts w:ascii="Arial" w:hAnsi="Arial" w:cs="Arial"/>
        </w:rPr>
        <w:t xml:space="preserve">. (2003a, 2003b y 2003c), los arrecifes de Xahuayxol son arrecifes de franja que se encuentran bajo la “sombra” de Banco Chinchorro, lo cual permite que presenten terrazas bien desarrolladas en el arrecife anterior, con presencia de cavernas y arrecifes anteriores que se extienden casi hasta la playa.  En estos arrecifes, las especies </w:t>
      </w:r>
      <w:r w:rsidRPr="00596A3A">
        <w:rPr>
          <w:rFonts w:ascii="Arial" w:hAnsi="Arial" w:cs="Arial"/>
          <w:i/>
        </w:rPr>
        <w:t>Orbicella annularis</w:t>
      </w:r>
      <w:r w:rsidRPr="00596A3A">
        <w:rPr>
          <w:rFonts w:ascii="Arial" w:hAnsi="Arial" w:cs="Arial"/>
        </w:rPr>
        <w:t xml:space="preserve"> y </w:t>
      </w:r>
      <w:r w:rsidRPr="00596A3A">
        <w:rPr>
          <w:rFonts w:ascii="Arial" w:hAnsi="Arial" w:cs="Arial"/>
          <w:i/>
        </w:rPr>
        <w:t>Orbicella faveolata</w:t>
      </w:r>
      <w:r w:rsidRPr="00596A3A">
        <w:rPr>
          <w:rFonts w:ascii="Arial" w:hAnsi="Arial" w:cs="Arial"/>
        </w:rPr>
        <w:t xml:space="preserve"> tienen gran importancia en la construcción de la estructura arrecifal (Rodríguez-Zaragoza y Arias-González, 2015).  Ahora bien, las especies </w:t>
      </w:r>
      <w:r w:rsidR="00D74CB8" w:rsidRPr="00596A3A">
        <w:rPr>
          <w:rFonts w:ascii="Arial" w:hAnsi="Arial" w:cs="Arial"/>
          <w:i/>
          <w:iCs/>
          <w:sz w:val="20"/>
          <w:szCs w:val="20"/>
        </w:rPr>
        <w:t>Orbicella</w:t>
      </w:r>
      <w:r w:rsidR="00D74CB8" w:rsidRPr="00596A3A" w:rsidDel="00D74CB8">
        <w:rPr>
          <w:rFonts w:ascii="Arial" w:hAnsi="Arial" w:cs="Arial"/>
          <w:i/>
        </w:rPr>
        <w:t xml:space="preserve"> </w:t>
      </w:r>
      <w:r w:rsidRPr="00596A3A">
        <w:rPr>
          <w:rFonts w:ascii="Arial" w:hAnsi="Arial" w:cs="Arial"/>
          <w:i/>
        </w:rPr>
        <w:t>cavernosa, Agaricia agaricites, Porites astreoides, Agaricia agaricites, Siderastrea radians</w:t>
      </w:r>
      <w:r w:rsidRPr="00596A3A">
        <w:rPr>
          <w:rFonts w:ascii="Arial" w:hAnsi="Arial" w:cs="Arial"/>
        </w:rPr>
        <w:t xml:space="preserve"> son las principales especies presentes, mientras que se encuentra gran presencia de algas Turf, conjuntamente con ejemplares del género Dictyota (Merediz, 2012).   </w:t>
      </w:r>
    </w:p>
    <w:p w14:paraId="50E0D70D" w14:textId="77777777" w:rsidR="00B54919" w:rsidRPr="00596A3A" w:rsidRDefault="00B54919" w:rsidP="00C80695">
      <w:pPr>
        <w:pStyle w:val="Default"/>
        <w:rPr>
          <w:rFonts w:ascii="Arial" w:hAnsi="Arial" w:cs="Arial"/>
          <w:color w:val="auto"/>
          <w:sz w:val="22"/>
          <w:szCs w:val="22"/>
        </w:rPr>
      </w:pPr>
    </w:p>
    <w:p w14:paraId="5CA6F9D8" w14:textId="77777777" w:rsidR="00B54919" w:rsidRPr="00596A3A" w:rsidRDefault="00B54919" w:rsidP="00C80695">
      <w:pPr>
        <w:spacing w:before="0" w:after="0" w:line="240" w:lineRule="auto"/>
        <w:rPr>
          <w:rFonts w:ascii="Arial" w:hAnsi="Arial" w:cs="Arial"/>
        </w:rPr>
      </w:pPr>
      <w:r w:rsidRPr="00596A3A">
        <w:rPr>
          <w:rFonts w:ascii="Arial" w:hAnsi="Arial" w:cs="Arial"/>
        </w:rPr>
        <w:t xml:space="preserve">Las agregaciones reproductivas de peces representan un proceso ecológico vulnerable, ocurren en el mismo sitio cada año y diferentes especies pueden usar la misma área. En algunas especies los individuos viajan largas distancias para reproducirse en grandes grupos incluyendo especies de importancia comercial como el mero (Serranidae) y el pargo (Lujtanidae). Su preservación es importante, ya que sus poblaciones han disminuido poniendo en riesgo el stock pesquero y los beneficios ecológicos y económicos que proveen. </w:t>
      </w:r>
    </w:p>
    <w:p w14:paraId="0CCBB16F" w14:textId="77777777" w:rsidR="00B54919" w:rsidRPr="00596A3A" w:rsidRDefault="00B54919" w:rsidP="00C80695">
      <w:pPr>
        <w:spacing w:before="0" w:after="0" w:line="240" w:lineRule="auto"/>
        <w:rPr>
          <w:rFonts w:ascii="Arial" w:hAnsi="Arial" w:cs="Arial"/>
        </w:rPr>
      </w:pPr>
    </w:p>
    <w:p w14:paraId="47542268" w14:textId="77777777" w:rsidR="00492BA2" w:rsidRDefault="00492BA2" w:rsidP="00C80695">
      <w:pPr>
        <w:spacing w:before="0" w:after="0" w:line="240" w:lineRule="auto"/>
        <w:rPr>
          <w:rFonts w:ascii="Arial" w:hAnsi="Arial" w:cs="Arial"/>
        </w:rPr>
      </w:pPr>
    </w:p>
    <w:p w14:paraId="7D629A41" w14:textId="77777777" w:rsidR="00B54919" w:rsidRPr="00596A3A" w:rsidRDefault="00B54919" w:rsidP="00C80695">
      <w:pPr>
        <w:spacing w:before="0" w:after="0" w:line="240" w:lineRule="auto"/>
        <w:rPr>
          <w:rFonts w:ascii="Arial" w:hAnsi="Arial" w:cs="Arial"/>
        </w:rPr>
      </w:pPr>
      <w:r w:rsidRPr="00596A3A">
        <w:rPr>
          <w:rFonts w:ascii="Arial" w:hAnsi="Arial" w:cs="Arial"/>
        </w:rPr>
        <w:t>Información sobre usos…</w:t>
      </w:r>
    </w:p>
    <w:p w14:paraId="4AC4B2E3" w14:textId="77777777" w:rsidR="00B54919" w:rsidRPr="00596A3A" w:rsidRDefault="00B54919" w:rsidP="00C80695">
      <w:pPr>
        <w:pStyle w:val="Default"/>
        <w:rPr>
          <w:rFonts w:ascii="Arial" w:hAnsi="Arial" w:cs="Arial"/>
          <w:color w:val="auto"/>
          <w:sz w:val="22"/>
          <w:szCs w:val="22"/>
        </w:rPr>
      </w:pPr>
    </w:p>
    <w:tbl>
      <w:tblPr>
        <w:tblW w:w="5000" w:type="pct"/>
        <w:tblCellMar>
          <w:left w:w="72" w:type="dxa"/>
          <w:right w:w="72" w:type="dxa"/>
        </w:tblCellMar>
        <w:tblLook w:val="0000" w:firstRow="0" w:lastRow="0" w:firstColumn="0" w:lastColumn="0" w:noHBand="0" w:noVBand="0"/>
      </w:tblPr>
      <w:tblGrid>
        <w:gridCol w:w="4589"/>
        <w:gridCol w:w="4915"/>
      </w:tblGrid>
      <w:tr w:rsidR="00CF435B" w:rsidRPr="00596A3A" w14:paraId="2B45DA7E" w14:textId="77777777" w:rsidTr="00D103F7">
        <w:trPr>
          <w:trHeight w:val="384"/>
        </w:trPr>
        <w:tc>
          <w:tcPr>
            <w:tcW w:w="5000" w:type="pct"/>
            <w:gridSpan w:val="2"/>
            <w:tcBorders>
              <w:top w:val="single" w:sz="6" w:space="0" w:color="auto"/>
              <w:left w:val="single" w:sz="6" w:space="0" w:color="auto"/>
              <w:bottom w:val="single" w:sz="6" w:space="0" w:color="auto"/>
              <w:right w:val="single" w:sz="6" w:space="0" w:color="auto"/>
            </w:tcBorders>
          </w:tcPr>
          <w:p w14:paraId="770F914B"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SUBZONA DE PRESERVACIÓN UAYMIL - XAHUAYXOL</w:t>
            </w:r>
          </w:p>
        </w:tc>
      </w:tr>
      <w:tr w:rsidR="00CF435B" w:rsidRPr="00596A3A" w14:paraId="2FFEECA9" w14:textId="77777777" w:rsidTr="00D103F7">
        <w:trPr>
          <w:trHeight w:val="417"/>
        </w:trPr>
        <w:tc>
          <w:tcPr>
            <w:tcW w:w="2414" w:type="pct"/>
            <w:tcBorders>
              <w:top w:val="single" w:sz="6" w:space="0" w:color="auto"/>
              <w:left w:val="single" w:sz="6" w:space="0" w:color="auto"/>
              <w:bottom w:val="single" w:sz="6" w:space="0" w:color="auto"/>
              <w:right w:val="single" w:sz="6" w:space="0" w:color="auto"/>
            </w:tcBorders>
          </w:tcPr>
          <w:p w14:paraId="31DBCAFF"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58076D74"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301697C8"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61C9C9FD" w14:textId="37AE3817" w:rsidR="00B54919" w:rsidRPr="00596A3A" w:rsidRDefault="00B54919" w:rsidP="00C80695">
            <w:pPr>
              <w:pStyle w:val="Texto"/>
              <w:numPr>
                <w:ilvl w:val="0"/>
                <w:numId w:val="67"/>
              </w:numPr>
              <w:rPr>
                <w:rFonts w:ascii="Arial" w:hAnsi="Arial" w:cs="Arial"/>
                <w:sz w:val="20"/>
                <w:szCs w:val="20"/>
              </w:rPr>
            </w:pPr>
            <w:r w:rsidRPr="00596A3A">
              <w:rPr>
                <w:rFonts w:ascii="Arial" w:hAnsi="Arial" w:cs="Arial"/>
                <w:sz w:val="20"/>
                <w:szCs w:val="20"/>
              </w:rPr>
              <w:t xml:space="preserve">Actividades productivas </w:t>
            </w:r>
            <w:r w:rsidR="000414C2" w:rsidRPr="00596A3A">
              <w:rPr>
                <w:rFonts w:ascii="Arial" w:hAnsi="Arial" w:cs="Arial"/>
                <w:sz w:val="20"/>
                <w:szCs w:val="20"/>
              </w:rPr>
              <w:t>de bajo impacto:</w:t>
            </w:r>
          </w:p>
          <w:p w14:paraId="73141C5E" w14:textId="77777777" w:rsidR="00A04953" w:rsidRPr="00596A3A" w:rsidRDefault="00EA4E47" w:rsidP="00C80695">
            <w:pPr>
              <w:pStyle w:val="Default"/>
              <w:numPr>
                <w:ilvl w:val="0"/>
                <w:numId w:val="93"/>
              </w:numPr>
              <w:ind w:left="993" w:hanging="284"/>
              <w:rPr>
                <w:rFonts w:ascii="Arial" w:hAnsi="Arial" w:cs="Arial"/>
                <w:sz w:val="20"/>
                <w:szCs w:val="20"/>
              </w:rPr>
            </w:pPr>
            <w:r w:rsidRPr="00596A3A">
              <w:rPr>
                <w:rFonts w:ascii="Arial" w:hAnsi="Arial" w:cs="Arial"/>
                <w:sz w:val="20"/>
                <w:szCs w:val="20"/>
              </w:rPr>
              <w:t xml:space="preserve">Buceo, </w:t>
            </w:r>
          </w:p>
          <w:p w14:paraId="65913FA7" w14:textId="77777777" w:rsidR="00A04953" w:rsidRPr="00596A3A" w:rsidRDefault="00EA4E47" w:rsidP="00C80695">
            <w:pPr>
              <w:pStyle w:val="Default"/>
              <w:numPr>
                <w:ilvl w:val="0"/>
                <w:numId w:val="93"/>
              </w:numPr>
              <w:ind w:left="993" w:hanging="284"/>
              <w:rPr>
                <w:rFonts w:ascii="Arial" w:hAnsi="Arial" w:cs="Arial"/>
                <w:sz w:val="20"/>
                <w:szCs w:val="20"/>
              </w:rPr>
            </w:pPr>
            <w:r w:rsidRPr="00596A3A">
              <w:rPr>
                <w:rFonts w:ascii="Arial" w:hAnsi="Arial" w:cs="Arial"/>
                <w:sz w:val="20"/>
                <w:szCs w:val="20"/>
              </w:rPr>
              <w:t xml:space="preserve">Esnorquel, </w:t>
            </w:r>
          </w:p>
          <w:p w14:paraId="1043CD1A" w14:textId="77777777" w:rsidR="00A04953" w:rsidRPr="00596A3A" w:rsidRDefault="00EA4E47" w:rsidP="00C80695">
            <w:pPr>
              <w:pStyle w:val="Default"/>
              <w:numPr>
                <w:ilvl w:val="0"/>
                <w:numId w:val="93"/>
              </w:numPr>
              <w:ind w:left="993" w:hanging="284"/>
              <w:rPr>
                <w:rFonts w:ascii="Arial" w:hAnsi="Arial" w:cs="Arial"/>
                <w:sz w:val="20"/>
                <w:szCs w:val="20"/>
              </w:rPr>
            </w:pPr>
            <w:r w:rsidRPr="00596A3A">
              <w:rPr>
                <w:rFonts w:ascii="Arial" w:hAnsi="Arial" w:cs="Arial"/>
                <w:sz w:val="20"/>
                <w:szCs w:val="20"/>
              </w:rPr>
              <w:t>Kayak,</w:t>
            </w:r>
          </w:p>
          <w:p w14:paraId="14201359" w14:textId="77777777" w:rsidR="00A04953" w:rsidRPr="00596A3A" w:rsidRDefault="00EA4E47" w:rsidP="00C80695">
            <w:pPr>
              <w:pStyle w:val="Default"/>
              <w:numPr>
                <w:ilvl w:val="0"/>
                <w:numId w:val="93"/>
              </w:numPr>
              <w:ind w:left="993" w:hanging="284"/>
              <w:rPr>
                <w:rFonts w:ascii="Arial" w:hAnsi="Arial" w:cs="Arial"/>
                <w:sz w:val="20"/>
                <w:szCs w:val="20"/>
              </w:rPr>
            </w:pPr>
            <w:r w:rsidRPr="00596A3A">
              <w:rPr>
                <w:rFonts w:ascii="Arial" w:hAnsi="Arial" w:cs="Arial"/>
                <w:sz w:val="20"/>
                <w:szCs w:val="20"/>
              </w:rPr>
              <w:t>Kitesurf,</w:t>
            </w:r>
          </w:p>
          <w:p w14:paraId="2D92F9F3" w14:textId="77777777" w:rsidR="00A04953" w:rsidRPr="00596A3A" w:rsidRDefault="00EA4E47" w:rsidP="00C80695">
            <w:pPr>
              <w:pStyle w:val="Default"/>
              <w:numPr>
                <w:ilvl w:val="0"/>
                <w:numId w:val="93"/>
              </w:numPr>
              <w:ind w:left="993" w:hanging="284"/>
              <w:rPr>
                <w:rFonts w:ascii="Arial" w:hAnsi="Arial" w:cs="Arial"/>
                <w:sz w:val="20"/>
                <w:szCs w:val="20"/>
              </w:rPr>
            </w:pPr>
            <w:r w:rsidRPr="00596A3A">
              <w:rPr>
                <w:rFonts w:ascii="Arial" w:hAnsi="Arial" w:cs="Arial"/>
                <w:sz w:val="20"/>
                <w:szCs w:val="20"/>
              </w:rPr>
              <w:t xml:space="preserve">Natación, </w:t>
            </w:r>
          </w:p>
          <w:p w14:paraId="7A8BB717" w14:textId="2CE124E3" w:rsidR="00A04953" w:rsidRPr="00596A3A" w:rsidRDefault="00B46F22" w:rsidP="00C80695">
            <w:pPr>
              <w:pStyle w:val="Default"/>
              <w:numPr>
                <w:ilvl w:val="0"/>
                <w:numId w:val="93"/>
              </w:numPr>
              <w:ind w:left="993" w:hanging="284"/>
              <w:rPr>
                <w:rFonts w:ascii="Arial" w:hAnsi="Arial" w:cs="Arial"/>
                <w:sz w:val="20"/>
                <w:szCs w:val="20"/>
              </w:rPr>
            </w:pPr>
            <w:r w:rsidRPr="00596A3A">
              <w:rPr>
                <w:rFonts w:ascii="Arial" w:hAnsi="Arial" w:cs="Arial"/>
                <w:sz w:val="20"/>
                <w:szCs w:val="20"/>
              </w:rPr>
              <w:t>Paddle,</w:t>
            </w:r>
          </w:p>
          <w:p w14:paraId="5CFBE910" w14:textId="682D5FEB" w:rsidR="00A04953" w:rsidRPr="00596A3A" w:rsidRDefault="00EA4E47" w:rsidP="00C80695">
            <w:pPr>
              <w:pStyle w:val="Default"/>
              <w:numPr>
                <w:ilvl w:val="0"/>
                <w:numId w:val="93"/>
              </w:numPr>
              <w:ind w:left="993" w:hanging="284"/>
              <w:rPr>
                <w:rFonts w:ascii="Arial" w:hAnsi="Arial" w:cs="Arial"/>
                <w:sz w:val="20"/>
                <w:szCs w:val="20"/>
              </w:rPr>
            </w:pPr>
            <w:r w:rsidRPr="00596A3A">
              <w:rPr>
                <w:rFonts w:ascii="Arial" w:hAnsi="Arial" w:cs="Arial"/>
                <w:sz w:val="20"/>
                <w:szCs w:val="20"/>
              </w:rPr>
              <w:t>Recorridos para observación de flora y fauna</w:t>
            </w:r>
            <w:r w:rsidR="00B46F22" w:rsidRPr="00596A3A">
              <w:rPr>
                <w:rFonts w:ascii="Arial" w:hAnsi="Arial" w:cs="Arial"/>
                <w:sz w:val="20"/>
                <w:szCs w:val="20"/>
              </w:rPr>
              <w:t>, y</w:t>
            </w:r>
          </w:p>
          <w:p w14:paraId="4728E075" w14:textId="0CD14C48" w:rsidR="00A04953" w:rsidRPr="00596A3A" w:rsidRDefault="00EA4E47" w:rsidP="00C80695">
            <w:pPr>
              <w:pStyle w:val="Default"/>
              <w:numPr>
                <w:ilvl w:val="0"/>
                <w:numId w:val="93"/>
              </w:numPr>
              <w:ind w:left="993" w:hanging="284"/>
              <w:rPr>
                <w:rFonts w:ascii="Arial" w:hAnsi="Arial" w:cs="Arial"/>
                <w:sz w:val="20"/>
                <w:szCs w:val="20"/>
              </w:rPr>
            </w:pPr>
            <w:r w:rsidRPr="00596A3A">
              <w:rPr>
                <w:rFonts w:ascii="Arial" w:hAnsi="Arial" w:cs="Arial"/>
                <w:sz w:val="20"/>
                <w:szCs w:val="20"/>
              </w:rPr>
              <w:t>Velerismo, tabla vela (windsurf), hobie cat, o similares</w:t>
            </w:r>
          </w:p>
          <w:p w14:paraId="1556CA67" w14:textId="77777777" w:rsidR="00B54919" w:rsidRPr="00596A3A" w:rsidRDefault="00B54919" w:rsidP="00C80695">
            <w:pPr>
              <w:pStyle w:val="Texto"/>
              <w:numPr>
                <w:ilvl w:val="0"/>
                <w:numId w:val="67"/>
              </w:numPr>
              <w:rPr>
                <w:rFonts w:ascii="Arial" w:hAnsi="Arial" w:cs="Arial"/>
                <w:sz w:val="20"/>
                <w:szCs w:val="20"/>
              </w:rPr>
            </w:pPr>
            <w:r w:rsidRPr="00596A3A">
              <w:rPr>
                <w:rFonts w:ascii="Arial" w:hAnsi="Arial" w:cs="Arial"/>
                <w:sz w:val="20"/>
                <w:szCs w:val="20"/>
              </w:rPr>
              <w:t>Colecta científica de ejemplares de la vida silvestre</w:t>
            </w:r>
          </w:p>
          <w:p w14:paraId="3D9F7C94" w14:textId="77777777" w:rsidR="00B54919" w:rsidRPr="00596A3A" w:rsidRDefault="00B54919" w:rsidP="00C80695">
            <w:pPr>
              <w:pStyle w:val="Texto"/>
              <w:numPr>
                <w:ilvl w:val="0"/>
                <w:numId w:val="67"/>
              </w:numPr>
              <w:rPr>
                <w:rFonts w:ascii="Arial" w:hAnsi="Arial" w:cs="Arial"/>
                <w:sz w:val="20"/>
                <w:szCs w:val="20"/>
              </w:rPr>
            </w:pPr>
            <w:r w:rsidRPr="00596A3A">
              <w:rPr>
                <w:rFonts w:ascii="Arial" w:hAnsi="Arial" w:cs="Arial"/>
                <w:sz w:val="20"/>
                <w:szCs w:val="20"/>
              </w:rPr>
              <w:t xml:space="preserve">Educación ambiental </w:t>
            </w:r>
          </w:p>
          <w:p w14:paraId="2A7B0538" w14:textId="77777777" w:rsidR="00B54919" w:rsidRPr="00596A3A" w:rsidRDefault="00B54919" w:rsidP="00C80695">
            <w:pPr>
              <w:pStyle w:val="Texto"/>
              <w:numPr>
                <w:ilvl w:val="0"/>
                <w:numId w:val="67"/>
              </w:numPr>
              <w:rPr>
                <w:rFonts w:ascii="Arial" w:hAnsi="Arial" w:cs="Arial"/>
                <w:sz w:val="20"/>
                <w:szCs w:val="20"/>
              </w:rPr>
            </w:pPr>
            <w:r w:rsidRPr="00596A3A">
              <w:rPr>
                <w:rFonts w:ascii="Arial" w:hAnsi="Arial" w:cs="Arial"/>
                <w:sz w:val="20"/>
                <w:szCs w:val="20"/>
              </w:rPr>
              <w:t xml:space="preserve">Filmaciones, actividades de fotografía, captura de imágenes o sonidos </w:t>
            </w:r>
          </w:p>
          <w:p w14:paraId="4C840BD0" w14:textId="3665FB10" w:rsidR="00B54919" w:rsidRPr="00596A3A" w:rsidRDefault="00B54919" w:rsidP="00C80695">
            <w:pPr>
              <w:pStyle w:val="Texto"/>
              <w:numPr>
                <w:ilvl w:val="0"/>
                <w:numId w:val="67"/>
              </w:numPr>
              <w:rPr>
                <w:rFonts w:ascii="Arial" w:hAnsi="Arial" w:cs="Arial"/>
                <w:sz w:val="20"/>
                <w:szCs w:val="20"/>
              </w:rPr>
            </w:pPr>
            <w:r w:rsidRPr="00596A3A">
              <w:rPr>
                <w:rFonts w:ascii="Arial" w:hAnsi="Arial" w:cs="Arial"/>
                <w:sz w:val="20"/>
                <w:szCs w:val="20"/>
              </w:rPr>
              <w:t xml:space="preserve">Investigación científica </w:t>
            </w:r>
          </w:p>
          <w:p w14:paraId="015D73E7" w14:textId="20AA9556" w:rsidR="00D24317" w:rsidRPr="00596A3A" w:rsidRDefault="00D24317" w:rsidP="00C80695">
            <w:pPr>
              <w:pStyle w:val="Texto"/>
              <w:numPr>
                <w:ilvl w:val="0"/>
                <w:numId w:val="67"/>
              </w:numPr>
              <w:rPr>
                <w:rFonts w:ascii="Arial" w:hAnsi="Arial" w:cs="Arial"/>
                <w:sz w:val="20"/>
                <w:szCs w:val="20"/>
              </w:rPr>
            </w:pPr>
            <w:r w:rsidRPr="00596A3A">
              <w:rPr>
                <w:rFonts w:ascii="Arial" w:hAnsi="Arial" w:cs="Arial"/>
                <w:sz w:val="20"/>
                <w:szCs w:val="20"/>
              </w:rPr>
              <w:t xml:space="preserve">Navegación </w:t>
            </w:r>
          </w:p>
          <w:p w14:paraId="14B33025" w14:textId="77777777" w:rsidR="0096740E" w:rsidRPr="00596A3A" w:rsidRDefault="0096740E" w:rsidP="00C80695">
            <w:pPr>
              <w:pStyle w:val="Texto"/>
              <w:numPr>
                <w:ilvl w:val="0"/>
                <w:numId w:val="67"/>
              </w:numPr>
              <w:rPr>
                <w:rFonts w:ascii="Arial" w:hAnsi="Arial" w:cs="Arial"/>
                <w:sz w:val="20"/>
                <w:szCs w:val="20"/>
              </w:rPr>
            </w:pPr>
            <w:r w:rsidRPr="00596A3A">
              <w:rPr>
                <w:rFonts w:ascii="Arial" w:hAnsi="Arial" w:cs="Arial"/>
                <w:sz w:val="20"/>
                <w:szCs w:val="20"/>
              </w:rPr>
              <w:t>Monitoreo ambiental</w:t>
            </w:r>
          </w:p>
          <w:p w14:paraId="456A8EB2" w14:textId="77777777" w:rsidR="00B54919" w:rsidRPr="00596A3A" w:rsidRDefault="00B54919" w:rsidP="00C80695">
            <w:pPr>
              <w:pStyle w:val="Default"/>
              <w:rPr>
                <w:rFonts w:ascii="Arial" w:hAnsi="Arial" w:cs="Arial"/>
                <w:color w:val="auto"/>
              </w:rPr>
            </w:pPr>
          </w:p>
        </w:tc>
        <w:tc>
          <w:tcPr>
            <w:tcW w:w="2586" w:type="pct"/>
            <w:tcBorders>
              <w:top w:val="single" w:sz="6" w:space="0" w:color="auto"/>
              <w:left w:val="single" w:sz="6" w:space="0" w:color="auto"/>
              <w:bottom w:val="single" w:sz="6" w:space="0" w:color="auto"/>
              <w:right w:val="single" w:sz="6" w:space="0" w:color="auto"/>
            </w:tcBorders>
          </w:tcPr>
          <w:p w14:paraId="23F12666"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 xml:space="preserve">Acuacultura </w:t>
            </w:r>
          </w:p>
          <w:p w14:paraId="755ACCED"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Alimentar, capturar, remover, extraer, retener o apropiarse de vida silvestre, salvo para colecta e investigación científica y monitoreo ambiental</w:t>
            </w:r>
          </w:p>
          <w:p w14:paraId="377490F1"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Alterar o destruir por cualquier medio o acción los sitios de alimentación, anidación, refugio o reproducción de especies silvestres</w:t>
            </w:r>
          </w:p>
          <w:p w14:paraId="0DE93629"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Arrojar, verter o descargar cualquier tipo de desechos orgánicos, residuos sólidos o líquidos o cualquier otro tipo de contaminante, al medio natural</w:t>
            </w:r>
          </w:p>
          <w:p w14:paraId="23E9BFD5" w14:textId="77777777" w:rsidR="0024348C" w:rsidRPr="00596A3A" w:rsidRDefault="0024348C"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Construcción de infraestructura</w:t>
            </w:r>
          </w:p>
          <w:p w14:paraId="46CF76BF"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El uso de lámparas o cualquier otra fuente de luz directa para la observación de especies de fauna, salvo para colecta científica y monitoreo ambiental</w:t>
            </w:r>
          </w:p>
          <w:p w14:paraId="617F5478"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Extracción de arena</w:t>
            </w:r>
          </w:p>
          <w:p w14:paraId="55AB602B" w14:textId="741729DF" w:rsidR="0024348C" w:rsidRPr="00596A3A" w:rsidRDefault="0024348C"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Deportes acuático recreativos</w:t>
            </w:r>
            <w:r w:rsidR="000414C2" w:rsidRPr="00596A3A">
              <w:rPr>
                <w:rFonts w:ascii="Arial" w:hAnsi="Arial" w:cs="Arial"/>
                <w:sz w:val="20"/>
                <w:szCs w:val="20"/>
              </w:rPr>
              <w:t>:</w:t>
            </w:r>
          </w:p>
          <w:p w14:paraId="1540D261" w14:textId="77777777" w:rsidR="00D64608" w:rsidRPr="00596A3A" w:rsidRDefault="00EC6CB2" w:rsidP="00C80695">
            <w:pPr>
              <w:pStyle w:val="Default"/>
              <w:numPr>
                <w:ilvl w:val="0"/>
                <w:numId w:val="88"/>
              </w:numPr>
              <w:rPr>
                <w:rFonts w:ascii="Arial" w:hAnsi="Arial" w:cs="Arial"/>
                <w:color w:val="auto"/>
                <w:sz w:val="20"/>
                <w:szCs w:val="20"/>
              </w:rPr>
            </w:pPr>
            <w:r w:rsidRPr="00596A3A">
              <w:rPr>
                <w:rFonts w:ascii="Arial" w:hAnsi="Arial" w:cs="Arial"/>
                <w:color w:val="auto"/>
                <w:sz w:val="20"/>
                <w:szCs w:val="20"/>
              </w:rPr>
              <w:t>Banana y parasail</w:t>
            </w:r>
          </w:p>
          <w:p w14:paraId="6CD8602D"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 xml:space="preserve">Fragmentar el hábitat de anidación de tortugas marinas o donde existan ecosistemas de manglares </w:t>
            </w:r>
          </w:p>
          <w:p w14:paraId="43EE7D5B"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 xml:space="preserve">Interrumpir, desviar, rellenar o desecar flujos </w:t>
            </w:r>
            <w:r w:rsidRPr="00596A3A">
              <w:rPr>
                <w:rFonts w:ascii="Arial" w:hAnsi="Arial" w:cs="Arial"/>
                <w:sz w:val="20"/>
                <w:szCs w:val="20"/>
              </w:rPr>
              <w:lastRenderedPageBreak/>
              <w:t>hidráulicos o cuerpos de agua</w:t>
            </w:r>
          </w:p>
          <w:p w14:paraId="2F4BF230"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Introducir ejemplares o poblaciones exóticos de la vida silvestre 2</w:t>
            </w:r>
          </w:p>
          <w:p w14:paraId="0F96E505"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Introducir organismos genéticamente modificados</w:t>
            </w:r>
          </w:p>
          <w:p w14:paraId="2ADCB288"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 xml:space="preserve">Pesca </w:t>
            </w:r>
          </w:p>
          <w:p w14:paraId="6FB9CA58"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Realizar actividades comerciales (venta de alimentos y artesanías)</w:t>
            </w:r>
          </w:p>
          <w:p w14:paraId="459481FD"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Realizar actividades de explotación o aprovechamiento extractivo de cualquier tipo de recurso</w:t>
            </w:r>
          </w:p>
          <w:p w14:paraId="6D4B8FAA"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06D354E9"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 xml:space="preserve">Remover o alterar el fondo marino o provocar suspensión de sedimentos </w:t>
            </w:r>
          </w:p>
          <w:p w14:paraId="746D348D"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Remover, rellenar, trasplantar, podar o realizar cualquier obra o actividad que afecte la integralidad del flujo hidrológico del manglar; del ecosistema y su zona de influencia; de su productividad natural; de la capacidad de carga natural del ecosistema para los proyectos turísticos; de las zonas de anidación, reproducción, refugio, alimentación y alevinaje; o bien de las interacciones entre el manglar, la duna, la zona marítima adyacente y los corales o que provoque cambios en las características y servicios ecológicos</w:t>
            </w:r>
          </w:p>
          <w:p w14:paraId="1C85F11F"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Turismo, a excepción de buceo, esnorquel, recorridos para observación de flora y fauna, velerismo y kayak</w:t>
            </w:r>
          </w:p>
          <w:p w14:paraId="597FFB51"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1DD93017" w14:textId="77777777" w:rsidR="00B54919" w:rsidRPr="00596A3A" w:rsidRDefault="00B54919" w:rsidP="00C80695">
            <w:pPr>
              <w:pStyle w:val="Texto"/>
              <w:numPr>
                <w:ilvl w:val="0"/>
                <w:numId w:val="66"/>
              </w:numPr>
              <w:ind w:left="352" w:hanging="284"/>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tc>
      </w:tr>
      <w:tr w:rsidR="00B54919" w:rsidRPr="00596A3A" w14:paraId="6A403344" w14:textId="77777777" w:rsidTr="00D103F7">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6DC99AB0" w14:textId="36F36813" w:rsidR="00B54919" w:rsidRPr="00596A3A" w:rsidRDefault="00B54919" w:rsidP="00C80695">
            <w:pPr>
              <w:pStyle w:val="Texto"/>
              <w:rPr>
                <w:rFonts w:ascii="Arial" w:hAnsi="Arial" w:cs="Arial"/>
                <w:sz w:val="20"/>
                <w:szCs w:val="20"/>
              </w:rPr>
            </w:pPr>
            <w:r w:rsidRPr="00596A3A">
              <w:rPr>
                <w:rFonts w:ascii="Arial" w:hAnsi="Arial" w:cs="Arial"/>
                <w:sz w:val="20"/>
                <w:szCs w:val="20"/>
                <w:vertAlign w:val="superscript"/>
              </w:rPr>
              <w:lastRenderedPageBreak/>
              <w:t xml:space="preserve">1 </w:t>
            </w:r>
            <w:r w:rsidRPr="00596A3A">
              <w:rPr>
                <w:rFonts w:ascii="Arial" w:hAnsi="Arial" w:cs="Arial"/>
                <w:sz w:val="20"/>
                <w:szCs w:val="20"/>
              </w:rPr>
              <w:t>Conforme a lo previsto por el artículo 3, fracciones XIV y XVIIl de la Ley General de Vida Silvestre.</w:t>
            </w:r>
          </w:p>
        </w:tc>
      </w:tr>
    </w:tbl>
    <w:p w14:paraId="3BFBB61C" w14:textId="77777777" w:rsidR="00B54919" w:rsidRPr="00596A3A" w:rsidRDefault="00B54919" w:rsidP="00C80695">
      <w:pPr>
        <w:pStyle w:val="Texto"/>
        <w:rPr>
          <w:rFonts w:ascii="Arial" w:hAnsi="Arial" w:cs="Arial"/>
          <w:b/>
          <w:sz w:val="20"/>
          <w:szCs w:val="20"/>
        </w:rPr>
      </w:pPr>
    </w:p>
    <w:p w14:paraId="4286140F" w14:textId="77777777" w:rsidR="00B54919" w:rsidRPr="00596A3A" w:rsidRDefault="00B54919" w:rsidP="00C80695">
      <w:pPr>
        <w:spacing w:before="0" w:after="0" w:line="240" w:lineRule="auto"/>
        <w:rPr>
          <w:rFonts w:ascii="Arial" w:hAnsi="Arial" w:cs="Arial"/>
          <w:sz w:val="20"/>
          <w:szCs w:val="20"/>
        </w:rPr>
      </w:pPr>
    </w:p>
    <w:p w14:paraId="2CBC4CA8" w14:textId="77777777" w:rsidR="00B54919" w:rsidRPr="00596A3A" w:rsidRDefault="00B54919" w:rsidP="00C80695">
      <w:pPr>
        <w:spacing w:before="0" w:after="0" w:line="240" w:lineRule="auto"/>
        <w:rPr>
          <w:rFonts w:ascii="Arial" w:hAnsi="Arial" w:cs="Arial"/>
          <w:sz w:val="20"/>
          <w:szCs w:val="20"/>
        </w:rPr>
      </w:pPr>
    </w:p>
    <w:p w14:paraId="4ED58E44" w14:textId="77777777" w:rsidR="00B54919" w:rsidRPr="00596A3A" w:rsidRDefault="00B54919" w:rsidP="00C80695">
      <w:pPr>
        <w:spacing w:before="0" w:after="0" w:line="240" w:lineRule="auto"/>
        <w:rPr>
          <w:rFonts w:ascii="Arial" w:hAnsi="Arial" w:cs="Arial"/>
          <w:sz w:val="20"/>
          <w:szCs w:val="20"/>
        </w:rPr>
      </w:pPr>
    </w:p>
    <w:p w14:paraId="71BF9A3F" w14:textId="77777777" w:rsidR="00B54919" w:rsidRPr="00596A3A" w:rsidRDefault="00B54919" w:rsidP="00C80695">
      <w:pPr>
        <w:spacing w:before="0" w:after="0" w:line="240" w:lineRule="auto"/>
        <w:rPr>
          <w:rFonts w:ascii="Arial" w:hAnsi="Arial" w:cs="Arial"/>
          <w:sz w:val="20"/>
          <w:szCs w:val="20"/>
        </w:rPr>
      </w:pPr>
    </w:p>
    <w:p w14:paraId="5E8D5108" w14:textId="77777777" w:rsidR="00B54919" w:rsidRPr="00596A3A" w:rsidRDefault="00B54919" w:rsidP="00C80695">
      <w:pPr>
        <w:spacing w:before="0" w:after="0" w:line="240" w:lineRule="auto"/>
        <w:jc w:val="center"/>
        <w:rPr>
          <w:rFonts w:ascii="Arial" w:hAnsi="Arial" w:cs="Arial"/>
          <w:sz w:val="20"/>
          <w:szCs w:val="20"/>
        </w:rPr>
      </w:pPr>
      <w:r w:rsidRPr="00596A3A">
        <w:rPr>
          <w:rFonts w:ascii="Arial" w:hAnsi="Arial" w:cs="Arial"/>
          <w:noProof/>
          <w:lang w:val="es-ES" w:eastAsia="es-ES"/>
        </w:rPr>
        <w:lastRenderedPageBreak/>
        <w:drawing>
          <wp:inline distT="0" distB="0" distL="0" distR="0" wp14:anchorId="2365AE2B" wp14:editId="0ED77D0B">
            <wp:extent cx="4190554" cy="5238192"/>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G\RB Caribe Mexicano 2016\Subzonificacion 2017\img\20 ene\RBCM_Subzonificacion_20ene_Preservacion_Uaymil_Xahuayxol.jpg"/>
                    <pic:cNvPicPr>
                      <a:picLocks noChangeAspect="1" noChangeArrowheads="1"/>
                    </pic:cNvPicPr>
                  </pic:nvPicPr>
                  <pic:blipFill>
                    <a:blip r:embed="rId22" cstate="screen">
                      <a:extLst>
                        <a:ext uri="{28A0092B-C50C-407E-A947-70E740481C1C}">
                          <a14:useLocalDpi xmlns:a14="http://schemas.microsoft.com/office/drawing/2010/main"/>
                        </a:ext>
                      </a:extLst>
                    </a:blip>
                    <a:stretch>
                      <a:fillRect/>
                    </a:stretch>
                  </pic:blipFill>
                  <pic:spPr bwMode="auto">
                    <a:xfrm>
                      <a:off x="0" y="0"/>
                      <a:ext cx="4190554" cy="5238192"/>
                    </a:xfrm>
                    <a:prstGeom prst="rect">
                      <a:avLst/>
                    </a:prstGeom>
                    <a:noFill/>
                    <a:ln>
                      <a:noFill/>
                    </a:ln>
                  </pic:spPr>
                </pic:pic>
              </a:graphicData>
            </a:graphic>
          </wp:inline>
        </w:drawing>
      </w:r>
    </w:p>
    <w:p w14:paraId="6E6A7A31" w14:textId="77777777" w:rsidR="00B54919" w:rsidRPr="00596A3A" w:rsidRDefault="00B54919" w:rsidP="00C80695">
      <w:pPr>
        <w:spacing w:before="0" w:after="0" w:line="240" w:lineRule="auto"/>
        <w:rPr>
          <w:rFonts w:ascii="Arial" w:hAnsi="Arial" w:cs="Arial"/>
          <w:sz w:val="20"/>
          <w:szCs w:val="20"/>
        </w:rPr>
      </w:pPr>
    </w:p>
    <w:p w14:paraId="05DEA549" w14:textId="77777777" w:rsidR="00B54919" w:rsidRPr="00596A3A" w:rsidRDefault="00B54919" w:rsidP="00C80695">
      <w:pPr>
        <w:pStyle w:val="Ttulo3"/>
        <w:spacing w:before="0"/>
        <w:rPr>
          <w:color w:val="auto"/>
        </w:rPr>
      </w:pPr>
      <w:bookmarkStart w:id="154" w:name="_Toc475357021"/>
      <w:bookmarkStart w:id="155" w:name="_Toc483396506"/>
      <w:r w:rsidRPr="00596A3A">
        <w:rPr>
          <w:color w:val="auto"/>
        </w:rPr>
        <w:t>Subzona de Aprovechamiento Sustentable de los Recursos Naturales Costa Norte</w:t>
      </w:r>
      <w:bookmarkEnd w:id="154"/>
      <w:bookmarkEnd w:id="155"/>
    </w:p>
    <w:p w14:paraId="4977A22F" w14:textId="77777777" w:rsidR="00B54919" w:rsidRPr="00596A3A" w:rsidRDefault="00B54919" w:rsidP="00C80695">
      <w:pPr>
        <w:pStyle w:val="Texto"/>
        <w:jc w:val="both"/>
        <w:rPr>
          <w:rFonts w:ascii="Arial" w:hAnsi="Arial" w:cs="Arial"/>
          <w:sz w:val="22"/>
          <w:szCs w:val="22"/>
        </w:rPr>
      </w:pPr>
    </w:p>
    <w:p w14:paraId="0D95B58D" w14:textId="00D13376" w:rsidR="00B54919" w:rsidRPr="00596A3A" w:rsidRDefault="00B54919" w:rsidP="00C80695">
      <w:pPr>
        <w:spacing w:before="0" w:after="0" w:line="240" w:lineRule="auto"/>
        <w:rPr>
          <w:rFonts w:ascii="Arial" w:hAnsi="Arial" w:cs="Arial"/>
        </w:rPr>
      </w:pPr>
      <w:r w:rsidRPr="00596A3A">
        <w:rPr>
          <w:rFonts w:ascii="Arial" w:hAnsi="Arial" w:cs="Arial"/>
        </w:rPr>
        <w:t xml:space="preserve">Abarca una superficie total de </w:t>
      </w:r>
      <w:r w:rsidRPr="00596A3A">
        <w:rPr>
          <w:rFonts w:ascii="Arial" w:eastAsia="Times New Roman" w:hAnsi="Arial" w:cs="Arial"/>
          <w:lang w:eastAsia="es-MX"/>
        </w:rPr>
        <w:t>16,030.0</w:t>
      </w:r>
      <w:r w:rsidR="00462A5A" w:rsidRPr="00596A3A">
        <w:rPr>
          <w:rFonts w:ascii="Arial" w:eastAsia="Times New Roman" w:hAnsi="Arial" w:cs="Arial"/>
          <w:lang w:eastAsia="es-MX"/>
        </w:rPr>
        <w:t>8</w:t>
      </w:r>
      <w:r w:rsidRPr="00596A3A">
        <w:rPr>
          <w:rFonts w:ascii="Arial" w:hAnsi="Arial" w:cs="Arial"/>
        </w:rPr>
        <w:t xml:space="preserve"> hectáreas, conformada por un polígono costero, localizado en el extremo norte del estado de Quintana Roo, correspondiente a</w:t>
      </w:r>
      <w:r w:rsidRPr="00596A3A">
        <w:rPr>
          <w:rFonts w:ascii="Arial" w:hAnsi="Arial" w:cs="Arial"/>
          <w:lang w:val="es-ES" w:eastAsia="es-ES"/>
        </w:rPr>
        <w:t xml:space="preserve"> un área de transición entre los ambientes marino y terrestre, de modo que </w:t>
      </w:r>
      <w:r w:rsidRPr="00596A3A">
        <w:rPr>
          <w:rFonts w:ascii="Arial" w:hAnsi="Arial" w:cs="Arial"/>
          <w:lang w:eastAsia="es-ES"/>
        </w:rPr>
        <w:t>incluye selvas, tular, manglar, cuerpos de agua lagunares, dunas costeras y playa arenosa.</w:t>
      </w:r>
    </w:p>
    <w:p w14:paraId="436298D8" w14:textId="77777777" w:rsidR="00B54919" w:rsidRPr="00596A3A" w:rsidRDefault="00B54919" w:rsidP="00C80695">
      <w:pPr>
        <w:pStyle w:val="Default"/>
        <w:rPr>
          <w:rFonts w:ascii="Arial" w:hAnsi="Arial" w:cs="Arial"/>
          <w:color w:val="auto"/>
          <w:sz w:val="22"/>
          <w:szCs w:val="22"/>
        </w:rPr>
      </w:pPr>
    </w:p>
    <w:p w14:paraId="388E8045" w14:textId="77777777" w:rsidR="00B54919" w:rsidRPr="00596A3A" w:rsidRDefault="00B54919" w:rsidP="00C80695">
      <w:pPr>
        <w:spacing w:before="0" w:after="0" w:line="240" w:lineRule="auto"/>
        <w:rPr>
          <w:rFonts w:ascii="Arial" w:hAnsi="Arial" w:cs="Arial"/>
        </w:rPr>
      </w:pPr>
      <w:r w:rsidRPr="00596A3A">
        <w:rPr>
          <w:rFonts w:ascii="Arial" w:hAnsi="Arial" w:cs="Arial"/>
        </w:rPr>
        <w:t>Esta subzona presenta diversos tipos de vegetación, tales como la selva baja subcaducifolia, selva mediana subperennifolia, tular y manglar. La vegetación con mayor superficie dentro de esta subzona es la selva mediana subperennifolia.</w:t>
      </w:r>
    </w:p>
    <w:p w14:paraId="4DDB9CD3" w14:textId="77777777" w:rsidR="00B54919" w:rsidRPr="00596A3A" w:rsidRDefault="00B54919" w:rsidP="00C80695">
      <w:pPr>
        <w:spacing w:before="0" w:after="0" w:line="240" w:lineRule="auto"/>
        <w:rPr>
          <w:rFonts w:ascii="Arial" w:hAnsi="Arial" w:cs="Arial"/>
        </w:rPr>
      </w:pPr>
    </w:p>
    <w:p w14:paraId="7D1C289C" w14:textId="3B9A6BC5"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La selva mediana subperennifolia presenta mayor cobertura en esta subzona. Los árboles alcanzan alturas de entre 15 y 20 metros. Es una selva con un número moderado de trepadoras y epífitas. En el sotobosque es posible observar plantas de pochote (</w:t>
      </w:r>
      <w:r w:rsidRPr="00596A3A">
        <w:rPr>
          <w:rFonts w:ascii="Arial" w:hAnsi="Arial" w:cs="Arial"/>
          <w:i/>
        </w:rPr>
        <w:t>Ceiba aesculifolia</w:t>
      </w:r>
      <w:r w:rsidRPr="00596A3A">
        <w:rPr>
          <w:rFonts w:ascii="Arial" w:hAnsi="Arial" w:cs="Arial"/>
        </w:rPr>
        <w:t>) y algunas especies de palmas que no se encuentran en la selva mediana subcaducifolia. Algunas de las presentes son: chicozapote (</w:t>
      </w:r>
      <w:r w:rsidRPr="00596A3A">
        <w:rPr>
          <w:rFonts w:ascii="Arial" w:hAnsi="Arial" w:cs="Arial"/>
          <w:i/>
        </w:rPr>
        <w:t>Manilkara zapota</w:t>
      </w:r>
      <w:r w:rsidRPr="00596A3A">
        <w:rPr>
          <w:rFonts w:ascii="Arial" w:hAnsi="Arial" w:cs="Arial"/>
        </w:rPr>
        <w:t>), ramón (</w:t>
      </w:r>
      <w:r w:rsidRPr="00596A3A">
        <w:rPr>
          <w:rFonts w:ascii="Arial" w:hAnsi="Arial" w:cs="Arial"/>
          <w:i/>
        </w:rPr>
        <w:t>Brosimum alicastrum</w:t>
      </w:r>
      <w:r w:rsidRPr="00596A3A">
        <w:rPr>
          <w:rFonts w:ascii="Arial" w:hAnsi="Arial" w:cs="Arial"/>
        </w:rPr>
        <w:t>), kaniste (</w:t>
      </w:r>
      <w:r w:rsidRPr="00596A3A">
        <w:rPr>
          <w:rFonts w:ascii="Arial" w:hAnsi="Arial" w:cs="Arial"/>
          <w:i/>
        </w:rPr>
        <w:t>Pouteria campechiana</w:t>
      </w:r>
      <w:r w:rsidRPr="00596A3A">
        <w:rPr>
          <w:rFonts w:ascii="Arial" w:hAnsi="Arial" w:cs="Arial"/>
        </w:rPr>
        <w:t>), huaya (</w:t>
      </w:r>
      <w:r w:rsidRPr="00596A3A">
        <w:rPr>
          <w:rFonts w:ascii="Arial" w:hAnsi="Arial" w:cs="Arial"/>
          <w:i/>
        </w:rPr>
        <w:t>Talisia olivaeformis</w:t>
      </w:r>
      <w:r w:rsidRPr="00596A3A">
        <w:rPr>
          <w:rFonts w:ascii="Arial" w:hAnsi="Arial" w:cs="Arial"/>
        </w:rPr>
        <w:t xml:space="preserve">), sak </w:t>
      </w:r>
      <w:r w:rsidRPr="00596A3A">
        <w:rPr>
          <w:rFonts w:ascii="Arial" w:hAnsi="Arial" w:cs="Arial"/>
        </w:rPr>
        <w:lastRenderedPageBreak/>
        <w:t>chacah (</w:t>
      </w:r>
      <w:r w:rsidRPr="00596A3A">
        <w:rPr>
          <w:rFonts w:ascii="Arial" w:hAnsi="Arial" w:cs="Arial"/>
          <w:i/>
        </w:rPr>
        <w:t>Simarouba glauca</w:t>
      </w:r>
      <w:r w:rsidRPr="00596A3A">
        <w:rPr>
          <w:rFonts w:ascii="Arial" w:hAnsi="Arial" w:cs="Arial"/>
        </w:rPr>
        <w:t>), kataloox (</w:t>
      </w:r>
      <w:r w:rsidRPr="00596A3A">
        <w:rPr>
          <w:rFonts w:ascii="Arial" w:hAnsi="Arial" w:cs="Arial"/>
          <w:i/>
        </w:rPr>
        <w:t>Swartzia cubensis</w:t>
      </w:r>
      <w:r w:rsidRPr="00596A3A">
        <w:rPr>
          <w:rFonts w:ascii="Arial" w:hAnsi="Arial" w:cs="Arial"/>
        </w:rPr>
        <w:t>), chakah (</w:t>
      </w:r>
      <w:r w:rsidRPr="00596A3A">
        <w:rPr>
          <w:rFonts w:ascii="Arial" w:hAnsi="Arial" w:cs="Arial"/>
          <w:i/>
        </w:rPr>
        <w:t>Bursera simaruba</w:t>
      </w:r>
      <w:r w:rsidRPr="00596A3A">
        <w:rPr>
          <w:rFonts w:ascii="Arial" w:hAnsi="Arial" w:cs="Arial"/>
        </w:rPr>
        <w:t>), kakaw-che (</w:t>
      </w:r>
      <w:r w:rsidRPr="00596A3A">
        <w:rPr>
          <w:rFonts w:ascii="Arial" w:hAnsi="Arial" w:cs="Arial"/>
          <w:i/>
        </w:rPr>
        <w:t>Alseis yucatanensis</w:t>
      </w:r>
      <w:r w:rsidRPr="00596A3A">
        <w:rPr>
          <w:rFonts w:ascii="Arial" w:hAnsi="Arial" w:cs="Arial"/>
        </w:rPr>
        <w:t>), chechem (</w:t>
      </w:r>
      <w:r w:rsidRPr="00596A3A">
        <w:rPr>
          <w:rFonts w:ascii="Arial" w:hAnsi="Arial" w:cs="Arial"/>
          <w:i/>
        </w:rPr>
        <w:t>Metopium brownei</w:t>
      </w:r>
      <w:r w:rsidRPr="00596A3A">
        <w:rPr>
          <w:rFonts w:ascii="Arial" w:hAnsi="Arial" w:cs="Arial"/>
        </w:rPr>
        <w:t>), y palma chiit (</w:t>
      </w:r>
      <w:r w:rsidRPr="00596A3A">
        <w:rPr>
          <w:rFonts w:ascii="Arial" w:hAnsi="Arial" w:cs="Arial"/>
          <w:i/>
        </w:rPr>
        <w:t>Thrinax radiata</w:t>
      </w:r>
      <w:r w:rsidRPr="00596A3A">
        <w:rPr>
          <w:rFonts w:ascii="Arial" w:hAnsi="Arial" w:cs="Arial"/>
        </w:rPr>
        <w:t>), entre otras.</w:t>
      </w:r>
    </w:p>
    <w:p w14:paraId="3C4EE055" w14:textId="77777777" w:rsidR="00B54919" w:rsidRPr="00596A3A" w:rsidRDefault="00B54919" w:rsidP="00C80695">
      <w:pPr>
        <w:autoSpaceDE w:val="0"/>
        <w:autoSpaceDN w:val="0"/>
        <w:adjustRightInd w:val="0"/>
        <w:spacing w:before="0" w:after="0" w:line="240" w:lineRule="auto"/>
        <w:rPr>
          <w:rFonts w:ascii="Arial" w:hAnsi="Arial" w:cs="Arial"/>
        </w:rPr>
      </w:pPr>
    </w:p>
    <w:p w14:paraId="3900F9DE"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En la selva baja subcaducifolia se encuentra el chakah (</w:t>
      </w:r>
      <w:r w:rsidRPr="00596A3A">
        <w:rPr>
          <w:rFonts w:ascii="Arial" w:hAnsi="Arial" w:cs="Arial"/>
          <w:i/>
        </w:rPr>
        <w:t>Bursera simaruba</w:t>
      </w:r>
      <w:r w:rsidRPr="00596A3A">
        <w:rPr>
          <w:rFonts w:ascii="Arial" w:hAnsi="Arial" w:cs="Arial"/>
        </w:rPr>
        <w:t>), ya ax nik (</w:t>
      </w:r>
      <w:r w:rsidRPr="00596A3A">
        <w:rPr>
          <w:rFonts w:ascii="Arial" w:hAnsi="Arial" w:cs="Arial"/>
          <w:i/>
        </w:rPr>
        <w:t>Vitex gaumeri</w:t>
      </w:r>
      <w:r w:rsidRPr="00596A3A">
        <w:rPr>
          <w:rFonts w:ascii="Arial" w:hAnsi="Arial" w:cs="Arial"/>
        </w:rPr>
        <w:t>), sayote (</w:t>
      </w:r>
      <w:r w:rsidRPr="00596A3A">
        <w:rPr>
          <w:rFonts w:ascii="Arial" w:hAnsi="Arial" w:cs="Arial"/>
          <w:i/>
        </w:rPr>
        <w:t>Beaucarnea pliabilis</w:t>
      </w:r>
      <w:r w:rsidRPr="00596A3A">
        <w:rPr>
          <w:rFonts w:ascii="Arial" w:hAnsi="Arial" w:cs="Arial"/>
        </w:rPr>
        <w:t>) que es endémica, el chechem (</w:t>
      </w:r>
      <w:r w:rsidRPr="00596A3A">
        <w:rPr>
          <w:rFonts w:ascii="Arial" w:hAnsi="Arial" w:cs="Arial"/>
          <w:i/>
        </w:rPr>
        <w:t>Metopium brownei</w:t>
      </w:r>
      <w:r w:rsidRPr="00596A3A">
        <w:rPr>
          <w:rFonts w:ascii="Arial" w:hAnsi="Arial" w:cs="Arial"/>
        </w:rPr>
        <w:t>), tsalam (</w:t>
      </w:r>
      <w:r w:rsidRPr="00596A3A">
        <w:rPr>
          <w:rFonts w:ascii="Arial" w:hAnsi="Arial" w:cs="Arial"/>
          <w:i/>
        </w:rPr>
        <w:t>Lysiloma latisiliquum</w:t>
      </w:r>
      <w:r w:rsidRPr="00596A3A">
        <w:rPr>
          <w:rFonts w:ascii="Arial" w:hAnsi="Arial" w:cs="Arial"/>
        </w:rPr>
        <w:t>), katsim (</w:t>
      </w:r>
      <w:r w:rsidRPr="00596A3A">
        <w:rPr>
          <w:rFonts w:ascii="Arial" w:hAnsi="Arial" w:cs="Arial"/>
          <w:i/>
        </w:rPr>
        <w:t>Mimosa bahamensis</w:t>
      </w:r>
      <w:r w:rsidRPr="00596A3A">
        <w:rPr>
          <w:rFonts w:ascii="Arial" w:hAnsi="Arial" w:cs="Arial"/>
        </w:rPr>
        <w:t>) y palma kuká (</w:t>
      </w:r>
      <w:r w:rsidRPr="00596A3A">
        <w:rPr>
          <w:rFonts w:ascii="Arial" w:hAnsi="Arial" w:cs="Arial"/>
          <w:i/>
        </w:rPr>
        <w:t>Pseudophoenix sargentii</w:t>
      </w:r>
      <w:r w:rsidRPr="00596A3A">
        <w:rPr>
          <w:rFonts w:ascii="Arial" w:hAnsi="Arial" w:cs="Arial"/>
        </w:rPr>
        <w:t>), entre otras; esta última en categoría de amenazada de acuerdo a la Norma Oficial Mexicana NOM-059-SEMARNAT-2010, Protección ambiental-Especies nativas de México de flora y fauna silvestres-Categorías de riesgo y especificaciones para su inclusión, exclusión o cambio-Lista de especies en riesgo.</w:t>
      </w:r>
    </w:p>
    <w:p w14:paraId="757E7D15" w14:textId="77777777" w:rsidR="00B54919" w:rsidRPr="00596A3A" w:rsidRDefault="00B54919" w:rsidP="00C80695">
      <w:pPr>
        <w:autoSpaceDE w:val="0"/>
        <w:autoSpaceDN w:val="0"/>
        <w:adjustRightInd w:val="0"/>
        <w:spacing w:before="0" w:after="0" w:line="240" w:lineRule="auto"/>
        <w:rPr>
          <w:rFonts w:ascii="Arial" w:hAnsi="Arial" w:cs="Arial"/>
        </w:rPr>
      </w:pPr>
    </w:p>
    <w:p w14:paraId="10917AC1"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t>La vegetación de manglar presenta mangle botoncillo (</w:t>
      </w:r>
      <w:r w:rsidRPr="00596A3A">
        <w:rPr>
          <w:rFonts w:ascii="Arial" w:hAnsi="Arial" w:cs="Arial"/>
          <w:i/>
        </w:rPr>
        <w:t>Conocarpus erectus</w:t>
      </w:r>
      <w:r w:rsidRPr="00596A3A">
        <w:rPr>
          <w:rFonts w:ascii="Arial" w:hAnsi="Arial" w:cs="Arial"/>
        </w:rPr>
        <w:t>), mangle rojo (</w:t>
      </w:r>
      <w:r w:rsidRPr="00596A3A">
        <w:rPr>
          <w:rFonts w:ascii="Arial" w:hAnsi="Arial" w:cs="Arial"/>
          <w:i/>
        </w:rPr>
        <w:t>Rhizophora mangle</w:t>
      </w:r>
      <w:r w:rsidRPr="00596A3A">
        <w:rPr>
          <w:rFonts w:ascii="Arial" w:hAnsi="Arial" w:cs="Arial"/>
        </w:rPr>
        <w:t>), mangle blanco (</w:t>
      </w:r>
      <w:r w:rsidRPr="00596A3A">
        <w:rPr>
          <w:rFonts w:ascii="Arial" w:hAnsi="Arial" w:cs="Arial"/>
          <w:i/>
        </w:rPr>
        <w:t>Laguncularia racemosa</w:t>
      </w:r>
      <w:r w:rsidRPr="00596A3A">
        <w:rPr>
          <w:rFonts w:ascii="Arial" w:hAnsi="Arial" w:cs="Arial"/>
        </w:rPr>
        <w:t>) y mangle negro (</w:t>
      </w:r>
      <w:r w:rsidRPr="00596A3A">
        <w:rPr>
          <w:rFonts w:ascii="Arial" w:hAnsi="Arial" w:cs="Arial"/>
          <w:i/>
        </w:rPr>
        <w:t>Avicennia germinans</w:t>
      </w:r>
      <w:r w:rsidRPr="00596A3A">
        <w:rPr>
          <w:rFonts w:ascii="Arial" w:hAnsi="Arial" w:cs="Arial"/>
        </w:rPr>
        <w:t xml:space="preserve">) especies en categoría de amenazada conforme a la misma Norma. </w:t>
      </w:r>
    </w:p>
    <w:p w14:paraId="381EF5C9" w14:textId="77777777" w:rsidR="00B54919" w:rsidRPr="00596A3A" w:rsidRDefault="00B54919" w:rsidP="00C80695">
      <w:pPr>
        <w:autoSpaceDE w:val="0"/>
        <w:autoSpaceDN w:val="0"/>
        <w:adjustRightInd w:val="0"/>
        <w:spacing w:before="0" w:after="0" w:line="240" w:lineRule="auto"/>
        <w:rPr>
          <w:rFonts w:ascii="Arial" w:hAnsi="Arial" w:cs="Arial"/>
        </w:rPr>
      </w:pPr>
    </w:p>
    <w:p w14:paraId="16C7F84A" w14:textId="77777777" w:rsidR="00B54919" w:rsidRPr="00596A3A" w:rsidRDefault="00B54919" w:rsidP="00C80695">
      <w:pPr>
        <w:spacing w:before="0" w:after="0" w:line="240" w:lineRule="auto"/>
        <w:rPr>
          <w:rFonts w:ascii="Arial" w:hAnsi="Arial" w:cs="Arial"/>
        </w:rPr>
      </w:pPr>
      <w:r w:rsidRPr="00596A3A">
        <w:rPr>
          <w:rFonts w:ascii="Arial" w:hAnsi="Arial" w:cs="Arial"/>
        </w:rPr>
        <w:t>En la porción costera, la vegetación de duna funciona como hábitat de reproducción, alimentación y crianza para diversas especies de aves, reptiles y mamíferos, asimismo son ecosistemas de gran valor estético, razón por la que son amenazadas, principalmente por desarrollo de infraestructura turística y actividades antropogénicas. La construcción de obstáculos que interrumpen o desvían el flujo de agua y sedimentos, modifica el balance sedimentario. Esto conlleva a que el sistema, buscando estabilizarse, cambie su configuración, lo que normalmente se refleja en la pérdida de la playa.</w:t>
      </w:r>
    </w:p>
    <w:p w14:paraId="108CE150" w14:textId="77777777" w:rsidR="00B54919" w:rsidRPr="00596A3A" w:rsidRDefault="00B54919" w:rsidP="00C80695">
      <w:pPr>
        <w:spacing w:before="0" w:after="0" w:line="240" w:lineRule="auto"/>
        <w:rPr>
          <w:rFonts w:ascii="Arial" w:hAnsi="Arial" w:cs="Arial"/>
        </w:rPr>
      </w:pPr>
    </w:p>
    <w:p w14:paraId="07AC76E8" w14:textId="2E253C89" w:rsidR="00B54919" w:rsidRPr="00596A3A" w:rsidRDefault="00B54919" w:rsidP="00C80695">
      <w:pPr>
        <w:spacing w:before="0" w:after="0" w:line="240" w:lineRule="auto"/>
        <w:rPr>
          <w:rFonts w:ascii="Arial" w:hAnsi="Arial" w:cs="Arial"/>
        </w:rPr>
      </w:pPr>
      <w:r w:rsidRPr="00596A3A">
        <w:rPr>
          <w:rFonts w:ascii="Arial" w:hAnsi="Arial" w:cs="Arial"/>
        </w:rPr>
        <w:t>En cuanto a la tenencia de la tierra existen terrenos del Ejido de Isla Mujeres, no obstante contiene un bajo uso ya que no presenta actividades turístico</w:t>
      </w:r>
      <w:r w:rsidR="00204EAC">
        <w:rPr>
          <w:rFonts w:ascii="Arial" w:hAnsi="Arial" w:cs="Arial"/>
        </w:rPr>
        <w:t>-</w:t>
      </w:r>
      <w:r w:rsidRPr="00596A3A">
        <w:rPr>
          <w:rFonts w:ascii="Arial" w:hAnsi="Arial" w:cs="Arial"/>
        </w:rPr>
        <w:t>recreativas ni aprovechamientos extractivos y la navegación es baja.</w:t>
      </w:r>
    </w:p>
    <w:p w14:paraId="7E5A68A3" w14:textId="77777777" w:rsidR="00B54919" w:rsidRPr="00596A3A" w:rsidRDefault="00B54919" w:rsidP="00C80695">
      <w:pPr>
        <w:spacing w:before="0" w:after="0" w:line="240" w:lineRule="auto"/>
        <w:rPr>
          <w:rFonts w:ascii="Arial" w:hAnsi="Arial" w:cs="Arial"/>
          <w:sz w:val="20"/>
          <w:szCs w:val="20"/>
          <w:lang w:val="es-ES"/>
        </w:rPr>
      </w:pPr>
    </w:p>
    <w:p w14:paraId="6D6D248E" w14:textId="77777777" w:rsidR="00B54919" w:rsidRPr="00596A3A" w:rsidRDefault="00B54919" w:rsidP="00C80695">
      <w:pPr>
        <w:pStyle w:val="Texto"/>
        <w:jc w:val="both"/>
        <w:rPr>
          <w:rFonts w:ascii="Arial" w:hAnsi="Arial" w:cs="Arial"/>
          <w:b/>
          <w:sz w:val="20"/>
          <w:szCs w:val="20"/>
        </w:rPr>
      </w:pPr>
    </w:p>
    <w:tbl>
      <w:tblPr>
        <w:tblW w:w="5000" w:type="pct"/>
        <w:tblCellMar>
          <w:left w:w="72" w:type="dxa"/>
          <w:right w:w="72" w:type="dxa"/>
        </w:tblCellMar>
        <w:tblLook w:val="0000" w:firstRow="0" w:lastRow="0" w:firstColumn="0" w:lastColumn="0" w:noHBand="0" w:noVBand="0"/>
      </w:tblPr>
      <w:tblGrid>
        <w:gridCol w:w="4589"/>
        <w:gridCol w:w="4915"/>
      </w:tblGrid>
      <w:tr w:rsidR="00CF435B" w:rsidRPr="00596A3A" w14:paraId="702C40F0" w14:textId="77777777" w:rsidTr="00D103F7">
        <w:trPr>
          <w:trHeight w:val="470"/>
        </w:trPr>
        <w:tc>
          <w:tcPr>
            <w:tcW w:w="5000" w:type="pct"/>
            <w:gridSpan w:val="2"/>
            <w:tcBorders>
              <w:top w:val="single" w:sz="6" w:space="0" w:color="auto"/>
              <w:left w:val="single" w:sz="6" w:space="0" w:color="auto"/>
              <w:bottom w:val="single" w:sz="6" w:space="0" w:color="auto"/>
              <w:right w:val="single" w:sz="6" w:space="0" w:color="auto"/>
            </w:tcBorders>
          </w:tcPr>
          <w:p w14:paraId="0F2058A5"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 xml:space="preserve">SUBZONA DE APROVECHAMIENTO SUSTENTABLE DE LOS RECURSOS </w:t>
            </w:r>
          </w:p>
          <w:p w14:paraId="66F56B8F"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NATURALES COSTA NORTE</w:t>
            </w:r>
          </w:p>
        </w:tc>
      </w:tr>
      <w:tr w:rsidR="00CF435B" w:rsidRPr="00596A3A" w14:paraId="74E20441"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6CC417EB"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39D67F64"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3A195EE6"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1DCA2528" w14:textId="77777777" w:rsidR="00B54919" w:rsidRPr="00596A3A" w:rsidRDefault="00B54919" w:rsidP="00C80695">
            <w:pPr>
              <w:pStyle w:val="Texto"/>
              <w:numPr>
                <w:ilvl w:val="0"/>
                <w:numId w:val="94"/>
              </w:numPr>
              <w:rPr>
                <w:rFonts w:ascii="Arial" w:hAnsi="Arial" w:cs="Arial"/>
                <w:sz w:val="20"/>
                <w:szCs w:val="20"/>
              </w:rPr>
            </w:pPr>
            <w:r w:rsidRPr="00596A3A">
              <w:rPr>
                <w:rFonts w:ascii="Arial" w:hAnsi="Arial" w:cs="Arial"/>
                <w:sz w:val="20"/>
                <w:szCs w:val="20"/>
              </w:rPr>
              <w:t>Acuacultura en su modalidad de maricultura, únicamente en las bocas de la laguna colindantes a la porción costera</w:t>
            </w:r>
          </w:p>
          <w:p w14:paraId="6F002673" w14:textId="77777777" w:rsidR="00B54919" w:rsidRPr="00596A3A" w:rsidRDefault="00B54919" w:rsidP="00C80695">
            <w:pPr>
              <w:pStyle w:val="Texto"/>
              <w:numPr>
                <w:ilvl w:val="0"/>
                <w:numId w:val="94"/>
              </w:numPr>
              <w:rPr>
                <w:rFonts w:ascii="Arial" w:hAnsi="Arial" w:cs="Arial"/>
                <w:sz w:val="20"/>
                <w:szCs w:val="20"/>
              </w:rPr>
            </w:pPr>
            <w:r w:rsidRPr="00596A3A">
              <w:rPr>
                <w:rFonts w:ascii="Arial" w:hAnsi="Arial" w:cs="Arial"/>
                <w:sz w:val="20"/>
                <w:szCs w:val="20"/>
              </w:rPr>
              <w:t>Apertura de brechas, senderos y caminos  rurales *1</w:t>
            </w:r>
          </w:p>
          <w:p w14:paraId="73D00F72" w14:textId="77777777" w:rsidR="00B54919" w:rsidRPr="00596A3A" w:rsidRDefault="00B54919" w:rsidP="00C80695">
            <w:pPr>
              <w:pStyle w:val="Texto"/>
              <w:numPr>
                <w:ilvl w:val="0"/>
                <w:numId w:val="94"/>
              </w:numPr>
              <w:rPr>
                <w:rFonts w:ascii="Arial" w:hAnsi="Arial" w:cs="Arial"/>
                <w:sz w:val="20"/>
                <w:szCs w:val="20"/>
              </w:rPr>
            </w:pPr>
            <w:r w:rsidRPr="00596A3A">
              <w:rPr>
                <w:rFonts w:ascii="Arial" w:hAnsi="Arial" w:cs="Arial"/>
                <w:sz w:val="20"/>
                <w:szCs w:val="20"/>
              </w:rPr>
              <w:t xml:space="preserve">Aprovechamiento extractivo de vida silvestre, exclusivamente bajo el esquema de UMA </w:t>
            </w:r>
          </w:p>
          <w:p w14:paraId="0FED8A6B" w14:textId="77777777" w:rsidR="00B54919" w:rsidRPr="00596A3A" w:rsidRDefault="00B54919" w:rsidP="00C80695">
            <w:pPr>
              <w:pStyle w:val="Texto"/>
              <w:numPr>
                <w:ilvl w:val="0"/>
                <w:numId w:val="94"/>
              </w:numPr>
              <w:rPr>
                <w:rFonts w:ascii="Arial" w:hAnsi="Arial" w:cs="Arial"/>
                <w:sz w:val="20"/>
                <w:szCs w:val="20"/>
              </w:rPr>
            </w:pPr>
            <w:r w:rsidRPr="00596A3A">
              <w:rPr>
                <w:rFonts w:ascii="Arial" w:hAnsi="Arial" w:cs="Arial"/>
                <w:sz w:val="20"/>
                <w:szCs w:val="20"/>
              </w:rPr>
              <w:t xml:space="preserve">Investigación científica </w:t>
            </w:r>
          </w:p>
          <w:p w14:paraId="394ABCB4" w14:textId="77777777" w:rsidR="0096740E" w:rsidRPr="00596A3A" w:rsidRDefault="0096740E" w:rsidP="00C80695">
            <w:pPr>
              <w:pStyle w:val="Texto"/>
              <w:numPr>
                <w:ilvl w:val="0"/>
                <w:numId w:val="94"/>
              </w:numPr>
              <w:rPr>
                <w:rFonts w:ascii="Arial" w:hAnsi="Arial" w:cs="Arial"/>
                <w:sz w:val="20"/>
                <w:szCs w:val="20"/>
              </w:rPr>
            </w:pPr>
            <w:r w:rsidRPr="00596A3A">
              <w:rPr>
                <w:rFonts w:ascii="Arial" w:hAnsi="Arial" w:cs="Arial"/>
                <w:sz w:val="20"/>
                <w:szCs w:val="20"/>
              </w:rPr>
              <w:t>Monitoreo ambiental</w:t>
            </w:r>
          </w:p>
          <w:p w14:paraId="0FB0442E" w14:textId="77777777" w:rsidR="00B54919" w:rsidRPr="00596A3A" w:rsidRDefault="00B54919" w:rsidP="00C80695">
            <w:pPr>
              <w:pStyle w:val="Texto"/>
              <w:numPr>
                <w:ilvl w:val="0"/>
                <w:numId w:val="94"/>
              </w:numPr>
              <w:rPr>
                <w:rFonts w:ascii="Arial" w:hAnsi="Arial" w:cs="Arial"/>
                <w:sz w:val="20"/>
                <w:szCs w:val="20"/>
              </w:rPr>
            </w:pPr>
            <w:r w:rsidRPr="00596A3A">
              <w:rPr>
                <w:rFonts w:ascii="Arial" w:hAnsi="Arial" w:cs="Arial"/>
                <w:sz w:val="20"/>
                <w:szCs w:val="20"/>
              </w:rPr>
              <w:t>Colecta científica de ejemplares de vida silvestre</w:t>
            </w:r>
          </w:p>
          <w:p w14:paraId="78344571" w14:textId="77777777" w:rsidR="00B54919" w:rsidRPr="00596A3A" w:rsidRDefault="00B54919" w:rsidP="00C80695">
            <w:pPr>
              <w:pStyle w:val="Texto"/>
              <w:numPr>
                <w:ilvl w:val="0"/>
                <w:numId w:val="94"/>
              </w:numPr>
              <w:rPr>
                <w:rFonts w:ascii="Arial" w:hAnsi="Arial" w:cs="Arial"/>
                <w:sz w:val="20"/>
                <w:szCs w:val="20"/>
              </w:rPr>
            </w:pPr>
            <w:r w:rsidRPr="00596A3A">
              <w:rPr>
                <w:rFonts w:ascii="Arial" w:hAnsi="Arial" w:cs="Arial"/>
                <w:sz w:val="20"/>
                <w:szCs w:val="20"/>
              </w:rPr>
              <w:t>Colecta científica de recursos biológico forestales</w:t>
            </w:r>
          </w:p>
          <w:p w14:paraId="0858EAC1" w14:textId="57DB936C" w:rsidR="00B54919" w:rsidRPr="00596A3A" w:rsidRDefault="00B54919" w:rsidP="00C80695">
            <w:pPr>
              <w:pStyle w:val="Texto"/>
              <w:numPr>
                <w:ilvl w:val="0"/>
                <w:numId w:val="94"/>
              </w:numPr>
              <w:rPr>
                <w:rFonts w:ascii="Arial" w:hAnsi="Arial" w:cs="Arial"/>
                <w:sz w:val="20"/>
                <w:szCs w:val="20"/>
              </w:rPr>
            </w:pPr>
            <w:r w:rsidRPr="00596A3A">
              <w:rPr>
                <w:rFonts w:ascii="Arial" w:hAnsi="Arial" w:cs="Arial"/>
                <w:sz w:val="20"/>
                <w:szCs w:val="20"/>
              </w:rPr>
              <w:t xml:space="preserve">Construcción de </w:t>
            </w:r>
            <w:r w:rsidR="00033126" w:rsidRPr="00596A3A">
              <w:rPr>
                <w:rFonts w:ascii="Arial" w:hAnsi="Arial" w:cs="Arial"/>
                <w:sz w:val="20"/>
                <w:szCs w:val="20"/>
              </w:rPr>
              <w:t>infraestructura</w:t>
            </w:r>
            <w:r w:rsidRPr="00596A3A">
              <w:rPr>
                <w:rFonts w:ascii="Arial" w:hAnsi="Arial" w:cs="Arial"/>
                <w:sz w:val="20"/>
                <w:szCs w:val="20"/>
              </w:rPr>
              <w:t xml:space="preserve"> de bajo impacto </w:t>
            </w:r>
          </w:p>
          <w:p w14:paraId="56329467" w14:textId="77777777" w:rsidR="00B54919" w:rsidRPr="00596A3A" w:rsidRDefault="00B54919" w:rsidP="00C80695">
            <w:pPr>
              <w:pStyle w:val="Texto"/>
              <w:numPr>
                <w:ilvl w:val="0"/>
                <w:numId w:val="94"/>
              </w:numPr>
              <w:rPr>
                <w:rFonts w:ascii="Arial" w:hAnsi="Arial" w:cs="Arial"/>
                <w:sz w:val="20"/>
                <w:szCs w:val="20"/>
              </w:rPr>
            </w:pPr>
            <w:r w:rsidRPr="00596A3A">
              <w:rPr>
                <w:rFonts w:ascii="Arial" w:hAnsi="Arial" w:cs="Arial"/>
                <w:sz w:val="20"/>
                <w:szCs w:val="20"/>
              </w:rPr>
              <w:t xml:space="preserve">Filmaciones, actividades de fotografía, captura de imágenes o sonidos </w:t>
            </w:r>
          </w:p>
          <w:p w14:paraId="6ADA76A7" w14:textId="5505B681" w:rsidR="00D24317" w:rsidRPr="00596A3A" w:rsidRDefault="00D24317" w:rsidP="00C80695">
            <w:pPr>
              <w:pStyle w:val="Texto"/>
              <w:numPr>
                <w:ilvl w:val="0"/>
                <w:numId w:val="94"/>
              </w:numPr>
              <w:rPr>
                <w:rFonts w:ascii="Arial" w:hAnsi="Arial" w:cs="Arial"/>
                <w:sz w:val="20"/>
                <w:szCs w:val="20"/>
              </w:rPr>
            </w:pPr>
            <w:r w:rsidRPr="00596A3A">
              <w:rPr>
                <w:rFonts w:ascii="Arial" w:hAnsi="Arial" w:cs="Arial"/>
                <w:sz w:val="20"/>
                <w:szCs w:val="20"/>
              </w:rPr>
              <w:t>Navegación</w:t>
            </w:r>
          </w:p>
          <w:p w14:paraId="625F6647" w14:textId="77777777" w:rsidR="00A04953" w:rsidRPr="00596A3A" w:rsidRDefault="00EA4E47" w:rsidP="00C80695">
            <w:pPr>
              <w:pStyle w:val="Texto"/>
              <w:numPr>
                <w:ilvl w:val="0"/>
                <w:numId w:val="94"/>
              </w:numPr>
              <w:rPr>
                <w:rFonts w:ascii="Arial" w:hAnsi="Arial" w:cs="Arial"/>
                <w:sz w:val="20"/>
                <w:szCs w:val="20"/>
              </w:rPr>
            </w:pPr>
            <w:r w:rsidRPr="00596A3A">
              <w:rPr>
                <w:rFonts w:ascii="Arial" w:hAnsi="Arial" w:cs="Arial"/>
                <w:sz w:val="20"/>
                <w:szCs w:val="20"/>
              </w:rPr>
              <w:lastRenderedPageBreak/>
              <w:t>Turismo de bajo impacto ambiental:</w:t>
            </w:r>
          </w:p>
          <w:p w14:paraId="4C7B98DE" w14:textId="0AF2446B" w:rsidR="000414C2" w:rsidRPr="00596A3A" w:rsidRDefault="000414C2" w:rsidP="00C80695">
            <w:pPr>
              <w:pStyle w:val="Texto"/>
              <w:numPr>
                <w:ilvl w:val="0"/>
                <w:numId w:val="94"/>
              </w:numPr>
              <w:rPr>
                <w:rFonts w:ascii="Arial" w:hAnsi="Arial" w:cs="Arial"/>
                <w:sz w:val="20"/>
                <w:szCs w:val="20"/>
              </w:rPr>
            </w:pPr>
            <w:r w:rsidRPr="00596A3A">
              <w:rPr>
                <w:rFonts w:ascii="Arial" w:hAnsi="Arial" w:cs="Arial"/>
                <w:sz w:val="20"/>
                <w:szCs w:val="20"/>
              </w:rPr>
              <w:t xml:space="preserve">Kayakismo, </w:t>
            </w:r>
          </w:p>
          <w:p w14:paraId="36E05B76" w14:textId="17F18448" w:rsidR="00A04953" w:rsidRPr="00596A3A" w:rsidRDefault="00EA4E47" w:rsidP="00C80695">
            <w:pPr>
              <w:pStyle w:val="Texto"/>
              <w:numPr>
                <w:ilvl w:val="0"/>
                <w:numId w:val="94"/>
              </w:numPr>
              <w:rPr>
                <w:rFonts w:ascii="Arial" w:hAnsi="Arial" w:cs="Arial"/>
                <w:sz w:val="20"/>
                <w:szCs w:val="20"/>
              </w:rPr>
            </w:pPr>
            <w:r w:rsidRPr="00596A3A">
              <w:rPr>
                <w:rFonts w:ascii="Arial" w:hAnsi="Arial" w:cs="Arial"/>
                <w:sz w:val="20"/>
                <w:szCs w:val="20"/>
              </w:rPr>
              <w:t>Recorridos en embarcaciones para la observación de flora y fauna, y</w:t>
            </w:r>
          </w:p>
          <w:p w14:paraId="17221AAE" w14:textId="0E53E643" w:rsidR="00B54919" w:rsidRPr="00596A3A" w:rsidRDefault="00EA4E47" w:rsidP="00C80695">
            <w:pPr>
              <w:pStyle w:val="Texto"/>
              <w:numPr>
                <w:ilvl w:val="0"/>
                <w:numId w:val="94"/>
              </w:numPr>
              <w:rPr>
                <w:rFonts w:ascii="Arial" w:hAnsi="Arial" w:cs="Arial"/>
                <w:sz w:val="20"/>
                <w:szCs w:val="20"/>
              </w:rPr>
            </w:pPr>
            <w:r w:rsidRPr="00596A3A">
              <w:rPr>
                <w:rFonts w:ascii="Arial" w:hAnsi="Arial" w:cs="Arial"/>
                <w:sz w:val="20"/>
                <w:szCs w:val="20"/>
              </w:rPr>
              <w:t>Senderismo</w:t>
            </w:r>
          </w:p>
          <w:p w14:paraId="25C5001A" w14:textId="2C01BEBD" w:rsidR="00DA3E84" w:rsidRPr="00596A3A" w:rsidRDefault="00D25DDB" w:rsidP="00C80695">
            <w:pPr>
              <w:pStyle w:val="Texto"/>
              <w:numPr>
                <w:ilvl w:val="0"/>
                <w:numId w:val="94"/>
              </w:numPr>
              <w:rPr>
                <w:rFonts w:ascii="Arial" w:hAnsi="Arial" w:cs="Arial"/>
                <w:sz w:val="20"/>
                <w:szCs w:val="20"/>
              </w:rPr>
            </w:pPr>
            <w:r w:rsidRPr="00596A3A">
              <w:rPr>
                <w:rFonts w:ascii="Arial" w:hAnsi="Arial" w:cs="Arial"/>
                <w:sz w:val="20"/>
                <w:szCs w:val="20"/>
              </w:rPr>
              <w:t xml:space="preserve">Uso de vehículos motorizados en playa, </w:t>
            </w:r>
            <w:r w:rsidR="000414C2" w:rsidRPr="00596A3A">
              <w:rPr>
                <w:rFonts w:ascii="Arial" w:hAnsi="Arial" w:cs="Arial"/>
                <w:sz w:val="20"/>
                <w:szCs w:val="20"/>
              </w:rPr>
              <w:t>únicamente</w:t>
            </w:r>
            <w:r w:rsidRPr="00596A3A">
              <w:rPr>
                <w:rFonts w:ascii="Arial" w:hAnsi="Arial" w:cs="Arial"/>
                <w:sz w:val="20"/>
                <w:szCs w:val="20"/>
              </w:rPr>
              <w:t xml:space="preserve"> para apoyo a la operación del área</w:t>
            </w:r>
          </w:p>
          <w:p w14:paraId="43B54EAA" w14:textId="77777777" w:rsidR="000414C2" w:rsidRPr="00596A3A" w:rsidRDefault="000414C2" w:rsidP="00C80695">
            <w:pPr>
              <w:pStyle w:val="Default"/>
              <w:rPr>
                <w:rFonts w:ascii="Arial" w:hAnsi="Arial" w:cs="Arial"/>
              </w:rPr>
            </w:pPr>
          </w:p>
          <w:p w14:paraId="126637F1" w14:textId="77777777" w:rsidR="00B54919" w:rsidRPr="00596A3A" w:rsidRDefault="00B54919" w:rsidP="00C80695">
            <w:pPr>
              <w:pStyle w:val="Default"/>
              <w:rPr>
                <w:rFonts w:ascii="Arial" w:hAnsi="Arial" w:cs="Arial"/>
                <w:color w:val="auto"/>
              </w:rPr>
            </w:pPr>
          </w:p>
        </w:tc>
        <w:tc>
          <w:tcPr>
            <w:tcW w:w="2586" w:type="pct"/>
            <w:tcBorders>
              <w:top w:val="single" w:sz="6" w:space="0" w:color="auto"/>
              <w:left w:val="single" w:sz="6" w:space="0" w:color="auto"/>
              <w:bottom w:val="single" w:sz="6" w:space="0" w:color="auto"/>
              <w:right w:val="single" w:sz="6" w:space="0" w:color="auto"/>
            </w:tcBorders>
          </w:tcPr>
          <w:p w14:paraId="767CCAE6"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lastRenderedPageBreak/>
              <w:t>Abrir bancos de material y extraer materiales para construcción</w:t>
            </w:r>
          </w:p>
          <w:p w14:paraId="2C80DC28"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Agricultura</w:t>
            </w:r>
          </w:p>
          <w:p w14:paraId="668AB515"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 xml:space="preserve">Alimentar, capturar, remover, extraer, retener o apropiarse de vida silvestre, salvo para colecta e investigación científica y monitoreo ambiental </w:t>
            </w:r>
          </w:p>
          <w:p w14:paraId="7251DC90"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Alterar o destruir por cualquier medio o acción los sitios de alimentación, anidación, refugio o reproducción de especies silvestres</w:t>
            </w:r>
          </w:p>
          <w:p w14:paraId="49877CC5"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Aprovechamiento forestal</w:t>
            </w:r>
          </w:p>
          <w:p w14:paraId="6DCA602A"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Arrojar, verter o descargar cualquier tipo de desechos orgánicos, residuos sólidos o líquidos o cualquier otro tipo de contaminante, al medio natural</w:t>
            </w:r>
          </w:p>
          <w:p w14:paraId="08649DEF"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Campismo</w:t>
            </w:r>
          </w:p>
          <w:p w14:paraId="170B9638"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El uso de lámparas o cualquier otra fuente de luz directa para la observación de especies de fauna</w:t>
            </w:r>
          </w:p>
          <w:p w14:paraId="328EA542"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 xml:space="preserve">Establecer sitios de disposición final de residuos sólidos </w:t>
            </w:r>
          </w:p>
          <w:p w14:paraId="25669052"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lastRenderedPageBreak/>
              <w:t>Fogatas</w:t>
            </w:r>
          </w:p>
          <w:p w14:paraId="6ABB6E3B"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Fragmentar el hábitat de anidación de tortugas marinas o donde existan ecosistemas de manglares</w:t>
            </w:r>
          </w:p>
          <w:p w14:paraId="3380C279"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 xml:space="preserve">Ganadería </w:t>
            </w:r>
          </w:p>
          <w:p w14:paraId="6DB16B27"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 xml:space="preserve">Interrumpir, desviar, rellenar o desecar flujos hidráulicos o cuerpos de agua </w:t>
            </w:r>
          </w:p>
          <w:p w14:paraId="4A68B725"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Introducir ejemplares o poblaciones exóticos de la vida silvestre</w:t>
            </w:r>
            <w:r w:rsidRPr="00596A3A">
              <w:rPr>
                <w:rFonts w:ascii="Arial" w:hAnsi="Arial" w:cs="Arial"/>
                <w:sz w:val="20"/>
                <w:szCs w:val="20"/>
                <w:vertAlign w:val="superscript"/>
              </w:rPr>
              <w:t>2</w:t>
            </w:r>
          </w:p>
          <w:p w14:paraId="2E46E993"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Introducir organismos genéticamente modificados</w:t>
            </w:r>
          </w:p>
          <w:p w14:paraId="717B6BCA"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 xml:space="preserve">Modificar la línea de costa </w:t>
            </w:r>
          </w:p>
          <w:p w14:paraId="26E317D9"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 xml:space="preserve">Pesca </w:t>
            </w:r>
          </w:p>
          <w:p w14:paraId="7116B639"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Realizar actividades comerciales (venta de alimentos y artesanías)</w:t>
            </w:r>
          </w:p>
          <w:p w14:paraId="7A6D49F2"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4DBAD2A2"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Remover, rellenar, trasplantar, podar o realizar cualquier obra o actividad que afecte la integralidad del flujo hidrológico del manglar; del ecosistema y su zona de influencia; de su productividad natural; de la capacidad de carga natural del ecosistema para los proyectos turísticos; de las zonas de anidación, reproducción, refugio, alimentación y alevinaje; o bien de las interacciones entre el manglar, la duna, la zona marítima adyacente y los corales o que provoque cambios en las características y servicios ecológicos</w:t>
            </w:r>
          </w:p>
          <w:p w14:paraId="132F6526" w14:textId="77777777"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421E6501" w14:textId="77777777" w:rsidR="0024348C" w:rsidRPr="00596A3A" w:rsidRDefault="0024348C" w:rsidP="00C80695">
            <w:pPr>
              <w:pStyle w:val="Texto"/>
              <w:numPr>
                <w:ilvl w:val="0"/>
                <w:numId w:val="61"/>
              </w:numPr>
              <w:rPr>
                <w:rFonts w:ascii="Arial" w:hAnsi="Arial" w:cs="Arial"/>
                <w:sz w:val="20"/>
                <w:szCs w:val="20"/>
              </w:rPr>
            </w:pPr>
            <w:r w:rsidRPr="00596A3A">
              <w:rPr>
                <w:rFonts w:ascii="Arial" w:hAnsi="Arial" w:cs="Arial"/>
                <w:sz w:val="20"/>
                <w:szCs w:val="20"/>
              </w:rPr>
              <w:t>Uso de cuatrimotos en la playa *3</w:t>
            </w:r>
          </w:p>
          <w:p w14:paraId="09486A0E" w14:textId="590DE542" w:rsidR="00B54919" w:rsidRPr="00596A3A" w:rsidRDefault="00B54919" w:rsidP="00C80695">
            <w:pPr>
              <w:pStyle w:val="Texto"/>
              <w:numPr>
                <w:ilvl w:val="0"/>
                <w:numId w:val="61"/>
              </w:numPr>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tc>
      </w:tr>
      <w:tr w:rsidR="00B54919" w:rsidRPr="00596A3A" w14:paraId="7819B819" w14:textId="77777777" w:rsidTr="00D103F7">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52F7F8C6" w14:textId="77777777" w:rsidR="00B54919" w:rsidRPr="00596A3A" w:rsidRDefault="00B54919" w:rsidP="00C80695">
            <w:pPr>
              <w:pStyle w:val="Texto"/>
              <w:rPr>
                <w:rFonts w:ascii="Arial" w:hAnsi="Arial" w:cs="Arial"/>
                <w:sz w:val="20"/>
                <w:szCs w:val="20"/>
              </w:rPr>
            </w:pPr>
            <w:r w:rsidRPr="00596A3A">
              <w:rPr>
                <w:rFonts w:ascii="Arial" w:hAnsi="Arial" w:cs="Arial"/>
                <w:sz w:val="20"/>
                <w:szCs w:val="20"/>
              </w:rPr>
              <w:lastRenderedPageBreak/>
              <w:t xml:space="preserve">1. </w:t>
            </w:r>
            <w:r w:rsidRPr="00596A3A">
              <w:rPr>
                <w:rFonts w:ascii="Arial" w:hAnsi="Arial" w:cs="Arial"/>
                <w:sz w:val="20"/>
                <w:szCs w:val="20"/>
                <w:vertAlign w:val="superscript"/>
              </w:rPr>
              <w:t xml:space="preserve"> </w:t>
            </w:r>
            <w:r w:rsidRPr="00596A3A">
              <w:rPr>
                <w:rFonts w:ascii="Arial" w:hAnsi="Arial" w:cs="Arial"/>
                <w:sz w:val="20"/>
                <w:szCs w:val="20"/>
              </w:rPr>
              <w:t>Siempre y cuando no implique la modificación sustancial de las características y condiciones naturales del lugar, y se realice con material permeable o propio de la región o bien con otro material que acredite que no genera un impacto a los ecosistemas. Serán elevados o piloteados en las áreas inundables, y se mantendrá la permeabilidad y los flujos hidrológicos, así como los movimientos de fauna silvestre nativa. 2. Conforme a lo previsto por el artículo 3, fracciones XIV y XVIIl de la Ley General de Vida Silvestre.</w:t>
            </w:r>
          </w:p>
          <w:p w14:paraId="7A5A5FCA" w14:textId="736D11DF" w:rsidR="00BE2293" w:rsidRPr="00596A3A" w:rsidRDefault="00BE2293" w:rsidP="00C80695">
            <w:pPr>
              <w:pStyle w:val="Default"/>
              <w:rPr>
                <w:rFonts w:ascii="Arial" w:hAnsi="Arial" w:cs="Arial"/>
              </w:rPr>
            </w:pPr>
            <w:r w:rsidRPr="00596A3A">
              <w:rPr>
                <w:rFonts w:ascii="Arial" w:hAnsi="Arial" w:cs="Arial"/>
                <w:color w:val="auto"/>
                <w:sz w:val="20"/>
                <w:szCs w:val="20"/>
              </w:rPr>
              <w:t>3. A excepción de los requeridos para operación de la Reserva.</w:t>
            </w:r>
          </w:p>
        </w:tc>
      </w:tr>
    </w:tbl>
    <w:p w14:paraId="0DB890B2" w14:textId="77777777" w:rsidR="00B54919" w:rsidRPr="00596A3A" w:rsidRDefault="00B54919" w:rsidP="00C80695">
      <w:pPr>
        <w:pStyle w:val="Texto"/>
        <w:jc w:val="both"/>
        <w:rPr>
          <w:rFonts w:ascii="Arial" w:hAnsi="Arial" w:cs="Arial"/>
          <w:b/>
          <w:sz w:val="20"/>
          <w:szCs w:val="20"/>
        </w:rPr>
      </w:pPr>
    </w:p>
    <w:p w14:paraId="7C93A8A5" w14:textId="77777777" w:rsidR="00B54919" w:rsidRPr="00596A3A" w:rsidRDefault="00B54919" w:rsidP="00C80695">
      <w:pPr>
        <w:pStyle w:val="Default"/>
        <w:rPr>
          <w:rFonts w:ascii="Arial" w:hAnsi="Arial" w:cs="Arial"/>
          <w:color w:val="auto"/>
        </w:rPr>
      </w:pPr>
    </w:p>
    <w:p w14:paraId="47B9B3AF" w14:textId="77777777" w:rsidR="00B54919" w:rsidRPr="00596A3A" w:rsidRDefault="00B54919" w:rsidP="00C80695">
      <w:pPr>
        <w:pStyle w:val="Default"/>
        <w:jc w:val="center"/>
        <w:rPr>
          <w:rFonts w:ascii="Arial" w:hAnsi="Arial" w:cs="Arial"/>
          <w:color w:val="auto"/>
        </w:rPr>
      </w:pPr>
      <w:r w:rsidRPr="00596A3A">
        <w:rPr>
          <w:rFonts w:ascii="Arial" w:hAnsi="Arial" w:cs="Arial"/>
          <w:noProof/>
          <w:color w:val="auto"/>
          <w:sz w:val="20"/>
          <w:szCs w:val="20"/>
          <w:lang w:val="es-ES" w:eastAsia="es-ES"/>
        </w:rPr>
        <w:lastRenderedPageBreak/>
        <w:drawing>
          <wp:inline distT="0" distB="0" distL="0" distR="0" wp14:anchorId="7BE4C52A" wp14:editId="126CE8FA">
            <wp:extent cx="4450908" cy="5759998"/>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IG\RB Caribe Mexicano 2016\Subzonificacion 2017\img\RBCM_Subzonificacion_20ene_SASRN_Costa_Norte.jpg"/>
                    <pic:cNvPicPr>
                      <a:picLocks noChangeAspect="1" noChangeArrowheads="1"/>
                    </pic:cNvPicPr>
                  </pic:nvPicPr>
                  <pic:blipFill>
                    <a:blip r:embed="rId23" cstate="screen">
                      <a:extLst>
                        <a:ext uri="{28A0092B-C50C-407E-A947-70E740481C1C}">
                          <a14:useLocalDpi xmlns:a14="http://schemas.microsoft.com/office/drawing/2010/main"/>
                        </a:ext>
                      </a:extLst>
                    </a:blip>
                    <a:stretch>
                      <a:fillRect/>
                    </a:stretch>
                  </pic:blipFill>
                  <pic:spPr bwMode="auto">
                    <a:xfrm>
                      <a:off x="0" y="0"/>
                      <a:ext cx="4450908" cy="5759998"/>
                    </a:xfrm>
                    <a:prstGeom prst="rect">
                      <a:avLst/>
                    </a:prstGeom>
                    <a:noFill/>
                    <a:ln>
                      <a:noFill/>
                    </a:ln>
                  </pic:spPr>
                </pic:pic>
              </a:graphicData>
            </a:graphic>
          </wp:inline>
        </w:drawing>
      </w:r>
    </w:p>
    <w:p w14:paraId="3A2F1013" w14:textId="77777777" w:rsidR="00B54919" w:rsidRPr="00596A3A" w:rsidRDefault="00B54919" w:rsidP="00C80695">
      <w:pPr>
        <w:pStyle w:val="Default"/>
        <w:rPr>
          <w:rFonts w:ascii="Arial" w:hAnsi="Arial" w:cs="Arial"/>
          <w:color w:val="auto"/>
        </w:rPr>
      </w:pPr>
    </w:p>
    <w:p w14:paraId="3A887807" w14:textId="77777777" w:rsidR="00B54919" w:rsidRPr="00596A3A" w:rsidRDefault="00B54919" w:rsidP="00C80695">
      <w:pPr>
        <w:spacing w:before="0" w:after="0" w:line="240" w:lineRule="auto"/>
        <w:rPr>
          <w:rFonts w:ascii="Arial" w:hAnsi="Arial" w:cs="Arial"/>
          <w:sz w:val="20"/>
          <w:szCs w:val="20"/>
        </w:rPr>
      </w:pPr>
    </w:p>
    <w:p w14:paraId="20717731" w14:textId="77777777" w:rsidR="00B54919" w:rsidRPr="00596A3A" w:rsidRDefault="00B54919" w:rsidP="00C80695">
      <w:pPr>
        <w:spacing w:before="0" w:after="0" w:line="240" w:lineRule="auto"/>
        <w:jc w:val="center"/>
        <w:rPr>
          <w:rFonts w:ascii="Arial" w:hAnsi="Arial" w:cs="Arial"/>
          <w:sz w:val="20"/>
          <w:szCs w:val="20"/>
        </w:rPr>
      </w:pPr>
    </w:p>
    <w:p w14:paraId="3BF653B0" w14:textId="77777777" w:rsidR="00B54919" w:rsidRPr="00596A3A" w:rsidRDefault="00B54919" w:rsidP="00C80695">
      <w:pPr>
        <w:pStyle w:val="Ttulo3"/>
        <w:spacing w:before="0"/>
        <w:rPr>
          <w:color w:val="auto"/>
        </w:rPr>
      </w:pPr>
      <w:bookmarkStart w:id="156" w:name="_Toc475357022"/>
      <w:bookmarkStart w:id="157" w:name="_Toc483396507"/>
      <w:r w:rsidRPr="00596A3A">
        <w:rPr>
          <w:color w:val="auto"/>
        </w:rPr>
        <w:t>Subzona de Aprovechamiento Sustentable de los Recursos Naturales Tiburón Ballena</w:t>
      </w:r>
      <w:bookmarkEnd w:id="156"/>
      <w:bookmarkEnd w:id="157"/>
    </w:p>
    <w:p w14:paraId="73F56C50" w14:textId="77777777" w:rsidR="00B54919" w:rsidRPr="00596A3A" w:rsidRDefault="00B54919" w:rsidP="00C80695">
      <w:pPr>
        <w:pStyle w:val="Texto"/>
        <w:jc w:val="both"/>
        <w:rPr>
          <w:rFonts w:ascii="Arial" w:hAnsi="Arial" w:cs="Arial"/>
          <w:b/>
          <w:sz w:val="22"/>
          <w:szCs w:val="22"/>
        </w:rPr>
      </w:pPr>
    </w:p>
    <w:p w14:paraId="2949300D" w14:textId="2755B5FD" w:rsidR="00B54919" w:rsidRPr="00596A3A" w:rsidRDefault="00B54919" w:rsidP="00791D82">
      <w:pPr>
        <w:rPr>
          <w:rFonts w:ascii="Arial" w:hAnsi="Arial" w:cs="Arial"/>
        </w:rPr>
      </w:pPr>
      <w:r w:rsidRPr="00596A3A">
        <w:rPr>
          <w:rFonts w:ascii="Arial" w:hAnsi="Arial" w:cs="Arial"/>
        </w:rPr>
        <w:t xml:space="preserve">Abarca una superficie total de </w:t>
      </w:r>
      <w:r w:rsidR="00791D82" w:rsidRPr="00596A3A">
        <w:rPr>
          <w:rFonts w:ascii="Arial" w:hAnsi="Arial" w:cs="Arial"/>
        </w:rPr>
        <w:t xml:space="preserve">454,173.93 </w:t>
      </w:r>
      <w:r w:rsidRPr="00596A3A">
        <w:rPr>
          <w:rFonts w:ascii="Arial" w:hAnsi="Arial" w:cs="Arial"/>
        </w:rPr>
        <w:t>hectáreas, conformada por un polígono marino, localizado en el límite norte de la RBCM, colindante con la Reserva de la Biosfera Tiburón Ballena, y se extiende hasta el límite sur del Parque Nacional Isla Contoy.</w:t>
      </w:r>
    </w:p>
    <w:p w14:paraId="77C52747" w14:textId="77777777" w:rsidR="00B54919" w:rsidRPr="00596A3A" w:rsidRDefault="00B54919" w:rsidP="00C80695">
      <w:pPr>
        <w:pStyle w:val="Default"/>
        <w:rPr>
          <w:rFonts w:ascii="Arial" w:hAnsi="Arial" w:cs="Arial"/>
          <w:color w:val="auto"/>
          <w:sz w:val="22"/>
          <w:szCs w:val="22"/>
        </w:rPr>
      </w:pPr>
    </w:p>
    <w:p w14:paraId="6180D6B6" w14:textId="62DCFD43" w:rsidR="00B54919" w:rsidRDefault="00B54919" w:rsidP="00C80695">
      <w:pPr>
        <w:pStyle w:val="Texto"/>
        <w:jc w:val="both"/>
        <w:rPr>
          <w:rFonts w:ascii="Arial" w:hAnsi="Arial" w:cs="Arial"/>
          <w:sz w:val="22"/>
          <w:szCs w:val="22"/>
          <w:lang w:val="es-ES" w:eastAsia="es-ES"/>
        </w:rPr>
      </w:pPr>
      <w:r w:rsidRPr="00596A3A">
        <w:rPr>
          <w:rFonts w:ascii="Arial" w:hAnsi="Arial" w:cs="Arial"/>
          <w:sz w:val="22"/>
          <w:szCs w:val="22"/>
        </w:rPr>
        <w:t xml:space="preserve">Corresponde a una superficie con importante presencia de agregaciones de </w:t>
      </w:r>
      <w:r w:rsidR="00204EAC">
        <w:rPr>
          <w:rFonts w:ascii="Arial" w:hAnsi="Arial" w:cs="Arial"/>
          <w:sz w:val="22"/>
          <w:szCs w:val="22"/>
        </w:rPr>
        <w:t>T</w:t>
      </w:r>
      <w:r w:rsidRPr="00596A3A">
        <w:rPr>
          <w:rFonts w:ascii="Arial" w:hAnsi="Arial" w:cs="Arial"/>
          <w:sz w:val="22"/>
          <w:szCs w:val="22"/>
        </w:rPr>
        <w:t xml:space="preserve">iburón </w:t>
      </w:r>
      <w:r w:rsidR="00204EAC">
        <w:rPr>
          <w:rFonts w:ascii="Arial" w:hAnsi="Arial" w:cs="Arial"/>
          <w:sz w:val="22"/>
          <w:szCs w:val="22"/>
        </w:rPr>
        <w:t>B</w:t>
      </w:r>
      <w:r w:rsidRPr="00596A3A">
        <w:rPr>
          <w:rFonts w:ascii="Arial" w:hAnsi="Arial" w:cs="Arial"/>
          <w:sz w:val="22"/>
          <w:szCs w:val="22"/>
        </w:rPr>
        <w:t>allena (</w:t>
      </w:r>
      <w:r w:rsidRPr="00596A3A">
        <w:rPr>
          <w:rFonts w:ascii="Arial" w:hAnsi="Arial" w:cs="Arial"/>
          <w:i/>
          <w:sz w:val="22"/>
          <w:szCs w:val="22"/>
        </w:rPr>
        <w:t>Rhincodon typus</w:t>
      </w:r>
      <w:r w:rsidRPr="00596A3A">
        <w:rPr>
          <w:rFonts w:ascii="Arial" w:hAnsi="Arial" w:cs="Arial"/>
          <w:sz w:val="22"/>
          <w:szCs w:val="22"/>
        </w:rPr>
        <w:t xml:space="preserve">), especie catalogada como amenazada de acuerdo con la Norma Oficial Mexicana NOM-059-SEMARNAT-2010 Protección ambiental-Especies nativas de México de flora y fauna silvestres-Categorías de riesgo y especificaciones para su inclusión, exclusión o </w:t>
      </w:r>
      <w:r w:rsidRPr="00596A3A">
        <w:rPr>
          <w:rFonts w:ascii="Arial" w:hAnsi="Arial" w:cs="Arial"/>
          <w:sz w:val="22"/>
          <w:szCs w:val="22"/>
        </w:rPr>
        <w:lastRenderedPageBreak/>
        <w:t xml:space="preserve">cambio-Lista de especies en riesgo. </w:t>
      </w:r>
      <w:r w:rsidR="00F31F4C" w:rsidRPr="00596A3A">
        <w:rPr>
          <w:rFonts w:ascii="Arial" w:hAnsi="Arial" w:cs="Arial"/>
          <w:sz w:val="22"/>
          <w:szCs w:val="22"/>
        </w:rPr>
        <w:t>Asimismo, l</w:t>
      </w:r>
      <w:r w:rsidR="00F31F4C" w:rsidRPr="00596A3A">
        <w:rPr>
          <w:rFonts w:ascii="Arial" w:hAnsi="Arial" w:cs="Arial"/>
          <w:sz w:val="22"/>
          <w:szCs w:val="22"/>
          <w:lang w:val="es-ES" w:eastAsia="es-ES"/>
        </w:rPr>
        <w:t xml:space="preserve">a situación dicha especie a nivel mundial, se califica como vulnerable (A1b, d, A2d) en la </w:t>
      </w:r>
      <w:r w:rsidR="00F31F4C" w:rsidRPr="00596A3A">
        <w:rPr>
          <w:rFonts w:ascii="Arial" w:hAnsi="Arial" w:cs="Arial"/>
          <w:i/>
          <w:iCs/>
          <w:sz w:val="22"/>
          <w:szCs w:val="22"/>
          <w:lang w:val="es-ES" w:eastAsia="es-ES"/>
        </w:rPr>
        <w:t xml:space="preserve">Lista Roja de Especies Amenazadas de la UICN </w:t>
      </w:r>
      <w:r w:rsidR="00F31F4C" w:rsidRPr="00596A3A">
        <w:rPr>
          <w:rFonts w:ascii="Arial" w:hAnsi="Arial" w:cs="Arial"/>
          <w:sz w:val="22"/>
          <w:szCs w:val="22"/>
          <w:lang w:val="es-ES" w:eastAsia="es-ES"/>
        </w:rPr>
        <w:t>(Hilton-Taylor, 2000 y http://www.redlist.org/).</w:t>
      </w:r>
      <w:r w:rsidR="00B44062" w:rsidRPr="00596A3A">
        <w:rPr>
          <w:rFonts w:ascii="Arial" w:hAnsi="Arial" w:cs="Arial"/>
          <w:sz w:val="22"/>
          <w:szCs w:val="22"/>
          <w:lang w:val="es-ES" w:eastAsia="es-ES"/>
        </w:rPr>
        <w:t xml:space="preserve"> </w:t>
      </w:r>
    </w:p>
    <w:p w14:paraId="513511CF" w14:textId="5C6042AB" w:rsidR="00204EAC" w:rsidRPr="0089312E" w:rsidRDefault="00204EAC" w:rsidP="0089312E">
      <w:pPr>
        <w:pStyle w:val="Texto"/>
        <w:jc w:val="both"/>
        <w:rPr>
          <w:rFonts w:ascii="Arial" w:hAnsi="Arial" w:cs="Arial"/>
          <w:sz w:val="22"/>
          <w:szCs w:val="22"/>
        </w:rPr>
      </w:pPr>
    </w:p>
    <w:p w14:paraId="26B9F0FD" w14:textId="6BC02A99" w:rsidR="00B54919" w:rsidRPr="00596A3A" w:rsidRDefault="00B54919" w:rsidP="00C80695">
      <w:pPr>
        <w:pStyle w:val="Texto"/>
        <w:jc w:val="both"/>
        <w:rPr>
          <w:rFonts w:ascii="Arial" w:hAnsi="Arial" w:cs="Arial"/>
          <w:sz w:val="22"/>
          <w:szCs w:val="22"/>
        </w:rPr>
      </w:pPr>
    </w:p>
    <w:p w14:paraId="786A54D4" w14:textId="3EE18E04" w:rsidR="00B44062" w:rsidRPr="00596A3A" w:rsidRDefault="00B54919" w:rsidP="00B44062">
      <w:pPr>
        <w:pStyle w:val="Texto"/>
        <w:jc w:val="both"/>
        <w:rPr>
          <w:rFonts w:ascii="Arial" w:hAnsi="Arial" w:cs="Arial"/>
          <w:sz w:val="22"/>
          <w:szCs w:val="22"/>
        </w:rPr>
      </w:pPr>
      <w:r w:rsidRPr="00596A3A">
        <w:rPr>
          <w:rFonts w:ascii="Arial" w:hAnsi="Arial" w:cs="Arial"/>
          <w:sz w:val="22"/>
          <w:szCs w:val="22"/>
        </w:rPr>
        <w:t>Este polígono, junto con la Reserva de la Biosfera Tiburón Ballena comprende la superficie más abundante de nutrientes debido a las surgencias, y corresponde al área de mayor captura pesquera de escama y pulpo del estado de Quintana Roo. De igual manera, hay presencia de tortugas marinas, como la de carey (</w:t>
      </w:r>
      <w:r w:rsidRPr="00596A3A">
        <w:rPr>
          <w:rFonts w:ascii="Arial" w:hAnsi="Arial" w:cs="Arial"/>
          <w:i/>
          <w:sz w:val="22"/>
          <w:szCs w:val="22"/>
        </w:rPr>
        <w:t>Eretmochelys imbricata</w:t>
      </w:r>
      <w:r w:rsidRPr="00596A3A">
        <w:rPr>
          <w:rFonts w:ascii="Arial" w:hAnsi="Arial" w:cs="Arial"/>
          <w:sz w:val="22"/>
          <w:szCs w:val="22"/>
        </w:rPr>
        <w:t>), caguama (</w:t>
      </w:r>
      <w:r w:rsidRPr="00596A3A">
        <w:rPr>
          <w:rFonts w:ascii="Arial" w:hAnsi="Arial" w:cs="Arial"/>
          <w:i/>
          <w:sz w:val="22"/>
          <w:szCs w:val="22"/>
        </w:rPr>
        <w:t>Caretta caretta</w:t>
      </w:r>
      <w:r w:rsidRPr="00596A3A">
        <w:rPr>
          <w:rFonts w:ascii="Arial" w:hAnsi="Arial" w:cs="Arial"/>
          <w:sz w:val="22"/>
          <w:szCs w:val="22"/>
        </w:rPr>
        <w:t>), tortuga verde del Atlántico, blanca (</w:t>
      </w:r>
      <w:r w:rsidRPr="00596A3A">
        <w:rPr>
          <w:rFonts w:ascii="Arial" w:hAnsi="Arial" w:cs="Arial"/>
          <w:i/>
          <w:sz w:val="22"/>
          <w:szCs w:val="22"/>
        </w:rPr>
        <w:t>Chelonia mydas</w:t>
      </w:r>
      <w:r w:rsidRPr="00596A3A">
        <w:rPr>
          <w:rFonts w:ascii="Arial" w:hAnsi="Arial" w:cs="Arial"/>
          <w:sz w:val="22"/>
          <w:szCs w:val="22"/>
        </w:rPr>
        <w:t>), laúd (</w:t>
      </w:r>
      <w:r w:rsidRPr="00596A3A">
        <w:rPr>
          <w:rFonts w:ascii="Arial" w:hAnsi="Arial" w:cs="Arial"/>
          <w:i/>
          <w:sz w:val="22"/>
          <w:szCs w:val="22"/>
        </w:rPr>
        <w:t>Dermochelys coriacea</w:t>
      </w:r>
      <w:r w:rsidRPr="00596A3A">
        <w:rPr>
          <w:rFonts w:ascii="Arial" w:hAnsi="Arial" w:cs="Arial"/>
          <w:sz w:val="22"/>
          <w:szCs w:val="22"/>
        </w:rPr>
        <w:t>) y la tortuga marina escamosa del Atlántico o tortuga lora (</w:t>
      </w:r>
      <w:r w:rsidRPr="00596A3A">
        <w:rPr>
          <w:rFonts w:ascii="Arial" w:hAnsi="Arial" w:cs="Arial"/>
          <w:i/>
          <w:sz w:val="22"/>
          <w:szCs w:val="22"/>
        </w:rPr>
        <w:t>Lepidochelys kempii</w:t>
      </w:r>
      <w:r w:rsidRPr="00596A3A">
        <w:rPr>
          <w:rFonts w:ascii="Arial" w:hAnsi="Arial" w:cs="Arial"/>
          <w:sz w:val="22"/>
          <w:szCs w:val="22"/>
        </w:rPr>
        <w:t>), todas ellas en peligro de extinción de acuerdo con la Norma Oficial Mexicana antes referida. También hay presencia de manta gigante (</w:t>
      </w:r>
      <w:r w:rsidRPr="00596A3A">
        <w:rPr>
          <w:rFonts w:ascii="Arial" w:hAnsi="Arial" w:cs="Arial"/>
          <w:i/>
          <w:sz w:val="22"/>
          <w:szCs w:val="22"/>
        </w:rPr>
        <w:t>Manta birostris</w:t>
      </w:r>
      <w:r w:rsidR="00B44062" w:rsidRPr="00596A3A">
        <w:rPr>
          <w:rFonts w:ascii="Arial" w:hAnsi="Arial" w:cs="Arial"/>
          <w:sz w:val="22"/>
          <w:szCs w:val="22"/>
        </w:rPr>
        <w:t>),</w:t>
      </w:r>
      <w:r w:rsidRPr="00596A3A">
        <w:rPr>
          <w:rFonts w:ascii="Arial" w:hAnsi="Arial" w:cs="Arial"/>
          <w:sz w:val="22"/>
          <w:szCs w:val="22"/>
        </w:rPr>
        <w:t xml:space="preserve"> raya águila o chucho pintado (</w:t>
      </w:r>
      <w:r w:rsidRPr="00596A3A">
        <w:rPr>
          <w:rFonts w:ascii="Arial" w:hAnsi="Arial" w:cs="Arial"/>
          <w:i/>
          <w:sz w:val="22"/>
          <w:szCs w:val="22"/>
        </w:rPr>
        <w:t>Aetobatus narinari</w:t>
      </w:r>
      <w:r w:rsidRPr="00596A3A">
        <w:rPr>
          <w:rFonts w:ascii="Arial" w:hAnsi="Arial" w:cs="Arial"/>
          <w:sz w:val="22"/>
          <w:szCs w:val="22"/>
        </w:rPr>
        <w:t>)</w:t>
      </w:r>
      <w:r w:rsidR="00B44062" w:rsidRPr="00596A3A">
        <w:rPr>
          <w:rFonts w:ascii="Arial" w:hAnsi="Arial" w:cs="Arial"/>
          <w:sz w:val="22"/>
          <w:szCs w:val="22"/>
        </w:rPr>
        <w:t xml:space="preserve"> y </w:t>
      </w:r>
      <w:r w:rsidR="00B44062" w:rsidRPr="00596A3A">
        <w:rPr>
          <w:rFonts w:ascii="Arial" w:hAnsi="Arial" w:cs="Arial"/>
          <w:i/>
          <w:sz w:val="22"/>
          <w:szCs w:val="22"/>
        </w:rPr>
        <w:t>Rhinoptera bonasus.</w:t>
      </w:r>
      <w:r w:rsidR="00B44062" w:rsidRPr="00596A3A">
        <w:rPr>
          <w:rFonts w:ascii="Arial" w:hAnsi="Arial" w:cs="Arial"/>
          <w:i/>
          <w:sz w:val="20"/>
          <w:szCs w:val="20"/>
        </w:rPr>
        <w:t xml:space="preserve">; </w:t>
      </w:r>
      <w:r w:rsidR="00B44062" w:rsidRPr="00596A3A">
        <w:rPr>
          <w:rFonts w:ascii="Arial" w:hAnsi="Arial" w:cs="Arial"/>
          <w:sz w:val="22"/>
          <w:szCs w:val="22"/>
        </w:rPr>
        <w:t>Esta última suele migrar desde la Península de Yucatán, buscando aguas más cálidas hacia el oeste de Florida, EUA; el número de individuos varía entre temporada, pero en ocasiones se avistan cientos o miles de individuos en grupos.</w:t>
      </w:r>
    </w:p>
    <w:p w14:paraId="4349C377" w14:textId="77777777" w:rsidR="00B54919" w:rsidRPr="00596A3A" w:rsidRDefault="00B54919" w:rsidP="00C80695">
      <w:pPr>
        <w:pStyle w:val="Default"/>
        <w:rPr>
          <w:rFonts w:ascii="Arial" w:hAnsi="Arial" w:cs="Arial"/>
          <w:color w:val="auto"/>
          <w:sz w:val="22"/>
          <w:szCs w:val="22"/>
        </w:rPr>
      </w:pPr>
    </w:p>
    <w:p w14:paraId="7FDC8CE2" w14:textId="77777777" w:rsidR="00B54919" w:rsidRPr="00596A3A" w:rsidRDefault="00B54919" w:rsidP="00C80695">
      <w:pPr>
        <w:pStyle w:val="Texto"/>
        <w:jc w:val="both"/>
        <w:rPr>
          <w:rFonts w:ascii="Arial" w:hAnsi="Arial" w:cs="Arial"/>
          <w:sz w:val="22"/>
          <w:szCs w:val="22"/>
        </w:rPr>
      </w:pPr>
      <w:r w:rsidRPr="00596A3A">
        <w:rPr>
          <w:rFonts w:ascii="Arial" w:hAnsi="Arial" w:cs="Arial"/>
          <w:sz w:val="22"/>
          <w:szCs w:val="22"/>
        </w:rPr>
        <w:t xml:space="preserve">Asimismo, en esta subzona destacan especies de importancia comercial como meros y chernas del género </w:t>
      </w:r>
      <w:r w:rsidRPr="00596A3A">
        <w:rPr>
          <w:rFonts w:ascii="Arial" w:hAnsi="Arial" w:cs="Arial"/>
          <w:i/>
          <w:sz w:val="22"/>
          <w:szCs w:val="22"/>
        </w:rPr>
        <w:t>Epinephelus</w:t>
      </w:r>
      <w:r w:rsidRPr="00596A3A">
        <w:rPr>
          <w:rFonts w:ascii="Arial" w:hAnsi="Arial" w:cs="Arial"/>
          <w:sz w:val="22"/>
          <w:szCs w:val="22"/>
        </w:rPr>
        <w:t>, pargo (</w:t>
      </w:r>
      <w:r w:rsidRPr="00596A3A">
        <w:rPr>
          <w:rFonts w:ascii="Arial" w:hAnsi="Arial" w:cs="Arial"/>
          <w:i/>
          <w:sz w:val="22"/>
          <w:szCs w:val="22"/>
        </w:rPr>
        <w:t>Lutjanus</w:t>
      </w:r>
      <w:r w:rsidRPr="00596A3A">
        <w:rPr>
          <w:rFonts w:ascii="Arial" w:hAnsi="Arial" w:cs="Arial"/>
          <w:sz w:val="22"/>
          <w:szCs w:val="22"/>
        </w:rPr>
        <w:t xml:space="preserve"> sp.), langosta espinosa (</w:t>
      </w:r>
      <w:r w:rsidRPr="00596A3A">
        <w:rPr>
          <w:rFonts w:ascii="Arial" w:hAnsi="Arial" w:cs="Arial"/>
          <w:i/>
          <w:sz w:val="22"/>
          <w:szCs w:val="22"/>
        </w:rPr>
        <w:t>Panulirus argus</w:t>
      </w:r>
      <w:r w:rsidRPr="00596A3A">
        <w:rPr>
          <w:rFonts w:ascii="Arial" w:hAnsi="Arial" w:cs="Arial"/>
          <w:sz w:val="22"/>
          <w:szCs w:val="22"/>
        </w:rPr>
        <w:t>), entre otras, las cuales son aprovechadas en la pesca a través de métodos selectivos: anzuelos y redes agalleras, ganchos para langosta y con varas para el pulpo, razón por la cual estas pesquerías pueden catalogarse como de bajo impacto ambiental.</w:t>
      </w:r>
    </w:p>
    <w:p w14:paraId="4B15C671" w14:textId="77777777" w:rsidR="00B54919" w:rsidRPr="00596A3A" w:rsidRDefault="00B54919" w:rsidP="00C80695">
      <w:pPr>
        <w:pStyle w:val="Texto"/>
        <w:rPr>
          <w:rFonts w:ascii="Arial" w:hAnsi="Arial" w:cs="Arial"/>
          <w:sz w:val="22"/>
          <w:szCs w:val="22"/>
        </w:rPr>
      </w:pPr>
    </w:p>
    <w:p w14:paraId="1D6ABF22" w14:textId="64231161"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 xml:space="preserve">Actualmente, el uso y aprovechamiento de recursos naturales en esta subzona se limita a actividades de turismo de bajo impacto ambiental, principalmente de observación y nado con </w:t>
      </w:r>
      <w:r w:rsidR="00204EAC">
        <w:rPr>
          <w:rFonts w:ascii="Arial" w:hAnsi="Arial" w:cs="Arial"/>
          <w:color w:val="auto"/>
          <w:sz w:val="22"/>
          <w:szCs w:val="22"/>
        </w:rPr>
        <w:t>T</w:t>
      </w:r>
      <w:r w:rsidRPr="00596A3A">
        <w:rPr>
          <w:rFonts w:ascii="Arial" w:hAnsi="Arial" w:cs="Arial"/>
          <w:color w:val="auto"/>
          <w:sz w:val="22"/>
          <w:szCs w:val="22"/>
        </w:rPr>
        <w:t xml:space="preserve">iburón </w:t>
      </w:r>
      <w:r w:rsidR="00204EAC">
        <w:rPr>
          <w:rFonts w:ascii="Arial" w:hAnsi="Arial" w:cs="Arial"/>
          <w:color w:val="auto"/>
          <w:sz w:val="22"/>
          <w:szCs w:val="22"/>
        </w:rPr>
        <w:t>B</w:t>
      </w:r>
      <w:r w:rsidRPr="00596A3A">
        <w:rPr>
          <w:rFonts w:ascii="Arial" w:hAnsi="Arial" w:cs="Arial"/>
          <w:color w:val="auto"/>
          <w:sz w:val="22"/>
          <w:szCs w:val="22"/>
        </w:rPr>
        <w:t>allena, y pesca deportivo-recreativa de picudos como el marlín (</w:t>
      </w:r>
      <w:r w:rsidRPr="00596A3A">
        <w:rPr>
          <w:rFonts w:ascii="Arial" w:hAnsi="Arial" w:cs="Arial"/>
          <w:i/>
          <w:color w:val="auto"/>
          <w:sz w:val="22"/>
          <w:szCs w:val="22"/>
        </w:rPr>
        <w:t>Tetrapturus</w:t>
      </w:r>
      <w:r w:rsidRPr="00596A3A">
        <w:rPr>
          <w:rFonts w:ascii="Arial" w:hAnsi="Arial" w:cs="Arial"/>
          <w:color w:val="auto"/>
          <w:sz w:val="22"/>
          <w:szCs w:val="22"/>
        </w:rPr>
        <w:t xml:space="preserve"> sp.) y el pez vela (</w:t>
      </w:r>
      <w:r w:rsidRPr="00596A3A">
        <w:rPr>
          <w:rFonts w:ascii="Arial" w:hAnsi="Arial" w:cs="Arial"/>
          <w:i/>
          <w:color w:val="auto"/>
          <w:sz w:val="22"/>
          <w:szCs w:val="22"/>
        </w:rPr>
        <w:t>Istiophorus</w:t>
      </w:r>
      <w:r w:rsidRPr="00596A3A">
        <w:rPr>
          <w:rFonts w:ascii="Arial" w:hAnsi="Arial" w:cs="Arial"/>
          <w:color w:val="auto"/>
          <w:sz w:val="22"/>
          <w:szCs w:val="22"/>
        </w:rPr>
        <w:t xml:space="preserve"> sp.), así como pesca comercial. </w:t>
      </w:r>
    </w:p>
    <w:p w14:paraId="23334C47" w14:textId="77777777" w:rsidR="00B54919" w:rsidRPr="00596A3A" w:rsidRDefault="00B54919" w:rsidP="00C80695">
      <w:pPr>
        <w:pStyle w:val="Default"/>
        <w:jc w:val="both"/>
        <w:rPr>
          <w:rFonts w:ascii="Arial" w:hAnsi="Arial" w:cs="Arial"/>
          <w:color w:val="auto"/>
          <w:sz w:val="22"/>
          <w:szCs w:val="22"/>
        </w:rPr>
      </w:pPr>
    </w:p>
    <w:p w14:paraId="0201F9DE" w14:textId="2A8D814F"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 xml:space="preserve">Por lo anterior, en esta </w:t>
      </w:r>
      <w:r w:rsidR="00B411F4" w:rsidRPr="00596A3A">
        <w:rPr>
          <w:rFonts w:ascii="Arial" w:hAnsi="Arial" w:cs="Arial"/>
          <w:color w:val="auto"/>
          <w:sz w:val="22"/>
          <w:szCs w:val="22"/>
        </w:rPr>
        <w:t>superficie</w:t>
      </w:r>
      <w:r w:rsidRPr="00596A3A">
        <w:rPr>
          <w:rFonts w:ascii="Arial" w:hAnsi="Arial" w:cs="Arial"/>
          <w:color w:val="auto"/>
          <w:sz w:val="22"/>
          <w:szCs w:val="22"/>
        </w:rPr>
        <w:t xml:space="preserve"> se realiza el tránsito diario de embarcaciones turísticas, pesqueras y particulares, por lo que el riesgo de colisiones con la fauna</w:t>
      </w:r>
      <w:r w:rsidR="00B411F4" w:rsidRPr="00596A3A">
        <w:rPr>
          <w:rFonts w:ascii="Arial" w:hAnsi="Arial" w:cs="Arial"/>
          <w:color w:val="auto"/>
          <w:sz w:val="22"/>
          <w:szCs w:val="22"/>
        </w:rPr>
        <w:t>,</w:t>
      </w:r>
      <w:r w:rsidRPr="00596A3A">
        <w:rPr>
          <w:rFonts w:ascii="Arial" w:hAnsi="Arial" w:cs="Arial"/>
          <w:color w:val="auto"/>
          <w:sz w:val="22"/>
          <w:szCs w:val="22"/>
        </w:rPr>
        <w:t xml:space="preserve"> y </w:t>
      </w:r>
      <w:r w:rsidR="00B411F4" w:rsidRPr="00596A3A">
        <w:rPr>
          <w:rFonts w:ascii="Arial" w:hAnsi="Arial" w:cs="Arial"/>
          <w:color w:val="auto"/>
          <w:sz w:val="22"/>
          <w:szCs w:val="22"/>
        </w:rPr>
        <w:t xml:space="preserve">la </w:t>
      </w:r>
      <w:r w:rsidRPr="00596A3A">
        <w:rPr>
          <w:rFonts w:ascii="Arial" w:hAnsi="Arial" w:cs="Arial"/>
          <w:color w:val="auto"/>
          <w:sz w:val="22"/>
          <w:szCs w:val="22"/>
        </w:rPr>
        <w:t xml:space="preserve">contaminación se encuentra presente.   </w:t>
      </w:r>
    </w:p>
    <w:p w14:paraId="4149400C" w14:textId="77777777" w:rsidR="00B411F4" w:rsidRPr="00596A3A" w:rsidRDefault="00B411F4" w:rsidP="00C80695">
      <w:pPr>
        <w:pStyle w:val="Default"/>
        <w:jc w:val="both"/>
        <w:rPr>
          <w:rFonts w:ascii="Arial" w:hAnsi="Arial" w:cs="Arial"/>
          <w:color w:val="auto"/>
          <w:sz w:val="22"/>
          <w:szCs w:val="22"/>
        </w:rPr>
      </w:pPr>
    </w:p>
    <w:p w14:paraId="20DB645C" w14:textId="1D4DC45C" w:rsidR="00B54919" w:rsidRPr="00596A3A" w:rsidRDefault="00B411F4" w:rsidP="00C80695">
      <w:pPr>
        <w:pStyle w:val="Default"/>
        <w:jc w:val="both"/>
        <w:rPr>
          <w:rFonts w:ascii="Arial" w:hAnsi="Arial" w:cs="Arial"/>
          <w:color w:val="auto"/>
          <w:sz w:val="22"/>
          <w:szCs w:val="22"/>
        </w:rPr>
      </w:pPr>
      <w:r w:rsidRPr="00596A3A">
        <w:rPr>
          <w:rFonts w:ascii="Arial" w:hAnsi="Arial" w:cs="Arial"/>
          <w:color w:val="auto"/>
          <w:sz w:val="22"/>
          <w:szCs w:val="22"/>
        </w:rPr>
        <w:t xml:space="preserve">Asimismo, dentro de esta subzona se localiza </w:t>
      </w:r>
      <w:r w:rsidR="00054597" w:rsidRPr="00596A3A">
        <w:rPr>
          <w:rFonts w:ascii="Arial" w:hAnsi="Arial" w:cs="Arial"/>
          <w:color w:val="auto"/>
          <w:sz w:val="22"/>
          <w:szCs w:val="22"/>
        </w:rPr>
        <w:t xml:space="preserve">la principal área de pesca </w:t>
      </w:r>
      <w:r w:rsidRPr="00596A3A">
        <w:rPr>
          <w:rFonts w:ascii="Arial" w:hAnsi="Arial" w:cs="Arial"/>
          <w:color w:val="auto"/>
          <w:sz w:val="22"/>
          <w:szCs w:val="22"/>
        </w:rPr>
        <w:t>de camarón rojo (</w:t>
      </w:r>
      <w:r w:rsidR="00F30EA6" w:rsidRPr="00596A3A">
        <w:rPr>
          <w:rFonts w:ascii="Arial" w:hAnsi="Arial" w:cs="Arial"/>
          <w:i/>
          <w:color w:val="auto"/>
          <w:sz w:val="22"/>
          <w:szCs w:val="22"/>
        </w:rPr>
        <w:t>P</w:t>
      </w:r>
      <w:r w:rsidRPr="00596A3A">
        <w:rPr>
          <w:rFonts w:ascii="Arial" w:hAnsi="Arial" w:cs="Arial"/>
          <w:i/>
          <w:color w:val="auto"/>
          <w:sz w:val="22"/>
          <w:szCs w:val="22"/>
        </w:rPr>
        <w:t>enaeus brasiliensis</w:t>
      </w:r>
      <w:r w:rsidRPr="00596A3A">
        <w:rPr>
          <w:rFonts w:ascii="Arial" w:hAnsi="Arial" w:cs="Arial"/>
          <w:color w:val="auto"/>
          <w:sz w:val="22"/>
          <w:szCs w:val="22"/>
        </w:rPr>
        <w:t>) y camarón roca (S</w:t>
      </w:r>
      <w:r w:rsidRPr="00596A3A">
        <w:rPr>
          <w:rFonts w:ascii="Arial" w:hAnsi="Arial" w:cs="Arial"/>
          <w:i/>
          <w:color w:val="auto"/>
          <w:sz w:val="22"/>
          <w:szCs w:val="22"/>
        </w:rPr>
        <w:t>icyonia brevirostris</w:t>
      </w:r>
      <w:r w:rsidRPr="00596A3A">
        <w:rPr>
          <w:rFonts w:ascii="Arial" w:hAnsi="Arial" w:cs="Arial"/>
          <w:color w:val="auto"/>
          <w:sz w:val="22"/>
          <w:szCs w:val="22"/>
        </w:rPr>
        <w:t>), comúnmente conocida como los “Caladeros de Contoy”</w:t>
      </w:r>
      <w:r w:rsidR="00054597" w:rsidRPr="00596A3A">
        <w:rPr>
          <w:rFonts w:ascii="Arial" w:hAnsi="Arial" w:cs="Arial"/>
          <w:color w:val="auto"/>
          <w:sz w:val="22"/>
          <w:szCs w:val="22"/>
        </w:rPr>
        <w:t xml:space="preserve"> </w:t>
      </w:r>
      <w:r w:rsidR="004A06A5" w:rsidRPr="00596A3A">
        <w:rPr>
          <w:rFonts w:ascii="Arial" w:hAnsi="Arial" w:cs="Arial"/>
          <w:color w:val="auto"/>
          <w:sz w:val="22"/>
          <w:szCs w:val="22"/>
        </w:rPr>
        <w:t xml:space="preserve">por localizarse al noreste de Isla Contoy. </w:t>
      </w:r>
      <w:r w:rsidRPr="00596A3A">
        <w:rPr>
          <w:rFonts w:ascii="Arial" w:hAnsi="Arial" w:cs="Arial"/>
          <w:color w:val="auto"/>
          <w:sz w:val="22"/>
          <w:szCs w:val="22"/>
        </w:rPr>
        <w:t xml:space="preserve">Es </w:t>
      </w:r>
      <w:r w:rsidR="004A06A5" w:rsidRPr="00596A3A">
        <w:rPr>
          <w:rFonts w:ascii="Arial" w:hAnsi="Arial" w:cs="Arial"/>
          <w:color w:val="auto"/>
          <w:sz w:val="22"/>
          <w:szCs w:val="22"/>
        </w:rPr>
        <w:t xml:space="preserve">un área de concentración </w:t>
      </w:r>
      <w:r w:rsidRPr="00596A3A">
        <w:rPr>
          <w:rFonts w:ascii="Arial" w:hAnsi="Arial" w:cs="Arial"/>
          <w:color w:val="auto"/>
          <w:sz w:val="22"/>
          <w:szCs w:val="22"/>
        </w:rPr>
        <w:t xml:space="preserve">de dichas especies </w:t>
      </w:r>
      <w:r w:rsidR="004A06A5" w:rsidRPr="00596A3A">
        <w:rPr>
          <w:rFonts w:ascii="Arial" w:hAnsi="Arial" w:cs="Arial"/>
          <w:color w:val="auto"/>
          <w:sz w:val="22"/>
          <w:szCs w:val="22"/>
        </w:rPr>
        <w:t>que</w:t>
      </w:r>
      <w:r w:rsidRPr="00596A3A">
        <w:rPr>
          <w:rFonts w:ascii="Arial" w:hAnsi="Arial" w:cs="Arial"/>
          <w:color w:val="auto"/>
          <w:sz w:val="22"/>
          <w:szCs w:val="22"/>
        </w:rPr>
        <w:t xml:space="preserve"> comparten este hábitat aparentemente con la misma finalidad </w:t>
      </w:r>
      <w:r w:rsidR="004A06A5" w:rsidRPr="00596A3A">
        <w:rPr>
          <w:rFonts w:ascii="Arial" w:hAnsi="Arial" w:cs="Arial"/>
          <w:color w:val="auto"/>
          <w:sz w:val="22"/>
          <w:szCs w:val="22"/>
        </w:rPr>
        <w:t>(</w:t>
      </w:r>
      <w:r w:rsidRPr="00596A3A">
        <w:rPr>
          <w:rFonts w:ascii="Arial" w:hAnsi="Arial" w:cs="Arial"/>
          <w:color w:val="auto"/>
          <w:sz w:val="22"/>
          <w:szCs w:val="22"/>
        </w:rPr>
        <w:t>de reproducirse</w:t>
      </w:r>
      <w:r w:rsidR="004A06A5" w:rsidRPr="00596A3A">
        <w:rPr>
          <w:rFonts w:ascii="Arial" w:hAnsi="Arial" w:cs="Arial"/>
          <w:color w:val="auto"/>
          <w:sz w:val="22"/>
          <w:szCs w:val="22"/>
        </w:rPr>
        <w:t xml:space="preserve">). Al respecto, </w:t>
      </w:r>
      <w:r w:rsidRPr="00596A3A">
        <w:rPr>
          <w:rFonts w:ascii="Arial" w:hAnsi="Arial" w:cs="Arial"/>
          <w:color w:val="auto"/>
          <w:sz w:val="22"/>
          <w:szCs w:val="22"/>
        </w:rPr>
        <w:t xml:space="preserve">existe </w:t>
      </w:r>
      <w:r w:rsidR="00335BF1" w:rsidRPr="00596A3A">
        <w:rPr>
          <w:rFonts w:ascii="Arial" w:hAnsi="Arial" w:cs="Arial"/>
          <w:color w:val="auto"/>
          <w:sz w:val="22"/>
          <w:szCs w:val="22"/>
        </w:rPr>
        <w:t xml:space="preserve">el </w:t>
      </w:r>
      <w:r w:rsidR="00335BF1" w:rsidRPr="00596A3A">
        <w:rPr>
          <w:rFonts w:ascii="Arial" w:hAnsi="Arial" w:cs="Arial"/>
          <w:i/>
          <w:color w:val="auto"/>
          <w:sz w:val="22"/>
          <w:szCs w:val="22"/>
        </w:rPr>
        <w:t>ACUERDO por el que se da a conocer el Plan de Manejo Pesquero para las especies de camarón rojo (Farfantepenaeus brasiliensis) y de Roca (Sicyonia brevirostris) de los Caladeros de Contoy, Quintana Roo</w:t>
      </w:r>
      <w:r w:rsidR="00335BF1" w:rsidRPr="00596A3A">
        <w:rPr>
          <w:rFonts w:ascii="Arial" w:hAnsi="Arial" w:cs="Arial"/>
          <w:color w:val="auto"/>
          <w:sz w:val="22"/>
          <w:szCs w:val="22"/>
        </w:rPr>
        <w:t>, publicado en el DOF en 2014, mismo que debe respetarse a cabalidad para el desarrollo de dicha</w:t>
      </w:r>
      <w:r w:rsidR="004A06A5" w:rsidRPr="00596A3A">
        <w:rPr>
          <w:rFonts w:ascii="Arial" w:hAnsi="Arial" w:cs="Arial"/>
          <w:color w:val="auto"/>
          <w:sz w:val="22"/>
          <w:szCs w:val="22"/>
        </w:rPr>
        <w:t xml:space="preserve"> pesquería y con los equipos de pesca autorizados.</w:t>
      </w:r>
    </w:p>
    <w:p w14:paraId="6F43FAEC" w14:textId="77777777" w:rsidR="004A06A5" w:rsidRPr="00596A3A" w:rsidRDefault="004A06A5" w:rsidP="00C80695">
      <w:pPr>
        <w:pStyle w:val="Default"/>
        <w:jc w:val="both"/>
        <w:rPr>
          <w:rFonts w:ascii="Arial" w:hAnsi="Arial" w:cs="Arial"/>
          <w:color w:val="auto"/>
          <w:sz w:val="22"/>
          <w:szCs w:val="22"/>
        </w:rPr>
      </w:pPr>
    </w:p>
    <w:p w14:paraId="1DFE29F2" w14:textId="7CCD6BB2" w:rsidR="004A06A5" w:rsidRPr="00596A3A" w:rsidRDefault="004A06A5" w:rsidP="00C80695">
      <w:pPr>
        <w:pStyle w:val="Default"/>
        <w:jc w:val="both"/>
        <w:rPr>
          <w:rFonts w:ascii="Arial" w:hAnsi="Arial" w:cs="Arial"/>
          <w:color w:val="auto"/>
          <w:sz w:val="22"/>
          <w:szCs w:val="22"/>
        </w:rPr>
      </w:pPr>
      <w:r w:rsidRPr="00596A3A">
        <w:rPr>
          <w:rFonts w:ascii="Arial" w:hAnsi="Arial" w:cs="Arial"/>
          <w:color w:val="auto"/>
          <w:sz w:val="22"/>
          <w:szCs w:val="22"/>
        </w:rPr>
        <w:t xml:space="preserve">De acuerdo al Plan de manejo pesquero mencionado, </w:t>
      </w:r>
      <w:r w:rsidR="00DE2D8A" w:rsidRPr="00596A3A">
        <w:rPr>
          <w:rFonts w:ascii="Arial" w:hAnsi="Arial" w:cs="Arial"/>
          <w:color w:val="auto"/>
          <w:sz w:val="22"/>
          <w:szCs w:val="22"/>
        </w:rPr>
        <w:t>“</w:t>
      </w:r>
      <w:r w:rsidRPr="00596A3A">
        <w:rPr>
          <w:rFonts w:ascii="Arial" w:hAnsi="Arial" w:cs="Arial"/>
          <w:color w:val="auto"/>
          <w:sz w:val="22"/>
          <w:szCs w:val="22"/>
        </w:rPr>
        <w:t>el fondo marino es de tipo arenoso con grandes macizos de origen coralino, lo que limita a las embarcaciones a operar en zonas llamadas localmente como “blanquizales”, libres de roca y coral</w:t>
      </w:r>
      <w:r w:rsidR="00DE2D8A" w:rsidRPr="00596A3A">
        <w:rPr>
          <w:rFonts w:ascii="Arial" w:hAnsi="Arial" w:cs="Arial"/>
          <w:color w:val="auto"/>
          <w:sz w:val="22"/>
          <w:szCs w:val="22"/>
        </w:rPr>
        <w:t>”</w:t>
      </w:r>
      <w:r w:rsidRPr="00596A3A">
        <w:rPr>
          <w:rFonts w:ascii="Arial" w:hAnsi="Arial" w:cs="Arial"/>
          <w:color w:val="auto"/>
          <w:sz w:val="22"/>
          <w:szCs w:val="22"/>
        </w:rPr>
        <w:t xml:space="preserve">. Además, </w:t>
      </w:r>
      <w:r w:rsidR="00DE2D8A" w:rsidRPr="00596A3A">
        <w:rPr>
          <w:rFonts w:ascii="Arial" w:hAnsi="Arial" w:cs="Arial"/>
          <w:color w:val="auto"/>
          <w:sz w:val="22"/>
          <w:szCs w:val="22"/>
        </w:rPr>
        <w:t>“</w:t>
      </w:r>
      <w:r w:rsidRPr="00596A3A">
        <w:rPr>
          <w:rFonts w:ascii="Arial" w:hAnsi="Arial" w:cs="Arial"/>
          <w:color w:val="auto"/>
          <w:sz w:val="22"/>
          <w:szCs w:val="22"/>
        </w:rPr>
        <w:t xml:space="preserve">se estima que </w:t>
      </w:r>
      <w:r w:rsidRPr="00596A3A">
        <w:rPr>
          <w:rFonts w:ascii="Arial" w:hAnsi="Arial" w:cs="Arial"/>
          <w:i/>
          <w:color w:val="auto"/>
          <w:sz w:val="22"/>
          <w:szCs w:val="22"/>
        </w:rPr>
        <w:t>F. brasiliensis</w:t>
      </w:r>
      <w:r w:rsidRPr="00596A3A">
        <w:rPr>
          <w:rFonts w:ascii="Arial" w:hAnsi="Arial" w:cs="Arial"/>
          <w:color w:val="auto"/>
          <w:sz w:val="22"/>
          <w:szCs w:val="22"/>
        </w:rPr>
        <w:t xml:space="preserve"> puede distribuirse también en fondos coralinos, con lo cual una fracción de la población queda fuera de la influencia de las artes de pesca (Soto-Aguirre, 1992)</w:t>
      </w:r>
      <w:r w:rsidR="00DE2D8A" w:rsidRPr="00596A3A">
        <w:rPr>
          <w:rFonts w:ascii="Arial" w:hAnsi="Arial" w:cs="Arial"/>
          <w:color w:val="auto"/>
          <w:sz w:val="22"/>
          <w:szCs w:val="22"/>
        </w:rPr>
        <w:t>”</w:t>
      </w:r>
      <w:r w:rsidRPr="00596A3A">
        <w:rPr>
          <w:rFonts w:ascii="Arial" w:hAnsi="Arial" w:cs="Arial"/>
          <w:color w:val="auto"/>
          <w:sz w:val="22"/>
          <w:szCs w:val="22"/>
        </w:rPr>
        <w:t>.</w:t>
      </w:r>
      <w:r w:rsidR="00DE2D8A" w:rsidRPr="00596A3A">
        <w:rPr>
          <w:rFonts w:ascii="Arial" w:hAnsi="Arial" w:cs="Arial"/>
          <w:color w:val="auto"/>
          <w:sz w:val="22"/>
          <w:szCs w:val="22"/>
        </w:rPr>
        <w:t xml:space="preserve"> Por lo anterior, es importante respetar las características del fondo marino para el desarrollo de las pesquerías.</w:t>
      </w:r>
    </w:p>
    <w:p w14:paraId="1BA5E56F" w14:textId="77777777" w:rsidR="00B54919" w:rsidRPr="00596A3A" w:rsidRDefault="00B54919" w:rsidP="00C80695">
      <w:pPr>
        <w:pStyle w:val="Default"/>
        <w:rPr>
          <w:rFonts w:ascii="Arial" w:hAnsi="Arial" w:cs="Arial"/>
          <w:color w:val="auto"/>
          <w:sz w:val="22"/>
          <w:szCs w:val="22"/>
        </w:rPr>
      </w:pPr>
    </w:p>
    <w:tbl>
      <w:tblPr>
        <w:tblW w:w="5000" w:type="pct"/>
        <w:tblCellMar>
          <w:left w:w="72" w:type="dxa"/>
          <w:right w:w="72" w:type="dxa"/>
        </w:tblCellMar>
        <w:tblLook w:val="0000" w:firstRow="0" w:lastRow="0" w:firstColumn="0" w:lastColumn="0" w:noHBand="0" w:noVBand="0"/>
      </w:tblPr>
      <w:tblGrid>
        <w:gridCol w:w="4587"/>
        <w:gridCol w:w="4917"/>
      </w:tblGrid>
      <w:tr w:rsidR="00CF435B" w:rsidRPr="00596A3A" w14:paraId="274ED416" w14:textId="77777777" w:rsidTr="00D103F7">
        <w:trPr>
          <w:trHeight w:val="144"/>
        </w:trPr>
        <w:tc>
          <w:tcPr>
            <w:tcW w:w="5000" w:type="pct"/>
            <w:gridSpan w:val="2"/>
            <w:tcBorders>
              <w:top w:val="single" w:sz="6" w:space="0" w:color="auto"/>
              <w:left w:val="single" w:sz="6" w:space="0" w:color="auto"/>
              <w:bottom w:val="single" w:sz="6" w:space="0" w:color="auto"/>
              <w:right w:val="single" w:sz="6" w:space="0" w:color="auto"/>
            </w:tcBorders>
            <w:noWrap/>
          </w:tcPr>
          <w:p w14:paraId="465F8CCB" w14:textId="77777777" w:rsidR="00B54919" w:rsidRPr="00596A3A" w:rsidRDefault="00B54919" w:rsidP="00C80695">
            <w:pPr>
              <w:pStyle w:val="Texto"/>
              <w:jc w:val="center"/>
              <w:rPr>
                <w:rFonts w:ascii="Arial" w:hAnsi="Arial" w:cs="Arial"/>
                <w:b/>
                <w:sz w:val="20"/>
                <w:szCs w:val="20"/>
                <w:lang w:eastAsia="es-MX"/>
              </w:rPr>
            </w:pPr>
            <w:r w:rsidRPr="00596A3A">
              <w:rPr>
                <w:rFonts w:ascii="Arial" w:hAnsi="Arial" w:cs="Arial"/>
                <w:b/>
                <w:sz w:val="20"/>
                <w:szCs w:val="20"/>
                <w:lang w:eastAsia="es-MX"/>
              </w:rPr>
              <w:t xml:space="preserve">SUBZONA DE APROVECHAMIENTO SUSTENTABLE DE LOS RECURSOS NATURALES </w:t>
            </w:r>
          </w:p>
          <w:p w14:paraId="5AA92DCC" w14:textId="77777777" w:rsidR="00B54919" w:rsidRPr="00596A3A" w:rsidRDefault="00B54919" w:rsidP="00C80695">
            <w:pPr>
              <w:pStyle w:val="Texto"/>
              <w:jc w:val="center"/>
              <w:rPr>
                <w:rFonts w:ascii="Arial" w:hAnsi="Arial" w:cs="Arial"/>
                <w:b/>
                <w:strike/>
                <w:sz w:val="20"/>
                <w:szCs w:val="20"/>
                <w:lang w:eastAsia="es-MX"/>
              </w:rPr>
            </w:pPr>
            <w:r w:rsidRPr="00596A3A">
              <w:rPr>
                <w:rFonts w:ascii="Arial" w:hAnsi="Arial" w:cs="Arial"/>
                <w:b/>
                <w:sz w:val="20"/>
                <w:szCs w:val="20"/>
                <w:lang w:eastAsia="es-MX"/>
              </w:rPr>
              <w:lastRenderedPageBreak/>
              <w:t>TIBURÓN BALLENA</w:t>
            </w:r>
          </w:p>
        </w:tc>
      </w:tr>
      <w:tr w:rsidR="00CF435B" w:rsidRPr="00596A3A" w14:paraId="7715354D" w14:textId="77777777" w:rsidTr="00D103F7">
        <w:trPr>
          <w:trHeight w:val="144"/>
        </w:trPr>
        <w:tc>
          <w:tcPr>
            <w:tcW w:w="2413" w:type="pct"/>
            <w:tcBorders>
              <w:top w:val="single" w:sz="6" w:space="0" w:color="auto"/>
              <w:left w:val="single" w:sz="6" w:space="0" w:color="auto"/>
              <w:bottom w:val="single" w:sz="6" w:space="0" w:color="auto"/>
              <w:right w:val="single" w:sz="6" w:space="0" w:color="auto"/>
            </w:tcBorders>
          </w:tcPr>
          <w:p w14:paraId="162B15D4" w14:textId="77777777" w:rsidR="00B54919" w:rsidRPr="00596A3A" w:rsidRDefault="00B54919" w:rsidP="00C80695">
            <w:pPr>
              <w:pStyle w:val="Texto"/>
              <w:jc w:val="center"/>
              <w:rPr>
                <w:rFonts w:ascii="Arial" w:hAnsi="Arial" w:cs="Arial"/>
                <w:b/>
                <w:sz w:val="20"/>
                <w:szCs w:val="20"/>
                <w:lang w:eastAsia="es-MX"/>
              </w:rPr>
            </w:pPr>
            <w:r w:rsidRPr="00596A3A">
              <w:rPr>
                <w:rFonts w:ascii="Arial" w:hAnsi="Arial" w:cs="Arial"/>
                <w:b/>
                <w:sz w:val="20"/>
                <w:szCs w:val="20"/>
                <w:lang w:eastAsia="es-MX"/>
              </w:rPr>
              <w:lastRenderedPageBreak/>
              <w:t>Actividades permitidas</w:t>
            </w:r>
          </w:p>
        </w:tc>
        <w:tc>
          <w:tcPr>
            <w:tcW w:w="2587" w:type="pct"/>
            <w:tcBorders>
              <w:top w:val="single" w:sz="6" w:space="0" w:color="auto"/>
              <w:left w:val="single" w:sz="6" w:space="0" w:color="auto"/>
              <w:bottom w:val="single" w:sz="6" w:space="0" w:color="auto"/>
              <w:right w:val="single" w:sz="6" w:space="0" w:color="auto"/>
            </w:tcBorders>
          </w:tcPr>
          <w:p w14:paraId="0DF12496" w14:textId="77777777" w:rsidR="00B54919" w:rsidRPr="00596A3A" w:rsidRDefault="00B54919" w:rsidP="00C80695">
            <w:pPr>
              <w:pStyle w:val="Texto"/>
              <w:jc w:val="center"/>
              <w:rPr>
                <w:rFonts w:ascii="Arial" w:hAnsi="Arial" w:cs="Arial"/>
                <w:b/>
                <w:sz w:val="20"/>
                <w:szCs w:val="20"/>
                <w:lang w:eastAsia="es-MX"/>
              </w:rPr>
            </w:pPr>
            <w:r w:rsidRPr="00596A3A">
              <w:rPr>
                <w:rFonts w:ascii="Arial" w:hAnsi="Arial" w:cs="Arial"/>
                <w:b/>
                <w:sz w:val="20"/>
                <w:szCs w:val="20"/>
                <w:lang w:eastAsia="es-MX"/>
              </w:rPr>
              <w:t>Actividades no permitidas</w:t>
            </w:r>
          </w:p>
        </w:tc>
      </w:tr>
      <w:tr w:rsidR="00CF435B" w:rsidRPr="00596A3A" w14:paraId="5E1E94F0" w14:textId="77777777" w:rsidTr="00D103F7">
        <w:trPr>
          <w:trHeight w:val="144"/>
        </w:trPr>
        <w:tc>
          <w:tcPr>
            <w:tcW w:w="2413" w:type="pct"/>
            <w:tcBorders>
              <w:top w:val="single" w:sz="6" w:space="0" w:color="auto"/>
              <w:left w:val="single" w:sz="6" w:space="0" w:color="auto"/>
              <w:bottom w:val="single" w:sz="6" w:space="0" w:color="auto"/>
              <w:right w:val="single" w:sz="6" w:space="0" w:color="auto"/>
            </w:tcBorders>
          </w:tcPr>
          <w:p w14:paraId="03AACEA0" w14:textId="77777777" w:rsidR="00B54919" w:rsidRPr="00596A3A" w:rsidRDefault="00B54919" w:rsidP="00C80695">
            <w:pPr>
              <w:pStyle w:val="Default"/>
              <w:numPr>
                <w:ilvl w:val="0"/>
                <w:numId w:val="50"/>
              </w:numPr>
              <w:rPr>
                <w:rFonts w:ascii="Arial" w:hAnsi="Arial" w:cs="Arial"/>
                <w:color w:val="auto"/>
                <w:sz w:val="20"/>
                <w:szCs w:val="20"/>
                <w:lang w:eastAsia="es-MX"/>
              </w:rPr>
            </w:pPr>
            <w:r w:rsidRPr="00596A3A">
              <w:rPr>
                <w:rFonts w:ascii="Arial" w:hAnsi="Arial" w:cs="Arial"/>
                <w:color w:val="auto"/>
                <w:sz w:val="20"/>
                <w:szCs w:val="20"/>
                <w:lang w:eastAsia="es-MX"/>
              </w:rPr>
              <w:t>Aprovechamiento no extractivo de vida silvestre</w:t>
            </w:r>
          </w:p>
          <w:p w14:paraId="4AC58925" w14:textId="77777777" w:rsidR="00B54919" w:rsidRPr="00596A3A" w:rsidRDefault="00B54919" w:rsidP="00C80695">
            <w:pPr>
              <w:pStyle w:val="Texto"/>
              <w:numPr>
                <w:ilvl w:val="0"/>
                <w:numId w:val="50"/>
              </w:numPr>
              <w:rPr>
                <w:rFonts w:ascii="Arial" w:hAnsi="Arial" w:cs="Arial"/>
                <w:sz w:val="20"/>
                <w:szCs w:val="20"/>
                <w:lang w:eastAsia="es-MX"/>
              </w:rPr>
            </w:pPr>
            <w:r w:rsidRPr="00596A3A">
              <w:rPr>
                <w:rFonts w:ascii="Arial" w:hAnsi="Arial" w:cs="Arial"/>
                <w:sz w:val="20"/>
                <w:szCs w:val="20"/>
                <w:lang w:eastAsia="es-MX"/>
              </w:rPr>
              <w:t>Colecta científica de ejemplares de la vida silvestre</w:t>
            </w:r>
          </w:p>
          <w:p w14:paraId="172B330D" w14:textId="77777777" w:rsidR="00B54919" w:rsidRPr="00596A3A" w:rsidRDefault="00B54919" w:rsidP="00C80695">
            <w:pPr>
              <w:pStyle w:val="Texto"/>
              <w:numPr>
                <w:ilvl w:val="0"/>
                <w:numId w:val="50"/>
              </w:numPr>
              <w:rPr>
                <w:rFonts w:ascii="Arial" w:hAnsi="Arial" w:cs="Arial"/>
                <w:sz w:val="20"/>
                <w:szCs w:val="20"/>
                <w:lang w:eastAsia="es-MX"/>
              </w:rPr>
            </w:pPr>
            <w:r w:rsidRPr="00596A3A">
              <w:rPr>
                <w:rFonts w:ascii="Arial" w:hAnsi="Arial" w:cs="Arial"/>
                <w:sz w:val="20"/>
                <w:szCs w:val="20"/>
                <w:lang w:eastAsia="es-MX"/>
              </w:rPr>
              <w:t>Educación ambiental</w:t>
            </w:r>
          </w:p>
          <w:p w14:paraId="3ED64C9D" w14:textId="300EB7AA" w:rsidR="00B54919" w:rsidRPr="00596A3A" w:rsidRDefault="00B54919" w:rsidP="00C80695">
            <w:pPr>
              <w:pStyle w:val="Texto"/>
              <w:numPr>
                <w:ilvl w:val="0"/>
                <w:numId w:val="50"/>
              </w:numPr>
              <w:rPr>
                <w:rFonts w:ascii="Arial" w:hAnsi="Arial" w:cs="Arial"/>
                <w:sz w:val="20"/>
                <w:szCs w:val="20"/>
                <w:lang w:eastAsia="es-MX"/>
              </w:rPr>
            </w:pPr>
            <w:r w:rsidRPr="00596A3A">
              <w:rPr>
                <w:rFonts w:ascii="Arial" w:hAnsi="Arial" w:cs="Arial"/>
                <w:sz w:val="20"/>
                <w:szCs w:val="20"/>
                <w:lang w:eastAsia="es-MX"/>
              </w:rPr>
              <w:t>Filmaciones, fo</w:t>
            </w:r>
            <w:r w:rsidR="0096740E" w:rsidRPr="00596A3A">
              <w:rPr>
                <w:rFonts w:ascii="Arial" w:hAnsi="Arial" w:cs="Arial"/>
                <w:sz w:val="20"/>
                <w:szCs w:val="20"/>
                <w:lang w:eastAsia="es-MX"/>
              </w:rPr>
              <w:t>tografías, captura de imágenes o</w:t>
            </w:r>
            <w:r w:rsidRPr="00596A3A">
              <w:rPr>
                <w:rFonts w:ascii="Arial" w:hAnsi="Arial" w:cs="Arial"/>
                <w:sz w:val="20"/>
                <w:szCs w:val="20"/>
                <w:lang w:eastAsia="es-MX"/>
              </w:rPr>
              <w:t xml:space="preserve"> sonidos </w:t>
            </w:r>
          </w:p>
          <w:p w14:paraId="03362740" w14:textId="77777777" w:rsidR="0096740E" w:rsidRPr="00596A3A" w:rsidRDefault="00B54919" w:rsidP="00C80695">
            <w:pPr>
              <w:pStyle w:val="Texto"/>
              <w:numPr>
                <w:ilvl w:val="0"/>
                <w:numId w:val="50"/>
              </w:numPr>
              <w:rPr>
                <w:rFonts w:ascii="Arial" w:hAnsi="Arial" w:cs="Arial"/>
                <w:sz w:val="20"/>
                <w:szCs w:val="20"/>
                <w:lang w:eastAsia="es-MX"/>
              </w:rPr>
            </w:pPr>
            <w:r w:rsidRPr="00596A3A">
              <w:rPr>
                <w:rFonts w:ascii="Arial" w:hAnsi="Arial" w:cs="Arial"/>
                <w:sz w:val="20"/>
                <w:szCs w:val="20"/>
                <w:lang w:eastAsia="es-MX"/>
              </w:rPr>
              <w:t>Investigación científica</w:t>
            </w:r>
          </w:p>
          <w:p w14:paraId="5BD4E380" w14:textId="77777777" w:rsidR="0096740E" w:rsidRPr="00596A3A" w:rsidRDefault="0096740E" w:rsidP="00C80695">
            <w:pPr>
              <w:pStyle w:val="Texto"/>
              <w:numPr>
                <w:ilvl w:val="0"/>
                <w:numId w:val="50"/>
              </w:numPr>
              <w:rPr>
                <w:rFonts w:ascii="Arial" w:hAnsi="Arial" w:cs="Arial"/>
                <w:sz w:val="20"/>
                <w:szCs w:val="20"/>
              </w:rPr>
            </w:pPr>
            <w:r w:rsidRPr="00596A3A">
              <w:rPr>
                <w:rFonts w:ascii="Arial" w:hAnsi="Arial" w:cs="Arial"/>
                <w:sz w:val="20"/>
                <w:szCs w:val="20"/>
              </w:rPr>
              <w:t>Monitoreo ambiental</w:t>
            </w:r>
          </w:p>
          <w:p w14:paraId="03481144" w14:textId="77777777" w:rsidR="00D24317" w:rsidRPr="00596A3A" w:rsidRDefault="00D24317" w:rsidP="00C80695">
            <w:pPr>
              <w:pStyle w:val="Texto"/>
              <w:numPr>
                <w:ilvl w:val="0"/>
                <w:numId w:val="50"/>
              </w:numPr>
              <w:rPr>
                <w:rFonts w:ascii="Arial" w:hAnsi="Arial" w:cs="Arial"/>
                <w:sz w:val="20"/>
                <w:szCs w:val="20"/>
                <w:lang w:eastAsia="es-MX"/>
              </w:rPr>
            </w:pPr>
            <w:r w:rsidRPr="00596A3A">
              <w:rPr>
                <w:rFonts w:ascii="Arial" w:hAnsi="Arial" w:cs="Arial"/>
                <w:sz w:val="20"/>
                <w:szCs w:val="20"/>
                <w:lang w:eastAsia="es-MX"/>
              </w:rPr>
              <w:t xml:space="preserve">Navegación </w:t>
            </w:r>
          </w:p>
          <w:p w14:paraId="1D1739A7" w14:textId="06968260" w:rsidR="00B54919" w:rsidRPr="00596A3A" w:rsidRDefault="00B54919" w:rsidP="00C80695">
            <w:pPr>
              <w:pStyle w:val="Texto"/>
              <w:numPr>
                <w:ilvl w:val="0"/>
                <w:numId w:val="50"/>
              </w:numPr>
              <w:rPr>
                <w:rFonts w:ascii="Arial" w:hAnsi="Arial" w:cs="Arial"/>
                <w:sz w:val="20"/>
                <w:szCs w:val="20"/>
                <w:lang w:eastAsia="es-MX"/>
              </w:rPr>
            </w:pPr>
            <w:r w:rsidRPr="00596A3A">
              <w:rPr>
                <w:rFonts w:ascii="Arial" w:hAnsi="Arial" w:cs="Arial"/>
                <w:sz w:val="20"/>
                <w:szCs w:val="20"/>
                <w:lang w:eastAsia="es-MX"/>
              </w:rPr>
              <w:t xml:space="preserve">Pesca </w:t>
            </w:r>
            <w:r w:rsidR="00335BF1" w:rsidRPr="00596A3A">
              <w:rPr>
                <w:rFonts w:ascii="Arial" w:hAnsi="Arial" w:cs="Arial"/>
                <w:sz w:val="20"/>
                <w:szCs w:val="20"/>
                <w:lang w:eastAsia="es-MX"/>
              </w:rPr>
              <w:t>comercial</w:t>
            </w:r>
            <w:r w:rsidR="00054597" w:rsidRPr="00596A3A">
              <w:rPr>
                <w:rFonts w:ascii="Arial" w:hAnsi="Arial" w:cs="Arial"/>
                <w:sz w:val="20"/>
                <w:szCs w:val="20"/>
                <w:lang w:eastAsia="es-MX"/>
              </w:rPr>
              <w:t xml:space="preserve"> </w:t>
            </w:r>
            <w:r w:rsidR="00335BF1" w:rsidRPr="00596A3A">
              <w:rPr>
                <w:rFonts w:ascii="Arial" w:hAnsi="Arial" w:cs="Arial"/>
                <w:sz w:val="20"/>
                <w:szCs w:val="20"/>
                <w:lang w:eastAsia="es-MX"/>
              </w:rPr>
              <w:t>*1</w:t>
            </w:r>
          </w:p>
          <w:p w14:paraId="7DACA71B" w14:textId="77777777" w:rsidR="00A04953" w:rsidRPr="00596A3A" w:rsidRDefault="00EA4E47" w:rsidP="00C80695">
            <w:pPr>
              <w:pStyle w:val="Texto"/>
              <w:numPr>
                <w:ilvl w:val="0"/>
                <w:numId w:val="50"/>
              </w:numPr>
              <w:rPr>
                <w:rFonts w:ascii="Arial" w:hAnsi="Arial" w:cs="Arial"/>
                <w:sz w:val="20"/>
                <w:szCs w:val="20"/>
                <w:lang w:eastAsia="es-MX"/>
              </w:rPr>
            </w:pPr>
            <w:r w:rsidRPr="00596A3A">
              <w:rPr>
                <w:rFonts w:ascii="Arial" w:hAnsi="Arial" w:cs="Arial"/>
                <w:sz w:val="20"/>
                <w:szCs w:val="20"/>
                <w:lang w:eastAsia="es-MX"/>
              </w:rPr>
              <w:t>Turismo de bajo impacto ambiental:</w:t>
            </w:r>
          </w:p>
          <w:p w14:paraId="62CECC49" w14:textId="65D1C9C9" w:rsidR="00DA3E84" w:rsidRPr="00596A3A" w:rsidRDefault="00D25DDB" w:rsidP="00C80695">
            <w:pPr>
              <w:pStyle w:val="Texto"/>
              <w:numPr>
                <w:ilvl w:val="0"/>
                <w:numId w:val="95"/>
              </w:numPr>
              <w:ind w:left="993" w:hanging="284"/>
              <w:rPr>
                <w:rFonts w:ascii="Arial" w:hAnsi="Arial" w:cs="Arial"/>
                <w:sz w:val="20"/>
                <w:szCs w:val="20"/>
                <w:lang w:eastAsia="es-MX"/>
              </w:rPr>
            </w:pPr>
            <w:r w:rsidRPr="00596A3A">
              <w:rPr>
                <w:rFonts w:ascii="Arial" w:hAnsi="Arial" w:cs="Arial"/>
                <w:sz w:val="20"/>
                <w:szCs w:val="20"/>
                <w:lang w:eastAsia="es-MX"/>
              </w:rPr>
              <w:t>Buceo autónomo *</w:t>
            </w:r>
            <w:r w:rsidR="00335BF1" w:rsidRPr="00596A3A">
              <w:rPr>
                <w:rFonts w:ascii="Arial" w:hAnsi="Arial" w:cs="Arial"/>
                <w:sz w:val="20"/>
                <w:szCs w:val="20"/>
                <w:lang w:eastAsia="es-MX"/>
              </w:rPr>
              <w:t>2</w:t>
            </w:r>
          </w:p>
          <w:p w14:paraId="327FF858" w14:textId="25736A0F" w:rsidR="00DA3E84" w:rsidRPr="00596A3A" w:rsidRDefault="00D25DDB" w:rsidP="00C80695">
            <w:pPr>
              <w:pStyle w:val="Texto"/>
              <w:numPr>
                <w:ilvl w:val="0"/>
                <w:numId w:val="95"/>
              </w:numPr>
              <w:ind w:left="993" w:hanging="284"/>
              <w:rPr>
                <w:rFonts w:ascii="Arial" w:hAnsi="Arial" w:cs="Arial"/>
                <w:sz w:val="20"/>
                <w:szCs w:val="20"/>
                <w:lang w:eastAsia="es-MX"/>
              </w:rPr>
            </w:pPr>
            <w:r w:rsidRPr="00596A3A">
              <w:rPr>
                <w:rFonts w:ascii="Arial" w:hAnsi="Arial" w:cs="Arial"/>
                <w:sz w:val="20"/>
                <w:szCs w:val="20"/>
                <w:lang w:eastAsia="es-MX"/>
              </w:rPr>
              <w:t>Kitesurf *</w:t>
            </w:r>
            <w:r w:rsidR="00335BF1" w:rsidRPr="00596A3A">
              <w:rPr>
                <w:rFonts w:ascii="Arial" w:hAnsi="Arial" w:cs="Arial"/>
                <w:sz w:val="20"/>
                <w:szCs w:val="20"/>
                <w:lang w:eastAsia="es-MX"/>
              </w:rPr>
              <w:t>2</w:t>
            </w:r>
          </w:p>
          <w:p w14:paraId="72670A0E" w14:textId="5F94BE47" w:rsidR="00DA3E84" w:rsidRPr="00596A3A" w:rsidRDefault="00D25DDB" w:rsidP="00C80695">
            <w:pPr>
              <w:pStyle w:val="Texto"/>
              <w:numPr>
                <w:ilvl w:val="0"/>
                <w:numId w:val="95"/>
              </w:numPr>
              <w:ind w:left="993" w:hanging="284"/>
              <w:rPr>
                <w:rFonts w:ascii="Arial" w:hAnsi="Arial" w:cs="Arial"/>
                <w:sz w:val="20"/>
                <w:szCs w:val="20"/>
                <w:lang w:eastAsia="es-MX"/>
              </w:rPr>
            </w:pPr>
            <w:r w:rsidRPr="00596A3A">
              <w:rPr>
                <w:rFonts w:ascii="Arial" w:hAnsi="Arial" w:cs="Arial"/>
                <w:sz w:val="20"/>
                <w:szCs w:val="20"/>
                <w:lang w:eastAsia="es-MX"/>
              </w:rPr>
              <w:t>Paddle  *</w:t>
            </w:r>
            <w:r w:rsidR="00335BF1" w:rsidRPr="00596A3A">
              <w:rPr>
                <w:rFonts w:ascii="Arial" w:hAnsi="Arial" w:cs="Arial"/>
                <w:sz w:val="20"/>
                <w:szCs w:val="20"/>
                <w:lang w:eastAsia="es-MX"/>
              </w:rPr>
              <w:t>2</w:t>
            </w:r>
          </w:p>
          <w:p w14:paraId="75F99CDD" w14:textId="77777777" w:rsidR="00DA3E84" w:rsidRPr="00596A3A" w:rsidRDefault="00D25DDB" w:rsidP="00C80695">
            <w:pPr>
              <w:pStyle w:val="Texto"/>
              <w:numPr>
                <w:ilvl w:val="0"/>
                <w:numId w:val="95"/>
              </w:numPr>
              <w:ind w:left="993" w:hanging="284"/>
              <w:rPr>
                <w:rFonts w:ascii="Arial" w:hAnsi="Arial" w:cs="Arial"/>
                <w:sz w:val="20"/>
                <w:szCs w:val="20"/>
                <w:lang w:eastAsia="es-MX"/>
              </w:rPr>
            </w:pPr>
            <w:r w:rsidRPr="00596A3A">
              <w:rPr>
                <w:rFonts w:ascii="Arial" w:hAnsi="Arial" w:cs="Arial"/>
                <w:sz w:val="20"/>
                <w:szCs w:val="20"/>
                <w:lang w:eastAsia="es-MX"/>
              </w:rPr>
              <w:t>Pesca deportivo recreativa</w:t>
            </w:r>
          </w:p>
          <w:p w14:paraId="0403CC24" w14:textId="77777777" w:rsidR="00DA3E84" w:rsidRPr="00596A3A" w:rsidRDefault="00D25DDB" w:rsidP="00C80695">
            <w:pPr>
              <w:pStyle w:val="Texto"/>
              <w:numPr>
                <w:ilvl w:val="0"/>
                <w:numId w:val="95"/>
              </w:numPr>
              <w:ind w:left="993" w:hanging="284"/>
              <w:rPr>
                <w:rFonts w:ascii="Arial" w:hAnsi="Arial" w:cs="Arial"/>
                <w:sz w:val="20"/>
                <w:szCs w:val="20"/>
                <w:lang w:eastAsia="es-MX"/>
              </w:rPr>
            </w:pPr>
            <w:r w:rsidRPr="00596A3A">
              <w:rPr>
                <w:rFonts w:ascii="Arial" w:hAnsi="Arial" w:cs="Arial"/>
                <w:sz w:val="20"/>
                <w:szCs w:val="20"/>
                <w:lang w:eastAsia="es-MX"/>
              </w:rPr>
              <w:t xml:space="preserve">Recorridos para la observación y nado con especies de vida silvestre (tiburón ballena), y </w:t>
            </w:r>
          </w:p>
          <w:p w14:paraId="20BB2C50" w14:textId="1097C981" w:rsidR="00DA3E84" w:rsidRPr="00596A3A" w:rsidRDefault="00D25DDB" w:rsidP="00C80695">
            <w:pPr>
              <w:pStyle w:val="Texto"/>
              <w:numPr>
                <w:ilvl w:val="0"/>
                <w:numId w:val="95"/>
              </w:numPr>
              <w:ind w:left="993" w:hanging="284"/>
              <w:rPr>
                <w:rFonts w:ascii="Arial" w:hAnsi="Arial" w:cs="Arial"/>
                <w:sz w:val="20"/>
                <w:szCs w:val="20"/>
                <w:lang w:eastAsia="es-MX"/>
              </w:rPr>
            </w:pPr>
            <w:r w:rsidRPr="00596A3A">
              <w:rPr>
                <w:rFonts w:ascii="Arial" w:hAnsi="Arial" w:cs="Arial"/>
                <w:sz w:val="20"/>
                <w:szCs w:val="20"/>
                <w:lang w:eastAsia="es-MX"/>
              </w:rPr>
              <w:t>Velerismo, tabla vela (windsurf), hobie cat, o similares *</w:t>
            </w:r>
            <w:r w:rsidR="00335BF1" w:rsidRPr="00596A3A">
              <w:rPr>
                <w:rFonts w:ascii="Arial" w:hAnsi="Arial" w:cs="Arial"/>
                <w:sz w:val="20"/>
                <w:szCs w:val="20"/>
                <w:lang w:eastAsia="es-MX"/>
              </w:rPr>
              <w:t>2</w:t>
            </w:r>
          </w:p>
          <w:p w14:paraId="19487B5A" w14:textId="7DFBD153" w:rsidR="00B54919" w:rsidRPr="00596A3A" w:rsidRDefault="00B54919" w:rsidP="00C80695">
            <w:pPr>
              <w:pStyle w:val="Texto"/>
              <w:ind w:left="720"/>
              <w:rPr>
                <w:rFonts w:ascii="Arial" w:hAnsi="Arial" w:cs="Arial"/>
                <w:sz w:val="20"/>
                <w:szCs w:val="20"/>
                <w:lang w:eastAsia="es-MX"/>
              </w:rPr>
            </w:pPr>
          </w:p>
        </w:tc>
        <w:tc>
          <w:tcPr>
            <w:tcW w:w="2587" w:type="pct"/>
            <w:tcBorders>
              <w:top w:val="single" w:sz="6" w:space="0" w:color="auto"/>
              <w:left w:val="single" w:sz="6" w:space="0" w:color="auto"/>
              <w:bottom w:val="single" w:sz="6" w:space="0" w:color="auto"/>
              <w:right w:val="single" w:sz="6" w:space="0" w:color="auto"/>
            </w:tcBorders>
          </w:tcPr>
          <w:p w14:paraId="0CB0E552" w14:textId="77777777" w:rsidR="00B54919" w:rsidRPr="00596A3A" w:rsidRDefault="00B54919" w:rsidP="00C80695">
            <w:pPr>
              <w:pStyle w:val="Texto"/>
              <w:numPr>
                <w:ilvl w:val="0"/>
                <w:numId w:val="51"/>
              </w:numPr>
              <w:rPr>
                <w:rFonts w:ascii="Arial" w:hAnsi="Arial" w:cs="Arial"/>
                <w:sz w:val="20"/>
                <w:szCs w:val="20"/>
              </w:rPr>
            </w:pPr>
            <w:r w:rsidRPr="00596A3A">
              <w:rPr>
                <w:rFonts w:ascii="Arial" w:hAnsi="Arial" w:cs="Arial"/>
                <w:sz w:val="20"/>
                <w:szCs w:val="20"/>
              </w:rPr>
              <w:t>Alimentar, capturar, remover, extraer, retener o apropiarse de vida silvestre, salvo para colecta e investigación científica y monitoreo ambiental</w:t>
            </w:r>
          </w:p>
          <w:p w14:paraId="795A220C" w14:textId="77777777" w:rsidR="00B54919" w:rsidRPr="00596A3A" w:rsidRDefault="00B54919" w:rsidP="00C80695">
            <w:pPr>
              <w:pStyle w:val="Texto"/>
              <w:numPr>
                <w:ilvl w:val="0"/>
                <w:numId w:val="51"/>
              </w:numPr>
              <w:rPr>
                <w:rFonts w:ascii="Arial" w:hAnsi="Arial" w:cs="Arial"/>
                <w:sz w:val="20"/>
                <w:szCs w:val="20"/>
                <w:lang w:eastAsia="es-MX"/>
              </w:rPr>
            </w:pPr>
            <w:r w:rsidRPr="00596A3A">
              <w:rPr>
                <w:rFonts w:ascii="Arial" w:hAnsi="Arial" w:cs="Arial"/>
                <w:sz w:val="20"/>
                <w:szCs w:val="20"/>
                <w:lang w:eastAsia="es-MX"/>
              </w:rPr>
              <w:t>Alterar o destruir por cualquier medio o acción los sitios de alimentación, anidación, refugio y reproducción de las especies</w:t>
            </w:r>
          </w:p>
          <w:p w14:paraId="53B1A829" w14:textId="77777777" w:rsidR="00B54919" w:rsidRPr="00596A3A" w:rsidRDefault="00B54919" w:rsidP="00C80695">
            <w:pPr>
              <w:pStyle w:val="Texto"/>
              <w:numPr>
                <w:ilvl w:val="0"/>
                <w:numId w:val="51"/>
              </w:numPr>
              <w:rPr>
                <w:rFonts w:ascii="Arial" w:hAnsi="Arial" w:cs="Arial"/>
                <w:sz w:val="20"/>
                <w:szCs w:val="20"/>
              </w:rPr>
            </w:pPr>
            <w:r w:rsidRPr="00596A3A">
              <w:rPr>
                <w:rFonts w:ascii="Arial" w:hAnsi="Arial" w:cs="Arial"/>
                <w:sz w:val="20"/>
                <w:szCs w:val="20"/>
              </w:rPr>
              <w:t>Arrojar, verter o descargar cualquier tipo de desechos orgánicos, residuos sólidos o líquidos o cualquier otro tipo de contaminante, al medio natural</w:t>
            </w:r>
          </w:p>
          <w:p w14:paraId="618D11BF" w14:textId="0B09F61C" w:rsidR="00B54919" w:rsidRPr="00596A3A" w:rsidRDefault="00033126" w:rsidP="00C80695">
            <w:pPr>
              <w:pStyle w:val="Texto"/>
              <w:numPr>
                <w:ilvl w:val="0"/>
                <w:numId w:val="51"/>
              </w:numPr>
              <w:rPr>
                <w:rFonts w:ascii="Arial" w:hAnsi="Arial" w:cs="Arial"/>
                <w:sz w:val="20"/>
                <w:szCs w:val="20"/>
              </w:rPr>
            </w:pPr>
            <w:r w:rsidRPr="00596A3A">
              <w:rPr>
                <w:rFonts w:ascii="Arial" w:hAnsi="Arial" w:cs="Arial"/>
                <w:sz w:val="20"/>
                <w:szCs w:val="20"/>
              </w:rPr>
              <w:t>Construcción de infraestructura</w:t>
            </w:r>
          </w:p>
          <w:p w14:paraId="2B048832" w14:textId="625D7DF6" w:rsidR="0024348C" w:rsidRPr="00596A3A" w:rsidRDefault="0024348C" w:rsidP="00C80695">
            <w:pPr>
              <w:pStyle w:val="Texto"/>
              <w:numPr>
                <w:ilvl w:val="0"/>
                <w:numId w:val="51"/>
              </w:numPr>
              <w:rPr>
                <w:rFonts w:ascii="Arial" w:hAnsi="Arial" w:cs="Arial"/>
                <w:sz w:val="20"/>
                <w:szCs w:val="20"/>
                <w:lang w:eastAsia="es-MX"/>
              </w:rPr>
            </w:pPr>
            <w:r w:rsidRPr="00596A3A">
              <w:rPr>
                <w:rFonts w:ascii="Arial" w:hAnsi="Arial" w:cs="Arial"/>
                <w:sz w:val="20"/>
                <w:szCs w:val="20"/>
                <w:lang w:eastAsia="es-MX"/>
              </w:rPr>
              <w:t>Deportes acuático recreativos:</w:t>
            </w:r>
          </w:p>
          <w:p w14:paraId="67F09355" w14:textId="77777777" w:rsidR="00DA3E84" w:rsidRPr="00596A3A" w:rsidRDefault="00D25DDB" w:rsidP="00C80695">
            <w:pPr>
              <w:pStyle w:val="Texto"/>
              <w:numPr>
                <w:ilvl w:val="0"/>
                <w:numId w:val="95"/>
              </w:numPr>
              <w:ind w:left="1225" w:hanging="283"/>
              <w:rPr>
                <w:rFonts w:ascii="Arial" w:hAnsi="Arial" w:cs="Arial"/>
                <w:sz w:val="20"/>
                <w:szCs w:val="20"/>
                <w:lang w:eastAsia="es-MX"/>
              </w:rPr>
            </w:pPr>
            <w:r w:rsidRPr="00596A3A">
              <w:rPr>
                <w:rFonts w:ascii="Arial" w:hAnsi="Arial" w:cs="Arial"/>
                <w:sz w:val="20"/>
                <w:szCs w:val="20"/>
                <w:lang w:eastAsia="es-MX"/>
              </w:rPr>
              <w:t>Banana y parasail</w:t>
            </w:r>
          </w:p>
          <w:p w14:paraId="7AEC38FE" w14:textId="53536733" w:rsidR="0024348C" w:rsidRPr="00596A3A" w:rsidRDefault="0024348C" w:rsidP="00C80695">
            <w:pPr>
              <w:pStyle w:val="Texto"/>
              <w:numPr>
                <w:ilvl w:val="0"/>
                <w:numId w:val="51"/>
              </w:numPr>
              <w:rPr>
                <w:rFonts w:ascii="Arial" w:hAnsi="Arial" w:cs="Arial"/>
                <w:sz w:val="20"/>
                <w:szCs w:val="20"/>
                <w:lang w:eastAsia="es-MX"/>
              </w:rPr>
            </w:pPr>
            <w:r w:rsidRPr="00596A3A">
              <w:rPr>
                <w:rFonts w:ascii="Arial" w:hAnsi="Arial" w:cs="Arial"/>
                <w:sz w:val="20"/>
                <w:szCs w:val="20"/>
              </w:rPr>
              <w:t>Extracción de arena</w:t>
            </w:r>
          </w:p>
          <w:p w14:paraId="7BEEB8F4" w14:textId="77777777" w:rsidR="00B54919" w:rsidRPr="00596A3A" w:rsidRDefault="00B54919" w:rsidP="00C80695">
            <w:pPr>
              <w:pStyle w:val="Texto"/>
              <w:numPr>
                <w:ilvl w:val="0"/>
                <w:numId w:val="51"/>
              </w:numPr>
              <w:rPr>
                <w:rFonts w:ascii="Arial" w:hAnsi="Arial" w:cs="Arial"/>
                <w:sz w:val="20"/>
                <w:szCs w:val="20"/>
                <w:lang w:eastAsia="es-MX"/>
              </w:rPr>
            </w:pPr>
            <w:r w:rsidRPr="00596A3A">
              <w:rPr>
                <w:rFonts w:ascii="Arial" w:hAnsi="Arial" w:cs="Arial"/>
                <w:sz w:val="20"/>
                <w:szCs w:val="20"/>
              </w:rPr>
              <w:t>Interrumpir, desviar, rellenar o desecar flujos hidráulicos o cuerpos de agua</w:t>
            </w:r>
            <w:r w:rsidRPr="00596A3A">
              <w:rPr>
                <w:rFonts w:ascii="Arial" w:hAnsi="Arial" w:cs="Arial"/>
                <w:sz w:val="20"/>
                <w:szCs w:val="20"/>
                <w:lang w:eastAsia="es-MX"/>
              </w:rPr>
              <w:t xml:space="preserve"> </w:t>
            </w:r>
          </w:p>
          <w:p w14:paraId="103A706A" w14:textId="60414A70" w:rsidR="00B54919" w:rsidRPr="00596A3A" w:rsidRDefault="00B54919" w:rsidP="00C80695">
            <w:pPr>
              <w:pStyle w:val="Texto"/>
              <w:numPr>
                <w:ilvl w:val="0"/>
                <w:numId w:val="51"/>
              </w:numPr>
              <w:rPr>
                <w:rFonts w:ascii="Arial" w:hAnsi="Arial" w:cs="Arial"/>
                <w:sz w:val="20"/>
                <w:szCs w:val="20"/>
                <w:lang w:eastAsia="es-MX"/>
              </w:rPr>
            </w:pPr>
            <w:r w:rsidRPr="00596A3A">
              <w:rPr>
                <w:rFonts w:ascii="Arial" w:hAnsi="Arial" w:cs="Arial"/>
                <w:sz w:val="20"/>
                <w:szCs w:val="20"/>
                <w:lang w:eastAsia="es-MX"/>
              </w:rPr>
              <w:t>Introducir ejemplares o poblaciones exóticas invasoras</w:t>
            </w:r>
            <w:r w:rsidR="00335BF1" w:rsidRPr="00596A3A">
              <w:rPr>
                <w:rFonts w:ascii="Arial" w:hAnsi="Arial" w:cs="Arial"/>
                <w:sz w:val="20"/>
                <w:szCs w:val="20"/>
                <w:lang w:eastAsia="es-MX"/>
              </w:rPr>
              <w:t xml:space="preserve"> *3</w:t>
            </w:r>
          </w:p>
          <w:p w14:paraId="2CF74B15" w14:textId="77777777" w:rsidR="00B54919" w:rsidRPr="00596A3A" w:rsidRDefault="00B54919" w:rsidP="00C80695">
            <w:pPr>
              <w:pStyle w:val="Texto"/>
              <w:numPr>
                <w:ilvl w:val="0"/>
                <w:numId w:val="51"/>
              </w:numPr>
              <w:rPr>
                <w:rFonts w:ascii="Arial" w:hAnsi="Arial" w:cs="Arial"/>
                <w:sz w:val="20"/>
                <w:szCs w:val="20"/>
              </w:rPr>
            </w:pPr>
            <w:r w:rsidRPr="00596A3A">
              <w:rPr>
                <w:rFonts w:ascii="Arial" w:hAnsi="Arial" w:cs="Arial"/>
                <w:sz w:val="20"/>
                <w:szCs w:val="20"/>
                <w:lang w:eastAsia="es-MX"/>
              </w:rPr>
              <w:t xml:space="preserve">Manipular, remover, extraer, retener o apropiarse de vida silvestre o sus productos, </w:t>
            </w:r>
            <w:r w:rsidRPr="00596A3A">
              <w:rPr>
                <w:rFonts w:ascii="Arial" w:hAnsi="Arial" w:cs="Arial"/>
                <w:sz w:val="20"/>
                <w:szCs w:val="20"/>
              </w:rPr>
              <w:t>salvo para colecta científica</w:t>
            </w:r>
          </w:p>
          <w:p w14:paraId="73960A85" w14:textId="7D9972CA" w:rsidR="00B54919" w:rsidRPr="00596A3A" w:rsidRDefault="00B54919" w:rsidP="00C80695">
            <w:pPr>
              <w:pStyle w:val="Texto"/>
              <w:numPr>
                <w:ilvl w:val="0"/>
                <w:numId w:val="51"/>
              </w:numPr>
              <w:rPr>
                <w:rFonts w:ascii="Arial" w:hAnsi="Arial" w:cs="Arial"/>
                <w:sz w:val="20"/>
                <w:szCs w:val="20"/>
                <w:lang w:eastAsia="es-MX"/>
              </w:rPr>
            </w:pPr>
            <w:r w:rsidRPr="00596A3A">
              <w:rPr>
                <w:rFonts w:ascii="Arial" w:hAnsi="Arial" w:cs="Arial"/>
                <w:sz w:val="20"/>
                <w:szCs w:val="20"/>
                <w:lang w:eastAsia="es-MX"/>
              </w:rPr>
              <w:t xml:space="preserve">Reparaciones y mantenimientos mayores, así como los trabajos de remodelación de embarcaciones y motores </w:t>
            </w:r>
          </w:p>
        </w:tc>
      </w:tr>
      <w:tr w:rsidR="00B54919" w:rsidRPr="00596A3A" w14:paraId="29E3722A" w14:textId="77777777" w:rsidTr="00D103F7">
        <w:trPr>
          <w:trHeight w:val="144"/>
        </w:trPr>
        <w:tc>
          <w:tcPr>
            <w:tcW w:w="5000" w:type="pct"/>
            <w:gridSpan w:val="2"/>
            <w:tcBorders>
              <w:top w:val="single" w:sz="6" w:space="0" w:color="auto"/>
              <w:left w:val="single" w:sz="6" w:space="0" w:color="auto"/>
              <w:bottom w:val="single" w:sz="6" w:space="0" w:color="auto"/>
              <w:right w:val="single" w:sz="6" w:space="0" w:color="auto"/>
            </w:tcBorders>
          </w:tcPr>
          <w:p w14:paraId="43D1A07A" w14:textId="3FEE3228" w:rsidR="00335BF1" w:rsidRPr="00596A3A" w:rsidRDefault="00B27540" w:rsidP="00C80695">
            <w:pPr>
              <w:pStyle w:val="Texto"/>
              <w:rPr>
                <w:rFonts w:ascii="Arial" w:hAnsi="Arial" w:cs="Arial"/>
                <w:sz w:val="20"/>
                <w:szCs w:val="20"/>
              </w:rPr>
            </w:pPr>
            <w:r w:rsidRPr="00596A3A">
              <w:rPr>
                <w:rFonts w:ascii="Arial" w:hAnsi="Arial" w:cs="Arial"/>
                <w:sz w:val="20"/>
                <w:szCs w:val="20"/>
              </w:rPr>
              <w:t xml:space="preserve">1. </w:t>
            </w:r>
            <w:r w:rsidR="00054597" w:rsidRPr="00596A3A">
              <w:rPr>
                <w:rFonts w:ascii="Arial" w:hAnsi="Arial" w:cs="Arial"/>
                <w:sz w:val="20"/>
                <w:szCs w:val="20"/>
              </w:rPr>
              <w:t>Incluye l</w:t>
            </w:r>
            <w:r w:rsidR="00335BF1" w:rsidRPr="00596A3A">
              <w:rPr>
                <w:rFonts w:ascii="Arial" w:hAnsi="Arial" w:cs="Arial"/>
                <w:sz w:val="20"/>
                <w:szCs w:val="20"/>
              </w:rPr>
              <w:t xml:space="preserve">a pesca de camarón </w:t>
            </w:r>
            <w:r w:rsidR="00054597" w:rsidRPr="00596A3A">
              <w:rPr>
                <w:rFonts w:ascii="Arial" w:hAnsi="Arial" w:cs="Arial"/>
                <w:sz w:val="20"/>
                <w:szCs w:val="20"/>
              </w:rPr>
              <w:t>en</w:t>
            </w:r>
            <w:r w:rsidR="00335BF1" w:rsidRPr="00596A3A">
              <w:rPr>
                <w:rFonts w:ascii="Arial" w:hAnsi="Arial" w:cs="Arial"/>
                <w:sz w:val="20"/>
                <w:szCs w:val="20"/>
              </w:rPr>
              <w:t xml:space="preserve"> el área establecida para tal fin, </w:t>
            </w:r>
            <w:r w:rsidR="004A06A5" w:rsidRPr="00596A3A">
              <w:rPr>
                <w:rFonts w:ascii="Arial" w:hAnsi="Arial" w:cs="Arial"/>
                <w:sz w:val="20"/>
                <w:szCs w:val="20"/>
              </w:rPr>
              <w:t>misma que se realizará</w:t>
            </w:r>
            <w:r w:rsidR="00335BF1" w:rsidRPr="00596A3A">
              <w:rPr>
                <w:rFonts w:ascii="Arial" w:hAnsi="Arial" w:cs="Arial"/>
                <w:sz w:val="20"/>
                <w:szCs w:val="20"/>
              </w:rPr>
              <w:t xml:space="preserve"> de acuerdo a la concesión</w:t>
            </w:r>
            <w:r w:rsidR="00054597" w:rsidRPr="00596A3A">
              <w:rPr>
                <w:rFonts w:ascii="Arial" w:hAnsi="Arial" w:cs="Arial"/>
                <w:sz w:val="20"/>
                <w:szCs w:val="20"/>
              </w:rPr>
              <w:t xml:space="preserve"> </w:t>
            </w:r>
            <w:r w:rsidR="004A06A5" w:rsidRPr="00596A3A">
              <w:rPr>
                <w:rFonts w:ascii="Arial" w:hAnsi="Arial" w:cs="Arial"/>
                <w:sz w:val="20"/>
                <w:szCs w:val="20"/>
              </w:rPr>
              <w:t>y Plan de Manejo correspondientes</w:t>
            </w:r>
            <w:r w:rsidR="002E10DB" w:rsidRPr="00596A3A">
              <w:rPr>
                <w:rFonts w:ascii="Arial" w:hAnsi="Arial" w:cs="Arial"/>
                <w:sz w:val="20"/>
                <w:szCs w:val="20"/>
              </w:rPr>
              <w:t>, respetando los macizos de origen coralino</w:t>
            </w:r>
            <w:r w:rsidR="00054597" w:rsidRPr="00596A3A">
              <w:rPr>
                <w:rFonts w:ascii="Arial" w:hAnsi="Arial" w:cs="Arial"/>
                <w:sz w:val="20"/>
                <w:szCs w:val="20"/>
              </w:rPr>
              <w:t>.</w:t>
            </w:r>
            <w:r w:rsidR="00335BF1" w:rsidRPr="00596A3A">
              <w:rPr>
                <w:rFonts w:ascii="Arial" w:hAnsi="Arial" w:cs="Arial"/>
                <w:sz w:val="20"/>
                <w:szCs w:val="20"/>
              </w:rPr>
              <w:t xml:space="preserve"> </w:t>
            </w:r>
          </w:p>
          <w:p w14:paraId="5579E6FA" w14:textId="747E8F16" w:rsidR="00B27540" w:rsidRPr="00596A3A" w:rsidRDefault="00335BF1" w:rsidP="00C80695">
            <w:pPr>
              <w:pStyle w:val="Texto"/>
              <w:rPr>
                <w:rFonts w:ascii="Arial" w:hAnsi="Arial" w:cs="Arial"/>
                <w:sz w:val="20"/>
                <w:szCs w:val="20"/>
              </w:rPr>
            </w:pPr>
            <w:r w:rsidRPr="00596A3A">
              <w:rPr>
                <w:rFonts w:ascii="Arial" w:hAnsi="Arial" w:cs="Arial"/>
                <w:sz w:val="20"/>
                <w:szCs w:val="20"/>
              </w:rPr>
              <w:t xml:space="preserve">2. </w:t>
            </w:r>
            <w:r w:rsidR="00B27540" w:rsidRPr="00596A3A">
              <w:rPr>
                <w:rFonts w:ascii="Arial" w:hAnsi="Arial" w:cs="Arial"/>
                <w:sz w:val="20"/>
                <w:szCs w:val="20"/>
              </w:rPr>
              <w:t>Nunca sobre las agregaciones de megafauna marina (tiburón ballena, mantarrayas, picudos, etc).</w:t>
            </w:r>
          </w:p>
          <w:p w14:paraId="22FB9DDA" w14:textId="6F6D9E9F" w:rsidR="00B54919" w:rsidRPr="00596A3A" w:rsidRDefault="00335BF1" w:rsidP="00C80695">
            <w:pPr>
              <w:pStyle w:val="Texto"/>
              <w:rPr>
                <w:rFonts w:ascii="Arial" w:hAnsi="Arial" w:cs="Arial"/>
                <w:sz w:val="20"/>
                <w:szCs w:val="20"/>
              </w:rPr>
            </w:pPr>
            <w:r w:rsidRPr="00596A3A">
              <w:rPr>
                <w:rFonts w:ascii="Arial" w:hAnsi="Arial" w:cs="Arial"/>
                <w:sz w:val="20"/>
                <w:szCs w:val="20"/>
              </w:rPr>
              <w:t>3</w:t>
            </w:r>
            <w:r w:rsidR="00B27540" w:rsidRPr="00596A3A">
              <w:rPr>
                <w:rFonts w:ascii="Arial" w:hAnsi="Arial" w:cs="Arial"/>
                <w:sz w:val="20"/>
                <w:szCs w:val="20"/>
              </w:rPr>
              <w:t>. C</w:t>
            </w:r>
            <w:r w:rsidR="00B54919" w:rsidRPr="00596A3A">
              <w:rPr>
                <w:rFonts w:ascii="Arial" w:hAnsi="Arial" w:cs="Arial"/>
                <w:sz w:val="20"/>
                <w:szCs w:val="20"/>
              </w:rPr>
              <w:t>onforme a lo previsto por el artículo 3, fracciones XIV y XVIIl de la Ley General de Vida Silvestre.</w:t>
            </w:r>
          </w:p>
        </w:tc>
      </w:tr>
    </w:tbl>
    <w:p w14:paraId="159F710E" w14:textId="77777777" w:rsidR="00B54919" w:rsidRPr="00596A3A" w:rsidRDefault="00B54919" w:rsidP="00C80695">
      <w:pPr>
        <w:pStyle w:val="Default"/>
        <w:rPr>
          <w:rFonts w:ascii="Arial" w:hAnsi="Arial" w:cs="Arial"/>
          <w:color w:val="auto"/>
        </w:rPr>
      </w:pPr>
    </w:p>
    <w:p w14:paraId="20C0D79E" w14:textId="77777777" w:rsidR="00B54919" w:rsidRPr="00596A3A" w:rsidRDefault="00B54919" w:rsidP="00C80695">
      <w:pPr>
        <w:pStyle w:val="Default"/>
        <w:jc w:val="center"/>
        <w:rPr>
          <w:rFonts w:ascii="Arial" w:hAnsi="Arial" w:cs="Arial"/>
          <w:color w:val="auto"/>
        </w:rPr>
      </w:pPr>
      <w:r w:rsidRPr="00596A3A">
        <w:rPr>
          <w:rFonts w:ascii="Arial" w:hAnsi="Arial" w:cs="Arial"/>
          <w:noProof/>
          <w:color w:val="auto"/>
          <w:lang w:val="es-ES" w:eastAsia="es-ES"/>
        </w:rPr>
        <w:lastRenderedPageBreak/>
        <w:drawing>
          <wp:inline distT="0" distB="0" distL="0" distR="0" wp14:anchorId="773276F0" wp14:editId="3DCE974B">
            <wp:extent cx="4980701" cy="38487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IG\RB Caribe Mexicano 2016\Subzonificacion 2017\img\RBCM_Subzonificacion_20ene_SASRN_TB.jpg"/>
                    <pic:cNvPicPr>
                      <a:picLocks noChangeAspect="1" noChangeArrowheads="1"/>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4980701" cy="3848724"/>
                    </a:xfrm>
                    <a:prstGeom prst="rect">
                      <a:avLst/>
                    </a:prstGeom>
                    <a:noFill/>
                    <a:ln>
                      <a:noFill/>
                    </a:ln>
                  </pic:spPr>
                </pic:pic>
              </a:graphicData>
            </a:graphic>
          </wp:inline>
        </w:drawing>
      </w:r>
    </w:p>
    <w:p w14:paraId="211C7E59" w14:textId="77777777" w:rsidR="00B54919" w:rsidRPr="00596A3A" w:rsidRDefault="00B54919" w:rsidP="00C80695">
      <w:pPr>
        <w:pStyle w:val="Default"/>
        <w:rPr>
          <w:rFonts w:ascii="Arial" w:hAnsi="Arial" w:cs="Arial"/>
          <w:color w:val="auto"/>
        </w:rPr>
      </w:pPr>
    </w:p>
    <w:p w14:paraId="5D27EDC7" w14:textId="77777777" w:rsidR="00B54919" w:rsidRPr="00596A3A" w:rsidRDefault="00B54919" w:rsidP="00C80695">
      <w:pPr>
        <w:pStyle w:val="Default"/>
        <w:rPr>
          <w:rFonts w:ascii="Arial" w:hAnsi="Arial" w:cs="Arial"/>
          <w:color w:val="auto"/>
        </w:rPr>
      </w:pPr>
    </w:p>
    <w:p w14:paraId="5FD9D624" w14:textId="77777777" w:rsidR="00B54919" w:rsidRPr="00596A3A" w:rsidRDefault="00B54919" w:rsidP="00C80695">
      <w:pPr>
        <w:pStyle w:val="Ttulo3"/>
        <w:spacing w:before="0"/>
        <w:rPr>
          <w:color w:val="auto"/>
        </w:rPr>
      </w:pPr>
      <w:bookmarkStart w:id="158" w:name="_Toc475357023"/>
      <w:bookmarkStart w:id="159" w:name="_Toc483396508"/>
      <w:r w:rsidRPr="00596A3A">
        <w:rPr>
          <w:color w:val="auto"/>
        </w:rPr>
        <w:t>Subzona de Aprovechamiento Sustentable de los Recursos Naturales Laguna Chacmochuch</w:t>
      </w:r>
      <w:bookmarkEnd w:id="158"/>
      <w:bookmarkEnd w:id="159"/>
    </w:p>
    <w:p w14:paraId="42F8FDAB" w14:textId="77777777" w:rsidR="00B54919" w:rsidRPr="00596A3A" w:rsidRDefault="00B54919" w:rsidP="00C80695">
      <w:pPr>
        <w:pStyle w:val="Texto"/>
        <w:jc w:val="both"/>
        <w:rPr>
          <w:rFonts w:ascii="Arial" w:hAnsi="Arial" w:cs="Arial"/>
          <w:sz w:val="22"/>
          <w:szCs w:val="22"/>
        </w:rPr>
      </w:pPr>
    </w:p>
    <w:p w14:paraId="652853BF" w14:textId="74252413" w:rsidR="00B54919" w:rsidRPr="00596A3A" w:rsidRDefault="00B54919" w:rsidP="00C80695">
      <w:pPr>
        <w:spacing w:before="0" w:after="0" w:line="240" w:lineRule="auto"/>
        <w:rPr>
          <w:rFonts w:ascii="Arial" w:eastAsia="Times New Roman" w:hAnsi="Arial" w:cs="Arial"/>
          <w:lang w:eastAsia="es-MX"/>
        </w:rPr>
      </w:pPr>
      <w:r w:rsidRPr="00596A3A">
        <w:rPr>
          <w:rFonts w:ascii="Arial" w:hAnsi="Arial" w:cs="Arial"/>
        </w:rPr>
        <w:t xml:space="preserve">Esta subzona comprende una superficie total de </w:t>
      </w:r>
      <w:r w:rsidRPr="00596A3A">
        <w:rPr>
          <w:rFonts w:ascii="Arial" w:eastAsia="Times New Roman" w:hAnsi="Arial" w:cs="Arial"/>
          <w:lang w:eastAsia="es-MX"/>
        </w:rPr>
        <w:t xml:space="preserve">18,922.09 </w:t>
      </w:r>
      <w:r w:rsidRPr="00596A3A">
        <w:rPr>
          <w:rFonts w:ascii="Arial" w:hAnsi="Arial" w:cs="Arial"/>
        </w:rPr>
        <w:t>hectáreas, conformada por un polígono costero-lagunar que rodea la Zona Núcleo Laguna Chacmochuch, y se amplía hacia el norte hasta colindar con la Reserva de la Biosfera Tiburón Ballena y al noreste hasta el límite del Parque Nacional Isla Contoy. En la porción oeste de la laguna abarca los primeros 150 metros a partir de la línea de costa, mientras que en la porción este y sur abarca el resto del cuerpo lagunar, que no es zona núcleo.</w:t>
      </w:r>
    </w:p>
    <w:p w14:paraId="5721C34B" w14:textId="77777777" w:rsidR="00B54919" w:rsidRPr="00596A3A" w:rsidRDefault="00B54919" w:rsidP="00C80695">
      <w:pPr>
        <w:pStyle w:val="Default"/>
        <w:jc w:val="both"/>
        <w:rPr>
          <w:rFonts w:ascii="Arial" w:hAnsi="Arial" w:cs="Arial"/>
          <w:color w:val="auto"/>
          <w:sz w:val="22"/>
          <w:szCs w:val="22"/>
        </w:rPr>
      </w:pPr>
    </w:p>
    <w:p w14:paraId="454DE638" w14:textId="77777777"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El manglar que rodea la laguna, presenta un régimen hidrológico dinámico que es afectado por las mareas diarias, aunque también recibe influencia de las aguas de la cuenca inundable. En general, es una comunidad muy densa con una altura de 10-15 metros, dominada por mangle rojo (</w:t>
      </w:r>
      <w:r w:rsidRPr="00596A3A">
        <w:rPr>
          <w:rFonts w:ascii="Arial" w:hAnsi="Arial" w:cs="Arial"/>
          <w:i/>
          <w:color w:val="auto"/>
          <w:sz w:val="22"/>
          <w:szCs w:val="22"/>
        </w:rPr>
        <w:t>Rhizophora mangle</w:t>
      </w:r>
      <w:r w:rsidRPr="00596A3A">
        <w:rPr>
          <w:rFonts w:ascii="Arial" w:hAnsi="Arial" w:cs="Arial"/>
          <w:color w:val="auto"/>
          <w:sz w:val="22"/>
          <w:szCs w:val="22"/>
        </w:rPr>
        <w:t>) y mangle negro (</w:t>
      </w:r>
      <w:r w:rsidRPr="00596A3A">
        <w:rPr>
          <w:rFonts w:ascii="Arial" w:hAnsi="Arial" w:cs="Arial"/>
          <w:i/>
          <w:color w:val="auto"/>
          <w:sz w:val="22"/>
          <w:szCs w:val="22"/>
        </w:rPr>
        <w:t>Avicennia germinans</w:t>
      </w:r>
      <w:r w:rsidRPr="00596A3A">
        <w:rPr>
          <w:rFonts w:ascii="Arial" w:hAnsi="Arial" w:cs="Arial"/>
          <w:color w:val="auto"/>
          <w:sz w:val="22"/>
          <w:szCs w:val="22"/>
        </w:rPr>
        <w:t>). Además, de manera frecuente pero menos abundante, se presenta mangle blanco (</w:t>
      </w:r>
      <w:r w:rsidRPr="00596A3A">
        <w:rPr>
          <w:rFonts w:ascii="Arial" w:hAnsi="Arial" w:cs="Arial"/>
          <w:i/>
          <w:color w:val="auto"/>
          <w:sz w:val="22"/>
          <w:szCs w:val="22"/>
        </w:rPr>
        <w:t>Laguncularia racemosa</w:t>
      </w:r>
      <w:r w:rsidRPr="00596A3A">
        <w:rPr>
          <w:rFonts w:ascii="Arial" w:hAnsi="Arial" w:cs="Arial"/>
          <w:color w:val="auto"/>
          <w:sz w:val="22"/>
          <w:szCs w:val="22"/>
        </w:rPr>
        <w:t>) y ocasionalmente con mangle botoncillo (</w:t>
      </w:r>
      <w:r w:rsidRPr="00596A3A">
        <w:rPr>
          <w:rFonts w:ascii="Arial" w:hAnsi="Arial" w:cs="Arial"/>
          <w:i/>
          <w:color w:val="auto"/>
          <w:sz w:val="22"/>
          <w:szCs w:val="22"/>
        </w:rPr>
        <w:t>Conocarpus erectus</w:t>
      </w:r>
      <w:r w:rsidRPr="00596A3A">
        <w:rPr>
          <w:rFonts w:ascii="Arial" w:hAnsi="Arial" w:cs="Arial"/>
          <w:color w:val="auto"/>
          <w:sz w:val="22"/>
          <w:szCs w:val="22"/>
        </w:rPr>
        <w:t>) estas especies de mangle se encuentran en la categoría de amenazada de acuerdo a la Norma Oficial Mexicana NOM-059-SEMARNAT-2010, Protección ambiental-Especies nativas de México de flora y fauna silvestres-Categorías de riesgo y especificaciones para su inclusión, exclusión o cambio-Lista de especies en riesgo</w:t>
      </w:r>
      <w:r w:rsidRPr="00596A3A">
        <w:rPr>
          <w:rFonts w:ascii="Arial" w:hAnsi="Arial" w:cs="Arial"/>
          <w:color w:val="auto"/>
        </w:rPr>
        <w:t xml:space="preserve"> (</w:t>
      </w:r>
      <w:r w:rsidRPr="00596A3A">
        <w:rPr>
          <w:rFonts w:ascii="Arial" w:hAnsi="Arial" w:cs="Arial"/>
          <w:color w:val="auto"/>
          <w:sz w:val="22"/>
          <w:szCs w:val="22"/>
        </w:rPr>
        <w:t xml:space="preserve">Trejo-Torres </w:t>
      </w:r>
      <w:r w:rsidRPr="00596A3A">
        <w:rPr>
          <w:rFonts w:ascii="Arial" w:hAnsi="Arial" w:cs="Arial"/>
          <w:i/>
          <w:color w:val="auto"/>
          <w:sz w:val="22"/>
          <w:szCs w:val="22"/>
        </w:rPr>
        <w:t>et al</w:t>
      </w:r>
      <w:r w:rsidRPr="00596A3A">
        <w:rPr>
          <w:rFonts w:ascii="Arial" w:hAnsi="Arial" w:cs="Arial"/>
          <w:color w:val="auto"/>
          <w:sz w:val="22"/>
          <w:szCs w:val="22"/>
        </w:rPr>
        <w:t>., 1993)</w:t>
      </w:r>
    </w:p>
    <w:p w14:paraId="5885C13E" w14:textId="77777777" w:rsidR="00B54919" w:rsidRPr="00596A3A" w:rsidRDefault="00B54919" w:rsidP="00C80695">
      <w:pPr>
        <w:pStyle w:val="Default"/>
        <w:jc w:val="both"/>
        <w:rPr>
          <w:rFonts w:ascii="Arial" w:hAnsi="Arial" w:cs="Arial"/>
          <w:color w:val="auto"/>
          <w:sz w:val="22"/>
          <w:szCs w:val="22"/>
        </w:rPr>
      </w:pPr>
    </w:p>
    <w:p w14:paraId="1E534BA1" w14:textId="77777777"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 xml:space="preserve">Estos ecosistemas son altamente productivos y generan una gran cantidad de nutrientes que son exportados por las mareas a las aguas marinas de la franja litoral más cercana a la costa, donde son aprovechados por los pastos marinos y una gran variedad de peces. Este sistema lagunar es además hábitat de las aves migratorias que viajan hacia Sudamérica y encuentran </w:t>
      </w:r>
      <w:r w:rsidRPr="00596A3A">
        <w:rPr>
          <w:rFonts w:ascii="Arial" w:hAnsi="Arial" w:cs="Arial"/>
          <w:color w:val="auto"/>
          <w:sz w:val="22"/>
          <w:szCs w:val="22"/>
        </w:rPr>
        <w:lastRenderedPageBreak/>
        <w:t>en éste uno de los primeros sitios de descanso para posteriormente continuar su viaje (Herrera-Silveira y Morales-Ojeda, 2010).</w:t>
      </w:r>
    </w:p>
    <w:p w14:paraId="7C892CBC" w14:textId="77777777" w:rsidR="00B54919" w:rsidRPr="00596A3A" w:rsidRDefault="00B54919" w:rsidP="00C80695">
      <w:pPr>
        <w:pStyle w:val="Default"/>
        <w:jc w:val="both"/>
        <w:rPr>
          <w:rFonts w:ascii="Arial" w:hAnsi="Arial" w:cs="Arial"/>
          <w:color w:val="auto"/>
          <w:sz w:val="22"/>
          <w:szCs w:val="22"/>
        </w:rPr>
      </w:pPr>
    </w:p>
    <w:p w14:paraId="358632EA" w14:textId="23998CCE"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 xml:space="preserve">En este sentido </w:t>
      </w:r>
      <w:r w:rsidR="005B2A09" w:rsidRPr="00596A3A">
        <w:rPr>
          <w:rFonts w:ascii="Arial" w:hAnsi="Arial" w:cs="Arial"/>
          <w:color w:val="auto"/>
          <w:sz w:val="22"/>
          <w:szCs w:val="22"/>
        </w:rPr>
        <w:t>Chacmochuch</w:t>
      </w:r>
      <w:r w:rsidRPr="00596A3A">
        <w:rPr>
          <w:rFonts w:ascii="Arial" w:hAnsi="Arial" w:cs="Arial"/>
          <w:color w:val="auto"/>
          <w:sz w:val="22"/>
          <w:szCs w:val="22"/>
        </w:rPr>
        <w:t xml:space="preserve"> es considerado por CONABIO como sitio de manglar con relevancia biológica y con necesidades de rehabilitación ecológica. Dichos manglares, en conjunto con la zona lagunar, pastos marinos y corales favorecen una interacción funcional; los humedales propician el escurrimiento y la captación de agua de lluvia (Vázquez-Lule, A. D. y J. R. Díaz-gallegos 2009).</w:t>
      </w:r>
    </w:p>
    <w:p w14:paraId="785C1631" w14:textId="77777777" w:rsidR="00B54919" w:rsidRPr="00596A3A" w:rsidRDefault="00B54919" w:rsidP="00C80695">
      <w:pPr>
        <w:pStyle w:val="Default"/>
        <w:jc w:val="both"/>
        <w:rPr>
          <w:rFonts w:ascii="Arial" w:hAnsi="Arial" w:cs="Arial"/>
          <w:color w:val="auto"/>
          <w:sz w:val="22"/>
          <w:szCs w:val="22"/>
        </w:rPr>
      </w:pPr>
    </w:p>
    <w:p w14:paraId="7FCC582C" w14:textId="77777777"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La presencia de pastos marinos, plantas vasculares, angiospermas monocotiledóneas, que crecen sobre fondos sedimentarios costeros en aguas de poca profundidad forman parte de la base de la red trófica marina, pues son productores primarios, fijadores de nitrógeno, y recicladores de nutrientes. Las altas tasas de productividad de los pastizales están estrechamente relacionadas con las altas tasas de producción de las pesquerías asociadas (Lanyon, 1986). Asimismo, son ecosistemas que capturan gases de efecto invernadero, actúan como sumideros de carbono o de CO2 y contribuyen al mantenimiento de la línea de costa y al sostenimiento de las arenas sobre las playas (CONABIO, 2009).</w:t>
      </w:r>
    </w:p>
    <w:p w14:paraId="5D5F9249" w14:textId="77777777" w:rsidR="00B54919" w:rsidRPr="00596A3A" w:rsidRDefault="00B54919" w:rsidP="00C80695">
      <w:pPr>
        <w:pStyle w:val="Default"/>
        <w:jc w:val="both"/>
        <w:rPr>
          <w:rFonts w:ascii="Arial" w:hAnsi="Arial" w:cs="Arial"/>
          <w:color w:val="auto"/>
          <w:sz w:val="22"/>
          <w:szCs w:val="22"/>
        </w:rPr>
      </w:pPr>
    </w:p>
    <w:p w14:paraId="367BCF90" w14:textId="77777777"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 xml:space="preserve">En esta subzona existen actividades de pesca comercial por parte de pescadores cooperativados, así como turismo de bajo impacto, además de verse rodeada por el área costera conocida como Isla Blanca, en donde se percibe un incremento de actividades antropogénicas. </w:t>
      </w:r>
    </w:p>
    <w:p w14:paraId="46D6A75F" w14:textId="77777777" w:rsidR="00B54919" w:rsidRPr="00596A3A" w:rsidRDefault="00B54919" w:rsidP="00C80695">
      <w:pPr>
        <w:pStyle w:val="Default"/>
        <w:rPr>
          <w:rFonts w:ascii="Arial" w:hAnsi="Arial" w:cs="Arial"/>
          <w:color w:val="auto"/>
        </w:rPr>
      </w:pPr>
    </w:p>
    <w:tbl>
      <w:tblPr>
        <w:tblW w:w="5000" w:type="pct"/>
        <w:tblCellMar>
          <w:left w:w="72" w:type="dxa"/>
          <w:right w:w="72" w:type="dxa"/>
        </w:tblCellMar>
        <w:tblLook w:val="0000" w:firstRow="0" w:lastRow="0" w:firstColumn="0" w:lastColumn="0" w:noHBand="0" w:noVBand="0"/>
      </w:tblPr>
      <w:tblGrid>
        <w:gridCol w:w="4589"/>
        <w:gridCol w:w="4915"/>
      </w:tblGrid>
      <w:tr w:rsidR="00CF435B" w:rsidRPr="00596A3A" w14:paraId="2940346C" w14:textId="77777777" w:rsidTr="00D103F7">
        <w:trPr>
          <w:trHeight w:val="384"/>
        </w:trPr>
        <w:tc>
          <w:tcPr>
            <w:tcW w:w="5000" w:type="pct"/>
            <w:gridSpan w:val="2"/>
            <w:tcBorders>
              <w:top w:val="single" w:sz="6" w:space="0" w:color="auto"/>
              <w:left w:val="single" w:sz="6" w:space="0" w:color="auto"/>
              <w:bottom w:val="single" w:sz="6" w:space="0" w:color="auto"/>
              <w:right w:val="single" w:sz="6" w:space="0" w:color="auto"/>
            </w:tcBorders>
          </w:tcPr>
          <w:p w14:paraId="33DFBC1B"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SUBZONA DE APROVECHAMIENTO SUSTENTABLE DE LOS RECURSOS NATURALES CHACMOCHUCH</w:t>
            </w:r>
          </w:p>
        </w:tc>
      </w:tr>
      <w:tr w:rsidR="00CF435B" w:rsidRPr="00596A3A" w14:paraId="79117B57" w14:textId="77777777" w:rsidTr="00D103F7">
        <w:trPr>
          <w:trHeight w:val="417"/>
        </w:trPr>
        <w:tc>
          <w:tcPr>
            <w:tcW w:w="2414" w:type="pct"/>
            <w:tcBorders>
              <w:top w:val="single" w:sz="6" w:space="0" w:color="auto"/>
              <w:left w:val="single" w:sz="6" w:space="0" w:color="auto"/>
              <w:bottom w:val="single" w:sz="6" w:space="0" w:color="auto"/>
              <w:right w:val="single" w:sz="6" w:space="0" w:color="auto"/>
            </w:tcBorders>
          </w:tcPr>
          <w:p w14:paraId="1F27DA32"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56EA642A"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28E1104F"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2EB5C1E0" w14:textId="77777777" w:rsidR="00B54919" w:rsidRPr="00596A3A" w:rsidRDefault="00B54919" w:rsidP="00C80695">
            <w:pPr>
              <w:pStyle w:val="Texto"/>
              <w:numPr>
                <w:ilvl w:val="0"/>
                <w:numId w:val="109"/>
              </w:numPr>
              <w:rPr>
                <w:rFonts w:ascii="Arial" w:hAnsi="Arial" w:cs="Arial"/>
                <w:sz w:val="20"/>
                <w:szCs w:val="20"/>
              </w:rPr>
            </w:pPr>
            <w:r w:rsidRPr="00596A3A">
              <w:rPr>
                <w:rFonts w:ascii="Arial" w:hAnsi="Arial" w:cs="Arial"/>
                <w:sz w:val="20"/>
                <w:szCs w:val="20"/>
              </w:rPr>
              <w:t>Acuacultura, únicamente en la modalidad de maricultivo</w:t>
            </w:r>
          </w:p>
          <w:p w14:paraId="0DDB7F3A" w14:textId="1465173F" w:rsidR="00B54919" w:rsidRPr="00596A3A" w:rsidRDefault="00B54919" w:rsidP="00C80695">
            <w:pPr>
              <w:pStyle w:val="Default"/>
              <w:numPr>
                <w:ilvl w:val="0"/>
                <w:numId w:val="109"/>
              </w:numPr>
              <w:rPr>
                <w:rFonts w:ascii="Arial" w:hAnsi="Arial" w:cs="Arial"/>
                <w:color w:val="auto"/>
                <w:sz w:val="20"/>
                <w:szCs w:val="20"/>
                <w:lang w:eastAsia="es-MX"/>
              </w:rPr>
            </w:pPr>
            <w:r w:rsidRPr="00596A3A">
              <w:rPr>
                <w:rFonts w:ascii="Arial" w:hAnsi="Arial" w:cs="Arial"/>
                <w:color w:val="auto"/>
                <w:sz w:val="20"/>
                <w:szCs w:val="20"/>
                <w:lang w:eastAsia="es-MX"/>
              </w:rPr>
              <w:t xml:space="preserve">Aprovechamiento no extractivo de vida silvestre </w:t>
            </w:r>
            <w:r w:rsidR="00B27540" w:rsidRPr="00596A3A">
              <w:rPr>
                <w:rFonts w:ascii="Arial" w:hAnsi="Arial" w:cs="Arial"/>
                <w:color w:val="auto"/>
                <w:sz w:val="20"/>
                <w:szCs w:val="20"/>
                <w:lang w:eastAsia="es-MX"/>
              </w:rPr>
              <w:t>*</w:t>
            </w:r>
            <w:r w:rsidRPr="00596A3A">
              <w:rPr>
                <w:rFonts w:ascii="Arial" w:hAnsi="Arial" w:cs="Arial"/>
                <w:color w:val="auto"/>
                <w:sz w:val="20"/>
                <w:szCs w:val="20"/>
                <w:lang w:eastAsia="es-MX"/>
              </w:rPr>
              <w:t>1</w:t>
            </w:r>
          </w:p>
          <w:p w14:paraId="38AC872C" w14:textId="77777777" w:rsidR="00B54919" w:rsidRPr="00596A3A" w:rsidRDefault="00B54919" w:rsidP="00C80695">
            <w:pPr>
              <w:pStyle w:val="Texto"/>
              <w:numPr>
                <w:ilvl w:val="0"/>
                <w:numId w:val="109"/>
              </w:numPr>
              <w:rPr>
                <w:rFonts w:ascii="Arial" w:hAnsi="Arial" w:cs="Arial"/>
                <w:sz w:val="20"/>
                <w:szCs w:val="20"/>
              </w:rPr>
            </w:pPr>
            <w:r w:rsidRPr="00596A3A">
              <w:rPr>
                <w:rFonts w:ascii="Arial" w:hAnsi="Arial" w:cs="Arial"/>
                <w:sz w:val="20"/>
                <w:szCs w:val="20"/>
              </w:rPr>
              <w:t>Colecta científica de ejemplares de la vida silvestre</w:t>
            </w:r>
          </w:p>
          <w:p w14:paraId="4DCA782D" w14:textId="183337F6" w:rsidR="00B54919" w:rsidRPr="00596A3A" w:rsidRDefault="00B54919" w:rsidP="00C80695">
            <w:pPr>
              <w:pStyle w:val="Texto"/>
              <w:numPr>
                <w:ilvl w:val="0"/>
                <w:numId w:val="109"/>
              </w:numPr>
              <w:rPr>
                <w:rFonts w:ascii="Arial" w:hAnsi="Arial" w:cs="Arial"/>
                <w:sz w:val="20"/>
                <w:szCs w:val="20"/>
              </w:rPr>
            </w:pPr>
            <w:r w:rsidRPr="00596A3A">
              <w:rPr>
                <w:rFonts w:ascii="Arial" w:hAnsi="Arial" w:cs="Arial"/>
                <w:sz w:val="20"/>
                <w:szCs w:val="20"/>
              </w:rPr>
              <w:t xml:space="preserve">Construcción de infraestructura de bajo impacto, únicamente para el apoyo a actividades turístico recreativas </w:t>
            </w:r>
          </w:p>
          <w:p w14:paraId="7357B051" w14:textId="77777777" w:rsidR="00B54919" w:rsidRPr="00596A3A" w:rsidRDefault="00B54919" w:rsidP="00C80695">
            <w:pPr>
              <w:pStyle w:val="Texto"/>
              <w:numPr>
                <w:ilvl w:val="0"/>
                <w:numId w:val="109"/>
              </w:numPr>
              <w:rPr>
                <w:rFonts w:ascii="Arial" w:hAnsi="Arial" w:cs="Arial"/>
                <w:sz w:val="20"/>
                <w:szCs w:val="20"/>
              </w:rPr>
            </w:pPr>
            <w:r w:rsidRPr="00596A3A">
              <w:rPr>
                <w:rFonts w:ascii="Arial" w:hAnsi="Arial" w:cs="Arial"/>
                <w:sz w:val="20"/>
                <w:szCs w:val="20"/>
              </w:rPr>
              <w:t xml:space="preserve">Educación ambiental </w:t>
            </w:r>
          </w:p>
          <w:p w14:paraId="0614173A" w14:textId="77777777" w:rsidR="00B54919" w:rsidRPr="00596A3A" w:rsidRDefault="00B54919" w:rsidP="00C80695">
            <w:pPr>
              <w:pStyle w:val="Texto"/>
              <w:numPr>
                <w:ilvl w:val="0"/>
                <w:numId w:val="109"/>
              </w:numPr>
              <w:rPr>
                <w:rFonts w:ascii="Arial" w:hAnsi="Arial" w:cs="Arial"/>
                <w:sz w:val="20"/>
                <w:szCs w:val="20"/>
              </w:rPr>
            </w:pPr>
            <w:r w:rsidRPr="00596A3A">
              <w:rPr>
                <w:rFonts w:ascii="Arial" w:hAnsi="Arial" w:cs="Arial"/>
                <w:sz w:val="20"/>
                <w:szCs w:val="20"/>
              </w:rPr>
              <w:t xml:space="preserve">Filmaciones, actividades de fotografía, captura de imágenes o sonidos </w:t>
            </w:r>
          </w:p>
          <w:p w14:paraId="4BCBD307" w14:textId="77777777" w:rsidR="00B54919" w:rsidRPr="00596A3A" w:rsidRDefault="00B54919" w:rsidP="00C80695">
            <w:pPr>
              <w:pStyle w:val="Texto"/>
              <w:numPr>
                <w:ilvl w:val="0"/>
                <w:numId w:val="109"/>
              </w:numPr>
              <w:rPr>
                <w:rFonts w:ascii="Arial" w:hAnsi="Arial" w:cs="Arial"/>
                <w:sz w:val="20"/>
                <w:szCs w:val="20"/>
              </w:rPr>
            </w:pPr>
            <w:r w:rsidRPr="00596A3A">
              <w:rPr>
                <w:rFonts w:ascii="Arial" w:hAnsi="Arial" w:cs="Arial"/>
                <w:sz w:val="20"/>
                <w:szCs w:val="20"/>
              </w:rPr>
              <w:t xml:space="preserve">Investigación científica </w:t>
            </w:r>
          </w:p>
          <w:p w14:paraId="11288C74" w14:textId="77777777" w:rsidR="0096740E" w:rsidRPr="00596A3A" w:rsidRDefault="0096740E" w:rsidP="00C80695">
            <w:pPr>
              <w:pStyle w:val="Texto"/>
              <w:numPr>
                <w:ilvl w:val="0"/>
                <w:numId w:val="109"/>
              </w:numPr>
              <w:rPr>
                <w:rFonts w:ascii="Arial" w:hAnsi="Arial" w:cs="Arial"/>
                <w:sz w:val="20"/>
                <w:szCs w:val="20"/>
              </w:rPr>
            </w:pPr>
            <w:r w:rsidRPr="00596A3A">
              <w:rPr>
                <w:rFonts w:ascii="Arial" w:hAnsi="Arial" w:cs="Arial"/>
                <w:sz w:val="20"/>
                <w:szCs w:val="20"/>
              </w:rPr>
              <w:t>Monitoreo ambiental</w:t>
            </w:r>
          </w:p>
          <w:p w14:paraId="573745E2" w14:textId="2F250627" w:rsidR="00D24317" w:rsidRPr="00596A3A" w:rsidRDefault="00D24317" w:rsidP="00C80695">
            <w:pPr>
              <w:pStyle w:val="Texto"/>
              <w:numPr>
                <w:ilvl w:val="0"/>
                <w:numId w:val="109"/>
              </w:numPr>
              <w:rPr>
                <w:rFonts w:ascii="Arial" w:hAnsi="Arial" w:cs="Arial"/>
                <w:sz w:val="20"/>
                <w:szCs w:val="20"/>
              </w:rPr>
            </w:pPr>
            <w:r w:rsidRPr="00596A3A">
              <w:rPr>
                <w:rFonts w:ascii="Arial" w:hAnsi="Arial" w:cs="Arial"/>
                <w:sz w:val="20"/>
                <w:szCs w:val="20"/>
              </w:rPr>
              <w:t>Navegación</w:t>
            </w:r>
          </w:p>
          <w:p w14:paraId="6A2FD95E" w14:textId="05399A7E" w:rsidR="00B54919" w:rsidRPr="00596A3A" w:rsidRDefault="00B54919" w:rsidP="00C80695">
            <w:pPr>
              <w:pStyle w:val="Texto"/>
              <w:numPr>
                <w:ilvl w:val="0"/>
                <w:numId w:val="109"/>
              </w:numPr>
              <w:rPr>
                <w:rFonts w:ascii="Arial" w:hAnsi="Arial" w:cs="Arial"/>
                <w:sz w:val="20"/>
                <w:szCs w:val="20"/>
              </w:rPr>
            </w:pPr>
            <w:r w:rsidRPr="00596A3A">
              <w:rPr>
                <w:rFonts w:ascii="Arial" w:hAnsi="Arial" w:cs="Arial"/>
                <w:sz w:val="20"/>
                <w:szCs w:val="20"/>
              </w:rPr>
              <w:t xml:space="preserve">Pesca comercial </w:t>
            </w:r>
            <w:r w:rsidR="00B27540" w:rsidRPr="00596A3A">
              <w:rPr>
                <w:rFonts w:ascii="Arial" w:hAnsi="Arial" w:cs="Arial"/>
                <w:sz w:val="20"/>
                <w:szCs w:val="20"/>
              </w:rPr>
              <w:t>*</w:t>
            </w:r>
            <w:r w:rsidRPr="00596A3A">
              <w:rPr>
                <w:rFonts w:ascii="Arial" w:hAnsi="Arial" w:cs="Arial"/>
                <w:sz w:val="20"/>
                <w:szCs w:val="20"/>
              </w:rPr>
              <w:t>2</w:t>
            </w:r>
          </w:p>
          <w:p w14:paraId="48B2CE0E" w14:textId="77777777" w:rsidR="00B54919" w:rsidRPr="00596A3A" w:rsidRDefault="00B54919" w:rsidP="00C80695">
            <w:pPr>
              <w:pStyle w:val="Texto"/>
              <w:numPr>
                <w:ilvl w:val="0"/>
                <w:numId w:val="109"/>
              </w:numPr>
              <w:rPr>
                <w:rFonts w:ascii="Arial" w:hAnsi="Arial" w:cs="Arial"/>
                <w:sz w:val="20"/>
                <w:szCs w:val="20"/>
              </w:rPr>
            </w:pPr>
            <w:r w:rsidRPr="00596A3A">
              <w:rPr>
                <w:rFonts w:ascii="Arial" w:hAnsi="Arial" w:cs="Arial"/>
                <w:sz w:val="20"/>
                <w:szCs w:val="20"/>
              </w:rPr>
              <w:t>Pesca deportivo recreativa, únicamente de captura y liberación</w:t>
            </w:r>
          </w:p>
          <w:p w14:paraId="3CEA4289" w14:textId="39059D96" w:rsidR="00B54919" w:rsidRPr="00596A3A" w:rsidRDefault="00B54919" w:rsidP="00C80695">
            <w:pPr>
              <w:pStyle w:val="Texto"/>
              <w:numPr>
                <w:ilvl w:val="0"/>
                <w:numId w:val="109"/>
              </w:numPr>
              <w:rPr>
                <w:rFonts w:ascii="Arial" w:hAnsi="Arial" w:cs="Arial"/>
                <w:sz w:val="20"/>
                <w:szCs w:val="20"/>
              </w:rPr>
            </w:pPr>
            <w:r w:rsidRPr="00596A3A">
              <w:rPr>
                <w:rFonts w:ascii="Arial" w:hAnsi="Arial" w:cs="Arial"/>
                <w:sz w:val="20"/>
                <w:szCs w:val="20"/>
              </w:rPr>
              <w:t>Tur</w:t>
            </w:r>
            <w:r w:rsidR="0024348C" w:rsidRPr="00596A3A">
              <w:rPr>
                <w:rFonts w:ascii="Arial" w:hAnsi="Arial" w:cs="Arial"/>
                <w:sz w:val="20"/>
                <w:szCs w:val="20"/>
              </w:rPr>
              <w:t>ismo de bajo impacto ambiental:</w:t>
            </w:r>
          </w:p>
          <w:p w14:paraId="52E00EB4" w14:textId="1E82FC93" w:rsidR="00D64608" w:rsidRPr="00596A3A" w:rsidRDefault="00EC6CB2" w:rsidP="00C80695">
            <w:pPr>
              <w:pStyle w:val="Default"/>
              <w:numPr>
                <w:ilvl w:val="0"/>
                <w:numId w:val="89"/>
              </w:numPr>
              <w:tabs>
                <w:tab w:val="clear" w:pos="720"/>
                <w:tab w:val="num" w:pos="940"/>
              </w:tabs>
              <w:ind w:left="940" w:hanging="284"/>
              <w:rPr>
                <w:rFonts w:ascii="Arial" w:hAnsi="Arial" w:cs="Arial"/>
                <w:sz w:val="20"/>
                <w:szCs w:val="20"/>
              </w:rPr>
            </w:pPr>
            <w:r w:rsidRPr="00596A3A">
              <w:rPr>
                <w:rFonts w:ascii="Arial" w:hAnsi="Arial" w:cs="Arial"/>
                <w:sz w:val="20"/>
                <w:szCs w:val="20"/>
              </w:rPr>
              <w:t>Buceo autónomo</w:t>
            </w:r>
            <w:r w:rsidR="0024348C" w:rsidRPr="00596A3A">
              <w:rPr>
                <w:rFonts w:ascii="Arial" w:hAnsi="Arial" w:cs="Arial"/>
                <w:sz w:val="20"/>
                <w:szCs w:val="20"/>
              </w:rPr>
              <w:t>,</w:t>
            </w:r>
          </w:p>
          <w:p w14:paraId="78A1010E" w14:textId="222055CA" w:rsidR="00D64608" w:rsidRPr="00596A3A" w:rsidRDefault="00EC6CB2" w:rsidP="00C80695">
            <w:pPr>
              <w:pStyle w:val="Default"/>
              <w:numPr>
                <w:ilvl w:val="0"/>
                <w:numId w:val="89"/>
              </w:numPr>
              <w:tabs>
                <w:tab w:val="clear" w:pos="720"/>
                <w:tab w:val="num" w:pos="940"/>
              </w:tabs>
              <w:ind w:left="940" w:hanging="284"/>
              <w:rPr>
                <w:rFonts w:ascii="Arial" w:hAnsi="Arial" w:cs="Arial"/>
                <w:sz w:val="20"/>
                <w:szCs w:val="20"/>
              </w:rPr>
            </w:pPr>
            <w:r w:rsidRPr="00596A3A">
              <w:rPr>
                <w:rFonts w:ascii="Arial" w:hAnsi="Arial" w:cs="Arial"/>
                <w:sz w:val="20"/>
                <w:szCs w:val="20"/>
              </w:rPr>
              <w:t>Esnorquel</w:t>
            </w:r>
            <w:r w:rsidR="0024348C" w:rsidRPr="00596A3A">
              <w:rPr>
                <w:rFonts w:ascii="Arial" w:hAnsi="Arial" w:cs="Arial"/>
                <w:sz w:val="20"/>
                <w:szCs w:val="20"/>
              </w:rPr>
              <w:t>,</w:t>
            </w:r>
          </w:p>
          <w:p w14:paraId="4B9027EE" w14:textId="77777777" w:rsidR="00B27540" w:rsidRPr="00596A3A" w:rsidRDefault="00B27540" w:rsidP="00C80695">
            <w:pPr>
              <w:pStyle w:val="Default"/>
              <w:numPr>
                <w:ilvl w:val="0"/>
                <w:numId w:val="89"/>
              </w:numPr>
              <w:tabs>
                <w:tab w:val="clear" w:pos="720"/>
                <w:tab w:val="num" w:pos="940"/>
              </w:tabs>
              <w:ind w:left="940" w:hanging="284"/>
              <w:rPr>
                <w:rFonts w:ascii="Arial" w:hAnsi="Arial" w:cs="Arial"/>
                <w:sz w:val="20"/>
                <w:szCs w:val="20"/>
              </w:rPr>
            </w:pPr>
            <w:r w:rsidRPr="00596A3A">
              <w:rPr>
                <w:rFonts w:ascii="Arial" w:hAnsi="Arial" w:cs="Arial"/>
                <w:sz w:val="20"/>
                <w:szCs w:val="20"/>
              </w:rPr>
              <w:t xml:space="preserve">Kitesurf, </w:t>
            </w:r>
          </w:p>
          <w:p w14:paraId="7458AA80" w14:textId="77777777" w:rsidR="00B27540" w:rsidRPr="00596A3A" w:rsidRDefault="00B27540" w:rsidP="00C80695">
            <w:pPr>
              <w:pStyle w:val="Default"/>
              <w:numPr>
                <w:ilvl w:val="0"/>
                <w:numId w:val="89"/>
              </w:numPr>
              <w:tabs>
                <w:tab w:val="clear" w:pos="720"/>
                <w:tab w:val="num" w:pos="940"/>
              </w:tabs>
              <w:ind w:left="940" w:hanging="284"/>
              <w:rPr>
                <w:rFonts w:ascii="Arial" w:hAnsi="Arial" w:cs="Arial"/>
                <w:sz w:val="20"/>
                <w:szCs w:val="20"/>
              </w:rPr>
            </w:pPr>
            <w:r w:rsidRPr="00596A3A">
              <w:rPr>
                <w:rFonts w:ascii="Arial" w:hAnsi="Arial" w:cs="Arial"/>
                <w:sz w:val="20"/>
                <w:szCs w:val="20"/>
              </w:rPr>
              <w:t>Kayak,</w:t>
            </w:r>
          </w:p>
          <w:p w14:paraId="53B264FB" w14:textId="4D87FDAC" w:rsidR="00D64608" w:rsidRPr="00596A3A" w:rsidRDefault="00EC6CB2" w:rsidP="00C80695">
            <w:pPr>
              <w:pStyle w:val="Default"/>
              <w:numPr>
                <w:ilvl w:val="0"/>
                <w:numId w:val="89"/>
              </w:numPr>
              <w:tabs>
                <w:tab w:val="clear" w:pos="720"/>
                <w:tab w:val="num" w:pos="940"/>
              </w:tabs>
              <w:ind w:left="940" w:hanging="284"/>
              <w:rPr>
                <w:rFonts w:ascii="Arial" w:hAnsi="Arial" w:cs="Arial"/>
                <w:sz w:val="20"/>
                <w:szCs w:val="20"/>
              </w:rPr>
            </w:pPr>
            <w:r w:rsidRPr="00596A3A">
              <w:rPr>
                <w:rFonts w:ascii="Arial" w:hAnsi="Arial" w:cs="Arial"/>
                <w:sz w:val="20"/>
                <w:szCs w:val="20"/>
              </w:rPr>
              <w:t>Natación</w:t>
            </w:r>
            <w:r w:rsidR="0024348C" w:rsidRPr="00596A3A">
              <w:rPr>
                <w:rFonts w:ascii="Arial" w:hAnsi="Arial" w:cs="Arial"/>
                <w:sz w:val="20"/>
                <w:szCs w:val="20"/>
              </w:rPr>
              <w:t>,</w:t>
            </w:r>
          </w:p>
          <w:p w14:paraId="7DD8C46D" w14:textId="3894C03E" w:rsidR="00D64608" w:rsidRPr="00596A3A" w:rsidRDefault="00B27540" w:rsidP="00C80695">
            <w:pPr>
              <w:pStyle w:val="Default"/>
              <w:numPr>
                <w:ilvl w:val="0"/>
                <w:numId w:val="89"/>
              </w:numPr>
              <w:tabs>
                <w:tab w:val="clear" w:pos="720"/>
                <w:tab w:val="num" w:pos="940"/>
              </w:tabs>
              <w:ind w:left="940" w:hanging="284"/>
              <w:rPr>
                <w:rFonts w:ascii="Arial" w:hAnsi="Arial" w:cs="Arial"/>
                <w:sz w:val="20"/>
                <w:szCs w:val="20"/>
              </w:rPr>
            </w:pPr>
            <w:r w:rsidRPr="00596A3A">
              <w:rPr>
                <w:rFonts w:ascii="Arial" w:hAnsi="Arial" w:cs="Arial"/>
                <w:sz w:val="20"/>
                <w:szCs w:val="20"/>
              </w:rPr>
              <w:t>Paddle</w:t>
            </w:r>
            <w:r w:rsidR="0024348C" w:rsidRPr="00596A3A">
              <w:rPr>
                <w:rFonts w:ascii="Arial" w:hAnsi="Arial" w:cs="Arial"/>
                <w:sz w:val="20"/>
                <w:szCs w:val="20"/>
              </w:rPr>
              <w:t>,</w:t>
            </w:r>
          </w:p>
          <w:p w14:paraId="7FF4823B" w14:textId="2A3FC321" w:rsidR="00D64608" w:rsidRPr="00596A3A" w:rsidRDefault="00EC6CB2" w:rsidP="00C80695">
            <w:pPr>
              <w:pStyle w:val="Default"/>
              <w:numPr>
                <w:ilvl w:val="0"/>
                <w:numId w:val="89"/>
              </w:numPr>
              <w:tabs>
                <w:tab w:val="clear" w:pos="720"/>
                <w:tab w:val="num" w:pos="940"/>
              </w:tabs>
              <w:ind w:left="940" w:hanging="284"/>
              <w:rPr>
                <w:rFonts w:ascii="Arial" w:hAnsi="Arial" w:cs="Arial"/>
                <w:sz w:val="20"/>
                <w:szCs w:val="20"/>
              </w:rPr>
            </w:pPr>
            <w:r w:rsidRPr="00596A3A">
              <w:rPr>
                <w:rFonts w:ascii="Arial" w:hAnsi="Arial" w:cs="Arial"/>
                <w:sz w:val="20"/>
                <w:szCs w:val="20"/>
              </w:rPr>
              <w:t>Recorridos para</w:t>
            </w:r>
            <w:r w:rsidR="00B27540" w:rsidRPr="00596A3A">
              <w:rPr>
                <w:rFonts w:ascii="Arial" w:hAnsi="Arial" w:cs="Arial"/>
                <w:sz w:val="20"/>
                <w:szCs w:val="20"/>
              </w:rPr>
              <w:t xml:space="preserve"> observación de flora y fauna, y</w:t>
            </w:r>
          </w:p>
          <w:p w14:paraId="1AFFC047" w14:textId="77777777" w:rsidR="009E6661" w:rsidRPr="00596A3A" w:rsidRDefault="009E6661" w:rsidP="00C80695">
            <w:pPr>
              <w:pStyle w:val="Default"/>
              <w:numPr>
                <w:ilvl w:val="0"/>
                <w:numId w:val="89"/>
              </w:numPr>
              <w:tabs>
                <w:tab w:val="clear" w:pos="720"/>
                <w:tab w:val="num" w:pos="940"/>
              </w:tabs>
              <w:ind w:left="940" w:hanging="284"/>
              <w:rPr>
                <w:rFonts w:ascii="Arial" w:hAnsi="Arial" w:cs="Arial"/>
                <w:sz w:val="20"/>
                <w:szCs w:val="20"/>
              </w:rPr>
            </w:pPr>
            <w:r w:rsidRPr="00596A3A">
              <w:rPr>
                <w:rFonts w:ascii="Arial" w:hAnsi="Arial" w:cs="Arial"/>
                <w:sz w:val="20"/>
                <w:szCs w:val="20"/>
              </w:rPr>
              <w:lastRenderedPageBreak/>
              <w:t>Velerismo, tabla vela (windsurf), hobie cat, o similares</w:t>
            </w:r>
          </w:p>
          <w:p w14:paraId="0E97BFF0" w14:textId="58CC9E85" w:rsidR="0024348C" w:rsidRPr="00596A3A" w:rsidRDefault="0024348C" w:rsidP="00C80695">
            <w:pPr>
              <w:pStyle w:val="Default"/>
              <w:rPr>
                <w:rFonts w:ascii="Arial" w:hAnsi="Arial" w:cs="Arial"/>
              </w:rPr>
            </w:pPr>
          </w:p>
        </w:tc>
        <w:tc>
          <w:tcPr>
            <w:tcW w:w="2586" w:type="pct"/>
            <w:tcBorders>
              <w:top w:val="single" w:sz="6" w:space="0" w:color="auto"/>
              <w:left w:val="single" w:sz="6" w:space="0" w:color="auto"/>
              <w:bottom w:val="single" w:sz="6" w:space="0" w:color="auto"/>
              <w:right w:val="single" w:sz="6" w:space="0" w:color="auto"/>
            </w:tcBorders>
          </w:tcPr>
          <w:p w14:paraId="6EAB0D49" w14:textId="77777777" w:rsidR="00B54919" w:rsidRPr="00596A3A" w:rsidRDefault="00B54919" w:rsidP="00C80695">
            <w:pPr>
              <w:pStyle w:val="Texto"/>
              <w:numPr>
                <w:ilvl w:val="0"/>
                <w:numId w:val="52"/>
              </w:numPr>
              <w:rPr>
                <w:rFonts w:ascii="Arial" w:hAnsi="Arial" w:cs="Arial"/>
                <w:sz w:val="20"/>
                <w:szCs w:val="20"/>
              </w:rPr>
            </w:pPr>
            <w:r w:rsidRPr="00596A3A">
              <w:rPr>
                <w:rFonts w:ascii="Arial" w:hAnsi="Arial" w:cs="Arial"/>
                <w:sz w:val="20"/>
                <w:szCs w:val="20"/>
              </w:rPr>
              <w:lastRenderedPageBreak/>
              <w:t>Alimentar, capturar, remover, extraer, retener o apropiarse de vida silvestre, salvo para colecta e investigación científica y monitoreo ambiental</w:t>
            </w:r>
          </w:p>
          <w:p w14:paraId="3329A514" w14:textId="77777777" w:rsidR="00B54919" w:rsidRPr="00596A3A" w:rsidRDefault="00B54919" w:rsidP="00C80695">
            <w:pPr>
              <w:pStyle w:val="Texto"/>
              <w:numPr>
                <w:ilvl w:val="0"/>
                <w:numId w:val="52"/>
              </w:numPr>
              <w:rPr>
                <w:rFonts w:ascii="Arial" w:hAnsi="Arial" w:cs="Arial"/>
                <w:sz w:val="20"/>
                <w:szCs w:val="20"/>
              </w:rPr>
            </w:pPr>
            <w:r w:rsidRPr="00596A3A">
              <w:rPr>
                <w:rFonts w:ascii="Arial" w:hAnsi="Arial" w:cs="Arial"/>
                <w:sz w:val="20"/>
                <w:szCs w:val="20"/>
              </w:rPr>
              <w:t>Alterar o destruir por cualquier medio o acción los sitios de alimentación, anidación, refugio o reproducción de especies silvestres, flujos hídricos, hábitats de pastos marinos y de humedales y manglares</w:t>
            </w:r>
          </w:p>
          <w:p w14:paraId="5FAEB7F8" w14:textId="77777777" w:rsidR="00B54919" w:rsidRPr="00596A3A" w:rsidRDefault="00B54919" w:rsidP="00C80695">
            <w:pPr>
              <w:pStyle w:val="Texto"/>
              <w:numPr>
                <w:ilvl w:val="0"/>
                <w:numId w:val="52"/>
              </w:numPr>
              <w:rPr>
                <w:rFonts w:ascii="Arial" w:hAnsi="Arial" w:cs="Arial"/>
                <w:sz w:val="20"/>
                <w:szCs w:val="20"/>
              </w:rPr>
            </w:pPr>
            <w:r w:rsidRPr="00596A3A">
              <w:rPr>
                <w:rFonts w:ascii="Arial" w:hAnsi="Arial" w:cs="Arial"/>
                <w:sz w:val="20"/>
                <w:szCs w:val="20"/>
              </w:rPr>
              <w:t>Arrojar, verter o descargar cualquier tipo de desechos orgánicos, residuos sólidos o líquidos o cualquier otro tipo de contaminante, al medio natural</w:t>
            </w:r>
          </w:p>
          <w:p w14:paraId="3EB9B18F" w14:textId="52041DB0" w:rsidR="0024348C" w:rsidRPr="00596A3A" w:rsidRDefault="0024348C" w:rsidP="00C80695">
            <w:pPr>
              <w:pStyle w:val="Texto"/>
              <w:numPr>
                <w:ilvl w:val="0"/>
                <w:numId w:val="52"/>
              </w:numPr>
              <w:rPr>
                <w:rFonts w:ascii="Arial" w:hAnsi="Arial" w:cs="Arial"/>
                <w:sz w:val="20"/>
                <w:szCs w:val="20"/>
              </w:rPr>
            </w:pPr>
            <w:r w:rsidRPr="00596A3A">
              <w:rPr>
                <w:rFonts w:ascii="Arial" w:hAnsi="Arial" w:cs="Arial"/>
                <w:sz w:val="20"/>
                <w:szCs w:val="20"/>
              </w:rPr>
              <w:t>Deportes</w:t>
            </w:r>
            <w:r w:rsidRPr="00596A3A">
              <w:rPr>
                <w:rFonts w:ascii="Arial" w:hAnsi="Arial" w:cs="Arial"/>
                <w:color w:val="000000"/>
                <w:sz w:val="20"/>
                <w:szCs w:val="20"/>
              </w:rPr>
              <w:t xml:space="preserve"> acuático recreativos:</w:t>
            </w:r>
          </w:p>
          <w:p w14:paraId="76A737A4" w14:textId="77777777" w:rsidR="00D64608" w:rsidRPr="00596A3A" w:rsidRDefault="00EC6CB2" w:rsidP="00C80695">
            <w:pPr>
              <w:pStyle w:val="Default"/>
              <w:numPr>
                <w:ilvl w:val="0"/>
                <w:numId w:val="89"/>
              </w:numPr>
              <w:tabs>
                <w:tab w:val="clear" w:pos="720"/>
                <w:tab w:val="num" w:pos="940"/>
              </w:tabs>
              <w:ind w:left="940" w:hanging="284"/>
              <w:rPr>
                <w:rFonts w:ascii="Arial" w:hAnsi="Arial" w:cs="Arial"/>
                <w:sz w:val="20"/>
                <w:szCs w:val="20"/>
              </w:rPr>
            </w:pPr>
            <w:r w:rsidRPr="00596A3A">
              <w:rPr>
                <w:rFonts w:ascii="Arial" w:hAnsi="Arial" w:cs="Arial"/>
                <w:sz w:val="20"/>
                <w:szCs w:val="20"/>
              </w:rPr>
              <w:t>Banana y parasail</w:t>
            </w:r>
          </w:p>
          <w:p w14:paraId="4CD49EC7" w14:textId="77777777" w:rsidR="00B54919" w:rsidRPr="00596A3A" w:rsidRDefault="00B54919" w:rsidP="00C80695">
            <w:pPr>
              <w:pStyle w:val="Texto"/>
              <w:numPr>
                <w:ilvl w:val="0"/>
                <w:numId w:val="52"/>
              </w:numPr>
              <w:rPr>
                <w:rFonts w:ascii="Arial" w:hAnsi="Arial" w:cs="Arial"/>
                <w:sz w:val="20"/>
                <w:szCs w:val="20"/>
              </w:rPr>
            </w:pPr>
            <w:r w:rsidRPr="00596A3A">
              <w:rPr>
                <w:rFonts w:ascii="Arial" w:hAnsi="Arial" w:cs="Arial"/>
                <w:sz w:val="20"/>
                <w:szCs w:val="20"/>
              </w:rPr>
              <w:t>El uso de lámparas o cualquier otra fuente de luz directa para la observación de especies de fauna, salvo para colecta científica y monitoreo ambiental</w:t>
            </w:r>
          </w:p>
          <w:p w14:paraId="13DC1189" w14:textId="77777777" w:rsidR="00B54919" w:rsidRPr="00596A3A" w:rsidRDefault="00B54919" w:rsidP="00C80695">
            <w:pPr>
              <w:pStyle w:val="Texto"/>
              <w:numPr>
                <w:ilvl w:val="0"/>
                <w:numId w:val="52"/>
              </w:numPr>
              <w:rPr>
                <w:rFonts w:ascii="Arial" w:hAnsi="Arial" w:cs="Arial"/>
                <w:sz w:val="20"/>
                <w:szCs w:val="20"/>
              </w:rPr>
            </w:pPr>
            <w:r w:rsidRPr="00596A3A">
              <w:rPr>
                <w:rFonts w:ascii="Arial" w:hAnsi="Arial" w:cs="Arial"/>
                <w:sz w:val="20"/>
                <w:szCs w:val="20"/>
              </w:rPr>
              <w:t>Extracción de arena</w:t>
            </w:r>
          </w:p>
          <w:p w14:paraId="7C99750E" w14:textId="77777777" w:rsidR="00B54919" w:rsidRPr="00596A3A" w:rsidRDefault="00B54919" w:rsidP="00C80695">
            <w:pPr>
              <w:pStyle w:val="Texto"/>
              <w:numPr>
                <w:ilvl w:val="0"/>
                <w:numId w:val="52"/>
              </w:numPr>
              <w:rPr>
                <w:rFonts w:ascii="Arial" w:hAnsi="Arial" w:cs="Arial"/>
                <w:sz w:val="20"/>
                <w:szCs w:val="20"/>
              </w:rPr>
            </w:pPr>
            <w:r w:rsidRPr="00596A3A">
              <w:rPr>
                <w:rFonts w:ascii="Arial" w:hAnsi="Arial" w:cs="Arial"/>
                <w:sz w:val="20"/>
                <w:szCs w:val="20"/>
              </w:rPr>
              <w:t xml:space="preserve">Fragmentar el hábitat de anidación de tortugas marinas o donde existan ecosistemas de manglares </w:t>
            </w:r>
          </w:p>
          <w:p w14:paraId="262C9472" w14:textId="77777777" w:rsidR="00B54919" w:rsidRPr="00596A3A" w:rsidRDefault="00B54919" w:rsidP="00C80695">
            <w:pPr>
              <w:pStyle w:val="Texto"/>
              <w:numPr>
                <w:ilvl w:val="0"/>
                <w:numId w:val="52"/>
              </w:numPr>
              <w:rPr>
                <w:rFonts w:ascii="Arial" w:hAnsi="Arial" w:cs="Arial"/>
                <w:sz w:val="20"/>
                <w:szCs w:val="20"/>
              </w:rPr>
            </w:pPr>
            <w:r w:rsidRPr="00596A3A">
              <w:rPr>
                <w:rFonts w:ascii="Arial" w:hAnsi="Arial" w:cs="Arial"/>
                <w:sz w:val="20"/>
                <w:szCs w:val="20"/>
              </w:rPr>
              <w:t>Interrumpir, desviar, rellenar o desecar flujos hidráulicos o cuerpos de agua</w:t>
            </w:r>
          </w:p>
          <w:p w14:paraId="1747A4B8" w14:textId="0DE875A5" w:rsidR="00B54919" w:rsidRPr="00596A3A" w:rsidRDefault="00B54919" w:rsidP="00C80695">
            <w:pPr>
              <w:pStyle w:val="Texto"/>
              <w:numPr>
                <w:ilvl w:val="0"/>
                <w:numId w:val="52"/>
              </w:numPr>
              <w:rPr>
                <w:rFonts w:ascii="Arial" w:hAnsi="Arial" w:cs="Arial"/>
                <w:sz w:val="20"/>
                <w:szCs w:val="20"/>
              </w:rPr>
            </w:pPr>
            <w:r w:rsidRPr="00596A3A">
              <w:rPr>
                <w:rFonts w:ascii="Arial" w:hAnsi="Arial" w:cs="Arial"/>
                <w:sz w:val="20"/>
                <w:szCs w:val="20"/>
              </w:rPr>
              <w:t xml:space="preserve">Introducir ejemplares o poblaciones exóticos de la vida silvestre </w:t>
            </w:r>
            <w:r w:rsidR="00B27540" w:rsidRPr="00596A3A">
              <w:rPr>
                <w:rFonts w:ascii="Arial" w:hAnsi="Arial" w:cs="Arial"/>
                <w:sz w:val="20"/>
                <w:szCs w:val="20"/>
              </w:rPr>
              <w:t>*</w:t>
            </w:r>
            <w:r w:rsidRPr="00596A3A">
              <w:rPr>
                <w:rFonts w:ascii="Arial" w:hAnsi="Arial" w:cs="Arial"/>
                <w:sz w:val="20"/>
                <w:szCs w:val="20"/>
              </w:rPr>
              <w:t>3</w:t>
            </w:r>
          </w:p>
          <w:p w14:paraId="3286EF60" w14:textId="77777777" w:rsidR="00B54919" w:rsidRPr="00596A3A" w:rsidRDefault="00B54919" w:rsidP="00C80695">
            <w:pPr>
              <w:pStyle w:val="Texto"/>
              <w:numPr>
                <w:ilvl w:val="0"/>
                <w:numId w:val="52"/>
              </w:numPr>
              <w:rPr>
                <w:rFonts w:ascii="Arial" w:hAnsi="Arial" w:cs="Arial"/>
                <w:sz w:val="20"/>
                <w:szCs w:val="20"/>
              </w:rPr>
            </w:pPr>
            <w:r w:rsidRPr="00596A3A">
              <w:rPr>
                <w:rFonts w:ascii="Arial" w:hAnsi="Arial" w:cs="Arial"/>
                <w:sz w:val="20"/>
                <w:szCs w:val="20"/>
              </w:rPr>
              <w:lastRenderedPageBreak/>
              <w:t xml:space="preserve">Introducir organismos genéticamente modificados </w:t>
            </w:r>
          </w:p>
          <w:p w14:paraId="7D9A091E" w14:textId="77777777" w:rsidR="00B54919" w:rsidRPr="00596A3A" w:rsidRDefault="00B54919" w:rsidP="00C80695">
            <w:pPr>
              <w:pStyle w:val="Texto"/>
              <w:numPr>
                <w:ilvl w:val="0"/>
                <w:numId w:val="52"/>
              </w:numPr>
              <w:rPr>
                <w:rFonts w:ascii="Arial" w:hAnsi="Arial" w:cs="Arial"/>
                <w:sz w:val="20"/>
                <w:szCs w:val="20"/>
              </w:rPr>
            </w:pPr>
            <w:r w:rsidRPr="00596A3A">
              <w:rPr>
                <w:rFonts w:ascii="Arial" w:hAnsi="Arial" w:cs="Arial"/>
                <w:sz w:val="20"/>
                <w:szCs w:val="20"/>
              </w:rPr>
              <w:t>Modificar la línea de costa</w:t>
            </w:r>
          </w:p>
          <w:p w14:paraId="195CBC89" w14:textId="77777777" w:rsidR="00B54919" w:rsidRPr="00596A3A" w:rsidRDefault="00B54919" w:rsidP="00C80695">
            <w:pPr>
              <w:pStyle w:val="Texto"/>
              <w:numPr>
                <w:ilvl w:val="0"/>
                <w:numId w:val="52"/>
              </w:numPr>
              <w:rPr>
                <w:rFonts w:ascii="Arial" w:hAnsi="Arial" w:cs="Arial"/>
                <w:sz w:val="20"/>
                <w:szCs w:val="20"/>
              </w:rPr>
            </w:pPr>
            <w:r w:rsidRPr="00596A3A">
              <w:rPr>
                <w:rFonts w:ascii="Arial" w:hAnsi="Arial" w:cs="Arial"/>
                <w:sz w:val="20"/>
                <w:szCs w:val="20"/>
              </w:rPr>
              <w:t>Realizar actividades comerciales (venta de alimentos y artesanías)</w:t>
            </w:r>
          </w:p>
          <w:p w14:paraId="15B9982F" w14:textId="77777777" w:rsidR="00B54919" w:rsidRPr="00596A3A" w:rsidRDefault="00B54919" w:rsidP="00C80695">
            <w:pPr>
              <w:pStyle w:val="Texto"/>
              <w:numPr>
                <w:ilvl w:val="0"/>
                <w:numId w:val="52"/>
              </w:numPr>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0C0FF056" w14:textId="77777777" w:rsidR="00B54919" w:rsidRPr="00596A3A" w:rsidRDefault="00B54919" w:rsidP="00C80695">
            <w:pPr>
              <w:pStyle w:val="Texto"/>
              <w:numPr>
                <w:ilvl w:val="0"/>
                <w:numId w:val="52"/>
              </w:numPr>
              <w:rPr>
                <w:rFonts w:ascii="Arial" w:hAnsi="Arial" w:cs="Arial"/>
                <w:sz w:val="20"/>
                <w:szCs w:val="20"/>
              </w:rPr>
            </w:pPr>
            <w:r w:rsidRPr="00596A3A">
              <w:rPr>
                <w:rFonts w:ascii="Arial" w:hAnsi="Arial" w:cs="Arial"/>
                <w:sz w:val="20"/>
                <w:szCs w:val="20"/>
              </w:rPr>
              <w:t xml:space="preserve">Remover o alterar el fondo marino o provocar suspensión de sedimentos </w:t>
            </w:r>
          </w:p>
          <w:p w14:paraId="5A83BBA1" w14:textId="77777777" w:rsidR="00B54919" w:rsidRPr="00596A3A" w:rsidRDefault="00B54919" w:rsidP="00C80695">
            <w:pPr>
              <w:pStyle w:val="Texto"/>
              <w:numPr>
                <w:ilvl w:val="0"/>
                <w:numId w:val="52"/>
              </w:numPr>
              <w:rPr>
                <w:rFonts w:ascii="Arial" w:hAnsi="Arial" w:cs="Arial"/>
                <w:sz w:val="20"/>
                <w:szCs w:val="20"/>
              </w:rPr>
            </w:pPr>
            <w:r w:rsidRPr="00596A3A">
              <w:rPr>
                <w:rFonts w:ascii="Arial" w:hAnsi="Arial" w:cs="Arial"/>
                <w:sz w:val="20"/>
                <w:szCs w:val="20"/>
              </w:rPr>
              <w:t>Remover, rellenar, trasplantar, podar o realizar cualquier obra o actividad que afecte la integralidad del flujo hidrológico del manglar; del ecosistema y su zona de influencia; de su productividad natural; de la capacidad de carga natural del ecosistema para los proyectos turísticos; de las zonas de anidación, reproducción, refugio, alimentación y alevinaje; o bien de las interacciones entre el manglar, la duna, la zona marítima adyacente y los corales o que provoque cambios en las características y servicios ecológicos</w:t>
            </w:r>
          </w:p>
          <w:p w14:paraId="0AC1E5A9" w14:textId="77777777" w:rsidR="00B54919" w:rsidRPr="00596A3A" w:rsidRDefault="00B54919" w:rsidP="00C80695">
            <w:pPr>
              <w:pStyle w:val="Texto"/>
              <w:numPr>
                <w:ilvl w:val="0"/>
                <w:numId w:val="52"/>
              </w:numPr>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0F897F30" w14:textId="34DF498C" w:rsidR="00B54919" w:rsidRPr="00596A3A" w:rsidRDefault="00B54919" w:rsidP="00C80695">
            <w:pPr>
              <w:pStyle w:val="Texto"/>
              <w:numPr>
                <w:ilvl w:val="0"/>
                <w:numId w:val="52"/>
              </w:numPr>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tc>
      </w:tr>
      <w:tr w:rsidR="00B54919" w:rsidRPr="00596A3A" w14:paraId="52D92410" w14:textId="77777777" w:rsidTr="00D103F7">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5D3B5F32" w14:textId="238F42D5" w:rsidR="00B54919" w:rsidRPr="00596A3A" w:rsidRDefault="00B54919" w:rsidP="00C80695">
            <w:pPr>
              <w:pStyle w:val="Texto"/>
              <w:rPr>
                <w:rFonts w:ascii="Arial" w:hAnsi="Arial" w:cs="Arial"/>
                <w:sz w:val="20"/>
                <w:szCs w:val="20"/>
              </w:rPr>
            </w:pPr>
            <w:r w:rsidRPr="00596A3A">
              <w:rPr>
                <w:rFonts w:ascii="Arial" w:hAnsi="Arial" w:cs="Arial"/>
                <w:sz w:val="20"/>
                <w:szCs w:val="20"/>
              </w:rPr>
              <w:lastRenderedPageBreak/>
              <w:t>1. A</w:t>
            </w:r>
            <w:r w:rsidR="005B2A09" w:rsidRPr="00596A3A">
              <w:rPr>
                <w:rFonts w:ascii="Arial" w:hAnsi="Arial" w:cs="Arial"/>
                <w:sz w:val="20"/>
                <w:szCs w:val="20"/>
              </w:rPr>
              <w:t xml:space="preserve"> excepción</w:t>
            </w:r>
            <w:r w:rsidRPr="00596A3A">
              <w:rPr>
                <w:rFonts w:ascii="Arial" w:hAnsi="Arial" w:cs="Arial"/>
                <w:sz w:val="20"/>
                <w:szCs w:val="20"/>
              </w:rPr>
              <w:t xml:space="preserve"> de nado para la observación de tortuga marina </w:t>
            </w:r>
          </w:p>
          <w:p w14:paraId="49BFD95B" w14:textId="77777777" w:rsidR="00B54919" w:rsidRPr="00596A3A" w:rsidRDefault="00B54919" w:rsidP="00C80695">
            <w:pPr>
              <w:pStyle w:val="Texto"/>
              <w:rPr>
                <w:rFonts w:ascii="Arial" w:hAnsi="Arial" w:cs="Arial"/>
                <w:sz w:val="20"/>
                <w:szCs w:val="20"/>
              </w:rPr>
            </w:pPr>
            <w:r w:rsidRPr="00596A3A">
              <w:rPr>
                <w:rFonts w:ascii="Arial" w:hAnsi="Arial" w:cs="Arial"/>
                <w:sz w:val="20"/>
                <w:szCs w:val="20"/>
              </w:rPr>
              <w:t>2 En el interior de la Laguna se podrá realizar únicamente con la autorización expresa de la Comisión Nacional de Acuacultura y Pesca.</w:t>
            </w:r>
          </w:p>
          <w:p w14:paraId="600249E1" w14:textId="77777777" w:rsidR="00B54919" w:rsidRPr="00596A3A" w:rsidRDefault="00B54919" w:rsidP="00C80695">
            <w:pPr>
              <w:pStyle w:val="Texto"/>
              <w:rPr>
                <w:rFonts w:ascii="Arial" w:hAnsi="Arial" w:cs="Arial"/>
                <w:sz w:val="20"/>
                <w:szCs w:val="20"/>
              </w:rPr>
            </w:pPr>
            <w:r w:rsidRPr="00596A3A">
              <w:rPr>
                <w:rFonts w:ascii="Arial" w:hAnsi="Arial" w:cs="Arial"/>
                <w:sz w:val="20"/>
                <w:szCs w:val="20"/>
              </w:rPr>
              <w:t>3 Conforme a lo previsto por el artículo 3, fracciones XIV y XVIIl de la Ley General de Vida Silvestre.</w:t>
            </w:r>
          </w:p>
        </w:tc>
      </w:tr>
    </w:tbl>
    <w:p w14:paraId="6F496628" w14:textId="77777777" w:rsidR="00B54919" w:rsidRPr="00596A3A" w:rsidRDefault="00B54919" w:rsidP="00C80695">
      <w:pPr>
        <w:pStyle w:val="Default"/>
        <w:rPr>
          <w:rFonts w:ascii="Arial" w:hAnsi="Arial" w:cs="Arial"/>
          <w:color w:val="auto"/>
        </w:rPr>
      </w:pPr>
    </w:p>
    <w:p w14:paraId="6DE0FF65" w14:textId="77777777" w:rsidR="00B54919" w:rsidRPr="00596A3A" w:rsidRDefault="00B54919" w:rsidP="00C80695">
      <w:pPr>
        <w:pStyle w:val="Default"/>
        <w:jc w:val="center"/>
        <w:rPr>
          <w:rFonts w:ascii="Arial" w:hAnsi="Arial" w:cs="Arial"/>
          <w:color w:val="auto"/>
        </w:rPr>
      </w:pPr>
      <w:r w:rsidRPr="00596A3A">
        <w:rPr>
          <w:rFonts w:ascii="Arial" w:hAnsi="Arial" w:cs="Arial"/>
          <w:noProof/>
          <w:color w:val="auto"/>
          <w:lang w:val="es-ES" w:eastAsia="es-ES"/>
        </w:rPr>
        <w:lastRenderedPageBreak/>
        <w:drawing>
          <wp:inline distT="0" distB="0" distL="0" distR="0" wp14:anchorId="22940BC5" wp14:editId="249443A8">
            <wp:extent cx="4450909" cy="57600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IG\RB Caribe Mexicano 2016\Subzonificacion 2017\img\RBCM_Subzonificacion_20ene_SASRN_Laguna_Chacmochuch.jpg"/>
                    <pic:cNvPicPr>
                      <a:picLocks noChangeAspect="1" noChangeArrowheads="1"/>
                    </pic:cNvPicPr>
                  </pic:nvPicPr>
                  <pic:blipFill>
                    <a:blip r:embed="rId25" cstate="screen">
                      <a:extLst>
                        <a:ext uri="{28A0092B-C50C-407E-A947-70E740481C1C}">
                          <a14:useLocalDpi xmlns:a14="http://schemas.microsoft.com/office/drawing/2010/main"/>
                        </a:ext>
                      </a:extLst>
                    </a:blip>
                    <a:stretch>
                      <a:fillRect/>
                    </a:stretch>
                  </pic:blipFill>
                  <pic:spPr bwMode="auto">
                    <a:xfrm>
                      <a:off x="0" y="0"/>
                      <a:ext cx="4450909" cy="5760000"/>
                    </a:xfrm>
                    <a:prstGeom prst="rect">
                      <a:avLst/>
                    </a:prstGeom>
                    <a:noFill/>
                    <a:ln>
                      <a:noFill/>
                    </a:ln>
                  </pic:spPr>
                </pic:pic>
              </a:graphicData>
            </a:graphic>
          </wp:inline>
        </w:drawing>
      </w:r>
    </w:p>
    <w:p w14:paraId="6BB2B110" w14:textId="77777777" w:rsidR="00B54919" w:rsidRPr="00596A3A" w:rsidRDefault="00B54919" w:rsidP="00C80695">
      <w:pPr>
        <w:pStyle w:val="Default"/>
        <w:rPr>
          <w:rFonts w:ascii="Arial" w:hAnsi="Arial" w:cs="Arial"/>
          <w:color w:val="auto"/>
        </w:rPr>
      </w:pPr>
    </w:p>
    <w:p w14:paraId="413F97E4" w14:textId="77777777" w:rsidR="00B54919" w:rsidRPr="00596A3A" w:rsidRDefault="00B54919" w:rsidP="00C80695">
      <w:pPr>
        <w:pStyle w:val="Ttulo3"/>
        <w:spacing w:before="0"/>
        <w:rPr>
          <w:color w:val="auto"/>
        </w:rPr>
      </w:pPr>
      <w:bookmarkStart w:id="160" w:name="_Toc475357024"/>
      <w:bookmarkStart w:id="161" w:name="_Toc483396509"/>
      <w:r w:rsidRPr="00596A3A">
        <w:rPr>
          <w:color w:val="auto"/>
        </w:rPr>
        <w:t>Subzona de Aprovechamiento Sustentable de los Recursos Naturales Isla Blanca</w:t>
      </w:r>
      <w:bookmarkEnd w:id="160"/>
      <w:bookmarkEnd w:id="161"/>
    </w:p>
    <w:p w14:paraId="3FB2E104" w14:textId="77777777" w:rsidR="00B54919" w:rsidRPr="00596A3A" w:rsidRDefault="00B54919" w:rsidP="00C80695">
      <w:pPr>
        <w:pStyle w:val="Texto"/>
        <w:jc w:val="both"/>
        <w:rPr>
          <w:rFonts w:ascii="Arial" w:hAnsi="Arial" w:cs="Arial"/>
          <w:sz w:val="20"/>
          <w:szCs w:val="20"/>
        </w:rPr>
      </w:pPr>
    </w:p>
    <w:p w14:paraId="4C6F3277" w14:textId="2FAFAD00" w:rsidR="00B54919" w:rsidRPr="00596A3A" w:rsidRDefault="00B54919" w:rsidP="00C80695">
      <w:pPr>
        <w:spacing w:before="0" w:after="0" w:line="240" w:lineRule="auto"/>
        <w:rPr>
          <w:rFonts w:ascii="Arial" w:hAnsi="Arial" w:cs="Arial"/>
        </w:rPr>
      </w:pPr>
      <w:r w:rsidRPr="00596A3A">
        <w:rPr>
          <w:rFonts w:ascii="Arial" w:hAnsi="Arial" w:cs="Arial"/>
        </w:rPr>
        <w:t xml:space="preserve">Abarca un polígono marino con una superficie de </w:t>
      </w:r>
      <w:r w:rsidRPr="00596A3A">
        <w:rPr>
          <w:rFonts w:ascii="Arial" w:eastAsia="Times New Roman" w:hAnsi="Arial" w:cs="Arial"/>
          <w:lang w:eastAsia="es-MX"/>
        </w:rPr>
        <w:t>7,388.3</w:t>
      </w:r>
      <w:r w:rsidR="00462A5A" w:rsidRPr="00596A3A">
        <w:rPr>
          <w:rFonts w:ascii="Arial" w:eastAsia="Times New Roman" w:hAnsi="Arial" w:cs="Arial"/>
          <w:lang w:eastAsia="es-MX"/>
        </w:rPr>
        <w:t>1</w:t>
      </w:r>
      <w:r w:rsidRPr="00596A3A">
        <w:rPr>
          <w:rFonts w:ascii="Arial" w:hAnsi="Arial" w:cs="Arial"/>
        </w:rPr>
        <w:t xml:space="preserve"> hectáreas, correspondiente a la porción este de la superficie conocida como Isla Blanca. </w:t>
      </w:r>
    </w:p>
    <w:p w14:paraId="60EFDB2A" w14:textId="77777777" w:rsidR="00B54919" w:rsidRPr="00596A3A" w:rsidRDefault="00B54919" w:rsidP="00C80695">
      <w:pPr>
        <w:spacing w:before="0" w:after="0" w:line="240" w:lineRule="auto"/>
        <w:rPr>
          <w:rFonts w:ascii="Arial" w:hAnsi="Arial" w:cs="Arial"/>
        </w:rPr>
      </w:pPr>
    </w:p>
    <w:p w14:paraId="6CB7D596" w14:textId="77777777" w:rsidR="00B54919" w:rsidRPr="00596A3A" w:rsidRDefault="00B54919" w:rsidP="00C80695">
      <w:pPr>
        <w:spacing w:before="0" w:after="0" w:line="240" w:lineRule="auto"/>
        <w:rPr>
          <w:rFonts w:ascii="Arial" w:hAnsi="Arial" w:cs="Arial"/>
        </w:rPr>
      </w:pPr>
      <w:r w:rsidRPr="00596A3A">
        <w:rPr>
          <w:rFonts w:ascii="Arial" w:hAnsi="Arial" w:cs="Arial"/>
        </w:rPr>
        <w:t xml:space="preserve">Esta subzona se caracteriza por contener parte de la barrera arrecifal que abarca desde el sur de Isla Contoy hasta Isla Mujeres. Algunos prestadores de servicios realizan actividades de buceo libre en dichos arrecifes y en especial en el llamado Ixlaché 2. </w:t>
      </w:r>
    </w:p>
    <w:p w14:paraId="6389DAF2" w14:textId="77777777" w:rsidR="00B54919" w:rsidRPr="00596A3A" w:rsidRDefault="00B54919" w:rsidP="00C80695">
      <w:pPr>
        <w:spacing w:before="0" w:after="0" w:line="240" w:lineRule="auto"/>
        <w:rPr>
          <w:rFonts w:ascii="Arial" w:hAnsi="Arial" w:cs="Arial"/>
        </w:rPr>
      </w:pPr>
    </w:p>
    <w:p w14:paraId="3AA14EB4" w14:textId="77777777" w:rsidR="00B54919" w:rsidRPr="00596A3A" w:rsidRDefault="00B54919" w:rsidP="00C80695">
      <w:pPr>
        <w:spacing w:before="0" w:after="0" w:line="240" w:lineRule="auto"/>
        <w:rPr>
          <w:rFonts w:ascii="Arial" w:hAnsi="Arial" w:cs="Arial"/>
        </w:rPr>
      </w:pPr>
      <w:r w:rsidRPr="00596A3A">
        <w:rPr>
          <w:rFonts w:ascii="Arial" w:hAnsi="Arial" w:cs="Arial"/>
        </w:rPr>
        <w:t xml:space="preserve">Dado que es una ruta de navegación importante para las embarcaciones turísticas que se dirigen al Parque Nacional Isla Contoy y la Reserva de la Biosfera Tiburón Ballena, así como de las embarcaciones pesqueras que realizan actividades al norte de Contoy, esta zona es propensa a encallamientos y accidentes relacionados con la navegación. </w:t>
      </w:r>
    </w:p>
    <w:p w14:paraId="59553298" w14:textId="77777777" w:rsidR="00B54919" w:rsidRPr="00596A3A" w:rsidRDefault="00B54919" w:rsidP="00C80695">
      <w:pPr>
        <w:pStyle w:val="Default"/>
        <w:jc w:val="both"/>
        <w:rPr>
          <w:rFonts w:ascii="Arial" w:hAnsi="Arial" w:cs="Arial"/>
          <w:color w:val="auto"/>
        </w:rPr>
      </w:pPr>
    </w:p>
    <w:p w14:paraId="3482DDF1" w14:textId="77777777" w:rsidR="00B54919" w:rsidRPr="00596A3A" w:rsidRDefault="00B54919" w:rsidP="00C80695">
      <w:pPr>
        <w:pStyle w:val="Default"/>
        <w:rPr>
          <w:rFonts w:ascii="Arial" w:hAnsi="Arial" w:cs="Arial"/>
          <w:color w:val="auto"/>
          <w:sz w:val="22"/>
          <w:szCs w:val="22"/>
        </w:rPr>
      </w:pPr>
      <w:r w:rsidRPr="00596A3A">
        <w:rPr>
          <w:rFonts w:ascii="Arial" w:hAnsi="Arial" w:cs="Arial"/>
          <w:color w:val="auto"/>
          <w:sz w:val="22"/>
          <w:szCs w:val="22"/>
        </w:rPr>
        <w:lastRenderedPageBreak/>
        <w:t xml:space="preserve">Obtener información biológica con el sector académico </w:t>
      </w:r>
    </w:p>
    <w:p w14:paraId="1B892F89" w14:textId="77777777" w:rsidR="00B54919" w:rsidRPr="00596A3A" w:rsidRDefault="00B54919" w:rsidP="00C80695">
      <w:pPr>
        <w:pStyle w:val="Default"/>
        <w:rPr>
          <w:rFonts w:ascii="Arial" w:hAnsi="Arial" w:cs="Arial"/>
          <w:color w:val="auto"/>
        </w:rPr>
      </w:pPr>
      <w:r w:rsidRPr="00596A3A">
        <w:rPr>
          <w:rFonts w:ascii="Arial" w:hAnsi="Arial" w:cs="Arial"/>
          <w:color w:val="auto"/>
        </w:rPr>
        <w:t xml:space="preserve"> </w:t>
      </w:r>
    </w:p>
    <w:tbl>
      <w:tblPr>
        <w:tblW w:w="5000" w:type="pct"/>
        <w:tblCellMar>
          <w:left w:w="72" w:type="dxa"/>
          <w:right w:w="72" w:type="dxa"/>
        </w:tblCellMar>
        <w:tblLook w:val="0000" w:firstRow="0" w:lastRow="0" w:firstColumn="0" w:lastColumn="0" w:noHBand="0" w:noVBand="0"/>
      </w:tblPr>
      <w:tblGrid>
        <w:gridCol w:w="4589"/>
        <w:gridCol w:w="4915"/>
      </w:tblGrid>
      <w:tr w:rsidR="00CF435B" w:rsidRPr="00596A3A" w14:paraId="5BDADDFD" w14:textId="77777777" w:rsidTr="00D103F7">
        <w:trPr>
          <w:trHeight w:val="384"/>
        </w:trPr>
        <w:tc>
          <w:tcPr>
            <w:tcW w:w="5000" w:type="pct"/>
            <w:gridSpan w:val="2"/>
            <w:tcBorders>
              <w:top w:val="single" w:sz="6" w:space="0" w:color="auto"/>
              <w:left w:val="single" w:sz="6" w:space="0" w:color="auto"/>
              <w:bottom w:val="single" w:sz="6" w:space="0" w:color="auto"/>
              <w:right w:val="single" w:sz="6" w:space="0" w:color="auto"/>
            </w:tcBorders>
          </w:tcPr>
          <w:p w14:paraId="78F14B18"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SUBZONA DE APROVECHAMIENTO SUSTENTABLE DE LOS RECURSOS NATURALES ISLA BLANCA</w:t>
            </w:r>
          </w:p>
        </w:tc>
      </w:tr>
      <w:tr w:rsidR="00CF435B" w:rsidRPr="00596A3A" w14:paraId="2CCD33A3" w14:textId="77777777" w:rsidTr="00D103F7">
        <w:trPr>
          <w:trHeight w:val="417"/>
        </w:trPr>
        <w:tc>
          <w:tcPr>
            <w:tcW w:w="2414" w:type="pct"/>
            <w:tcBorders>
              <w:top w:val="single" w:sz="6" w:space="0" w:color="auto"/>
              <w:left w:val="single" w:sz="6" w:space="0" w:color="auto"/>
              <w:bottom w:val="single" w:sz="6" w:space="0" w:color="auto"/>
              <w:right w:val="single" w:sz="6" w:space="0" w:color="auto"/>
            </w:tcBorders>
          </w:tcPr>
          <w:p w14:paraId="76831FEE"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1F6CD251"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4299F562"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5742AF42" w14:textId="77777777" w:rsidR="00B54919" w:rsidRPr="00596A3A" w:rsidRDefault="00B54919" w:rsidP="00C80695">
            <w:pPr>
              <w:pStyle w:val="Texto"/>
              <w:numPr>
                <w:ilvl w:val="0"/>
                <w:numId w:val="70"/>
              </w:numPr>
              <w:rPr>
                <w:rFonts w:ascii="Arial" w:hAnsi="Arial" w:cs="Arial"/>
                <w:sz w:val="20"/>
                <w:szCs w:val="20"/>
              </w:rPr>
            </w:pPr>
            <w:r w:rsidRPr="00596A3A">
              <w:rPr>
                <w:rFonts w:ascii="Arial" w:hAnsi="Arial" w:cs="Arial"/>
                <w:sz w:val="20"/>
                <w:szCs w:val="20"/>
              </w:rPr>
              <w:t>Colecta científica de ejemplares de la vida silvestre</w:t>
            </w:r>
          </w:p>
          <w:p w14:paraId="344A55E9" w14:textId="77777777" w:rsidR="00B54919" w:rsidRPr="00596A3A" w:rsidRDefault="00B54919" w:rsidP="00C80695">
            <w:pPr>
              <w:pStyle w:val="Texto"/>
              <w:numPr>
                <w:ilvl w:val="0"/>
                <w:numId w:val="70"/>
              </w:numPr>
              <w:rPr>
                <w:rFonts w:ascii="Arial" w:hAnsi="Arial" w:cs="Arial"/>
                <w:sz w:val="20"/>
                <w:szCs w:val="20"/>
              </w:rPr>
            </w:pPr>
            <w:r w:rsidRPr="00596A3A">
              <w:rPr>
                <w:rFonts w:ascii="Arial" w:hAnsi="Arial" w:cs="Arial"/>
                <w:sz w:val="20"/>
                <w:szCs w:val="20"/>
              </w:rPr>
              <w:t xml:space="preserve">Educación ambiental </w:t>
            </w:r>
          </w:p>
          <w:p w14:paraId="22CEAACE" w14:textId="77777777" w:rsidR="00B54919" w:rsidRPr="00596A3A" w:rsidRDefault="00B54919" w:rsidP="00C80695">
            <w:pPr>
              <w:pStyle w:val="Texto"/>
              <w:numPr>
                <w:ilvl w:val="0"/>
                <w:numId w:val="70"/>
              </w:numPr>
              <w:rPr>
                <w:rFonts w:ascii="Arial" w:hAnsi="Arial" w:cs="Arial"/>
                <w:sz w:val="20"/>
                <w:szCs w:val="20"/>
              </w:rPr>
            </w:pPr>
            <w:r w:rsidRPr="00596A3A">
              <w:rPr>
                <w:rFonts w:ascii="Arial" w:hAnsi="Arial" w:cs="Arial"/>
                <w:sz w:val="20"/>
                <w:szCs w:val="20"/>
              </w:rPr>
              <w:t xml:space="preserve">Filmaciones, actividades de fotografía, captura de imágenes o sonidos </w:t>
            </w:r>
          </w:p>
          <w:p w14:paraId="6D7B6E89" w14:textId="77777777" w:rsidR="00B54919" w:rsidRPr="00596A3A" w:rsidRDefault="00B54919" w:rsidP="00C80695">
            <w:pPr>
              <w:pStyle w:val="Texto"/>
              <w:numPr>
                <w:ilvl w:val="0"/>
                <w:numId w:val="70"/>
              </w:numPr>
              <w:rPr>
                <w:rFonts w:ascii="Arial" w:hAnsi="Arial" w:cs="Arial"/>
                <w:sz w:val="20"/>
                <w:szCs w:val="20"/>
              </w:rPr>
            </w:pPr>
            <w:r w:rsidRPr="00596A3A">
              <w:rPr>
                <w:rFonts w:ascii="Arial" w:hAnsi="Arial" w:cs="Arial"/>
                <w:sz w:val="20"/>
                <w:szCs w:val="20"/>
              </w:rPr>
              <w:t xml:space="preserve">Investigación científica </w:t>
            </w:r>
          </w:p>
          <w:p w14:paraId="5BA107A5" w14:textId="77777777" w:rsidR="0096740E" w:rsidRPr="00596A3A" w:rsidRDefault="0096740E" w:rsidP="00C80695">
            <w:pPr>
              <w:pStyle w:val="Texto"/>
              <w:numPr>
                <w:ilvl w:val="0"/>
                <w:numId w:val="70"/>
              </w:numPr>
              <w:rPr>
                <w:rFonts w:ascii="Arial" w:hAnsi="Arial" w:cs="Arial"/>
                <w:sz w:val="20"/>
                <w:szCs w:val="20"/>
              </w:rPr>
            </w:pPr>
            <w:r w:rsidRPr="00596A3A">
              <w:rPr>
                <w:rFonts w:ascii="Arial" w:hAnsi="Arial" w:cs="Arial"/>
                <w:sz w:val="20"/>
                <w:szCs w:val="20"/>
              </w:rPr>
              <w:t>Monitoreo ambiental</w:t>
            </w:r>
          </w:p>
          <w:p w14:paraId="3A69D8AA" w14:textId="51E05F29" w:rsidR="00D24317" w:rsidRPr="00596A3A" w:rsidRDefault="00D24317" w:rsidP="00C80695">
            <w:pPr>
              <w:pStyle w:val="Texto"/>
              <w:numPr>
                <w:ilvl w:val="0"/>
                <w:numId w:val="70"/>
              </w:numPr>
              <w:rPr>
                <w:rFonts w:ascii="Arial" w:hAnsi="Arial" w:cs="Arial"/>
                <w:sz w:val="20"/>
                <w:szCs w:val="20"/>
              </w:rPr>
            </w:pPr>
            <w:r w:rsidRPr="00596A3A">
              <w:rPr>
                <w:rFonts w:ascii="Arial" w:hAnsi="Arial" w:cs="Arial"/>
                <w:sz w:val="20"/>
                <w:szCs w:val="20"/>
              </w:rPr>
              <w:t>Navegación</w:t>
            </w:r>
          </w:p>
          <w:p w14:paraId="14DD956C" w14:textId="18BF7E9C" w:rsidR="00B54919" w:rsidRPr="00596A3A" w:rsidRDefault="00B54919" w:rsidP="00C80695">
            <w:pPr>
              <w:pStyle w:val="Texto"/>
              <w:numPr>
                <w:ilvl w:val="0"/>
                <w:numId w:val="70"/>
              </w:numPr>
              <w:rPr>
                <w:rFonts w:ascii="Arial" w:hAnsi="Arial" w:cs="Arial"/>
                <w:sz w:val="20"/>
                <w:szCs w:val="20"/>
              </w:rPr>
            </w:pPr>
            <w:r w:rsidRPr="00596A3A">
              <w:rPr>
                <w:rFonts w:ascii="Arial" w:hAnsi="Arial" w:cs="Arial"/>
                <w:sz w:val="20"/>
                <w:szCs w:val="20"/>
              </w:rPr>
              <w:t xml:space="preserve">Pesca </w:t>
            </w:r>
            <w:r w:rsidR="00E46C50" w:rsidRPr="00596A3A">
              <w:rPr>
                <w:rFonts w:ascii="Arial" w:hAnsi="Arial" w:cs="Arial"/>
                <w:sz w:val="20"/>
                <w:szCs w:val="20"/>
              </w:rPr>
              <w:t xml:space="preserve">comercial </w:t>
            </w:r>
            <w:r w:rsidRPr="00596A3A">
              <w:rPr>
                <w:rFonts w:ascii="Arial" w:hAnsi="Arial" w:cs="Arial"/>
                <w:sz w:val="20"/>
                <w:szCs w:val="20"/>
              </w:rPr>
              <w:t>*1</w:t>
            </w:r>
          </w:p>
          <w:p w14:paraId="7BC72851" w14:textId="31BAF008" w:rsidR="00B54919" w:rsidRPr="00596A3A" w:rsidRDefault="00B54919" w:rsidP="00C80695">
            <w:pPr>
              <w:pStyle w:val="Texto"/>
              <w:numPr>
                <w:ilvl w:val="0"/>
                <w:numId w:val="70"/>
              </w:numPr>
              <w:rPr>
                <w:rFonts w:ascii="Arial" w:hAnsi="Arial" w:cs="Arial"/>
                <w:sz w:val="20"/>
                <w:szCs w:val="20"/>
              </w:rPr>
            </w:pPr>
            <w:r w:rsidRPr="00596A3A">
              <w:rPr>
                <w:rFonts w:ascii="Arial" w:hAnsi="Arial" w:cs="Arial"/>
                <w:sz w:val="20"/>
                <w:szCs w:val="20"/>
              </w:rPr>
              <w:t>Turismo de bajo impacto a</w:t>
            </w:r>
            <w:r w:rsidR="009E6661" w:rsidRPr="00596A3A">
              <w:rPr>
                <w:rFonts w:ascii="Arial" w:hAnsi="Arial" w:cs="Arial"/>
                <w:sz w:val="20"/>
                <w:szCs w:val="20"/>
              </w:rPr>
              <w:t>mbiental</w:t>
            </w:r>
          </w:p>
          <w:p w14:paraId="251B7C25" w14:textId="2D4DE9D4" w:rsidR="00A04953" w:rsidRPr="00596A3A" w:rsidRDefault="00EA4E47" w:rsidP="00C80695">
            <w:pPr>
              <w:pStyle w:val="Default"/>
              <w:numPr>
                <w:ilvl w:val="0"/>
                <w:numId w:val="96"/>
              </w:numPr>
              <w:ind w:left="993" w:hanging="284"/>
              <w:rPr>
                <w:rFonts w:ascii="Arial" w:hAnsi="Arial" w:cs="Arial"/>
                <w:sz w:val="20"/>
                <w:szCs w:val="20"/>
              </w:rPr>
            </w:pPr>
            <w:r w:rsidRPr="00596A3A">
              <w:rPr>
                <w:rFonts w:ascii="Arial" w:hAnsi="Arial" w:cs="Arial"/>
                <w:sz w:val="20"/>
                <w:szCs w:val="20"/>
              </w:rPr>
              <w:t xml:space="preserve">Buceo, </w:t>
            </w:r>
          </w:p>
          <w:p w14:paraId="2A7659C1" w14:textId="6B971FBF" w:rsidR="00A04953" w:rsidRPr="00596A3A" w:rsidRDefault="00EA4E47" w:rsidP="00C80695">
            <w:pPr>
              <w:pStyle w:val="Default"/>
              <w:numPr>
                <w:ilvl w:val="0"/>
                <w:numId w:val="96"/>
              </w:numPr>
              <w:ind w:left="993" w:hanging="284"/>
              <w:rPr>
                <w:rFonts w:ascii="Arial" w:hAnsi="Arial" w:cs="Arial"/>
                <w:sz w:val="20"/>
                <w:szCs w:val="20"/>
              </w:rPr>
            </w:pPr>
            <w:r w:rsidRPr="00596A3A">
              <w:rPr>
                <w:rFonts w:ascii="Arial" w:hAnsi="Arial" w:cs="Arial"/>
                <w:sz w:val="20"/>
                <w:szCs w:val="20"/>
              </w:rPr>
              <w:t>Esnorquel</w:t>
            </w:r>
            <w:r w:rsidR="009E6661" w:rsidRPr="00596A3A">
              <w:rPr>
                <w:rFonts w:ascii="Arial" w:hAnsi="Arial" w:cs="Arial"/>
                <w:sz w:val="20"/>
                <w:szCs w:val="20"/>
              </w:rPr>
              <w:t>,</w:t>
            </w:r>
          </w:p>
          <w:p w14:paraId="195E1170" w14:textId="60C1D0D4" w:rsidR="00A04953" w:rsidRPr="00596A3A" w:rsidRDefault="00EA4E47" w:rsidP="00C80695">
            <w:pPr>
              <w:pStyle w:val="Default"/>
              <w:numPr>
                <w:ilvl w:val="0"/>
                <w:numId w:val="96"/>
              </w:numPr>
              <w:ind w:left="993" w:hanging="284"/>
              <w:rPr>
                <w:rFonts w:ascii="Arial" w:hAnsi="Arial" w:cs="Arial"/>
                <w:sz w:val="20"/>
                <w:szCs w:val="20"/>
              </w:rPr>
            </w:pPr>
            <w:r w:rsidRPr="00596A3A">
              <w:rPr>
                <w:rFonts w:ascii="Arial" w:hAnsi="Arial" w:cs="Arial"/>
                <w:sz w:val="20"/>
                <w:szCs w:val="20"/>
              </w:rPr>
              <w:t>Kayak</w:t>
            </w:r>
            <w:r w:rsidR="00E46C50" w:rsidRPr="00596A3A">
              <w:rPr>
                <w:rFonts w:ascii="Arial" w:hAnsi="Arial" w:cs="Arial"/>
                <w:sz w:val="20"/>
                <w:szCs w:val="20"/>
              </w:rPr>
              <w:t xml:space="preserve"> *2</w:t>
            </w:r>
            <w:r w:rsidR="009E6661" w:rsidRPr="00596A3A">
              <w:rPr>
                <w:rFonts w:ascii="Arial" w:hAnsi="Arial" w:cs="Arial"/>
                <w:sz w:val="20"/>
                <w:szCs w:val="20"/>
              </w:rPr>
              <w:t>,</w:t>
            </w:r>
          </w:p>
          <w:p w14:paraId="48CFC4BD" w14:textId="067551C6" w:rsidR="00A04953" w:rsidRPr="00596A3A" w:rsidRDefault="00EA4E47" w:rsidP="00C80695">
            <w:pPr>
              <w:pStyle w:val="Default"/>
              <w:numPr>
                <w:ilvl w:val="0"/>
                <w:numId w:val="96"/>
              </w:numPr>
              <w:ind w:left="993" w:hanging="284"/>
              <w:rPr>
                <w:rFonts w:ascii="Arial" w:hAnsi="Arial" w:cs="Arial"/>
                <w:sz w:val="20"/>
                <w:szCs w:val="20"/>
              </w:rPr>
            </w:pPr>
            <w:r w:rsidRPr="00596A3A">
              <w:rPr>
                <w:rFonts w:ascii="Arial" w:hAnsi="Arial" w:cs="Arial"/>
                <w:sz w:val="20"/>
                <w:szCs w:val="20"/>
              </w:rPr>
              <w:t>Kitesurf</w:t>
            </w:r>
            <w:r w:rsidR="00E46C50" w:rsidRPr="00596A3A">
              <w:rPr>
                <w:rFonts w:ascii="Arial" w:hAnsi="Arial" w:cs="Arial"/>
                <w:sz w:val="20"/>
                <w:szCs w:val="20"/>
              </w:rPr>
              <w:t xml:space="preserve"> *2</w:t>
            </w:r>
            <w:r w:rsidR="009E6661" w:rsidRPr="00596A3A">
              <w:rPr>
                <w:rFonts w:ascii="Arial" w:hAnsi="Arial" w:cs="Arial"/>
                <w:sz w:val="20"/>
                <w:szCs w:val="20"/>
              </w:rPr>
              <w:t>,</w:t>
            </w:r>
          </w:p>
          <w:p w14:paraId="0568F86C" w14:textId="63FFC6DF" w:rsidR="00E46C50" w:rsidRPr="00596A3A" w:rsidRDefault="00EA4E47" w:rsidP="00C80695">
            <w:pPr>
              <w:pStyle w:val="Default"/>
              <w:numPr>
                <w:ilvl w:val="0"/>
                <w:numId w:val="96"/>
              </w:numPr>
              <w:ind w:left="993" w:hanging="284"/>
              <w:rPr>
                <w:rFonts w:ascii="Arial" w:hAnsi="Arial" w:cs="Arial"/>
                <w:sz w:val="20"/>
                <w:szCs w:val="20"/>
              </w:rPr>
            </w:pPr>
            <w:r w:rsidRPr="00596A3A">
              <w:rPr>
                <w:rFonts w:ascii="Arial" w:hAnsi="Arial" w:cs="Arial"/>
                <w:sz w:val="20"/>
                <w:szCs w:val="20"/>
              </w:rPr>
              <w:t>Paddle</w:t>
            </w:r>
            <w:r w:rsidR="00E46C50" w:rsidRPr="00596A3A">
              <w:rPr>
                <w:rFonts w:ascii="Arial" w:hAnsi="Arial" w:cs="Arial"/>
                <w:sz w:val="20"/>
                <w:szCs w:val="20"/>
              </w:rPr>
              <w:t xml:space="preserve"> *2</w:t>
            </w:r>
            <w:r w:rsidRPr="00596A3A">
              <w:rPr>
                <w:rFonts w:ascii="Arial" w:hAnsi="Arial" w:cs="Arial"/>
                <w:sz w:val="20"/>
                <w:szCs w:val="20"/>
              </w:rPr>
              <w:t>,</w:t>
            </w:r>
          </w:p>
          <w:p w14:paraId="65BB5256" w14:textId="0CD76864" w:rsidR="00A04953" w:rsidRPr="00596A3A" w:rsidRDefault="00E46C50" w:rsidP="00C80695">
            <w:pPr>
              <w:pStyle w:val="Default"/>
              <w:numPr>
                <w:ilvl w:val="0"/>
                <w:numId w:val="96"/>
              </w:numPr>
              <w:ind w:left="993" w:hanging="284"/>
              <w:rPr>
                <w:rFonts w:ascii="Arial" w:hAnsi="Arial" w:cs="Arial"/>
                <w:sz w:val="20"/>
                <w:szCs w:val="20"/>
              </w:rPr>
            </w:pPr>
            <w:r w:rsidRPr="00596A3A">
              <w:rPr>
                <w:rFonts w:ascii="Arial" w:hAnsi="Arial" w:cs="Arial"/>
                <w:sz w:val="20"/>
                <w:szCs w:val="20"/>
              </w:rPr>
              <w:t>Pesca deportivo recreativa,</w:t>
            </w:r>
            <w:r w:rsidR="00EA4E47" w:rsidRPr="00596A3A">
              <w:rPr>
                <w:rFonts w:ascii="Arial" w:hAnsi="Arial" w:cs="Arial"/>
                <w:sz w:val="20"/>
                <w:szCs w:val="20"/>
              </w:rPr>
              <w:t xml:space="preserve"> y</w:t>
            </w:r>
          </w:p>
          <w:p w14:paraId="5E52989D" w14:textId="6D81B671" w:rsidR="00A04953" w:rsidRPr="00596A3A" w:rsidRDefault="00EA4E47" w:rsidP="00C80695">
            <w:pPr>
              <w:pStyle w:val="Default"/>
              <w:numPr>
                <w:ilvl w:val="0"/>
                <w:numId w:val="96"/>
              </w:numPr>
              <w:ind w:left="993" w:hanging="284"/>
              <w:rPr>
                <w:rFonts w:ascii="Arial" w:hAnsi="Arial" w:cs="Arial"/>
                <w:sz w:val="20"/>
                <w:szCs w:val="20"/>
              </w:rPr>
            </w:pPr>
            <w:r w:rsidRPr="00596A3A">
              <w:rPr>
                <w:rFonts w:ascii="Arial" w:hAnsi="Arial" w:cs="Arial"/>
                <w:sz w:val="20"/>
                <w:szCs w:val="20"/>
              </w:rPr>
              <w:t>Velerismo, tabla vela (windsurf), hobie cat, o similares</w:t>
            </w:r>
            <w:r w:rsidR="00E46C50" w:rsidRPr="00596A3A">
              <w:rPr>
                <w:rFonts w:ascii="Arial" w:hAnsi="Arial" w:cs="Arial"/>
                <w:sz w:val="20"/>
                <w:szCs w:val="20"/>
              </w:rPr>
              <w:t xml:space="preserve"> *2</w:t>
            </w:r>
          </w:p>
          <w:p w14:paraId="13BA0822" w14:textId="52A93F54" w:rsidR="009E6661" w:rsidRPr="00596A3A" w:rsidRDefault="009E6661" w:rsidP="00C80695">
            <w:pPr>
              <w:pStyle w:val="Default"/>
              <w:rPr>
                <w:rFonts w:ascii="Arial" w:hAnsi="Arial" w:cs="Arial"/>
              </w:rPr>
            </w:pPr>
          </w:p>
        </w:tc>
        <w:tc>
          <w:tcPr>
            <w:tcW w:w="2586" w:type="pct"/>
            <w:tcBorders>
              <w:top w:val="single" w:sz="6" w:space="0" w:color="auto"/>
              <w:left w:val="single" w:sz="6" w:space="0" w:color="auto"/>
              <w:bottom w:val="single" w:sz="6" w:space="0" w:color="auto"/>
              <w:right w:val="single" w:sz="6" w:space="0" w:color="auto"/>
            </w:tcBorders>
          </w:tcPr>
          <w:p w14:paraId="64A33C52" w14:textId="77777777" w:rsidR="00B54919" w:rsidRPr="00596A3A" w:rsidRDefault="00B54919" w:rsidP="00C80695">
            <w:pPr>
              <w:pStyle w:val="Texto"/>
              <w:numPr>
                <w:ilvl w:val="0"/>
                <w:numId w:val="71"/>
              </w:numPr>
              <w:rPr>
                <w:rFonts w:ascii="Arial" w:hAnsi="Arial" w:cs="Arial"/>
                <w:sz w:val="20"/>
                <w:szCs w:val="20"/>
              </w:rPr>
            </w:pPr>
            <w:r w:rsidRPr="00596A3A">
              <w:rPr>
                <w:rFonts w:ascii="Arial" w:hAnsi="Arial" w:cs="Arial"/>
                <w:sz w:val="20"/>
                <w:szCs w:val="20"/>
              </w:rPr>
              <w:t>Alimentar, capturar, remover, extraer, retener o apropiarse de vida silvestre, salvo para colecta e investigación científica y monitoreo ambiental</w:t>
            </w:r>
          </w:p>
          <w:p w14:paraId="654DFA1E" w14:textId="77777777" w:rsidR="00B54919" w:rsidRPr="00596A3A" w:rsidRDefault="00B54919" w:rsidP="00C80695">
            <w:pPr>
              <w:pStyle w:val="Texto"/>
              <w:numPr>
                <w:ilvl w:val="0"/>
                <w:numId w:val="71"/>
              </w:numPr>
              <w:rPr>
                <w:rFonts w:ascii="Arial" w:hAnsi="Arial" w:cs="Arial"/>
                <w:sz w:val="20"/>
                <w:szCs w:val="20"/>
              </w:rPr>
            </w:pPr>
            <w:r w:rsidRPr="00596A3A">
              <w:rPr>
                <w:rFonts w:ascii="Arial" w:hAnsi="Arial" w:cs="Arial"/>
                <w:sz w:val="20"/>
                <w:szCs w:val="20"/>
              </w:rPr>
              <w:t xml:space="preserve">Alterar o destruir por cualquier medio o acción los sitios de alimentación, anidación, refugio o reproducción de especies silvestres, flujos hídricos y hábitats de pastos marinos </w:t>
            </w:r>
          </w:p>
          <w:p w14:paraId="7B81330D" w14:textId="77777777" w:rsidR="00B54919" w:rsidRPr="00596A3A" w:rsidRDefault="00B54919" w:rsidP="00C80695">
            <w:pPr>
              <w:pStyle w:val="Texto"/>
              <w:numPr>
                <w:ilvl w:val="0"/>
                <w:numId w:val="71"/>
              </w:numPr>
              <w:rPr>
                <w:rFonts w:ascii="Arial" w:hAnsi="Arial" w:cs="Arial"/>
                <w:sz w:val="20"/>
                <w:szCs w:val="20"/>
              </w:rPr>
            </w:pPr>
            <w:r w:rsidRPr="00596A3A">
              <w:rPr>
                <w:rFonts w:ascii="Arial" w:hAnsi="Arial" w:cs="Arial"/>
                <w:sz w:val="20"/>
                <w:szCs w:val="20"/>
              </w:rPr>
              <w:t>Arrojar, verter o descargar cualquier tipo de desechos orgánicos, residuos sólidos o líquidos o cualquier otro tipo de contaminante, al medio natural</w:t>
            </w:r>
          </w:p>
          <w:p w14:paraId="269077FB" w14:textId="13E92F0D" w:rsidR="00B54919" w:rsidRPr="00596A3A" w:rsidRDefault="00C9042A" w:rsidP="00C80695">
            <w:pPr>
              <w:pStyle w:val="Texto"/>
              <w:numPr>
                <w:ilvl w:val="0"/>
                <w:numId w:val="71"/>
              </w:numPr>
              <w:rPr>
                <w:rFonts w:ascii="Arial" w:hAnsi="Arial" w:cs="Arial"/>
                <w:sz w:val="20"/>
                <w:szCs w:val="20"/>
              </w:rPr>
            </w:pPr>
            <w:r w:rsidRPr="00596A3A">
              <w:rPr>
                <w:rFonts w:ascii="Arial" w:hAnsi="Arial" w:cs="Arial"/>
                <w:sz w:val="20"/>
                <w:szCs w:val="20"/>
              </w:rPr>
              <w:t>Construcción de infraestructura</w:t>
            </w:r>
            <w:r w:rsidR="00B54919" w:rsidRPr="00596A3A">
              <w:rPr>
                <w:rFonts w:ascii="Arial" w:hAnsi="Arial" w:cs="Arial"/>
                <w:sz w:val="20"/>
                <w:szCs w:val="20"/>
              </w:rPr>
              <w:t xml:space="preserve"> </w:t>
            </w:r>
          </w:p>
          <w:p w14:paraId="41EF4FFC" w14:textId="056249DD" w:rsidR="0024348C" w:rsidRPr="00596A3A" w:rsidRDefault="0024348C" w:rsidP="00C80695">
            <w:pPr>
              <w:pStyle w:val="Texto"/>
              <w:numPr>
                <w:ilvl w:val="0"/>
                <w:numId w:val="71"/>
              </w:numPr>
              <w:rPr>
                <w:rFonts w:ascii="Arial" w:hAnsi="Arial" w:cs="Arial"/>
                <w:sz w:val="20"/>
                <w:szCs w:val="20"/>
              </w:rPr>
            </w:pPr>
            <w:r w:rsidRPr="00596A3A">
              <w:rPr>
                <w:rFonts w:ascii="Arial" w:hAnsi="Arial" w:cs="Arial"/>
                <w:sz w:val="20"/>
                <w:szCs w:val="20"/>
              </w:rPr>
              <w:t>Deportes</w:t>
            </w:r>
            <w:r w:rsidRPr="00596A3A">
              <w:rPr>
                <w:rFonts w:ascii="Arial" w:hAnsi="Arial" w:cs="Arial"/>
                <w:color w:val="000000"/>
                <w:sz w:val="20"/>
                <w:szCs w:val="20"/>
              </w:rPr>
              <w:t xml:space="preserve"> acuático recreativos:</w:t>
            </w:r>
          </w:p>
          <w:p w14:paraId="11FE7596" w14:textId="77777777" w:rsidR="009E6661" w:rsidRPr="00596A3A" w:rsidRDefault="009E6661" w:rsidP="00C80695">
            <w:pPr>
              <w:pStyle w:val="Default"/>
              <w:numPr>
                <w:ilvl w:val="0"/>
                <w:numId w:val="90"/>
              </w:numPr>
              <w:tabs>
                <w:tab w:val="clear" w:pos="720"/>
                <w:tab w:val="num" w:pos="1081"/>
              </w:tabs>
              <w:ind w:left="1081" w:hanging="425"/>
              <w:rPr>
                <w:rFonts w:ascii="Arial" w:hAnsi="Arial" w:cs="Arial"/>
                <w:sz w:val="20"/>
                <w:szCs w:val="20"/>
              </w:rPr>
            </w:pPr>
            <w:r w:rsidRPr="00596A3A">
              <w:rPr>
                <w:rFonts w:ascii="Arial" w:hAnsi="Arial" w:cs="Arial"/>
                <w:sz w:val="20"/>
                <w:szCs w:val="20"/>
              </w:rPr>
              <w:t xml:space="preserve">Banana y parasail </w:t>
            </w:r>
          </w:p>
          <w:p w14:paraId="0F578E36" w14:textId="77777777" w:rsidR="00B54919" w:rsidRPr="00596A3A" w:rsidRDefault="00B54919" w:rsidP="00C80695">
            <w:pPr>
              <w:pStyle w:val="Texto"/>
              <w:numPr>
                <w:ilvl w:val="0"/>
                <w:numId w:val="71"/>
              </w:numPr>
              <w:rPr>
                <w:rFonts w:ascii="Arial" w:hAnsi="Arial" w:cs="Arial"/>
                <w:sz w:val="20"/>
                <w:szCs w:val="20"/>
              </w:rPr>
            </w:pPr>
            <w:r w:rsidRPr="00596A3A">
              <w:rPr>
                <w:rFonts w:ascii="Arial" w:hAnsi="Arial" w:cs="Arial"/>
                <w:sz w:val="20"/>
                <w:szCs w:val="20"/>
              </w:rPr>
              <w:t>El uso de lámparas o cualquier otra fuente de luz directa para la observación de especies de fauna, salvo para colecta científica y monitoreo ambiental</w:t>
            </w:r>
          </w:p>
          <w:p w14:paraId="2CF75FAC" w14:textId="77777777" w:rsidR="00B54919" w:rsidRPr="00596A3A" w:rsidRDefault="00B54919" w:rsidP="00C80695">
            <w:pPr>
              <w:pStyle w:val="Texto"/>
              <w:numPr>
                <w:ilvl w:val="0"/>
                <w:numId w:val="71"/>
              </w:numPr>
              <w:rPr>
                <w:rFonts w:ascii="Arial" w:hAnsi="Arial" w:cs="Arial"/>
                <w:sz w:val="20"/>
                <w:szCs w:val="20"/>
              </w:rPr>
            </w:pPr>
            <w:r w:rsidRPr="00596A3A">
              <w:rPr>
                <w:rFonts w:ascii="Arial" w:hAnsi="Arial" w:cs="Arial"/>
                <w:sz w:val="20"/>
                <w:szCs w:val="20"/>
              </w:rPr>
              <w:t>Extracción de arena</w:t>
            </w:r>
          </w:p>
          <w:p w14:paraId="291E09D9" w14:textId="30DCACA6" w:rsidR="00B54919" w:rsidRPr="00596A3A" w:rsidRDefault="00B54919" w:rsidP="00C80695">
            <w:pPr>
              <w:pStyle w:val="Texto"/>
              <w:numPr>
                <w:ilvl w:val="0"/>
                <w:numId w:val="71"/>
              </w:numPr>
              <w:rPr>
                <w:rFonts w:ascii="Arial" w:hAnsi="Arial" w:cs="Arial"/>
                <w:sz w:val="20"/>
                <w:szCs w:val="20"/>
              </w:rPr>
            </w:pPr>
            <w:r w:rsidRPr="00596A3A">
              <w:rPr>
                <w:rFonts w:ascii="Arial" w:hAnsi="Arial" w:cs="Arial"/>
                <w:sz w:val="20"/>
                <w:szCs w:val="20"/>
              </w:rPr>
              <w:t xml:space="preserve">Introducir ejemplares o poblaciones </w:t>
            </w:r>
            <w:r w:rsidR="00E46C50" w:rsidRPr="00596A3A">
              <w:rPr>
                <w:rFonts w:ascii="Arial" w:hAnsi="Arial" w:cs="Arial"/>
                <w:sz w:val="20"/>
                <w:szCs w:val="20"/>
              </w:rPr>
              <w:t>exóticos de la vida silvestre *3</w:t>
            </w:r>
          </w:p>
          <w:p w14:paraId="006CA4CD" w14:textId="77777777" w:rsidR="00B54919" w:rsidRPr="00596A3A" w:rsidRDefault="00B54919" w:rsidP="00C80695">
            <w:pPr>
              <w:pStyle w:val="Texto"/>
              <w:numPr>
                <w:ilvl w:val="0"/>
                <w:numId w:val="71"/>
              </w:numPr>
              <w:rPr>
                <w:rFonts w:ascii="Arial" w:hAnsi="Arial" w:cs="Arial"/>
                <w:sz w:val="20"/>
                <w:szCs w:val="20"/>
              </w:rPr>
            </w:pPr>
            <w:r w:rsidRPr="00596A3A">
              <w:rPr>
                <w:rFonts w:ascii="Arial" w:hAnsi="Arial" w:cs="Arial"/>
                <w:sz w:val="20"/>
                <w:szCs w:val="20"/>
              </w:rPr>
              <w:t xml:space="preserve">Introducir organismos genéticamente modificados </w:t>
            </w:r>
          </w:p>
          <w:p w14:paraId="62FAED37" w14:textId="77777777" w:rsidR="00B54919" w:rsidRPr="00596A3A" w:rsidRDefault="00B54919" w:rsidP="00C80695">
            <w:pPr>
              <w:pStyle w:val="Texto"/>
              <w:numPr>
                <w:ilvl w:val="0"/>
                <w:numId w:val="71"/>
              </w:numPr>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4F6B3F48" w14:textId="77777777" w:rsidR="00B54919" w:rsidRPr="00596A3A" w:rsidRDefault="00B54919" w:rsidP="00C80695">
            <w:pPr>
              <w:pStyle w:val="Texto"/>
              <w:numPr>
                <w:ilvl w:val="0"/>
                <w:numId w:val="71"/>
              </w:numPr>
              <w:rPr>
                <w:rFonts w:ascii="Arial" w:hAnsi="Arial" w:cs="Arial"/>
                <w:sz w:val="20"/>
                <w:szCs w:val="20"/>
              </w:rPr>
            </w:pPr>
            <w:r w:rsidRPr="00596A3A">
              <w:rPr>
                <w:rFonts w:ascii="Arial" w:hAnsi="Arial" w:cs="Arial"/>
                <w:sz w:val="20"/>
                <w:szCs w:val="20"/>
              </w:rPr>
              <w:t xml:space="preserve">Remover o alterar el fondo marino o provocar suspensión de sedimentos </w:t>
            </w:r>
          </w:p>
          <w:p w14:paraId="60678C77" w14:textId="77777777" w:rsidR="00B54919" w:rsidRPr="00596A3A" w:rsidRDefault="00B54919" w:rsidP="00C80695">
            <w:pPr>
              <w:pStyle w:val="Texto"/>
              <w:numPr>
                <w:ilvl w:val="0"/>
                <w:numId w:val="71"/>
              </w:numPr>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1B1D001C" w14:textId="1616D732" w:rsidR="00B54919" w:rsidRPr="00596A3A" w:rsidRDefault="00B54919" w:rsidP="00C80695">
            <w:pPr>
              <w:pStyle w:val="Texto"/>
              <w:numPr>
                <w:ilvl w:val="0"/>
                <w:numId w:val="71"/>
              </w:numPr>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tc>
      </w:tr>
      <w:tr w:rsidR="00B54919" w:rsidRPr="00596A3A" w14:paraId="2304326D" w14:textId="77777777" w:rsidTr="00D103F7">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276787D2" w14:textId="5784B278" w:rsidR="00B54919" w:rsidRPr="00596A3A" w:rsidRDefault="00B54919" w:rsidP="00C80695">
            <w:pPr>
              <w:pStyle w:val="Texto"/>
              <w:rPr>
                <w:rFonts w:ascii="Arial" w:hAnsi="Arial" w:cs="Arial"/>
                <w:sz w:val="20"/>
                <w:szCs w:val="20"/>
              </w:rPr>
            </w:pPr>
            <w:r w:rsidRPr="00596A3A">
              <w:rPr>
                <w:rFonts w:ascii="Arial" w:hAnsi="Arial" w:cs="Arial"/>
                <w:sz w:val="20"/>
                <w:szCs w:val="20"/>
              </w:rPr>
              <w:t>1 Únicamente pesca comercial de langosta, así como la deportivo recreativa, con las autorizaciones correspondientes.</w:t>
            </w:r>
          </w:p>
          <w:p w14:paraId="1CD8194C" w14:textId="376D9442" w:rsidR="00E46C50" w:rsidRPr="00596A3A" w:rsidRDefault="00B54919" w:rsidP="00C80695">
            <w:pPr>
              <w:pStyle w:val="Texto"/>
              <w:rPr>
                <w:rFonts w:ascii="Arial" w:hAnsi="Arial" w:cs="Arial"/>
                <w:sz w:val="20"/>
                <w:szCs w:val="20"/>
              </w:rPr>
            </w:pPr>
            <w:r w:rsidRPr="00596A3A">
              <w:rPr>
                <w:rFonts w:ascii="Arial" w:hAnsi="Arial" w:cs="Arial"/>
                <w:sz w:val="20"/>
                <w:szCs w:val="20"/>
              </w:rPr>
              <w:t xml:space="preserve">2 </w:t>
            </w:r>
            <w:r w:rsidR="00E46C50" w:rsidRPr="00596A3A">
              <w:rPr>
                <w:rFonts w:ascii="Arial" w:hAnsi="Arial" w:cs="Arial"/>
                <w:sz w:val="20"/>
                <w:szCs w:val="20"/>
              </w:rPr>
              <w:t>Nunca sobre las formaciones arrecifales.</w:t>
            </w:r>
          </w:p>
          <w:p w14:paraId="49D24740" w14:textId="62462104" w:rsidR="00B54919" w:rsidRPr="00596A3A" w:rsidRDefault="00E46C50" w:rsidP="00C80695">
            <w:pPr>
              <w:pStyle w:val="Texto"/>
              <w:rPr>
                <w:rFonts w:ascii="Arial" w:hAnsi="Arial" w:cs="Arial"/>
              </w:rPr>
            </w:pPr>
            <w:r w:rsidRPr="00596A3A">
              <w:rPr>
                <w:rFonts w:ascii="Arial" w:hAnsi="Arial" w:cs="Arial"/>
                <w:sz w:val="20"/>
                <w:szCs w:val="20"/>
              </w:rPr>
              <w:t xml:space="preserve">3. </w:t>
            </w:r>
            <w:r w:rsidR="00B54919" w:rsidRPr="00596A3A">
              <w:rPr>
                <w:rFonts w:ascii="Arial" w:hAnsi="Arial" w:cs="Arial"/>
                <w:sz w:val="20"/>
                <w:szCs w:val="20"/>
              </w:rPr>
              <w:t>Conforme a lo previsto por el artículo 3, fracciones XIV y XVIIl de la Ley General de Vida Silvestre.</w:t>
            </w:r>
          </w:p>
        </w:tc>
      </w:tr>
    </w:tbl>
    <w:p w14:paraId="730F40B5" w14:textId="77777777" w:rsidR="00B54919" w:rsidRPr="00596A3A" w:rsidRDefault="00B54919" w:rsidP="00C80695">
      <w:pPr>
        <w:pStyle w:val="Default"/>
        <w:rPr>
          <w:rFonts w:ascii="Arial" w:hAnsi="Arial" w:cs="Arial"/>
          <w:color w:val="auto"/>
        </w:rPr>
      </w:pPr>
    </w:p>
    <w:p w14:paraId="2B325A0A" w14:textId="77777777" w:rsidR="00B54919" w:rsidRPr="00596A3A" w:rsidRDefault="00B54919" w:rsidP="00C80695">
      <w:pPr>
        <w:pStyle w:val="Default"/>
        <w:jc w:val="center"/>
        <w:rPr>
          <w:rFonts w:ascii="Arial" w:hAnsi="Arial" w:cs="Arial"/>
          <w:color w:val="auto"/>
        </w:rPr>
      </w:pPr>
      <w:r w:rsidRPr="00596A3A">
        <w:rPr>
          <w:rFonts w:ascii="Arial" w:hAnsi="Arial" w:cs="Arial"/>
          <w:noProof/>
          <w:color w:val="auto"/>
          <w:lang w:val="es-ES" w:eastAsia="es-ES"/>
        </w:rPr>
        <w:lastRenderedPageBreak/>
        <w:drawing>
          <wp:inline distT="0" distB="0" distL="0" distR="0" wp14:anchorId="66F45B9F" wp14:editId="476BC990">
            <wp:extent cx="4450909" cy="576000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G\RB Caribe Mexicano 2016\Subzonificacion 2017\img\10feb\RBCM_Subzonificacion_10feb_ASRN_isla_blanca.jpg"/>
                    <pic:cNvPicPr>
                      <a:picLocks noChangeAspect="1" noChangeArrowheads="1"/>
                    </pic:cNvPicPr>
                  </pic:nvPicPr>
                  <pic:blipFill>
                    <a:blip r:embed="rId26" cstate="screen">
                      <a:extLst>
                        <a:ext uri="{28A0092B-C50C-407E-A947-70E740481C1C}">
                          <a14:useLocalDpi xmlns:a14="http://schemas.microsoft.com/office/drawing/2010/main"/>
                        </a:ext>
                      </a:extLst>
                    </a:blip>
                    <a:stretch>
                      <a:fillRect/>
                    </a:stretch>
                  </pic:blipFill>
                  <pic:spPr bwMode="auto">
                    <a:xfrm>
                      <a:off x="0" y="0"/>
                      <a:ext cx="4450909" cy="5760000"/>
                    </a:xfrm>
                    <a:prstGeom prst="rect">
                      <a:avLst/>
                    </a:prstGeom>
                    <a:noFill/>
                    <a:ln>
                      <a:noFill/>
                    </a:ln>
                  </pic:spPr>
                </pic:pic>
              </a:graphicData>
            </a:graphic>
          </wp:inline>
        </w:drawing>
      </w:r>
    </w:p>
    <w:p w14:paraId="45B4F5E4" w14:textId="77777777" w:rsidR="00B54919" w:rsidRPr="00596A3A" w:rsidRDefault="00B54919" w:rsidP="00C80695">
      <w:pPr>
        <w:pStyle w:val="Default"/>
        <w:rPr>
          <w:rFonts w:ascii="Arial" w:hAnsi="Arial" w:cs="Arial"/>
          <w:color w:val="auto"/>
          <w:sz w:val="22"/>
          <w:szCs w:val="22"/>
        </w:rPr>
      </w:pPr>
    </w:p>
    <w:p w14:paraId="4A4A17E0" w14:textId="77777777" w:rsidR="00B54919" w:rsidRPr="00596A3A" w:rsidRDefault="00B54919" w:rsidP="00C80695">
      <w:pPr>
        <w:pStyle w:val="Default"/>
        <w:rPr>
          <w:rFonts w:ascii="Arial" w:hAnsi="Arial" w:cs="Arial"/>
          <w:color w:val="auto"/>
        </w:rPr>
      </w:pPr>
    </w:p>
    <w:p w14:paraId="1782C35F" w14:textId="7B04550D" w:rsidR="00B54919" w:rsidRPr="00596A3A" w:rsidRDefault="00B54919" w:rsidP="00C80695">
      <w:pPr>
        <w:pStyle w:val="Ttulo3"/>
        <w:spacing w:before="0"/>
        <w:rPr>
          <w:color w:val="auto"/>
        </w:rPr>
      </w:pPr>
      <w:bookmarkStart w:id="162" w:name="_Toc475357025"/>
      <w:bookmarkStart w:id="163" w:name="_Toc483396510"/>
      <w:r w:rsidRPr="00596A3A">
        <w:rPr>
          <w:color w:val="auto"/>
        </w:rPr>
        <w:t xml:space="preserve">Subzona de Aprovechamiento Sustentable de los Recursos Naturales </w:t>
      </w:r>
      <w:bookmarkEnd w:id="162"/>
      <w:r w:rsidR="00C63C59" w:rsidRPr="00596A3A">
        <w:rPr>
          <w:color w:val="auto"/>
        </w:rPr>
        <w:t>Tiburón Toro</w:t>
      </w:r>
      <w:bookmarkEnd w:id="163"/>
    </w:p>
    <w:p w14:paraId="0E8DC292" w14:textId="77777777" w:rsidR="00B54919" w:rsidRPr="00596A3A" w:rsidRDefault="00B54919" w:rsidP="00C80695">
      <w:pPr>
        <w:spacing w:before="0" w:after="0" w:line="240" w:lineRule="auto"/>
        <w:rPr>
          <w:rFonts w:ascii="Arial" w:hAnsi="Arial" w:cs="Arial"/>
        </w:rPr>
      </w:pPr>
    </w:p>
    <w:p w14:paraId="6F6E1136" w14:textId="140B8D24" w:rsidR="00B54919" w:rsidRPr="00596A3A" w:rsidRDefault="00B54919" w:rsidP="00C80695">
      <w:pPr>
        <w:spacing w:before="0" w:after="0" w:line="240" w:lineRule="auto"/>
        <w:rPr>
          <w:rFonts w:ascii="Arial" w:eastAsia="Times New Roman" w:hAnsi="Arial" w:cs="Arial"/>
          <w:lang w:eastAsia="es-MX"/>
        </w:rPr>
      </w:pPr>
      <w:r w:rsidRPr="00596A3A">
        <w:rPr>
          <w:rFonts w:ascii="Arial" w:eastAsia="Times New Roman" w:hAnsi="Arial" w:cs="Arial"/>
          <w:lang w:eastAsia="es-MX"/>
        </w:rPr>
        <w:t>Comprende un polígono marino de 10.3</w:t>
      </w:r>
      <w:r w:rsidR="00462A5A" w:rsidRPr="00596A3A">
        <w:rPr>
          <w:rFonts w:ascii="Arial" w:eastAsia="Times New Roman" w:hAnsi="Arial" w:cs="Arial"/>
          <w:lang w:eastAsia="es-MX"/>
        </w:rPr>
        <w:t>4</w:t>
      </w:r>
      <w:r w:rsidRPr="00596A3A">
        <w:rPr>
          <w:rFonts w:ascii="Arial" w:eastAsia="Times New Roman" w:hAnsi="Arial" w:cs="Arial"/>
          <w:lang w:eastAsia="es-MX"/>
        </w:rPr>
        <w:t xml:space="preserve"> hectáreas, ubicado fr</w:t>
      </w:r>
      <w:r w:rsidR="00791D82" w:rsidRPr="00596A3A">
        <w:rPr>
          <w:rFonts w:ascii="Arial" w:eastAsia="Times New Roman" w:hAnsi="Arial" w:cs="Arial"/>
          <w:lang w:eastAsia="es-MX"/>
        </w:rPr>
        <w:t>ente a las costas de Playa del C</w:t>
      </w:r>
      <w:r w:rsidRPr="00596A3A">
        <w:rPr>
          <w:rFonts w:ascii="Arial" w:eastAsia="Times New Roman" w:hAnsi="Arial" w:cs="Arial"/>
          <w:lang w:eastAsia="es-MX"/>
        </w:rPr>
        <w:t xml:space="preserve">armen. </w:t>
      </w:r>
    </w:p>
    <w:p w14:paraId="6C972AF8" w14:textId="77777777" w:rsidR="00B54919" w:rsidRPr="00596A3A" w:rsidRDefault="00B54919" w:rsidP="00C80695">
      <w:pPr>
        <w:spacing w:before="0" w:after="0" w:line="240" w:lineRule="auto"/>
        <w:rPr>
          <w:rFonts w:ascii="Arial" w:eastAsia="Times New Roman" w:hAnsi="Arial" w:cs="Arial"/>
          <w:lang w:eastAsia="es-MX"/>
        </w:rPr>
      </w:pPr>
    </w:p>
    <w:p w14:paraId="7E584A93" w14:textId="1C2B7F05" w:rsidR="00B54919" w:rsidRPr="00596A3A" w:rsidRDefault="00B54919" w:rsidP="00C80695">
      <w:pPr>
        <w:spacing w:before="0" w:after="0" w:line="240" w:lineRule="auto"/>
        <w:rPr>
          <w:rFonts w:ascii="Arial" w:eastAsia="Times New Roman" w:hAnsi="Arial" w:cs="Arial"/>
          <w:lang w:eastAsia="es-MX"/>
        </w:rPr>
      </w:pPr>
      <w:r w:rsidRPr="00596A3A">
        <w:rPr>
          <w:rFonts w:ascii="Arial" w:eastAsia="Times New Roman" w:hAnsi="Arial" w:cs="Arial"/>
          <w:lang w:eastAsia="es-MX"/>
        </w:rPr>
        <w:t>La subzona se caracteriza por ser un sitio de agregación de tiburón toro (</w:t>
      </w:r>
      <w:r w:rsidRPr="00596A3A">
        <w:rPr>
          <w:rFonts w:ascii="Arial" w:eastAsia="Times New Roman" w:hAnsi="Arial" w:cs="Arial"/>
          <w:i/>
          <w:lang w:eastAsia="es-MX"/>
        </w:rPr>
        <w:t>Carcharhinus leucas</w:t>
      </w:r>
      <w:r w:rsidRPr="00596A3A">
        <w:rPr>
          <w:rFonts w:ascii="Arial" w:eastAsia="Times New Roman" w:hAnsi="Arial" w:cs="Arial"/>
          <w:lang w:eastAsia="es-MX"/>
        </w:rPr>
        <w:t>), el cual permanecen durante los meses de noviembre a marzo, cuando la temperatura del agua se encuentra en los 26 °C y se presentan vientos predominantes del norte y noreste. Se ha observado que su presencia coincide con la llegada de los peces denominados localmente como coronado (</w:t>
      </w:r>
      <w:r w:rsidRPr="00596A3A">
        <w:rPr>
          <w:rFonts w:ascii="Arial" w:eastAsia="Times New Roman" w:hAnsi="Arial" w:cs="Arial"/>
          <w:i/>
          <w:lang w:eastAsia="es-MX"/>
        </w:rPr>
        <w:t>Seriola dumerili</w:t>
      </w:r>
      <w:r w:rsidRPr="00596A3A">
        <w:rPr>
          <w:rFonts w:ascii="Arial" w:eastAsia="Times New Roman" w:hAnsi="Arial" w:cs="Arial"/>
          <w:lang w:eastAsia="es-MX"/>
        </w:rPr>
        <w:t xml:space="preserve">); sin embargo, cuando los coronados migran, existen grupos de tiburones toro que permanecen en el área. Hasta el momento, se desconoce de dónde vienen o hacia dónde migran estos tiburones, pero según reportes de la asociación Saving our </w:t>
      </w:r>
      <w:r w:rsidR="005B2A09" w:rsidRPr="00596A3A">
        <w:rPr>
          <w:rFonts w:ascii="Arial" w:eastAsia="Times New Roman" w:hAnsi="Arial" w:cs="Arial"/>
          <w:lang w:eastAsia="es-MX"/>
        </w:rPr>
        <w:lastRenderedPageBreak/>
        <w:t>S</w:t>
      </w:r>
      <w:r w:rsidRPr="00596A3A">
        <w:rPr>
          <w:rFonts w:ascii="Arial" w:eastAsia="Times New Roman" w:hAnsi="Arial" w:cs="Arial"/>
          <w:lang w:eastAsia="es-MX"/>
        </w:rPr>
        <w:t>hark</w:t>
      </w:r>
      <w:r w:rsidR="005B2A09" w:rsidRPr="00596A3A">
        <w:rPr>
          <w:rFonts w:ascii="Arial" w:eastAsia="Times New Roman" w:hAnsi="Arial" w:cs="Arial"/>
          <w:lang w:eastAsia="es-MX"/>
        </w:rPr>
        <w:t>s</w:t>
      </w:r>
      <w:r w:rsidRPr="00596A3A">
        <w:rPr>
          <w:rFonts w:ascii="Arial" w:eastAsia="Times New Roman" w:hAnsi="Arial" w:cs="Arial"/>
          <w:lang w:eastAsia="es-MX"/>
        </w:rPr>
        <w:t>, en un solo buceo se han llegado a contar entre 12 y 24 especímenes de diferentes tamaños, siendo el más pequeño de 1.20 m y el más grande de 2.5 m</w:t>
      </w:r>
      <w:r w:rsidR="005B2A09" w:rsidRPr="00596A3A">
        <w:rPr>
          <w:rFonts w:ascii="Arial" w:eastAsia="Times New Roman" w:hAnsi="Arial" w:cs="Arial"/>
          <w:lang w:eastAsia="es-MX"/>
        </w:rPr>
        <w:t xml:space="preserve"> (Saving our S</w:t>
      </w:r>
      <w:r w:rsidRPr="00596A3A">
        <w:rPr>
          <w:rFonts w:ascii="Arial" w:eastAsia="Times New Roman" w:hAnsi="Arial" w:cs="Arial"/>
          <w:lang w:eastAsia="es-MX"/>
        </w:rPr>
        <w:t>harks, 2014).</w:t>
      </w:r>
    </w:p>
    <w:p w14:paraId="1C31EB8E" w14:textId="77777777" w:rsidR="00B54919" w:rsidRPr="00596A3A" w:rsidRDefault="00B54919" w:rsidP="00C80695">
      <w:pPr>
        <w:spacing w:before="0" w:after="0" w:line="240" w:lineRule="auto"/>
        <w:rPr>
          <w:rFonts w:ascii="Arial" w:eastAsia="Times New Roman" w:hAnsi="Arial" w:cs="Arial"/>
          <w:lang w:eastAsia="es-MX"/>
        </w:rPr>
      </w:pPr>
    </w:p>
    <w:p w14:paraId="42266DB1" w14:textId="18F8359D" w:rsidR="00B54919" w:rsidRPr="00596A3A" w:rsidRDefault="00B54919" w:rsidP="00C80695">
      <w:pPr>
        <w:spacing w:before="0" w:after="0" w:line="240" w:lineRule="auto"/>
        <w:rPr>
          <w:rFonts w:ascii="Arial" w:eastAsia="Times New Roman" w:hAnsi="Arial" w:cs="Arial"/>
          <w:lang w:eastAsia="es-MX"/>
        </w:rPr>
      </w:pPr>
      <w:r w:rsidRPr="00596A3A">
        <w:rPr>
          <w:rFonts w:ascii="Arial" w:eastAsia="Times New Roman" w:hAnsi="Arial" w:cs="Arial"/>
          <w:lang w:eastAsia="es-MX"/>
        </w:rPr>
        <w:t xml:space="preserve">Esta especie es una de las pocas especies de tiburón que puede tolerar largos periodos de tiempo en agua dulce, a menudo penetran largas distancias hasta los ríos de agua dulce que se conectan al océano (Springer, 1963). </w:t>
      </w:r>
      <w:r w:rsidR="00E55EB5" w:rsidRPr="00596A3A">
        <w:rPr>
          <w:rFonts w:ascii="Arial" w:eastAsia="Times New Roman" w:hAnsi="Arial" w:cs="Arial"/>
          <w:lang w:eastAsia="es-MX"/>
        </w:rPr>
        <w:t>Sus hábitos alimenticios contribuyen a la regulación natural de poblaciones y su dieta, aunque variada, está restringida a individuos mayores capaces de consumir presas más grandes, como los peces teleósteos y elasmobranquios.</w:t>
      </w:r>
    </w:p>
    <w:p w14:paraId="574B079A" w14:textId="77777777" w:rsidR="00B54919" w:rsidRPr="00596A3A" w:rsidRDefault="00B54919" w:rsidP="00C80695">
      <w:pPr>
        <w:spacing w:before="0" w:after="0" w:line="240" w:lineRule="auto"/>
        <w:rPr>
          <w:rFonts w:ascii="Arial" w:eastAsia="Times New Roman" w:hAnsi="Arial" w:cs="Arial"/>
          <w:lang w:eastAsia="es-MX"/>
        </w:rPr>
      </w:pPr>
    </w:p>
    <w:p w14:paraId="746F72CA" w14:textId="77777777" w:rsidR="00B54919" w:rsidRPr="00596A3A" w:rsidRDefault="00B54919" w:rsidP="00C80695">
      <w:pPr>
        <w:spacing w:before="0" w:after="0" w:line="240" w:lineRule="auto"/>
        <w:rPr>
          <w:rFonts w:ascii="Arial" w:eastAsia="Times New Roman" w:hAnsi="Arial" w:cs="Arial"/>
          <w:lang w:eastAsia="es-MX"/>
        </w:rPr>
      </w:pPr>
      <w:r w:rsidRPr="00596A3A">
        <w:rPr>
          <w:rFonts w:ascii="Arial" w:eastAsia="Times New Roman" w:hAnsi="Arial" w:cs="Arial"/>
          <w:lang w:eastAsia="es-MX"/>
        </w:rPr>
        <w:t xml:space="preserve">Debido a la presencia de esta agregación, algunos prestadores de servicios turísticos realizan recorridos de avistamiento submarino de esta y otras especies, la cual requiere ser regulada por la autoridad competente a fin de que se realice sin impacto a dicha especie. </w:t>
      </w:r>
    </w:p>
    <w:p w14:paraId="72939309" w14:textId="77777777" w:rsidR="00B54919" w:rsidRPr="00596A3A" w:rsidRDefault="00B54919" w:rsidP="00C80695">
      <w:pPr>
        <w:spacing w:before="0" w:after="0" w:line="240" w:lineRule="auto"/>
        <w:rPr>
          <w:rFonts w:ascii="Arial" w:eastAsia="Times New Roman" w:hAnsi="Arial" w:cs="Arial"/>
          <w:lang w:eastAsia="es-MX"/>
        </w:rPr>
      </w:pPr>
    </w:p>
    <w:tbl>
      <w:tblPr>
        <w:tblW w:w="5000" w:type="pct"/>
        <w:tblCellMar>
          <w:left w:w="72" w:type="dxa"/>
          <w:right w:w="72" w:type="dxa"/>
        </w:tblCellMar>
        <w:tblLook w:val="0000" w:firstRow="0" w:lastRow="0" w:firstColumn="0" w:lastColumn="0" w:noHBand="0" w:noVBand="0"/>
      </w:tblPr>
      <w:tblGrid>
        <w:gridCol w:w="4589"/>
        <w:gridCol w:w="4915"/>
      </w:tblGrid>
      <w:tr w:rsidR="00CF435B" w:rsidRPr="00596A3A" w14:paraId="24898F62" w14:textId="77777777" w:rsidTr="00D103F7">
        <w:trPr>
          <w:trHeight w:val="384"/>
        </w:trPr>
        <w:tc>
          <w:tcPr>
            <w:tcW w:w="5000" w:type="pct"/>
            <w:gridSpan w:val="2"/>
            <w:tcBorders>
              <w:top w:val="single" w:sz="6" w:space="0" w:color="auto"/>
              <w:left w:val="single" w:sz="6" w:space="0" w:color="auto"/>
              <w:bottom w:val="single" w:sz="6" w:space="0" w:color="auto"/>
              <w:right w:val="single" w:sz="6" w:space="0" w:color="auto"/>
            </w:tcBorders>
          </w:tcPr>
          <w:p w14:paraId="6BA47506" w14:textId="77777777" w:rsidR="00C63C59" w:rsidRPr="00596A3A" w:rsidRDefault="00B54919" w:rsidP="00C80695">
            <w:pPr>
              <w:pStyle w:val="Texto"/>
              <w:jc w:val="center"/>
              <w:rPr>
                <w:rFonts w:ascii="Arial" w:hAnsi="Arial" w:cs="Arial"/>
                <w:b/>
                <w:sz w:val="20"/>
                <w:szCs w:val="20"/>
              </w:rPr>
            </w:pPr>
            <w:r w:rsidRPr="00596A3A">
              <w:rPr>
                <w:rFonts w:ascii="Arial" w:hAnsi="Arial" w:cs="Arial"/>
                <w:b/>
                <w:sz w:val="20"/>
                <w:szCs w:val="20"/>
              </w:rPr>
              <w:t xml:space="preserve">SUBZONA DE APROVECHAMIENTO SUSTENTABLE DE LOS </w:t>
            </w:r>
          </w:p>
          <w:p w14:paraId="227CB070" w14:textId="1F2A5806"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 xml:space="preserve">RECURSOS NATURALES </w:t>
            </w:r>
            <w:r w:rsidR="00C63C59" w:rsidRPr="00596A3A">
              <w:rPr>
                <w:rFonts w:ascii="Arial" w:hAnsi="Arial" w:cs="Arial"/>
                <w:b/>
                <w:sz w:val="20"/>
                <w:szCs w:val="20"/>
              </w:rPr>
              <w:t>TIBURÓN TORO</w:t>
            </w:r>
          </w:p>
        </w:tc>
      </w:tr>
      <w:tr w:rsidR="00CF435B" w:rsidRPr="00596A3A" w14:paraId="161667B9" w14:textId="77777777" w:rsidTr="00D103F7">
        <w:trPr>
          <w:trHeight w:val="417"/>
        </w:trPr>
        <w:tc>
          <w:tcPr>
            <w:tcW w:w="2414" w:type="pct"/>
            <w:tcBorders>
              <w:top w:val="single" w:sz="6" w:space="0" w:color="auto"/>
              <w:left w:val="single" w:sz="6" w:space="0" w:color="auto"/>
              <w:bottom w:val="single" w:sz="6" w:space="0" w:color="auto"/>
              <w:right w:val="single" w:sz="6" w:space="0" w:color="auto"/>
            </w:tcBorders>
          </w:tcPr>
          <w:p w14:paraId="4C4E5C25"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7531E476"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5DE98D73"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0990A6FA" w14:textId="77777777" w:rsidR="00DF211F" w:rsidRPr="00596A3A" w:rsidRDefault="00DF211F" w:rsidP="00C80695">
            <w:pPr>
              <w:pStyle w:val="Texto"/>
              <w:numPr>
                <w:ilvl w:val="0"/>
                <w:numId w:val="74"/>
              </w:numPr>
              <w:rPr>
                <w:rFonts w:ascii="Arial" w:hAnsi="Arial" w:cs="Arial"/>
                <w:sz w:val="20"/>
                <w:szCs w:val="20"/>
              </w:rPr>
            </w:pPr>
            <w:r w:rsidRPr="00596A3A">
              <w:rPr>
                <w:rFonts w:ascii="Arial" w:hAnsi="Arial" w:cs="Arial"/>
                <w:sz w:val="20"/>
                <w:szCs w:val="20"/>
                <w:lang w:eastAsia="es-MX"/>
              </w:rPr>
              <w:t>Aprovechamiento no extractivo de vida silvestre</w:t>
            </w:r>
            <w:r w:rsidRPr="00596A3A">
              <w:rPr>
                <w:rFonts w:ascii="Arial" w:hAnsi="Arial" w:cs="Arial"/>
                <w:sz w:val="20"/>
                <w:szCs w:val="20"/>
              </w:rPr>
              <w:t xml:space="preserve"> </w:t>
            </w:r>
          </w:p>
          <w:p w14:paraId="7495EA69" w14:textId="0D6276A7" w:rsidR="00B54919" w:rsidRPr="00596A3A" w:rsidRDefault="00B54919" w:rsidP="00C80695">
            <w:pPr>
              <w:pStyle w:val="Texto"/>
              <w:numPr>
                <w:ilvl w:val="0"/>
                <w:numId w:val="74"/>
              </w:numPr>
              <w:rPr>
                <w:rFonts w:ascii="Arial" w:hAnsi="Arial" w:cs="Arial"/>
                <w:sz w:val="20"/>
                <w:szCs w:val="20"/>
              </w:rPr>
            </w:pPr>
            <w:r w:rsidRPr="00596A3A">
              <w:rPr>
                <w:rFonts w:ascii="Arial" w:hAnsi="Arial" w:cs="Arial"/>
                <w:sz w:val="20"/>
                <w:szCs w:val="20"/>
              </w:rPr>
              <w:t>Colecta científica de ejemplares de la vida silvestre</w:t>
            </w:r>
          </w:p>
          <w:p w14:paraId="364EC5EA" w14:textId="77777777" w:rsidR="00B54919" w:rsidRPr="00596A3A" w:rsidRDefault="00B54919" w:rsidP="00C80695">
            <w:pPr>
              <w:pStyle w:val="Texto"/>
              <w:numPr>
                <w:ilvl w:val="0"/>
                <w:numId w:val="74"/>
              </w:numPr>
              <w:rPr>
                <w:rFonts w:ascii="Arial" w:hAnsi="Arial" w:cs="Arial"/>
                <w:sz w:val="20"/>
                <w:szCs w:val="20"/>
              </w:rPr>
            </w:pPr>
            <w:r w:rsidRPr="00596A3A">
              <w:rPr>
                <w:rFonts w:ascii="Arial" w:hAnsi="Arial" w:cs="Arial"/>
                <w:sz w:val="20"/>
                <w:szCs w:val="20"/>
              </w:rPr>
              <w:t xml:space="preserve">Filmaciones, actividades de fotografía, captura de imágenes o sonidos </w:t>
            </w:r>
          </w:p>
          <w:p w14:paraId="070B80F2" w14:textId="77777777" w:rsidR="00B54919" w:rsidRPr="00596A3A" w:rsidRDefault="00B54919" w:rsidP="00C80695">
            <w:pPr>
              <w:pStyle w:val="Texto"/>
              <w:numPr>
                <w:ilvl w:val="0"/>
                <w:numId w:val="74"/>
              </w:numPr>
              <w:rPr>
                <w:rFonts w:ascii="Arial" w:hAnsi="Arial" w:cs="Arial"/>
                <w:sz w:val="20"/>
                <w:szCs w:val="20"/>
              </w:rPr>
            </w:pPr>
            <w:r w:rsidRPr="00596A3A">
              <w:rPr>
                <w:rFonts w:ascii="Arial" w:hAnsi="Arial" w:cs="Arial"/>
                <w:sz w:val="20"/>
                <w:szCs w:val="20"/>
              </w:rPr>
              <w:t xml:space="preserve">Investigación científica </w:t>
            </w:r>
          </w:p>
          <w:p w14:paraId="4BAF260C" w14:textId="77777777" w:rsidR="0096740E" w:rsidRPr="00596A3A" w:rsidRDefault="0096740E" w:rsidP="00C80695">
            <w:pPr>
              <w:pStyle w:val="Texto"/>
              <w:numPr>
                <w:ilvl w:val="0"/>
                <w:numId w:val="74"/>
              </w:numPr>
              <w:rPr>
                <w:rFonts w:ascii="Arial" w:hAnsi="Arial" w:cs="Arial"/>
                <w:sz w:val="20"/>
                <w:szCs w:val="20"/>
              </w:rPr>
            </w:pPr>
            <w:r w:rsidRPr="00596A3A">
              <w:rPr>
                <w:rFonts w:ascii="Arial" w:hAnsi="Arial" w:cs="Arial"/>
                <w:sz w:val="20"/>
                <w:szCs w:val="20"/>
              </w:rPr>
              <w:t>Monitoreo ambiental</w:t>
            </w:r>
          </w:p>
          <w:p w14:paraId="27AF77C5" w14:textId="3E183207" w:rsidR="00D24317" w:rsidRPr="00596A3A" w:rsidRDefault="00D24317" w:rsidP="00C80695">
            <w:pPr>
              <w:pStyle w:val="Texto"/>
              <w:numPr>
                <w:ilvl w:val="0"/>
                <w:numId w:val="74"/>
              </w:numPr>
              <w:rPr>
                <w:rFonts w:ascii="Arial" w:hAnsi="Arial" w:cs="Arial"/>
                <w:sz w:val="20"/>
                <w:szCs w:val="20"/>
              </w:rPr>
            </w:pPr>
            <w:r w:rsidRPr="00596A3A">
              <w:rPr>
                <w:rFonts w:ascii="Arial" w:hAnsi="Arial" w:cs="Arial"/>
                <w:sz w:val="20"/>
                <w:szCs w:val="20"/>
              </w:rPr>
              <w:t>Navegación</w:t>
            </w:r>
          </w:p>
          <w:p w14:paraId="12487CA1" w14:textId="7687921E" w:rsidR="00B54919" w:rsidRPr="00596A3A" w:rsidRDefault="00B54919" w:rsidP="00C80695">
            <w:pPr>
              <w:pStyle w:val="Texto"/>
              <w:numPr>
                <w:ilvl w:val="0"/>
                <w:numId w:val="74"/>
              </w:numPr>
              <w:rPr>
                <w:rFonts w:ascii="Arial" w:hAnsi="Arial" w:cs="Arial"/>
                <w:sz w:val="20"/>
                <w:szCs w:val="20"/>
              </w:rPr>
            </w:pPr>
            <w:r w:rsidRPr="00596A3A">
              <w:rPr>
                <w:rFonts w:ascii="Arial" w:hAnsi="Arial" w:cs="Arial"/>
                <w:sz w:val="20"/>
                <w:szCs w:val="20"/>
              </w:rPr>
              <w:t>Tur</w:t>
            </w:r>
            <w:r w:rsidR="00403ADE" w:rsidRPr="00596A3A">
              <w:rPr>
                <w:rFonts w:ascii="Arial" w:hAnsi="Arial" w:cs="Arial"/>
                <w:sz w:val="20"/>
                <w:szCs w:val="20"/>
              </w:rPr>
              <w:t>ismo de bajo impacto ambiental</w:t>
            </w:r>
          </w:p>
          <w:p w14:paraId="2E6FEB24" w14:textId="77777777" w:rsidR="00DA3E84" w:rsidRPr="00596A3A" w:rsidRDefault="00D25DDB" w:rsidP="00C80695">
            <w:pPr>
              <w:pStyle w:val="Default"/>
              <w:numPr>
                <w:ilvl w:val="0"/>
                <w:numId w:val="91"/>
              </w:numPr>
              <w:tabs>
                <w:tab w:val="clear" w:pos="720"/>
                <w:tab w:val="num" w:pos="1081"/>
              </w:tabs>
              <w:ind w:left="1081"/>
              <w:rPr>
                <w:rFonts w:ascii="Arial" w:hAnsi="Arial" w:cs="Arial"/>
                <w:sz w:val="20"/>
                <w:szCs w:val="20"/>
              </w:rPr>
            </w:pPr>
            <w:r w:rsidRPr="00596A3A">
              <w:rPr>
                <w:rFonts w:ascii="Arial" w:hAnsi="Arial" w:cs="Arial"/>
                <w:sz w:val="20"/>
                <w:szCs w:val="20"/>
              </w:rPr>
              <w:t xml:space="preserve">Buceo,  </w:t>
            </w:r>
          </w:p>
          <w:p w14:paraId="169C8857" w14:textId="23D2794C" w:rsidR="00DA3E84" w:rsidRPr="00596A3A" w:rsidRDefault="00D25DDB" w:rsidP="00C80695">
            <w:pPr>
              <w:pStyle w:val="Default"/>
              <w:numPr>
                <w:ilvl w:val="0"/>
                <w:numId w:val="91"/>
              </w:numPr>
              <w:tabs>
                <w:tab w:val="clear" w:pos="720"/>
                <w:tab w:val="num" w:pos="1081"/>
              </w:tabs>
              <w:ind w:left="1081"/>
              <w:rPr>
                <w:rFonts w:ascii="Arial" w:hAnsi="Arial" w:cs="Arial"/>
                <w:sz w:val="20"/>
                <w:szCs w:val="20"/>
              </w:rPr>
            </w:pPr>
            <w:r w:rsidRPr="00596A3A">
              <w:rPr>
                <w:rFonts w:ascii="Arial" w:hAnsi="Arial" w:cs="Arial"/>
                <w:sz w:val="20"/>
                <w:szCs w:val="20"/>
              </w:rPr>
              <w:t xml:space="preserve">Esnorquel, </w:t>
            </w:r>
            <w:r w:rsidR="00E46C50" w:rsidRPr="00596A3A">
              <w:rPr>
                <w:rFonts w:ascii="Arial" w:hAnsi="Arial" w:cs="Arial"/>
                <w:sz w:val="20"/>
                <w:szCs w:val="20"/>
              </w:rPr>
              <w:t>y</w:t>
            </w:r>
          </w:p>
          <w:p w14:paraId="0E27374B" w14:textId="77777777" w:rsidR="00DA3E84" w:rsidRPr="00596A3A" w:rsidRDefault="00D25DDB" w:rsidP="00C80695">
            <w:pPr>
              <w:pStyle w:val="Default"/>
              <w:numPr>
                <w:ilvl w:val="0"/>
                <w:numId w:val="91"/>
              </w:numPr>
              <w:tabs>
                <w:tab w:val="clear" w:pos="720"/>
                <w:tab w:val="num" w:pos="1081"/>
              </w:tabs>
              <w:ind w:left="1081"/>
              <w:rPr>
                <w:rFonts w:ascii="Arial" w:hAnsi="Arial" w:cs="Arial"/>
                <w:sz w:val="20"/>
                <w:szCs w:val="20"/>
              </w:rPr>
            </w:pPr>
            <w:r w:rsidRPr="00596A3A">
              <w:rPr>
                <w:rFonts w:ascii="Arial" w:hAnsi="Arial" w:cs="Arial"/>
                <w:sz w:val="20"/>
                <w:szCs w:val="20"/>
              </w:rPr>
              <w:t>Recorridos para observación y nado con especies de vida silvestre  (tiburón toro)</w:t>
            </w:r>
          </w:p>
          <w:p w14:paraId="18A02E8D" w14:textId="77777777" w:rsidR="00403ADE" w:rsidRPr="00596A3A" w:rsidRDefault="00403ADE" w:rsidP="00C80695">
            <w:pPr>
              <w:pStyle w:val="Default"/>
              <w:rPr>
                <w:rFonts w:ascii="Arial" w:hAnsi="Arial" w:cs="Arial"/>
              </w:rPr>
            </w:pPr>
          </w:p>
          <w:p w14:paraId="01E1EEF4" w14:textId="77777777" w:rsidR="00B54919" w:rsidRPr="00596A3A" w:rsidRDefault="00B54919" w:rsidP="00C80695">
            <w:pPr>
              <w:pStyle w:val="Default"/>
              <w:rPr>
                <w:rFonts w:ascii="Arial" w:hAnsi="Arial" w:cs="Arial"/>
                <w:color w:val="auto"/>
              </w:rPr>
            </w:pPr>
          </w:p>
        </w:tc>
        <w:tc>
          <w:tcPr>
            <w:tcW w:w="2586" w:type="pct"/>
            <w:tcBorders>
              <w:top w:val="single" w:sz="6" w:space="0" w:color="auto"/>
              <w:left w:val="single" w:sz="6" w:space="0" w:color="auto"/>
              <w:bottom w:val="single" w:sz="6" w:space="0" w:color="auto"/>
              <w:right w:val="single" w:sz="6" w:space="0" w:color="auto"/>
            </w:tcBorders>
          </w:tcPr>
          <w:p w14:paraId="42E3396B" w14:textId="77777777" w:rsidR="00841219" w:rsidRPr="00596A3A" w:rsidRDefault="00841219" w:rsidP="00C80695">
            <w:pPr>
              <w:pStyle w:val="Texto"/>
              <w:numPr>
                <w:ilvl w:val="0"/>
                <w:numId w:val="75"/>
              </w:numPr>
              <w:rPr>
                <w:rFonts w:ascii="Arial" w:hAnsi="Arial" w:cs="Arial"/>
                <w:sz w:val="20"/>
                <w:szCs w:val="20"/>
              </w:rPr>
            </w:pPr>
            <w:r w:rsidRPr="00596A3A">
              <w:rPr>
                <w:rFonts w:ascii="Arial" w:hAnsi="Arial" w:cs="Arial"/>
                <w:sz w:val="20"/>
                <w:szCs w:val="20"/>
              </w:rPr>
              <w:t>Alimentar, tocar o  perseguir a los ejemplares de la vida silvestre, salvo que se cuente con la autorización correspondiente</w:t>
            </w:r>
          </w:p>
          <w:p w14:paraId="25D27AF2" w14:textId="77777777" w:rsidR="00B54919" w:rsidRPr="00596A3A" w:rsidRDefault="00B54919" w:rsidP="00C80695">
            <w:pPr>
              <w:pStyle w:val="Texto"/>
              <w:numPr>
                <w:ilvl w:val="0"/>
                <w:numId w:val="75"/>
              </w:numPr>
              <w:rPr>
                <w:rFonts w:ascii="Arial" w:hAnsi="Arial" w:cs="Arial"/>
                <w:sz w:val="20"/>
                <w:szCs w:val="20"/>
              </w:rPr>
            </w:pPr>
            <w:r w:rsidRPr="00596A3A">
              <w:rPr>
                <w:rFonts w:ascii="Arial" w:hAnsi="Arial" w:cs="Arial"/>
                <w:sz w:val="20"/>
                <w:szCs w:val="20"/>
              </w:rPr>
              <w:t xml:space="preserve">Alterar o destruir por cualquier medio o acción los sitios de alimentación, anidación, refugio o reproducción de especies silvestres, flujos hídricos y hábitats de pastos marinos </w:t>
            </w:r>
          </w:p>
          <w:p w14:paraId="16C352FC" w14:textId="77777777" w:rsidR="00B54919" w:rsidRPr="00596A3A" w:rsidRDefault="00B54919" w:rsidP="00C80695">
            <w:pPr>
              <w:pStyle w:val="Texto"/>
              <w:numPr>
                <w:ilvl w:val="0"/>
                <w:numId w:val="75"/>
              </w:numPr>
              <w:rPr>
                <w:rFonts w:ascii="Arial" w:hAnsi="Arial" w:cs="Arial"/>
                <w:sz w:val="20"/>
                <w:szCs w:val="20"/>
              </w:rPr>
            </w:pPr>
            <w:r w:rsidRPr="00596A3A">
              <w:rPr>
                <w:rFonts w:ascii="Arial" w:hAnsi="Arial" w:cs="Arial"/>
                <w:sz w:val="20"/>
                <w:szCs w:val="20"/>
              </w:rPr>
              <w:t>Arrojar, verter o descargar cualquier tipo de desechos orgánicos, residuos sólidos o líquidos o cualquier otro tipo de contaminante, al medio natural</w:t>
            </w:r>
          </w:p>
          <w:p w14:paraId="5E534272" w14:textId="77777777" w:rsidR="00B54919" w:rsidRPr="00596A3A" w:rsidRDefault="00B54919" w:rsidP="00C80695">
            <w:pPr>
              <w:pStyle w:val="Texto"/>
              <w:numPr>
                <w:ilvl w:val="0"/>
                <w:numId w:val="75"/>
              </w:numPr>
              <w:rPr>
                <w:rFonts w:ascii="Arial" w:hAnsi="Arial" w:cs="Arial"/>
                <w:sz w:val="20"/>
                <w:szCs w:val="20"/>
              </w:rPr>
            </w:pPr>
            <w:r w:rsidRPr="00596A3A">
              <w:rPr>
                <w:rFonts w:ascii="Arial" w:hAnsi="Arial" w:cs="Arial"/>
                <w:sz w:val="20"/>
                <w:szCs w:val="20"/>
              </w:rPr>
              <w:t>Capturar, remover, extraer, retener o apropiarse de vida silvestre, salvo para colecta e investigación científica y monitoreo ambiental</w:t>
            </w:r>
          </w:p>
          <w:p w14:paraId="3B28F265" w14:textId="75DC7651" w:rsidR="00B54919" w:rsidRPr="00596A3A" w:rsidRDefault="00C9042A" w:rsidP="00C80695">
            <w:pPr>
              <w:pStyle w:val="Texto"/>
              <w:numPr>
                <w:ilvl w:val="0"/>
                <w:numId w:val="75"/>
              </w:numPr>
              <w:rPr>
                <w:rFonts w:ascii="Arial" w:hAnsi="Arial" w:cs="Arial"/>
                <w:sz w:val="20"/>
                <w:szCs w:val="20"/>
              </w:rPr>
            </w:pPr>
            <w:r w:rsidRPr="00596A3A">
              <w:rPr>
                <w:rFonts w:ascii="Arial" w:hAnsi="Arial" w:cs="Arial"/>
                <w:sz w:val="20"/>
                <w:szCs w:val="20"/>
              </w:rPr>
              <w:t>Construcción de infraestructura</w:t>
            </w:r>
            <w:r w:rsidR="00B54919" w:rsidRPr="00596A3A">
              <w:rPr>
                <w:rFonts w:ascii="Arial" w:hAnsi="Arial" w:cs="Arial"/>
                <w:sz w:val="20"/>
                <w:szCs w:val="20"/>
              </w:rPr>
              <w:t xml:space="preserve"> </w:t>
            </w:r>
          </w:p>
          <w:p w14:paraId="05E587E8" w14:textId="4F8BAA8D" w:rsidR="00500433" w:rsidRPr="00596A3A" w:rsidRDefault="00500433" w:rsidP="00C80695">
            <w:pPr>
              <w:pStyle w:val="Texto"/>
              <w:numPr>
                <w:ilvl w:val="0"/>
                <w:numId w:val="75"/>
              </w:numPr>
              <w:rPr>
                <w:rFonts w:ascii="Arial" w:hAnsi="Arial" w:cs="Arial"/>
                <w:sz w:val="20"/>
                <w:szCs w:val="20"/>
              </w:rPr>
            </w:pPr>
            <w:r w:rsidRPr="00596A3A">
              <w:rPr>
                <w:rFonts w:ascii="Arial" w:hAnsi="Arial" w:cs="Arial"/>
                <w:sz w:val="20"/>
                <w:szCs w:val="20"/>
              </w:rPr>
              <w:t>Deportes</w:t>
            </w:r>
            <w:r w:rsidRPr="00596A3A">
              <w:rPr>
                <w:rFonts w:ascii="Arial" w:hAnsi="Arial" w:cs="Arial"/>
                <w:color w:val="000000"/>
                <w:sz w:val="20"/>
                <w:szCs w:val="20"/>
              </w:rPr>
              <w:t xml:space="preserve"> acuático recreativos:</w:t>
            </w:r>
          </w:p>
          <w:p w14:paraId="4691A6F4" w14:textId="77777777" w:rsidR="00D64608" w:rsidRPr="00596A3A" w:rsidRDefault="00EC6CB2" w:rsidP="00C80695">
            <w:pPr>
              <w:pStyle w:val="Default"/>
              <w:numPr>
                <w:ilvl w:val="0"/>
                <w:numId w:val="91"/>
              </w:numPr>
              <w:tabs>
                <w:tab w:val="clear" w:pos="720"/>
                <w:tab w:val="num" w:pos="1081"/>
              </w:tabs>
              <w:ind w:left="1081"/>
              <w:rPr>
                <w:rFonts w:ascii="Arial" w:hAnsi="Arial" w:cs="Arial"/>
                <w:sz w:val="20"/>
                <w:szCs w:val="20"/>
              </w:rPr>
            </w:pPr>
            <w:r w:rsidRPr="00596A3A">
              <w:rPr>
                <w:rFonts w:ascii="Arial" w:hAnsi="Arial" w:cs="Arial"/>
                <w:sz w:val="20"/>
                <w:szCs w:val="20"/>
              </w:rPr>
              <w:t>Banana y parasail</w:t>
            </w:r>
          </w:p>
          <w:p w14:paraId="1A272C9F" w14:textId="77777777" w:rsidR="00DA3E84" w:rsidRPr="00596A3A" w:rsidRDefault="00D25DDB" w:rsidP="00C80695">
            <w:pPr>
              <w:pStyle w:val="Default"/>
              <w:numPr>
                <w:ilvl w:val="0"/>
                <w:numId w:val="91"/>
              </w:numPr>
              <w:tabs>
                <w:tab w:val="clear" w:pos="720"/>
                <w:tab w:val="num" w:pos="1081"/>
              </w:tabs>
              <w:ind w:left="1081"/>
              <w:rPr>
                <w:rFonts w:ascii="Arial" w:hAnsi="Arial" w:cs="Arial"/>
                <w:sz w:val="20"/>
                <w:szCs w:val="20"/>
              </w:rPr>
            </w:pPr>
            <w:r w:rsidRPr="00596A3A">
              <w:rPr>
                <w:rFonts w:ascii="Arial" w:hAnsi="Arial" w:cs="Arial"/>
                <w:sz w:val="20"/>
                <w:szCs w:val="20"/>
              </w:rPr>
              <w:t>Kitesurf</w:t>
            </w:r>
          </w:p>
          <w:p w14:paraId="77E41441" w14:textId="77777777" w:rsidR="00E46C50" w:rsidRPr="00596A3A" w:rsidRDefault="00E46C50" w:rsidP="00C80695">
            <w:pPr>
              <w:pStyle w:val="Default"/>
              <w:numPr>
                <w:ilvl w:val="0"/>
                <w:numId w:val="91"/>
              </w:numPr>
              <w:tabs>
                <w:tab w:val="clear" w:pos="720"/>
                <w:tab w:val="num" w:pos="1081"/>
              </w:tabs>
              <w:ind w:left="1081"/>
              <w:rPr>
                <w:rFonts w:ascii="Arial" w:hAnsi="Arial" w:cs="Arial"/>
                <w:sz w:val="20"/>
                <w:szCs w:val="20"/>
              </w:rPr>
            </w:pPr>
            <w:r w:rsidRPr="00596A3A">
              <w:rPr>
                <w:rFonts w:ascii="Arial" w:hAnsi="Arial" w:cs="Arial"/>
                <w:sz w:val="20"/>
                <w:szCs w:val="20"/>
              </w:rPr>
              <w:t>Natación</w:t>
            </w:r>
          </w:p>
          <w:p w14:paraId="6BE78662" w14:textId="03EA0112" w:rsidR="00DA3E84" w:rsidRPr="00596A3A" w:rsidRDefault="00E46C50" w:rsidP="00C80695">
            <w:pPr>
              <w:pStyle w:val="Default"/>
              <w:numPr>
                <w:ilvl w:val="0"/>
                <w:numId w:val="91"/>
              </w:numPr>
              <w:tabs>
                <w:tab w:val="clear" w:pos="720"/>
                <w:tab w:val="num" w:pos="1081"/>
              </w:tabs>
              <w:ind w:left="1081"/>
              <w:rPr>
                <w:rFonts w:ascii="Arial" w:hAnsi="Arial" w:cs="Arial"/>
                <w:sz w:val="20"/>
                <w:szCs w:val="20"/>
              </w:rPr>
            </w:pPr>
            <w:r w:rsidRPr="00596A3A">
              <w:rPr>
                <w:rFonts w:ascii="Arial" w:hAnsi="Arial" w:cs="Arial"/>
                <w:sz w:val="20"/>
                <w:szCs w:val="20"/>
              </w:rPr>
              <w:t>Paddle</w:t>
            </w:r>
          </w:p>
          <w:p w14:paraId="2D8F002D" w14:textId="77777777" w:rsidR="00DA3E84" w:rsidRPr="00596A3A" w:rsidRDefault="00D25DDB" w:rsidP="00C80695">
            <w:pPr>
              <w:pStyle w:val="Default"/>
              <w:numPr>
                <w:ilvl w:val="0"/>
                <w:numId w:val="91"/>
              </w:numPr>
              <w:tabs>
                <w:tab w:val="clear" w:pos="720"/>
                <w:tab w:val="num" w:pos="1081"/>
              </w:tabs>
              <w:ind w:left="1081"/>
              <w:rPr>
                <w:rFonts w:ascii="Arial" w:hAnsi="Arial" w:cs="Arial"/>
                <w:sz w:val="20"/>
                <w:szCs w:val="20"/>
              </w:rPr>
            </w:pPr>
            <w:r w:rsidRPr="00596A3A">
              <w:rPr>
                <w:rFonts w:ascii="Arial" w:hAnsi="Arial" w:cs="Arial"/>
                <w:sz w:val="20"/>
                <w:szCs w:val="20"/>
              </w:rPr>
              <w:t>Velerismo, tabla vela (windsurf), hobie cat, o similares</w:t>
            </w:r>
          </w:p>
          <w:p w14:paraId="2CE7E482" w14:textId="77777777" w:rsidR="00B54919" w:rsidRPr="00596A3A" w:rsidRDefault="00B54919" w:rsidP="00C80695">
            <w:pPr>
              <w:pStyle w:val="Texto"/>
              <w:numPr>
                <w:ilvl w:val="0"/>
                <w:numId w:val="75"/>
              </w:numPr>
              <w:rPr>
                <w:rFonts w:ascii="Arial" w:hAnsi="Arial" w:cs="Arial"/>
                <w:sz w:val="20"/>
                <w:szCs w:val="20"/>
              </w:rPr>
            </w:pPr>
            <w:r w:rsidRPr="00596A3A">
              <w:rPr>
                <w:rFonts w:ascii="Arial" w:hAnsi="Arial" w:cs="Arial"/>
                <w:sz w:val="20"/>
                <w:szCs w:val="20"/>
              </w:rPr>
              <w:t xml:space="preserve">Educación ambiental </w:t>
            </w:r>
          </w:p>
          <w:p w14:paraId="57362492" w14:textId="77777777" w:rsidR="00B54919" w:rsidRPr="00596A3A" w:rsidRDefault="00B54919" w:rsidP="00C80695">
            <w:pPr>
              <w:pStyle w:val="Texto"/>
              <w:numPr>
                <w:ilvl w:val="0"/>
                <w:numId w:val="75"/>
              </w:numPr>
              <w:rPr>
                <w:rFonts w:ascii="Arial" w:hAnsi="Arial" w:cs="Arial"/>
                <w:sz w:val="20"/>
                <w:szCs w:val="20"/>
              </w:rPr>
            </w:pPr>
            <w:r w:rsidRPr="00596A3A">
              <w:rPr>
                <w:rFonts w:ascii="Arial" w:hAnsi="Arial" w:cs="Arial"/>
                <w:sz w:val="20"/>
                <w:szCs w:val="20"/>
              </w:rPr>
              <w:t>El uso de lámparas o cualquier otra fuente de luz directa para la observación de especies de fauna, salvo para colecta científica y monitoreo ambiental</w:t>
            </w:r>
          </w:p>
          <w:p w14:paraId="5325CA9B" w14:textId="77777777" w:rsidR="00B54919" w:rsidRPr="00596A3A" w:rsidRDefault="00B54919" w:rsidP="00C80695">
            <w:pPr>
              <w:pStyle w:val="Texto"/>
              <w:numPr>
                <w:ilvl w:val="0"/>
                <w:numId w:val="75"/>
              </w:numPr>
              <w:rPr>
                <w:rFonts w:ascii="Arial" w:hAnsi="Arial" w:cs="Arial"/>
                <w:sz w:val="20"/>
                <w:szCs w:val="20"/>
              </w:rPr>
            </w:pPr>
            <w:r w:rsidRPr="00596A3A">
              <w:rPr>
                <w:rFonts w:ascii="Arial" w:hAnsi="Arial" w:cs="Arial"/>
                <w:sz w:val="20"/>
                <w:szCs w:val="20"/>
              </w:rPr>
              <w:t>Extracción de arena</w:t>
            </w:r>
          </w:p>
          <w:p w14:paraId="6BDA86C8" w14:textId="77777777" w:rsidR="00B54919" w:rsidRPr="00596A3A" w:rsidRDefault="00B54919" w:rsidP="00C80695">
            <w:pPr>
              <w:pStyle w:val="Texto"/>
              <w:numPr>
                <w:ilvl w:val="0"/>
                <w:numId w:val="75"/>
              </w:numPr>
              <w:rPr>
                <w:rFonts w:ascii="Arial" w:hAnsi="Arial" w:cs="Arial"/>
                <w:sz w:val="20"/>
                <w:szCs w:val="20"/>
              </w:rPr>
            </w:pPr>
            <w:r w:rsidRPr="00596A3A">
              <w:rPr>
                <w:rFonts w:ascii="Arial" w:hAnsi="Arial" w:cs="Arial"/>
                <w:sz w:val="20"/>
                <w:szCs w:val="20"/>
              </w:rPr>
              <w:t>Introducir ejemplares o poblaciones exóticos de la vida silvestre *2</w:t>
            </w:r>
          </w:p>
          <w:p w14:paraId="397184C4" w14:textId="77777777" w:rsidR="00B54919" w:rsidRPr="00596A3A" w:rsidRDefault="00B54919" w:rsidP="00C80695">
            <w:pPr>
              <w:pStyle w:val="Texto"/>
              <w:numPr>
                <w:ilvl w:val="0"/>
                <w:numId w:val="75"/>
              </w:numPr>
              <w:rPr>
                <w:rFonts w:ascii="Arial" w:hAnsi="Arial" w:cs="Arial"/>
                <w:sz w:val="20"/>
                <w:szCs w:val="20"/>
              </w:rPr>
            </w:pPr>
            <w:r w:rsidRPr="00596A3A">
              <w:rPr>
                <w:rFonts w:ascii="Arial" w:hAnsi="Arial" w:cs="Arial"/>
                <w:sz w:val="20"/>
                <w:szCs w:val="20"/>
              </w:rPr>
              <w:t xml:space="preserve">Introducir organismos genéticamente modificados </w:t>
            </w:r>
          </w:p>
          <w:p w14:paraId="20A944BC" w14:textId="4870827E" w:rsidR="009E6661" w:rsidRPr="00596A3A" w:rsidRDefault="009E6661" w:rsidP="00C80695">
            <w:pPr>
              <w:pStyle w:val="Texto"/>
              <w:numPr>
                <w:ilvl w:val="0"/>
                <w:numId w:val="75"/>
              </w:numPr>
              <w:rPr>
                <w:rFonts w:ascii="Arial" w:hAnsi="Arial" w:cs="Arial"/>
                <w:sz w:val="20"/>
                <w:szCs w:val="20"/>
              </w:rPr>
            </w:pPr>
            <w:r w:rsidRPr="00596A3A">
              <w:rPr>
                <w:rFonts w:ascii="Arial" w:hAnsi="Arial" w:cs="Arial"/>
                <w:sz w:val="20"/>
                <w:szCs w:val="20"/>
              </w:rPr>
              <w:t>Pesca</w:t>
            </w:r>
          </w:p>
          <w:p w14:paraId="233EC75C" w14:textId="77777777" w:rsidR="00B54919" w:rsidRPr="00596A3A" w:rsidRDefault="00B54919" w:rsidP="00C80695">
            <w:pPr>
              <w:pStyle w:val="Texto"/>
              <w:numPr>
                <w:ilvl w:val="0"/>
                <w:numId w:val="75"/>
              </w:numPr>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3A72D1A4" w14:textId="77777777" w:rsidR="00B54919" w:rsidRPr="00596A3A" w:rsidRDefault="00B54919" w:rsidP="00C80695">
            <w:pPr>
              <w:pStyle w:val="Texto"/>
              <w:numPr>
                <w:ilvl w:val="0"/>
                <w:numId w:val="75"/>
              </w:numPr>
              <w:rPr>
                <w:rFonts w:ascii="Arial" w:hAnsi="Arial" w:cs="Arial"/>
                <w:sz w:val="20"/>
                <w:szCs w:val="20"/>
              </w:rPr>
            </w:pPr>
            <w:r w:rsidRPr="00596A3A">
              <w:rPr>
                <w:rFonts w:ascii="Arial" w:hAnsi="Arial" w:cs="Arial"/>
                <w:sz w:val="20"/>
                <w:szCs w:val="20"/>
              </w:rPr>
              <w:lastRenderedPageBreak/>
              <w:t xml:space="preserve">Remover o alterar el fondo marino o provocar suspensión de sedimentos </w:t>
            </w:r>
          </w:p>
          <w:p w14:paraId="19E41440" w14:textId="3E347C35" w:rsidR="00B54919" w:rsidRPr="00596A3A" w:rsidRDefault="00B54919" w:rsidP="00C80695">
            <w:pPr>
              <w:pStyle w:val="Texto"/>
              <w:numPr>
                <w:ilvl w:val="0"/>
                <w:numId w:val="75"/>
              </w:numPr>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tc>
      </w:tr>
      <w:tr w:rsidR="00B54919" w:rsidRPr="00596A3A" w14:paraId="467B01C9" w14:textId="77777777" w:rsidTr="00D103F7">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63E46970" w14:textId="18BE95B9" w:rsidR="00B54919" w:rsidRPr="00596A3A" w:rsidRDefault="00B54919" w:rsidP="00C80695">
            <w:pPr>
              <w:pStyle w:val="Texto"/>
              <w:rPr>
                <w:rFonts w:ascii="Arial" w:hAnsi="Arial" w:cs="Arial"/>
                <w:sz w:val="20"/>
                <w:szCs w:val="20"/>
              </w:rPr>
            </w:pPr>
            <w:r w:rsidRPr="00596A3A">
              <w:rPr>
                <w:rFonts w:ascii="Arial" w:hAnsi="Arial" w:cs="Arial"/>
                <w:sz w:val="20"/>
                <w:szCs w:val="20"/>
              </w:rPr>
              <w:lastRenderedPageBreak/>
              <w:t>1 El buceo con tiburón toro únicamente con el acompañamiento de guías especializados.</w:t>
            </w:r>
          </w:p>
          <w:p w14:paraId="4CADE6C5" w14:textId="77777777" w:rsidR="00B54919" w:rsidRPr="00596A3A" w:rsidRDefault="00B54919" w:rsidP="00C80695">
            <w:pPr>
              <w:pStyle w:val="Texto"/>
              <w:rPr>
                <w:rFonts w:ascii="Arial" w:hAnsi="Arial" w:cs="Arial"/>
              </w:rPr>
            </w:pPr>
            <w:r w:rsidRPr="00596A3A">
              <w:rPr>
                <w:rFonts w:ascii="Arial" w:hAnsi="Arial" w:cs="Arial"/>
                <w:sz w:val="20"/>
                <w:szCs w:val="20"/>
              </w:rPr>
              <w:t>2 Conforme a lo previsto por el artículo 3, fracciones XIV y XVIIl de la Ley General de Vida Silvestre.</w:t>
            </w:r>
          </w:p>
        </w:tc>
      </w:tr>
    </w:tbl>
    <w:p w14:paraId="78005D46" w14:textId="77777777" w:rsidR="00B54919" w:rsidRPr="00596A3A" w:rsidRDefault="00B54919" w:rsidP="00C80695">
      <w:pPr>
        <w:spacing w:before="0" w:after="0" w:line="240" w:lineRule="auto"/>
        <w:rPr>
          <w:rFonts w:ascii="Arial" w:eastAsia="Times New Roman" w:hAnsi="Arial" w:cs="Arial"/>
          <w:lang w:eastAsia="es-MX"/>
        </w:rPr>
      </w:pPr>
    </w:p>
    <w:p w14:paraId="41073DCA" w14:textId="77777777" w:rsidR="00B54919" w:rsidRPr="00596A3A" w:rsidRDefault="00B54919" w:rsidP="00C80695">
      <w:pPr>
        <w:spacing w:before="0" w:after="0" w:line="240" w:lineRule="auto"/>
        <w:jc w:val="center"/>
        <w:rPr>
          <w:rFonts w:ascii="Arial" w:hAnsi="Arial" w:cs="Arial"/>
        </w:rPr>
      </w:pPr>
      <w:r w:rsidRPr="00596A3A">
        <w:rPr>
          <w:rFonts w:ascii="Arial" w:hAnsi="Arial" w:cs="Arial"/>
          <w:noProof/>
          <w:lang w:val="es-ES" w:eastAsia="es-ES"/>
        </w:rPr>
        <w:drawing>
          <wp:inline distT="0" distB="0" distL="0" distR="0" wp14:anchorId="0D207B3F" wp14:editId="4A29AEB7">
            <wp:extent cx="3337116" cy="4318622"/>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IG\RB Caribe Mexicano 2016\Subzonificacion 2017\img\10feb\RBCM_Subzonificacion_10feb_Aprov_especial_Submarino.jpg"/>
                    <pic:cNvPicPr>
                      <a:picLocks noChangeAspect="1" noChangeArrowheads="1"/>
                    </pic:cNvPicPr>
                  </pic:nvPicPr>
                  <pic:blipFill>
                    <a:blip r:embed="rId27" cstate="screen">
                      <a:extLst>
                        <a:ext uri="{28A0092B-C50C-407E-A947-70E740481C1C}">
                          <a14:useLocalDpi xmlns:a14="http://schemas.microsoft.com/office/drawing/2010/main"/>
                        </a:ext>
                      </a:extLst>
                    </a:blip>
                    <a:stretch>
                      <a:fillRect/>
                    </a:stretch>
                  </pic:blipFill>
                  <pic:spPr bwMode="auto">
                    <a:xfrm>
                      <a:off x="0" y="0"/>
                      <a:ext cx="3337116" cy="4318622"/>
                    </a:xfrm>
                    <a:prstGeom prst="rect">
                      <a:avLst/>
                    </a:prstGeom>
                    <a:noFill/>
                    <a:ln>
                      <a:noFill/>
                    </a:ln>
                  </pic:spPr>
                </pic:pic>
              </a:graphicData>
            </a:graphic>
          </wp:inline>
        </w:drawing>
      </w:r>
    </w:p>
    <w:p w14:paraId="4DDA55DC" w14:textId="77777777" w:rsidR="00B54919" w:rsidRPr="00596A3A" w:rsidRDefault="00B54919" w:rsidP="00C80695">
      <w:pPr>
        <w:spacing w:before="0" w:after="0" w:line="240" w:lineRule="auto"/>
        <w:jc w:val="center"/>
        <w:rPr>
          <w:rFonts w:ascii="Arial" w:hAnsi="Arial" w:cs="Arial"/>
        </w:rPr>
      </w:pPr>
    </w:p>
    <w:p w14:paraId="4C1CACD7" w14:textId="77777777" w:rsidR="00B54919" w:rsidRPr="00596A3A" w:rsidRDefault="00B54919" w:rsidP="00C80695">
      <w:pPr>
        <w:spacing w:before="0" w:after="0" w:line="240" w:lineRule="auto"/>
        <w:jc w:val="center"/>
        <w:rPr>
          <w:rFonts w:ascii="Arial" w:hAnsi="Arial" w:cs="Arial"/>
        </w:rPr>
      </w:pPr>
    </w:p>
    <w:p w14:paraId="48346E14" w14:textId="0B704268" w:rsidR="00B54919" w:rsidRPr="00596A3A" w:rsidRDefault="00B54919" w:rsidP="00C80695">
      <w:pPr>
        <w:pStyle w:val="Ttulo3"/>
        <w:spacing w:before="0"/>
        <w:rPr>
          <w:color w:val="auto"/>
        </w:rPr>
      </w:pPr>
      <w:bookmarkStart w:id="164" w:name="_Toc475357027"/>
      <w:bookmarkStart w:id="165" w:name="_Toc483396511"/>
      <w:r w:rsidRPr="00596A3A">
        <w:rPr>
          <w:color w:val="auto"/>
        </w:rPr>
        <w:t xml:space="preserve">Subzona de Aprovechamiento Sustentable de los Recursos Naturales </w:t>
      </w:r>
      <w:r w:rsidR="00C63C59" w:rsidRPr="00596A3A">
        <w:rPr>
          <w:color w:val="auto"/>
        </w:rPr>
        <w:t xml:space="preserve">Refugio </w:t>
      </w:r>
      <w:r w:rsidRPr="00596A3A">
        <w:rPr>
          <w:color w:val="auto"/>
        </w:rPr>
        <w:t>Akumal</w:t>
      </w:r>
      <w:bookmarkEnd w:id="164"/>
      <w:r w:rsidRPr="00596A3A">
        <w:rPr>
          <w:color w:val="auto"/>
        </w:rPr>
        <w:t xml:space="preserve"> </w:t>
      </w:r>
      <w:r w:rsidR="00236CF7" w:rsidRPr="00596A3A">
        <w:rPr>
          <w:color w:val="auto"/>
        </w:rPr>
        <w:t>Franja Marin</w:t>
      </w:r>
      <w:r w:rsidR="00414E22" w:rsidRPr="00596A3A">
        <w:rPr>
          <w:color w:val="auto"/>
        </w:rPr>
        <w:t>o Costera</w:t>
      </w:r>
      <w:bookmarkEnd w:id="165"/>
    </w:p>
    <w:p w14:paraId="1E6FBE79" w14:textId="77777777" w:rsidR="00B54919" w:rsidRPr="00596A3A" w:rsidRDefault="00B54919" w:rsidP="00C80695">
      <w:pPr>
        <w:pStyle w:val="Texto"/>
        <w:jc w:val="both"/>
        <w:rPr>
          <w:rFonts w:ascii="Arial" w:hAnsi="Arial" w:cs="Arial"/>
          <w:sz w:val="22"/>
          <w:szCs w:val="22"/>
        </w:rPr>
      </w:pPr>
    </w:p>
    <w:p w14:paraId="3FEAED31" w14:textId="2CE8E195" w:rsidR="00B54919" w:rsidRPr="00596A3A" w:rsidRDefault="00B54919" w:rsidP="00C80695">
      <w:pPr>
        <w:spacing w:before="0" w:after="0" w:line="240" w:lineRule="auto"/>
        <w:rPr>
          <w:rFonts w:ascii="Arial" w:hAnsi="Arial" w:cs="Arial"/>
        </w:rPr>
      </w:pPr>
      <w:r w:rsidRPr="00596A3A">
        <w:rPr>
          <w:rFonts w:ascii="Arial" w:hAnsi="Arial" w:cs="Arial"/>
        </w:rPr>
        <w:t>Esta subzona presenta una superficie total de 1,180.3</w:t>
      </w:r>
      <w:r w:rsidR="00462A5A" w:rsidRPr="00596A3A">
        <w:rPr>
          <w:rFonts w:ascii="Arial" w:hAnsi="Arial" w:cs="Arial"/>
        </w:rPr>
        <w:t>3</w:t>
      </w:r>
      <w:r w:rsidRPr="00596A3A">
        <w:rPr>
          <w:rFonts w:ascii="Arial" w:hAnsi="Arial" w:cs="Arial"/>
        </w:rPr>
        <w:t xml:space="preserve"> hectáreas, conformada por un polígono marino ubicado al centro del estado de Quintana Roo, que inicia a la altura de la caleta Yaku, prolongándose hasta el sur del polígono del Santuario de Xcacel Xcacelito, de aproximadamente 1 km de ancho.</w:t>
      </w:r>
    </w:p>
    <w:p w14:paraId="329A4459" w14:textId="77777777" w:rsidR="00B54919" w:rsidRPr="00596A3A" w:rsidRDefault="00B54919" w:rsidP="00C80695">
      <w:pPr>
        <w:spacing w:before="0" w:after="0" w:line="240" w:lineRule="auto"/>
        <w:rPr>
          <w:rFonts w:ascii="Arial" w:hAnsi="Arial" w:cs="Arial"/>
        </w:rPr>
      </w:pPr>
    </w:p>
    <w:p w14:paraId="633CD21D" w14:textId="77777777" w:rsidR="00B54919" w:rsidRPr="00596A3A" w:rsidRDefault="00B54919" w:rsidP="00C80695">
      <w:pPr>
        <w:spacing w:before="0" w:after="0" w:line="240" w:lineRule="auto"/>
        <w:rPr>
          <w:rFonts w:ascii="Arial" w:hAnsi="Arial" w:cs="Arial"/>
        </w:rPr>
      </w:pPr>
      <w:r w:rsidRPr="00596A3A">
        <w:rPr>
          <w:rFonts w:ascii="Arial" w:hAnsi="Arial" w:cs="Arial"/>
        </w:rPr>
        <w:t xml:space="preserve">Dicha superficie abarca los siguientes instrumentos: Acuerdo por el que se establece con el nombre de Bahía de Akumal el área de refugio para la protección de las especies de tortugas, corales y pastos marinos, la porción marina ubicada frente a los poblados de San Miguel, Akumal, Aventuras, Bahía Príncipe, Chemuyil, Xcacel-Xcacelito y La Esperanza, en el Estado de Quintana Roo (SEMARNAT, 2016), y el Acuerdo por el que se establece una zona de refugio pesquero en aguas marinas de jurisdicción federal ubicadas en la zona de Akumal en el </w:t>
      </w:r>
      <w:r w:rsidRPr="00596A3A">
        <w:rPr>
          <w:rFonts w:ascii="Arial" w:hAnsi="Arial" w:cs="Arial"/>
        </w:rPr>
        <w:lastRenderedPageBreak/>
        <w:t>Estado de Quintana Roo (SAGARPA, 2015) de 988 hectáreas, conformada por la Bahía de Akumal Sur, Bahía Akumal Norte, Bahía Jade y Bahía Caracoles, con profundidades menores de 5 metros que constituyen lagunas arrecifales, ya que se encuentran bordeadas por arrecifes de barrera y praderas de pastos marinos.</w:t>
      </w:r>
    </w:p>
    <w:p w14:paraId="2F557CD3" w14:textId="77777777" w:rsidR="00B54919" w:rsidRPr="00596A3A" w:rsidRDefault="00B54919" w:rsidP="00C80695">
      <w:pPr>
        <w:spacing w:before="0" w:after="0" w:line="240" w:lineRule="auto"/>
        <w:rPr>
          <w:rFonts w:ascii="Arial" w:hAnsi="Arial" w:cs="Arial"/>
        </w:rPr>
      </w:pPr>
    </w:p>
    <w:p w14:paraId="7DA27FC4" w14:textId="5AE644C2" w:rsidR="00B54919" w:rsidRPr="00596A3A" w:rsidRDefault="00B54919" w:rsidP="00C80695">
      <w:pPr>
        <w:spacing w:before="0" w:after="0" w:line="240" w:lineRule="auto"/>
        <w:rPr>
          <w:rFonts w:ascii="Arial" w:hAnsi="Arial" w:cs="Arial"/>
        </w:rPr>
      </w:pPr>
      <w:r w:rsidRPr="00596A3A">
        <w:rPr>
          <w:rFonts w:ascii="Arial" w:hAnsi="Arial" w:cs="Arial"/>
        </w:rPr>
        <w:t>Dicho acuerdo</w:t>
      </w:r>
      <w:r w:rsidR="0028613A" w:rsidRPr="00596A3A">
        <w:rPr>
          <w:rFonts w:ascii="Arial" w:hAnsi="Arial" w:cs="Arial"/>
        </w:rPr>
        <w:t xml:space="preserve"> pesquero</w:t>
      </w:r>
      <w:r w:rsidRPr="00596A3A">
        <w:rPr>
          <w:rFonts w:ascii="Arial" w:hAnsi="Arial" w:cs="Arial"/>
        </w:rPr>
        <w:t xml:space="preserve"> establece que esta </w:t>
      </w:r>
      <w:r w:rsidR="0028613A" w:rsidRPr="00596A3A">
        <w:rPr>
          <w:rFonts w:ascii="Arial" w:hAnsi="Arial" w:cs="Arial"/>
        </w:rPr>
        <w:t>zona</w:t>
      </w:r>
      <w:r w:rsidRPr="00596A3A">
        <w:rPr>
          <w:rFonts w:ascii="Arial" w:hAnsi="Arial" w:cs="Arial"/>
        </w:rPr>
        <w:t xml:space="preserve"> de refugio representa una medida de manejo complementaria para la conservación y aprovechamiento sustentable de las especies de interés pesquero, ya que constituye la delimitación de un polígono para la conservación </w:t>
      </w:r>
      <w:r w:rsidRPr="00596A3A">
        <w:rPr>
          <w:rFonts w:ascii="Arial" w:hAnsi="Arial" w:cs="Arial"/>
          <w:lang w:eastAsia="es-ES"/>
        </w:rPr>
        <w:t>y aprovechamiento sustentable</w:t>
      </w:r>
      <w:r w:rsidRPr="00596A3A">
        <w:rPr>
          <w:rFonts w:ascii="Arial" w:hAnsi="Arial" w:cs="Arial"/>
        </w:rPr>
        <w:t xml:space="preserve"> de especies de importancia comercial y deportivo-recreativa. Destaca que es un sitio donde se han registrado procesos de reproducción y crianza de diversas especies que sustentan pesquerías locales, por lo que la reducción de la mortalidad por pesca y su manejo pesquero diferenciado contribuirá al crecimiento de biomasa que puede dispersarse hacia otras zonas de pesca adyacentes</w:t>
      </w:r>
    </w:p>
    <w:p w14:paraId="5E0C8F97" w14:textId="77777777" w:rsidR="00B54919" w:rsidRPr="00596A3A" w:rsidRDefault="00B54919" w:rsidP="00C80695">
      <w:pPr>
        <w:spacing w:before="0" w:after="0" w:line="240" w:lineRule="auto"/>
        <w:rPr>
          <w:rFonts w:ascii="Arial" w:hAnsi="Arial" w:cs="Arial"/>
        </w:rPr>
      </w:pPr>
    </w:p>
    <w:p w14:paraId="22ED8AC5" w14:textId="77777777" w:rsidR="00B54919" w:rsidRPr="00596A3A" w:rsidRDefault="00B54919" w:rsidP="00C80695">
      <w:pPr>
        <w:spacing w:before="0" w:after="0" w:line="240" w:lineRule="auto"/>
        <w:rPr>
          <w:rFonts w:ascii="Arial" w:hAnsi="Arial" w:cs="Arial"/>
        </w:rPr>
      </w:pPr>
      <w:r w:rsidRPr="00596A3A">
        <w:rPr>
          <w:rFonts w:ascii="Arial" w:hAnsi="Arial" w:cs="Arial"/>
        </w:rPr>
        <w:t xml:space="preserve">Los refugios pesqueros protegen hábitats críticos, especialmente áreas de reproducción, alimentación y crianza de especies marinas, esenciales para el mantenimiento del capital natural del mar. Estas áreas complementan los esfuerzos de conservación </w:t>
      </w:r>
      <w:r w:rsidRPr="00596A3A">
        <w:rPr>
          <w:rFonts w:ascii="Arial" w:hAnsi="Arial" w:cs="Arial"/>
          <w:lang w:eastAsia="es-ES"/>
        </w:rPr>
        <w:t>y aprovechamiento sustentable</w:t>
      </w:r>
      <w:r w:rsidRPr="00596A3A">
        <w:rPr>
          <w:rFonts w:ascii="Arial" w:hAnsi="Arial" w:cs="Arial"/>
        </w:rPr>
        <w:t xml:space="preserve"> de las Áreas Naturales Protegidas, ya que limitan la pesca extractiva y permiten la conservación</w:t>
      </w:r>
      <w:r w:rsidRPr="00596A3A">
        <w:rPr>
          <w:rFonts w:ascii="Arial" w:hAnsi="Arial" w:cs="Arial"/>
          <w:lang w:eastAsia="es-ES"/>
        </w:rPr>
        <w:t xml:space="preserve"> y aprovechamiento sustentable</w:t>
      </w:r>
      <w:r w:rsidRPr="00596A3A">
        <w:rPr>
          <w:rFonts w:ascii="Arial" w:hAnsi="Arial" w:cs="Arial"/>
        </w:rPr>
        <w:t xml:space="preserve"> del ecosistema y la restauración natural de sus funciones y estructura.</w:t>
      </w:r>
    </w:p>
    <w:p w14:paraId="0DF16529" w14:textId="77777777" w:rsidR="00B54919" w:rsidRPr="00596A3A" w:rsidRDefault="00B54919" w:rsidP="00C80695">
      <w:pPr>
        <w:spacing w:before="0" w:after="0" w:line="240" w:lineRule="auto"/>
        <w:rPr>
          <w:rFonts w:ascii="Arial" w:hAnsi="Arial" w:cs="Arial"/>
        </w:rPr>
      </w:pPr>
    </w:p>
    <w:p w14:paraId="00C29537" w14:textId="12A54E75" w:rsidR="00B54919" w:rsidRPr="00596A3A" w:rsidRDefault="00B54919" w:rsidP="00C80695">
      <w:pPr>
        <w:spacing w:before="0" w:after="0" w:line="240" w:lineRule="auto"/>
        <w:rPr>
          <w:rFonts w:ascii="Arial" w:hAnsi="Arial" w:cs="Arial"/>
        </w:rPr>
      </w:pPr>
      <w:r w:rsidRPr="00596A3A">
        <w:rPr>
          <w:rFonts w:ascii="Arial" w:hAnsi="Arial" w:cs="Arial"/>
        </w:rPr>
        <w:t xml:space="preserve">Esta subzona contiene </w:t>
      </w:r>
      <w:r w:rsidR="005B2A09" w:rsidRPr="00596A3A">
        <w:rPr>
          <w:rFonts w:ascii="Arial" w:hAnsi="Arial" w:cs="Arial"/>
        </w:rPr>
        <w:t>las caletas conocidas como Yalkú</w:t>
      </w:r>
      <w:r w:rsidRPr="00596A3A">
        <w:rPr>
          <w:rFonts w:ascii="Arial" w:hAnsi="Arial" w:cs="Arial"/>
        </w:rPr>
        <w:t xml:space="preserve"> y Yaku, pequeñas bahías, y unidades arrecifales en la porción marina. Su frente arrecifal consiste de cordilleras y canales vagamente unidos en tres terrazas estrechas (Muñoz-Chagín &amp; de la Cruz-Agüero 1993; Roy R., 2004). A profundidades alrededor de los 13 metros, una planicie de arena de aproximadamente 10 m de ancho separa las cordilleras de bajo relieve (30m en un fondo duro que se inclina y baja hasta unos 65m en el Canal de Yucatán (Roy R., 2004).</w:t>
      </w:r>
    </w:p>
    <w:p w14:paraId="43E2FEC0" w14:textId="77777777" w:rsidR="00B54919" w:rsidRPr="00596A3A" w:rsidRDefault="00B54919" w:rsidP="00C80695">
      <w:pPr>
        <w:spacing w:before="0" w:after="0" w:line="240" w:lineRule="auto"/>
        <w:rPr>
          <w:rFonts w:ascii="Arial" w:hAnsi="Arial" w:cs="Arial"/>
        </w:rPr>
      </w:pPr>
    </w:p>
    <w:p w14:paraId="7653E630" w14:textId="04079A3E" w:rsidR="00B54919" w:rsidRPr="00596A3A" w:rsidRDefault="00B54919" w:rsidP="00C80695">
      <w:pPr>
        <w:spacing w:before="0" w:after="0" w:line="240" w:lineRule="auto"/>
        <w:rPr>
          <w:rFonts w:ascii="Arial" w:hAnsi="Arial" w:cs="Arial"/>
        </w:rPr>
      </w:pPr>
      <w:r w:rsidRPr="00596A3A">
        <w:rPr>
          <w:rFonts w:ascii="Arial" w:hAnsi="Arial" w:cs="Arial"/>
          <w:szCs w:val="20"/>
        </w:rPr>
        <w:t xml:space="preserve">La especie con mayor dominancia es </w:t>
      </w:r>
      <w:r w:rsidRPr="00596A3A">
        <w:rPr>
          <w:rFonts w:ascii="Arial" w:hAnsi="Arial" w:cs="Arial"/>
          <w:i/>
          <w:szCs w:val="20"/>
        </w:rPr>
        <w:t>Porites astreoides</w:t>
      </w:r>
      <w:r w:rsidRPr="00596A3A">
        <w:rPr>
          <w:rFonts w:ascii="Arial" w:hAnsi="Arial" w:cs="Arial"/>
          <w:szCs w:val="20"/>
        </w:rPr>
        <w:t xml:space="preserve">, seguido por </w:t>
      </w:r>
      <w:r w:rsidRPr="00596A3A">
        <w:rPr>
          <w:rFonts w:ascii="Arial" w:hAnsi="Arial" w:cs="Arial"/>
          <w:i/>
          <w:szCs w:val="20"/>
        </w:rPr>
        <w:t>Agaricia agaricites</w:t>
      </w:r>
      <w:r w:rsidRPr="00596A3A">
        <w:rPr>
          <w:rFonts w:ascii="Arial" w:hAnsi="Arial" w:cs="Arial"/>
          <w:szCs w:val="20"/>
        </w:rPr>
        <w:t xml:space="preserve"> y </w:t>
      </w:r>
      <w:r w:rsidR="00D74CB8" w:rsidRPr="00596A3A">
        <w:rPr>
          <w:rFonts w:ascii="Arial" w:hAnsi="Arial" w:cs="Arial"/>
          <w:i/>
          <w:iCs/>
          <w:szCs w:val="20"/>
        </w:rPr>
        <w:t>Orbicella</w:t>
      </w:r>
      <w:r w:rsidR="00D74CB8" w:rsidRPr="00596A3A" w:rsidDel="00D74CB8">
        <w:rPr>
          <w:rFonts w:ascii="Arial" w:hAnsi="Arial" w:cs="Arial"/>
          <w:i/>
          <w:sz w:val="24"/>
          <w:szCs w:val="20"/>
        </w:rPr>
        <w:t xml:space="preserve"> </w:t>
      </w:r>
      <w:r w:rsidRPr="00596A3A">
        <w:rPr>
          <w:rFonts w:ascii="Arial" w:hAnsi="Arial" w:cs="Arial"/>
          <w:i/>
          <w:szCs w:val="20"/>
        </w:rPr>
        <w:t>faveolata</w:t>
      </w:r>
      <w:r w:rsidRPr="00596A3A">
        <w:rPr>
          <w:rFonts w:ascii="Arial" w:hAnsi="Arial" w:cs="Arial"/>
          <w:szCs w:val="20"/>
        </w:rPr>
        <w:t xml:space="preserve">. En cuanto al porcentaje de colonias vivas, las especies con mayor dominancia son </w:t>
      </w:r>
      <w:r w:rsidRPr="00596A3A">
        <w:rPr>
          <w:rFonts w:ascii="Arial" w:hAnsi="Arial" w:cs="Arial"/>
          <w:i/>
          <w:szCs w:val="20"/>
        </w:rPr>
        <w:t>Porites</w:t>
      </w:r>
      <w:r w:rsidRPr="00596A3A">
        <w:rPr>
          <w:rFonts w:ascii="Arial" w:hAnsi="Arial" w:cs="Arial"/>
          <w:szCs w:val="20"/>
        </w:rPr>
        <w:t xml:space="preserve"> </w:t>
      </w:r>
      <w:r w:rsidRPr="00596A3A">
        <w:rPr>
          <w:rFonts w:ascii="Arial" w:hAnsi="Arial" w:cs="Arial"/>
          <w:i/>
          <w:szCs w:val="20"/>
        </w:rPr>
        <w:t>astreoides</w:t>
      </w:r>
      <w:r w:rsidRPr="00596A3A">
        <w:rPr>
          <w:rFonts w:ascii="Arial" w:hAnsi="Arial" w:cs="Arial"/>
          <w:szCs w:val="20"/>
        </w:rPr>
        <w:t xml:space="preserve"> (35%) y </w:t>
      </w:r>
      <w:r w:rsidRPr="00596A3A">
        <w:rPr>
          <w:rFonts w:ascii="Arial" w:hAnsi="Arial" w:cs="Arial"/>
          <w:i/>
          <w:szCs w:val="20"/>
        </w:rPr>
        <w:t>Siderastrea siderea</w:t>
      </w:r>
      <w:r w:rsidRPr="00596A3A">
        <w:rPr>
          <w:rFonts w:ascii="Arial" w:hAnsi="Arial" w:cs="Arial"/>
          <w:szCs w:val="20"/>
        </w:rPr>
        <w:t xml:space="preserve"> (22%). Entre las especies con menor porcentaje de colonias vivas figuran </w:t>
      </w:r>
      <w:r w:rsidRPr="00596A3A">
        <w:rPr>
          <w:rFonts w:ascii="Arial" w:hAnsi="Arial" w:cs="Arial"/>
          <w:i/>
          <w:szCs w:val="20"/>
        </w:rPr>
        <w:t xml:space="preserve">Acropora </w:t>
      </w:r>
      <w:r w:rsidR="00346618" w:rsidRPr="00596A3A">
        <w:rPr>
          <w:rFonts w:ascii="Arial" w:hAnsi="Arial" w:cs="Arial"/>
          <w:i/>
          <w:szCs w:val="20"/>
        </w:rPr>
        <w:t>c</w:t>
      </w:r>
      <w:r w:rsidRPr="00596A3A">
        <w:rPr>
          <w:rFonts w:ascii="Arial" w:hAnsi="Arial" w:cs="Arial"/>
          <w:i/>
          <w:szCs w:val="20"/>
        </w:rPr>
        <w:t>ervicornis</w:t>
      </w:r>
      <w:r w:rsidRPr="00596A3A">
        <w:rPr>
          <w:rFonts w:ascii="Arial" w:hAnsi="Arial" w:cs="Arial"/>
          <w:szCs w:val="20"/>
        </w:rPr>
        <w:t xml:space="preserve"> (4%), </w:t>
      </w:r>
      <w:r w:rsidRPr="00596A3A">
        <w:rPr>
          <w:rFonts w:ascii="Arial" w:hAnsi="Arial" w:cs="Arial"/>
          <w:i/>
          <w:szCs w:val="20"/>
        </w:rPr>
        <w:t>Millepora complanata</w:t>
      </w:r>
      <w:r w:rsidRPr="00596A3A">
        <w:rPr>
          <w:rFonts w:ascii="Arial" w:hAnsi="Arial" w:cs="Arial"/>
          <w:szCs w:val="20"/>
        </w:rPr>
        <w:t xml:space="preserve"> (6%) y </w:t>
      </w:r>
      <w:r w:rsidRPr="00596A3A">
        <w:rPr>
          <w:rFonts w:ascii="Arial" w:hAnsi="Arial" w:cs="Arial"/>
          <w:i/>
          <w:szCs w:val="20"/>
        </w:rPr>
        <w:t>Diploria strigosa</w:t>
      </w:r>
      <w:r w:rsidRPr="00596A3A">
        <w:rPr>
          <w:rFonts w:ascii="Arial" w:hAnsi="Arial" w:cs="Arial"/>
          <w:szCs w:val="20"/>
        </w:rPr>
        <w:t xml:space="preserve"> (5%). Sin embargo, también destaca la presencia de otras especies de coral como cuerno de alce (</w:t>
      </w:r>
      <w:r w:rsidRPr="00596A3A">
        <w:rPr>
          <w:rFonts w:ascii="Arial" w:hAnsi="Arial" w:cs="Arial"/>
          <w:i/>
          <w:szCs w:val="20"/>
        </w:rPr>
        <w:t>Acropora palmata</w:t>
      </w:r>
      <w:r w:rsidRPr="00596A3A">
        <w:rPr>
          <w:rFonts w:ascii="Arial" w:hAnsi="Arial" w:cs="Arial"/>
          <w:szCs w:val="20"/>
        </w:rPr>
        <w:t xml:space="preserve">), cuerno </w:t>
      </w:r>
      <w:r w:rsidRPr="00596A3A">
        <w:rPr>
          <w:rFonts w:ascii="Arial" w:hAnsi="Arial" w:cs="Arial"/>
        </w:rPr>
        <w:t>de ciervo (</w:t>
      </w:r>
      <w:r w:rsidRPr="00596A3A">
        <w:rPr>
          <w:rFonts w:ascii="Arial" w:hAnsi="Arial" w:cs="Arial"/>
          <w:i/>
        </w:rPr>
        <w:t>Acropora cervicornis</w:t>
      </w:r>
      <w:r w:rsidRPr="00596A3A">
        <w:rPr>
          <w:rFonts w:ascii="Arial" w:hAnsi="Arial" w:cs="Arial"/>
        </w:rPr>
        <w:t>), corales blandos o abanicos de mar (</w:t>
      </w:r>
      <w:r w:rsidRPr="00596A3A">
        <w:rPr>
          <w:rFonts w:ascii="Arial" w:hAnsi="Arial" w:cs="Arial"/>
          <w:i/>
        </w:rPr>
        <w:t>Plexaura homomalla</w:t>
      </w:r>
      <w:r w:rsidRPr="00596A3A">
        <w:rPr>
          <w:rFonts w:ascii="Arial" w:hAnsi="Arial" w:cs="Arial"/>
        </w:rPr>
        <w:t xml:space="preserve"> y </w:t>
      </w:r>
      <w:r w:rsidRPr="00596A3A">
        <w:rPr>
          <w:rFonts w:ascii="Arial" w:hAnsi="Arial" w:cs="Arial"/>
          <w:i/>
        </w:rPr>
        <w:t>Plexaura</w:t>
      </w:r>
      <w:r w:rsidRPr="00596A3A">
        <w:rPr>
          <w:rFonts w:ascii="Arial" w:hAnsi="Arial" w:cs="Arial"/>
        </w:rPr>
        <w:t xml:space="preserve"> </w:t>
      </w:r>
      <w:r w:rsidRPr="00596A3A">
        <w:rPr>
          <w:rFonts w:ascii="Arial" w:hAnsi="Arial" w:cs="Arial"/>
          <w:i/>
        </w:rPr>
        <w:t>dichotoma</w:t>
      </w:r>
      <w:r w:rsidRPr="00596A3A">
        <w:rPr>
          <w:rFonts w:ascii="Arial" w:hAnsi="Arial" w:cs="Arial"/>
        </w:rPr>
        <w:t>).</w:t>
      </w:r>
    </w:p>
    <w:p w14:paraId="3A6A7DA3" w14:textId="77777777" w:rsidR="003474BE" w:rsidRPr="00596A3A" w:rsidRDefault="003474BE" w:rsidP="00C80695">
      <w:pPr>
        <w:spacing w:before="0" w:after="0" w:line="240" w:lineRule="auto"/>
        <w:rPr>
          <w:rFonts w:ascii="Arial" w:hAnsi="Arial" w:cs="Arial"/>
        </w:rPr>
      </w:pPr>
    </w:p>
    <w:p w14:paraId="60C866D8" w14:textId="77777777" w:rsidR="00B54919" w:rsidRPr="00596A3A" w:rsidRDefault="00B54919" w:rsidP="00C80695">
      <w:pPr>
        <w:spacing w:before="0" w:after="0" w:line="240" w:lineRule="auto"/>
        <w:rPr>
          <w:rFonts w:ascii="Arial" w:hAnsi="Arial" w:cs="Arial"/>
        </w:rPr>
      </w:pPr>
    </w:p>
    <w:tbl>
      <w:tblPr>
        <w:tblW w:w="5023" w:type="pct"/>
        <w:tblCellMar>
          <w:left w:w="72" w:type="dxa"/>
          <w:right w:w="72" w:type="dxa"/>
        </w:tblCellMar>
        <w:tblLook w:val="0000" w:firstRow="0" w:lastRow="0" w:firstColumn="0" w:lastColumn="0" w:noHBand="0" w:noVBand="0"/>
      </w:tblPr>
      <w:tblGrid>
        <w:gridCol w:w="4610"/>
        <w:gridCol w:w="4938"/>
      </w:tblGrid>
      <w:tr w:rsidR="00CF435B" w:rsidRPr="00596A3A" w14:paraId="25E384B6" w14:textId="77777777" w:rsidTr="00476FA5">
        <w:trPr>
          <w:trHeight w:val="384"/>
        </w:trPr>
        <w:tc>
          <w:tcPr>
            <w:tcW w:w="5000" w:type="pct"/>
            <w:gridSpan w:val="2"/>
            <w:tcBorders>
              <w:top w:val="single" w:sz="6" w:space="0" w:color="auto"/>
              <w:left w:val="single" w:sz="6" w:space="0" w:color="auto"/>
              <w:bottom w:val="single" w:sz="6" w:space="0" w:color="auto"/>
              <w:right w:val="single" w:sz="6" w:space="0" w:color="auto"/>
            </w:tcBorders>
          </w:tcPr>
          <w:p w14:paraId="031E5A51"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 xml:space="preserve">SUBZONA DE APROVECHAMIENTO SUSTENTABLE DE LOS </w:t>
            </w:r>
          </w:p>
          <w:p w14:paraId="3E7B93D7" w14:textId="33455A03"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 xml:space="preserve">RECURSOS NATURALES </w:t>
            </w:r>
            <w:r w:rsidR="00C63C59" w:rsidRPr="00596A3A">
              <w:rPr>
                <w:rFonts w:ascii="Arial" w:hAnsi="Arial" w:cs="Arial"/>
                <w:b/>
                <w:sz w:val="20"/>
                <w:szCs w:val="20"/>
              </w:rPr>
              <w:t xml:space="preserve">REFUGIO </w:t>
            </w:r>
            <w:r w:rsidRPr="00596A3A">
              <w:rPr>
                <w:rFonts w:ascii="Arial" w:hAnsi="Arial" w:cs="Arial"/>
                <w:b/>
                <w:sz w:val="20"/>
                <w:szCs w:val="20"/>
              </w:rPr>
              <w:t>AKUMAL</w:t>
            </w:r>
            <w:r w:rsidR="00476FA5" w:rsidRPr="00596A3A">
              <w:rPr>
                <w:rFonts w:ascii="Arial" w:hAnsi="Arial" w:cs="Arial"/>
                <w:b/>
                <w:sz w:val="20"/>
                <w:szCs w:val="20"/>
              </w:rPr>
              <w:t xml:space="preserve"> FRANJA MARINO COSTERA</w:t>
            </w:r>
          </w:p>
        </w:tc>
      </w:tr>
      <w:tr w:rsidR="00414E22" w:rsidRPr="00596A3A" w14:paraId="16801CA7" w14:textId="77777777" w:rsidTr="00414E22">
        <w:trPr>
          <w:trHeight w:val="417"/>
        </w:trPr>
        <w:tc>
          <w:tcPr>
            <w:tcW w:w="2414" w:type="pct"/>
            <w:tcBorders>
              <w:top w:val="single" w:sz="6" w:space="0" w:color="auto"/>
              <w:left w:val="single" w:sz="6" w:space="0" w:color="auto"/>
              <w:bottom w:val="single" w:sz="6" w:space="0" w:color="auto"/>
              <w:right w:val="single" w:sz="6" w:space="0" w:color="auto"/>
            </w:tcBorders>
          </w:tcPr>
          <w:p w14:paraId="46CA99DC" w14:textId="77777777" w:rsidR="00414E22" w:rsidRPr="00596A3A" w:rsidRDefault="00414E22"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657D645C" w14:textId="77777777" w:rsidR="00414E22" w:rsidRPr="00596A3A" w:rsidRDefault="00414E22"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414E22" w:rsidRPr="00596A3A" w14:paraId="41B09303" w14:textId="77777777" w:rsidTr="00414E22">
        <w:trPr>
          <w:trHeight w:val="20"/>
        </w:trPr>
        <w:tc>
          <w:tcPr>
            <w:tcW w:w="2414" w:type="pct"/>
            <w:tcBorders>
              <w:top w:val="single" w:sz="6" w:space="0" w:color="auto"/>
              <w:left w:val="single" w:sz="6" w:space="0" w:color="auto"/>
              <w:bottom w:val="single" w:sz="6" w:space="0" w:color="auto"/>
              <w:right w:val="single" w:sz="6" w:space="0" w:color="auto"/>
            </w:tcBorders>
          </w:tcPr>
          <w:p w14:paraId="4BD7F67A" w14:textId="19961960" w:rsidR="00414E22" w:rsidRPr="00596A3A" w:rsidRDefault="00414E22" w:rsidP="00C80695">
            <w:pPr>
              <w:pStyle w:val="Texto"/>
              <w:numPr>
                <w:ilvl w:val="0"/>
                <w:numId w:val="110"/>
              </w:numPr>
              <w:rPr>
                <w:rFonts w:ascii="Arial" w:hAnsi="Arial" w:cs="Arial"/>
                <w:sz w:val="20"/>
                <w:szCs w:val="20"/>
              </w:rPr>
            </w:pPr>
            <w:r w:rsidRPr="00596A3A">
              <w:rPr>
                <w:rFonts w:ascii="Arial" w:hAnsi="Arial" w:cs="Arial"/>
                <w:sz w:val="20"/>
                <w:szCs w:val="20"/>
              </w:rPr>
              <w:t>Colecta científica de ejemplares de la vida silvestre</w:t>
            </w:r>
          </w:p>
          <w:p w14:paraId="37178EEC" w14:textId="21CB2D73" w:rsidR="00414E22" w:rsidRPr="00596A3A" w:rsidRDefault="00414E22" w:rsidP="00C80695">
            <w:pPr>
              <w:pStyle w:val="Texto"/>
              <w:numPr>
                <w:ilvl w:val="0"/>
                <w:numId w:val="110"/>
              </w:numPr>
              <w:rPr>
                <w:rFonts w:ascii="Arial" w:hAnsi="Arial" w:cs="Arial"/>
                <w:sz w:val="20"/>
                <w:szCs w:val="20"/>
              </w:rPr>
            </w:pPr>
            <w:r w:rsidRPr="00596A3A">
              <w:rPr>
                <w:rFonts w:ascii="Arial" w:hAnsi="Arial" w:cs="Arial"/>
                <w:sz w:val="20"/>
                <w:szCs w:val="20"/>
              </w:rPr>
              <w:t>Construcción de obra pública o privada de bajo impacto</w:t>
            </w:r>
            <w:r w:rsidR="007C32B2" w:rsidRPr="00596A3A">
              <w:rPr>
                <w:rFonts w:ascii="Arial" w:hAnsi="Arial" w:cs="Arial"/>
                <w:sz w:val="20"/>
                <w:szCs w:val="20"/>
              </w:rPr>
              <w:t xml:space="preserve"> *1</w:t>
            </w:r>
          </w:p>
          <w:p w14:paraId="1DD2BD17" w14:textId="77777777" w:rsidR="00414E22" w:rsidRPr="00596A3A" w:rsidRDefault="00414E22" w:rsidP="00C80695">
            <w:pPr>
              <w:pStyle w:val="Texto"/>
              <w:numPr>
                <w:ilvl w:val="0"/>
                <w:numId w:val="110"/>
              </w:numPr>
              <w:rPr>
                <w:rFonts w:ascii="Arial" w:hAnsi="Arial" w:cs="Arial"/>
                <w:sz w:val="20"/>
                <w:szCs w:val="20"/>
              </w:rPr>
            </w:pPr>
            <w:r w:rsidRPr="00596A3A">
              <w:rPr>
                <w:rFonts w:ascii="Arial" w:hAnsi="Arial" w:cs="Arial"/>
                <w:sz w:val="20"/>
                <w:szCs w:val="20"/>
              </w:rPr>
              <w:t xml:space="preserve">Educación ambiental </w:t>
            </w:r>
          </w:p>
          <w:p w14:paraId="38ACEE87" w14:textId="77777777" w:rsidR="00414E22" w:rsidRPr="00596A3A" w:rsidRDefault="00414E22" w:rsidP="00C80695">
            <w:pPr>
              <w:pStyle w:val="Texto"/>
              <w:numPr>
                <w:ilvl w:val="0"/>
                <w:numId w:val="110"/>
              </w:numPr>
              <w:rPr>
                <w:rFonts w:ascii="Arial" w:hAnsi="Arial" w:cs="Arial"/>
                <w:sz w:val="20"/>
                <w:szCs w:val="20"/>
              </w:rPr>
            </w:pPr>
            <w:r w:rsidRPr="00596A3A">
              <w:rPr>
                <w:rFonts w:ascii="Arial" w:hAnsi="Arial" w:cs="Arial"/>
                <w:sz w:val="20"/>
                <w:szCs w:val="20"/>
              </w:rPr>
              <w:t xml:space="preserve">Filmaciones, actividades de fotografía, captura de imágenes o sonidos </w:t>
            </w:r>
          </w:p>
          <w:p w14:paraId="5D477C58" w14:textId="77777777" w:rsidR="00414E22" w:rsidRPr="00596A3A" w:rsidRDefault="00414E22" w:rsidP="00C80695">
            <w:pPr>
              <w:pStyle w:val="Texto"/>
              <w:numPr>
                <w:ilvl w:val="0"/>
                <w:numId w:val="110"/>
              </w:numPr>
              <w:rPr>
                <w:rFonts w:ascii="Arial" w:hAnsi="Arial" w:cs="Arial"/>
                <w:sz w:val="20"/>
                <w:szCs w:val="20"/>
              </w:rPr>
            </w:pPr>
            <w:r w:rsidRPr="00596A3A">
              <w:rPr>
                <w:rFonts w:ascii="Arial" w:hAnsi="Arial" w:cs="Arial"/>
                <w:sz w:val="20"/>
                <w:szCs w:val="20"/>
              </w:rPr>
              <w:t>Investigación científica no invasiva</w:t>
            </w:r>
          </w:p>
          <w:p w14:paraId="1A7A2ADE" w14:textId="77777777" w:rsidR="00414E22" w:rsidRPr="00596A3A" w:rsidRDefault="00414E22" w:rsidP="00C80695">
            <w:pPr>
              <w:pStyle w:val="Texto"/>
              <w:numPr>
                <w:ilvl w:val="0"/>
                <w:numId w:val="110"/>
              </w:numPr>
              <w:rPr>
                <w:rFonts w:ascii="Arial" w:hAnsi="Arial" w:cs="Arial"/>
                <w:sz w:val="20"/>
                <w:szCs w:val="20"/>
              </w:rPr>
            </w:pPr>
            <w:r w:rsidRPr="00596A3A">
              <w:rPr>
                <w:rFonts w:ascii="Arial" w:hAnsi="Arial" w:cs="Arial"/>
                <w:sz w:val="20"/>
                <w:szCs w:val="20"/>
              </w:rPr>
              <w:t>Monitoreo del ambiente</w:t>
            </w:r>
          </w:p>
          <w:p w14:paraId="2E584367" w14:textId="2A5F0EA7" w:rsidR="00793C2E" w:rsidRPr="00596A3A" w:rsidRDefault="00414E22" w:rsidP="00C80695">
            <w:pPr>
              <w:pStyle w:val="Texto"/>
              <w:numPr>
                <w:ilvl w:val="0"/>
                <w:numId w:val="110"/>
              </w:numPr>
              <w:rPr>
                <w:rFonts w:ascii="Arial" w:hAnsi="Arial" w:cs="Arial"/>
                <w:sz w:val="20"/>
                <w:szCs w:val="20"/>
              </w:rPr>
            </w:pPr>
            <w:r w:rsidRPr="00596A3A">
              <w:rPr>
                <w:rFonts w:ascii="Arial" w:hAnsi="Arial" w:cs="Arial"/>
                <w:sz w:val="20"/>
                <w:szCs w:val="20"/>
              </w:rPr>
              <w:t xml:space="preserve">Turismo de bajo impacto ambiental  </w:t>
            </w:r>
          </w:p>
          <w:p w14:paraId="34B83355" w14:textId="36CC1661" w:rsidR="00793C2E" w:rsidRPr="00596A3A" w:rsidRDefault="00793C2E" w:rsidP="00C80695">
            <w:pPr>
              <w:pStyle w:val="Default"/>
              <w:numPr>
                <w:ilvl w:val="0"/>
                <w:numId w:val="112"/>
              </w:numPr>
              <w:rPr>
                <w:rFonts w:ascii="Arial" w:hAnsi="Arial" w:cs="Arial"/>
                <w:color w:val="auto"/>
                <w:sz w:val="20"/>
                <w:szCs w:val="20"/>
              </w:rPr>
            </w:pPr>
            <w:r w:rsidRPr="00596A3A">
              <w:rPr>
                <w:rFonts w:ascii="Arial" w:hAnsi="Arial" w:cs="Arial"/>
                <w:color w:val="auto"/>
                <w:sz w:val="20"/>
                <w:szCs w:val="20"/>
              </w:rPr>
              <w:t>Buceo *2</w:t>
            </w:r>
          </w:p>
          <w:p w14:paraId="206C3B0F" w14:textId="4E836340" w:rsidR="00793C2E" w:rsidRPr="00596A3A" w:rsidRDefault="00793C2E" w:rsidP="00C80695">
            <w:pPr>
              <w:pStyle w:val="Default"/>
              <w:numPr>
                <w:ilvl w:val="0"/>
                <w:numId w:val="112"/>
              </w:numPr>
              <w:rPr>
                <w:rFonts w:ascii="Arial" w:hAnsi="Arial" w:cs="Arial"/>
                <w:color w:val="auto"/>
                <w:sz w:val="20"/>
                <w:szCs w:val="20"/>
              </w:rPr>
            </w:pPr>
            <w:r w:rsidRPr="00596A3A">
              <w:rPr>
                <w:rFonts w:ascii="Arial" w:hAnsi="Arial" w:cs="Arial"/>
                <w:color w:val="auto"/>
                <w:sz w:val="20"/>
                <w:szCs w:val="20"/>
              </w:rPr>
              <w:lastRenderedPageBreak/>
              <w:t>Kayak *2</w:t>
            </w:r>
          </w:p>
          <w:p w14:paraId="73226AC4" w14:textId="77777777" w:rsidR="00793C2E" w:rsidRPr="00596A3A" w:rsidRDefault="00793C2E" w:rsidP="00C80695">
            <w:pPr>
              <w:pStyle w:val="Default"/>
              <w:numPr>
                <w:ilvl w:val="0"/>
                <w:numId w:val="112"/>
              </w:numPr>
              <w:rPr>
                <w:rFonts w:ascii="Arial" w:hAnsi="Arial" w:cs="Arial"/>
                <w:color w:val="auto"/>
                <w:sz w:val="20"/>
                <w:szCs w:val="20"/>
              </w:rPr>
            </w:pPr>
            <w:r w:rsidRPr="00596A3A">
              <w:rPr>
                <w:rFonts w:ascii="Arial" w:hAnsi="Arial" w:cs="Arial"/>
                <w:color w:val="auto"/>
                <w:sz w:val="20"/>
                <w:szCs w:val="20"/>
              </w:rPr>
              <w:t>Esnorquel,</w:t>
            </w:r>
          </w:p>
          <w:p w14:paraId="0A66C383" w14:textId="21836A30" w:rsidR="00793C2E" w:rsidRPr="00596A3A" w:rsidRDefault="00793C2E" w:rsidP="00C80695">
            <w:pPr>
              <w:pStyle w:val="Default"/>
              <w:numPr>
                <w:ilvl w:val="0"/>
                <w:numId w:val="112"/>
              </w:numPr>
              <w:rPr>
                <w:rFonts w:ascii="Arial" w:hAnsi="Arial" w:cs="Arial"/>
                <w:color w:val="auto"/>
                <w:sz w:val="20"/>
                <w:szCs w:val="20"/>
              </w:rPr>
            </w:pPr>
            <w:r w:rsidRPr="00596A3A">
              <w:rPr>
                <w:rFonts w:ascii="Arial" w:hAnsi="Arial" w:cs="Arial"/>
                <w:color w:val="auto"/>
                <w:sz w:val="20"/>
                <w:szCs w:val="20"/>
              </w:rPr>
              <w:t>Kitesurf *2</w:t>
            </w:r>
          </w:p>
          <w:p w14:paraId="2367380E" w14:textId="4B7518CF" w:rsidR="00793C2E" w:rsidRPr="00596A3A" w:rsidRDefault="00793C2E" w:rsidP="00C80695">
            <w:pPr>
              <w:pStyle w:val="Default"/>
              <w:numPr>
                <w:ilvl w:val="0"/>
                <w:numId w:val="112"/>
              </w:numPr>
              <w:rPr>
                <w:rFonts w:ascii="Arial" w:hAnsi="Arial" w:cs="Arial"/>
                <w:color w:val="auto"/>
                <w:sz w:val="20"/>
                <w:szCs w:val="20"/>
              </w:rPr>
            </w:pPr>
            <w:r w:rsidRPr="00596A3A">
              <w:rPr>
                <w:rFonts w:ascii="Arial" w:hAnsi="Arial" w:cs="Arial"/>
                <w:color w:val="auto"/>
                <w:sz w:val="20"/>
                <w:szCs w:val="20"/>
              </w:rPr>
              <w:t xml:space="preserve">Natación, </w:t>
            </w:r>
          </w:p>
          <w:p w14:paraId="6F0FE1BA" w14:textId="498D8868" w:rsidR="00793C2E" w:rsidRPr="00596A3A" w:rsidRDefault="00793C2E" w:rsidP="00C80695">
            <w:pPr>
              <w:pStyle w:val="Default"/>
              <w:numPr>
                <w:ilvl w:val="0"/>
                <w:numId w:val="112"/>
              </w:numPr>
              <w:rPr>
                <w:rFonts w:ascii="Arial" w:hAnsi="Arial" w:cs="Arial"/>
                <w:color w:val="auto"/>
                <w:sz w:val="20"/>
                <w:szCs w:val="20"/>
              </w:rPr>
            </w:pPr>
            <w:r w:rsidRPr="00596A3A">
              <w:rPr>
                <w:rFonts w:ascii="Arial" w:hAnsi="Arial" w:cs="Arial"/>
                <w:color w:val="auto"/>
                <w:sz w:val="20"/>
                <w:szCs w:val="20"/>
              </w:rPr>
              <w:t>Paddle *2</w:t>
            </w:r>
          </w:p>
          <w:p w14:paraId="79B6ED62" w14:textId="3D1AC621" w:rsidR="00793C2E" w:rsidRPr="00596A3A" w:rsidRDefault="00793C2E" w:rsidP="00C80695">
            <w:pPr>
              <w:pStyle w:val="Texto"/>
              <w:ind w:left="720"/>
              <w:rPr>
                <w:rFonts w:ascii="Arial" w:hAnsi="Arial" w:cs="Arial"/>
                <w:sz w:val="20"/>
                <w:szCs w:val="20"/>
              </w:rPr>
            </w:pPr>
            <w:r w:rsidRPr="00596A3A">
              <w:rPr>
                <w:rFonts w:ascii="Arial" w:hAnsi="Arial" w:cs="Arial"/>
                <w:sz w:val="20"/>
                <w:szCs w:val="20"/>
              </w:rPr>
              <w:t xml:space="preserve">Recorridos en embarcaciones para la </w:t>
            </w:r>
          </w:p>
          <w:p w14:paraId="79BDD2B1" w14:textId="55B6D6DF" w:rsidR="00793C2E" w:rsidRPr="00596A3A" w:rsidRDefault="00793C2E" w:rsidP="00C80695">
            <w:pPr>
              <w:pStyle w:val="Texto"/>
              <w:numPr>
                <w:ilvl w:val="0"/>
                <w:numId w:val="112"/>
              </w:numPr>
              <w:rPr>
                <w:rFonts w:ascii="Arial" w:hAnsi="Arial" w:cs="Arial"/>
                <w:sz w:val="20"/>
                <w:szCs w:val="20"/>
              </w:rPr>
            </w:pPr>
            <w:r w:rsidRPr="00596A3A">
              <w:rPr>
                <w:rFonts w:ascii="Arial" w:hAnsi="Arial" w:cs="Arial"/>
                <w:sz w:val="20"/>
                <w:szCs w:val="20"/>
              </w:rPr>
              <w:t>observación de flora y fauna *2</w:t>
            </w:r>
          </w:p>
          <w:p w14:paraId="5170BA9E" w14:textId="625E01BA" w:rsidR="00793C2E" w:rsidRPr="00596A3A" w:rsidRDefault="00793C2E" w:rsidP="00C80695">
            <w:pPr>
              <w:pStyle w:val="Default"/>
              <w:numPr>
                <w:ilvl w:val="0"/>
                <w:numId w:val="112"/>
              </w:numPr>
              <w:rPr>
                <w:rFonts w:ascii="Arial" w:hAnsi="Arial" w:cs="Arial"/>
                <w:color w:val="auto"/>
                <w:sz w:val="20"/>
                <w:szCs w:val="20"/>
              </w:rPr>
            </w:pPr>
            <w:r w:rsidRPr="00596A3A">
              <w:rPr>
                <w:rFonts w:ascii="Arial" w:hAnsi="Arial" w:cs="Arial"/>
                <w:color w:val="auto"/>
                <w:sz w:val="20"/>
                <w:szCs w:val="20"/>
              </w:rPr>
              <w:t>Velerismo, tabla vela (windsurf), hobie cat, o similares *2</w:t>
            </w:r>
          </w:p>
          <w:p w14:paraId="1D84BAAE" w14:textId="77777777" w:rsidR="00414E22" w:rsidRPr="00596A3A" w:rsidRDefault="00414E22" w:rsidP="00C80695">
            <w:pPr>
              <w:pStyle w:val="Default"/>
              <w:rPr>
                <w:rFonts w:ascii="Arial" w:hAnsi="Arial" w:cs="Arial"/>
              </w:rPr>
            </w:pPr>
          </w:p>
        </w:tc>
        <w:tc>
          <w:tcPr>
            <w:tcW w:w="2586" w:type="pct"/>
            <w:tcBorders>
              <w:top w:val="single" w:sz="6" w:space="0" w:color="auto"/>
              <w:left w:val="single" w:sz="6" w:space="0" w:color="auto"/>
              <w:bottom w:val="single" w:sz="6" w:space="0" w:color="auto"/>
              <w:right w:val="single" w:sz="6" w:space="0" w:color="auto"/>
            </w:tcBorders>
          </w:tcPr>
          <w:p w14:paraId="07FA69A0" w14:textId="77777777"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lastRenderedPageBreak/>
              <w:t xml:space="preserve">Acuacultura </w:t>
            </w:r>
          </w:p>
          <w:p w14:paraId="2CB2CC62" w14:textId="77777777"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t>Alimentar, capturar, remover, extraer, retener o apropiarse de vida silvestre, salvo para colecta e investigación científica y monitoreo ambiental</w:t>
            </w:r>
          </w:p>
          <w:p w14:paraId="62579A59" w14:textId="77777777"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t>Alterar o destruir por cualquier medio o acción los sitios de alimentación, anidación, refugio o reproducción de especies silvestres</w:t>
            </w:r>
          </w:p>
          <w:p w14:paraId="55C944DD" w14:textId="77777777"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t xml:space="preserve">Arrojar, verter o descargar cualquier tipo de desechos orgánicos, residuos sólidos o líquidos o cualquier otro tipo de </w:t>
            </w:r>
            <w:r w:rsidRPr="00596A3A">
              <w:rPr>
                <w:rFonts w:ascii="Arial" w:hAnsi="Arial" w:cs="Arial"/>
                <w:sz w:val="20"/>
                <w:szCs w:val="20"/>
              </w:rPr>
              <w:lastRenderedPageBreak/>
              <w:t>contaminante, al medio natural</w:t>
            </w:r>
          </w:p>
          <w:p w14:paraId="2563A7C8" w14:textId="77777777"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t>El uso de lámparas o cualquier otra fuente de luz directa para la observación de especies de fauna, salvo para colecta científica y monitoreo ambiental</w:t>
            </w:r>
          </w:p>
          <w:p w14:paraId="7B2860CB" w14:textId="77777777"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t>Extracción de arena</w:t>
            </w:r>
          </w:p>
          <w:p w14:paraId="422D8B7C" w14:textId="77777777" w:rsidR="00476FA5" w:rsidRPr="00596A3A" w:rsidRDefault="00476FA5" w:rsidP="00C80695">
            <w:pPr>
              <w:pStyle w:val="Texto"/>
              <w:numPr>
                <w:ilvl w:val="0"/>
                <w:numId w:val="62"/>
              </w:numPr>
              <w:rPr>
                <w:rFonts w:ascii="Arial" w:hAnsi="Arial" w:cs="Arial"/>
                <w:sz w:val="20"/>
                <w:szCs w:val="20"/>
              </w:rPr>
            </w:pPr>
            <w:r w:rsidRPr="00596A3A">
              <w:rPr>
                <w:rFonts w:ascii="Arial" w:hAnsi="Arial" w:cs="Arial"/>
                <w:sz w:val="20"/>
                <w:szCs w:val="20"/>
              </w:rPr>
              <w:t>Deportes acuático recreativos</w:t>
            </w:r>
          </w:p>
          <w:p w14:paraId="684CE830" w14:textId="77777777" w:rsidR="00476FA5" w:rsidRPr="00596A3A" w:rsidRDefault="00476FA5" w:rsidP="00C80695">
            <w:pPr>
              <w:pStyle w:val="Default"/>
              <w:numPr>
                <w:ilvl w:val="0"/>
                <w:numId w:val="92"/>
              </w:numPr>
              <w:ind w:left="993" w:hanging="426"/>
              <w:rPr>
                <w:rFonts w:ascii="Arial" w:hAnsi="Arial" w:cs="Arial"/>
                <w:color w:val="auto"/>
                <w:sz w:val="20"/>
                <w:szCs w:val="20"/>
              </w:rPr>
            </w:pPr>
            <w:r w:rsidRPr="00596A3A">
              <w:rPr>
                <w:rFonts w:ascii="Arial" w:hAnsi="Arial" w:cs="Arial"/>
                <w:color w:val="auto"/>
                <w:sz w:val="20"/>
                <w:szCs w:val="20"/>
              </w:rPr>
              <w:t>Banana y parasail</w:t>
            </w:r>
          </w:p>
          <w:p w14:paraId="697478F7" w14:textId="77777777" w:rsidR="00476FA5" w:rsidRPr="00596A3A" w:rsidRDefault="00476FA5" w:rsidP="00C80695">
            <w:pPr>
              <w:pStyle w:val="Default"/>
              <w:numPr>
                <w:ilvl w:val="0"/>
                <w:numId w:val="92"/>
              </w:numPr>
              <w:ind w:left="993" w:hanging="426"/>
              <w:rPr>
                <w:rFonts w:ascii="Arial" w:hAnsi="Arial" w:cs="Arial"/>
                <w:color w:val="auto"/>
                <w:sz w:val="20"/>
                <w:szCs w:val="20"/>
              </w:rPr>
            </w:pPr>
            <w:r w:rsidRPr="00596A3A">
              <w:rPr>
                <w:rFonts w:ascii="Arial" w:hAnsi="Arial" w:cs="Arial"/>
                <w:color w:val="auto"/>
                <w:sz w:val="20"/>
                <w:szCs w:val="20"/>
              </w:rPr>
              <w:t>Recorridos en embarcaciones para la observación de flora y fauna</w:t>
            </w:r>
          </w:p>
          <w:p w14:paraId="57165457" w14:textId="77777777"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t xml:space="preserve">Fragmentar el hábitat de anidación de tortugas marinas o donde existan ecosistemas de manglares </w:t>
            </w:r>
          </w:p>
          <w:p w14:paraId="0EAE6C8B" w14:textId="77777777"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t>Interrumpir, desviar, rellenar o desecar flujos hidráulicos o cuerpos de agua</w:t>
            </w:r>
          </w:p>
          <w:p w14:paraId="5486C94A" w14:textId="0B98F17E"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t xml:space="preserve">Introducir ejemplares o poblaciones exóticos de la vida silvestre </w:t>
            </w:r>
            <w:r w:rsidR="007C32B2" w:rsidRPr="00596A3A">
              <w:rPr>
                <w:rFonts w:ascii="Arial" w:hAnsi="Arial" w:cs="Arial"/>
                <w:sz w:val="20"/>
                <w:szCs w:val="20"/>
              </w:rPr>
              <w:t>*3</w:t>
            </w:r>
          </w:p>
          <w:p w14:paraId="51E50FF2" w14:textId="77777777"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t>Introducir organismos genéticamente modificados</w:t>
            </w:r>
          </w:p>
          <w:p w14:paraId="5BA19E9D" w14:textId="5413245C"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t>Pesca</w:t>
            </w:r>
          </w:p>
          <w:p w14:paraId="624ED5DC" w14:textId="77777777"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t>Realizar actividades de explotación o aprovechamiento extractivo de cualquier tipo de recurso</w:t>
            </w:r>
          </w:p>
          <w:p w14:paraId="056F3730" w14:textId="77777777"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16A4CCE2" w14:textId="77777777"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t xml:space="preserve">Remover o alterar el fondo marino o provocar suspensión de sedimentos </w:t>
            </w:r>
          </w:p>
          <w:p w14:paraId="4B54C687" w14:textId="77777777"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t>Remover, rellenar, trasplantar, podar o realizar cualquier obra o actividad que afecte la integralidad del flujo hidrológico del manglar; del ecosistema y su zona de influencia; de su productividad natural; de la capacidad de carga natural del ecosistema para los proyectos turísticos; de las zonas de anidación, reproducción, refugio, alimentación y alevinaje; o bien de las interacciones entre el manglar, la duna, la zona marítima adyacente y los corales o que provoque cambios en las características y servicios ecológicos</w:t>
            </w:r>
          </w:p>
          <w:p w14:paraId="0E510D60" w14:textId="77777777"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567AD7AB" w14:textId="77777777" w:rsidR="00414E22" w:rsidRPr="00596A3A" w:rsidRDefault="00414E22" w:rsidP="00C80695">
            <w:pPr>
              <w:pStyle w:val="Texto"/>
              <w:numPr>
                <w:ilvl w:val="0"/>
                <w:numId w:val="62"/>
              </w:numPr>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tc>
      </w:tr>
      <w:tr w:rsidR="00414E22" w:rsidRPr="00596A3A" w14:paraId="4AD705F1" w14:textId="77777777" w:rsidTr="00414E22">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7C6F15A0" w14:textId="5649AE13" w:rsidR="007C32B2" w:rsidRPr="00596A3A" w:rsidRDefault="007C32B2" w:rsidP="00C80695">
            <w:pPr>
              <w:pStyle w:val="Default"/>
              <w:rPr>
                <w:rFonts w:ascii="Arial" w:hAnsi="Arial" w:cs="Arial"/>
                <w:color w:val="auto"/>
                <w:sz w:val="20"/>
                <w:szCs w:val="20"/>
              </w:rPr>
            </w:pPr>
            <w:r w:rsidRPr="00596A3A">
              <w:rPr>
                <w:rFonts w:ascii="Arial" w:hAnsi="Arial" w:cs="Arial"/>
                <w:color w:val="auto"/>
                <w:sz w:val="20"/>
                <w:szCs w:val="20"/>
              </w:rPr>
              <w:lastRenderedPageBreak/>
              <w:t xml:space="preserve">1. Siempre que no se modifique la estructura arrecifal, de pastos marinos ni el contorno del litoral con el </w:t>
            </w:r>
            <w:r w:rsidR="005B2A09" w:rsidRPr="00596A3A">
              <w:rPr>
                <w:rFonts w:ascii="Arial" w:hAnsi="Arial" w:cs="Arial"/>
                <w:color w:val="auto"/>
                <w:sz w:val="20"/>
                <w:szCs w:val="20"/>
              </w:rPr>
              <w:t>desarrollo</w:t>
            </w:r>
            <w:r w:rsidRPr="00596A3A">
              <w:rPr>
                <w:rFonts w:ascii="Arial" w:hAnsi="Arial" w:cs="Arial"/>
                <w:color w:val="auto"/>
                <w:sz w:val="20"/>
                <w:szCs w:val="20"/>
              </w:rPr>
              <w:t xml:space="preserve"> de dichas obras.</w:t>
            </w:r>
          </w:p>
          <w:p w14:paraId="2E04B667" w14:textId="4D3CF06F" w:rsidR="00414E22" w:rsidRPr="00596A3A" w:rsidRDefault="007C32B2" w:rsidP="00C80695">
            <w:pPr>
              <w:pStyle w:val="Texto"/>
              <w:rPr>
                <w:rFonts w:ascii="Arial" w:hAnsi="Arial" w:cs="Arial"/>
                <w:sz w:val="20"/>
                <w:szCs w:val="20"/>
              </w:rPr>
            </w:pPr>
            <w:r w:rsidRPr="00596A3A">
              <w:rPr>
                <w:rFonts w:ascii="Arial" w:hAnsi="Arial" w:cs="Arial"/>
                <w:sz w:val="20"/>
                <w:szCs w:val="20"/>
              </w:rPr>
              <w:t>2</w:t>
            </w:r>
            <w:r w:rsidR="00414E22" w:rsidRPr="00596A3A">
              <w:rPr>
                <w:rFonts w:ascii="Arial" w:hAnsi="Arial" w:cs="Arial"/>
                <w:sz w:val="20"/>
                <w:szCs w:val="20"/>
              </w:rPr>
              <w:t xml:space="preserve">. A excepción de </w:t>
            </w:r>
            <w:r w:rsidR="00793C2E" w:rsidRPr="00596A3A">
              <w:rPr>
                <w:rFonts w:ascii="Arial" w:hAnsi="Arial" w:cs="Arial"/>
                <w:sz w:val="20"/>
                <w:szCs w:val="20"/>
              </w:rPr>
              <w:t xml:space="preserve">su </w:t>
            </w:r>
            <w:r w:rsidR="005B2A09" w:rsidRPr="00596A3A">
              <w:rPr>
                <w:rFonts w:ascii="Arial" w:hAnsi="Arial" w:cs="Arial"/>
                <w:sz w:val="20"/>
                <w:szCs w:val="20"/>
              </w:rPr>
              <w:t>realización en las caletas Yalkú</w:t>
            </w:r>
            <w:r w:rsidR="00793C2E" w:rsidRPr="00596A3A">
              <w:rPr>
                <w:rFonts w:ascii="Arial" w:hAnsi="Arial" w:cs="Arial"/>
                <w:sz w:val="20"/>
                <w:szCs w:val="20"/>
              </w:rPr>
              <w:t>,</w:t>
            </w:r>
            <w:r w:rsidR="00414E22" w:rsidRPr="00596A3A">
              <w:rPr>
                <w:rFonts w:ascii="Arial" w:hAnsi="Arial" w:cs="Arial"/>
                <w:sz w:val="20"/>
                <w:szCs w:val="20"/>
              </w:rPr>
              <w:t xml:space="preserve"> </w:t>
            </w:r>
            <w:r w:rsidR="005B2A09" w:rsidRPr="00596A3A">
              <w:rPr>
                <w:rFonts w:ascii="Arial" w:hAnsi="Arial" w:cs="Arial"/>
                <w:sz w:val="20"/>
                <w:szCs w:val="20"/>
              </w:rPr>
              <w:t>Yaku y</w:t>
            </w:r>
            <w:r w:rsidR="00793C2E" w:rsidRPr="00596A3A">
              <w:rPr>
                <w:rFonts w:ascii="Arial" w:hAnsi="Arial" w:cs="Arial"/>
                <w:sz w:val="20"/>
                <w:szCs w:val="20"/>
              </w:rPr>
              <w:t xml:space="preserve"> Medialuna.</w:t>
            </w:r>
          </w:p>
          <w:p w14:paraId="0C022F23" w14:textId="609A7768" w:rsidR="00414E22" w:rsidRPr="00596A3A" w:rsidRDefault="007C32B2" w:rsidP="00C80695">
            <w:pPr>
              <w:pStyle w:val="Texto"/>
              <w:rPr>
                <w:rFonts w:ascii="Arial" w:hAnsi="Arial" w:cs="Arial"/>
                <w:sz w:val="20"/>
                <w:szCs w:val="20"/>
              </w:rPr>
            </w:pPr>
            <w:r w:rsidRPr="00596A3A">
              <w:rPr>
                <w:rFonts w:ascii="Arial" w:hAnsi="Arial" w:cs="Arial"/>
                <w:sz w:val="20"/>
                <w:szCs w:val="20"/>
              </w:rPr>
              <w:t>3</w:t>
            </w:r>
            <w:r w:rsidR="00414E22" w:rsidRPr="00596A3A">
              <w:rPr>
                <w:rFonts w:ascii="Arial" w:hAnsi="Arial" w:cs="Arial"/>
                <w:sz w:val="20"/>
                <w:szCs w:val="20"/>
              </w:rPr>
              <w:t>. Conforme a lo previsto por el artículo 3, fracciones XIV y XVIIl de la Ley General de Vida Silvestre.</w:t>
            </w:r>
          </w:p>
        </w:tc>
      </w:tr>
    </w:tbl>
    <w:p w14:paraId="2B60774E" w14:textId="77777777" w:rsidR="00B54919" w:rsidRPr="00596A3A" w:rsidRDefault="00B54919" w:rsidP="00C80695">
      <w:pPr>
        <w:pStyle w:val="Texto"/>
        <w:rPr>
          <w:rFonts w:ascii="Arial" w:hAnsi="Arial" w:cs="Arial"/>
          <w:b/>
          <w:sz w:val="20"/>
          <w:szCs w:val="20"/>
        </w:rPr>
      </w:pPr>
    </w:p>
    <w:p w14:paraId="2ECDB84A" w14:textId="77777777" w:rsidR="00B54919" w:rsidRPr="00596A3A" w:rsidRDefault="00B54919" w:rsidP="00C80695">
      <w:pPr>
        <w:pStyle w:val="Default"/>
        <w:rPr>
          <w:rFonts w:ascii="Arial" w:hAnsi="Arial" w:cs="Arial"/>
          <w:color w:val="auto"/>
        </w:rPr>
      </w:pPr>
    </w:p>
    <w:p w14:paraId="2523B744" w14:textId="75270C33" w:rsidR="00B54919" w:rsidRPr="00596A3A" w:rsidRDefault="008F6FEE" w:rsidP="00C80695">
      <w:pPr>
        <w:pStyle w:val="Default"/>
        <w:rPr>
          <w:rFonts w:ascii="Arial" w:hAnsi="Arial" w:cs="Arial"/>
          <w:color w:val="auto"/>
        </w:rPr>
      </w:pPr>
      <w:r w:rsidRPr="00596A3A">
        <w:rPr>
          <w:rFonts w:ascii="Arial" w:hAnsi="Arial" w:cs="Arial"/>
          <w:noProof/>
          <w:color w:val="auto"/>
          <w:lang w:val="es-ES" w:eastAsia="es-ES"/>
        </w:rPr>
        <w:lastRenderedPageBreak/>
        <w:drawing>
          <wp:inline distT="0" distB="0" distL="0" distR="0" wp14:anchorId="5CB83516" wp14:editId="380EB4E4">
            <wp:extent cx="5505882" cy="4679999"/>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IG\RB Caribe Mexicano 2016\Subzonificacion 2017\img\RBCM_Subzonificacion_20ene_SASRN_Akumal.jpg"/>
                    <pic:cNvPicPr>
                      <a:picLocks noChangeAspect="1" noChangeArrowheads="1"/>
                    </pic:cNvPicPr>
                  </pic:nvPicPr>
                  <pic:blipFill>
                    <a:blip r:embed="rId28" cstate="screen">
                      <a:extLst>
                        <a:ext uri="{28A0092B-C50C-407E-A947-70E740481C1C}">
                          <a14:useLocalDpi xmlns:a14="http://schemas.microsoft.com/office/drawing/2010/main"/>
                        </a:ext>
                      </a:extLst>
                    </a:blip>
                    <a:stretch>
                      <a:fillRect/>
                    </a:stretch>
                  </pic:blipFill>
                  <pic:spPr bwMode="auto">
                    <a:xfrm>
                      <a:off x="0" y="0"/>
                      <a:ext cx="5505882" cy="4679999"/>
                    </a:xfrm>
                    <a:prstGeom prst="rect">
                      <a:avLst/>
                    </a:prstGeom>
                    <a:noFill/>
                    <a:ln>
                      <a:noFill/>
                    </a:ln>
                  </pic:spPr>
                </pic:pic>
              </a:graphicData>
            </a:graphic>
          </wp:inline>
        </w:drawing>
      </w:r>
    </w:p>
    <w:p w14:paraId="663A7103" w14:textId="77777777" w:rsidR="00B54919" w:rsidRPr="00596A3A" w:rsidRDefault="00B54919" w:rsidP="00C80695">
      <w:pPr>
        <w:pStyle w:val="Default"/>
        <w:rPr>
          <w:rFonts w:ascii="Arial" w:hAnsi="Arial" w:cs="Arial"/>
          <w:color w:val="auto"/>
        </w:rPr>
      </w:pPr>
    </w:p>
    <w:p w14:paraId="21764870" w14:textId="096CFF96" w:rsidR="00C63C59" w:rsidRPr="00596A3A" w:rsidRDefault="00C63C59" w:rsidP="00C80695">
      <w:pPr>
        <w:pStyle w:val="Ttulo3"/>
        <w:spacing w:before="0"/>
        <w:rPr>
          <w:color w:val="auto"/>
        </w:rPr>
      </w:pPr>
      <w:bookmarkStart w:id="166" w:name="_Toc475357026"/>
      <w:bookmarkStart w:id="167" w:name="_Toc483396512"/>
      <w:r w:rsidRPr="00596A3A">
        <w:rPr>
          <w:color w:val="auto"/>
        </w:rPr>
        <w:t xml:space="preserve">Subzona de Aprovechamiento Sustentable de los Recursos Naturales </w:t>
      </w:r>
      <w:bookmarkEnd w:id="166"/>
      <w:r w:rsidR="005B2A09" w:rsidRPr="00596A3A">
        <w:rPr>
          <w:color w:val="auto"/>
        </w:rPr>
        <w:t>Refugio Bahía</w:t>
      </w:r>
      <w:r w:rsidR="00236CF7" w:rsidRPr="00596A3A">
        <w:rPr>
          <w:color w:val="auto"/>
        </w:rPr>
        <w:t xml:space="preserve"> de Akumal</w:t>
      </w:r>
      <w:bookmarkEnd w:id="167"/>
    </w:p>
    <w:p w14:paraId="51C5AC68" w14:textId="77777777" w:rsidR="00C63C59" w:rsidRPr="00596A3A" w:rsidRDefault="00C63C59" w:rsidP="00C80695">
      <w:pPr>
        <w:pStyle w:val="Texto"/>
        <w:jc w:val="both"/>
        <w:rPr>
          <w:rFonts w:ascii="Arial" w:hAnsi="Arial" w:cs="Arial"/>
          <w:sz w:val="22"/>
          <w:szCs w:val="22"/>
        </w:rPr>
      </w:pPr>
    </w:p>
    <w:p w14:paraId="2773E2B5" w14:textId="49F83956" w:rsidR="00C63C59" w:rsidRPr="00596A3A" w:rsidRDefault="00C63C59" w:rsidP="00C80695">
      <w:pPr>
        <w:spacing w:before="0" w:after="0" w:line="240" w:lineRule="auto"/>
        <w:rPr>
          <w:rFonts w:ascii="Arial" w:hAnsi="Arial" w:cs="Arial"/>
        </w:rPr>
      </w:pPr>
      <w:r w:rsidRPr="00596A3A">
        <w:rPr>
          <w:rFonts w:ascii="Arial" w:hAnsi="Arial" w:cs="Arial"/>
        </w:rPr>
        <w:t xml:space="preserve">Esta subzona presenta una superficie total de </w:t>
      </w:r>
      <w:r w:rsidRPr="00596A3A">
        <w:rPr>
          <w:rFonts w:ascii="Arial" w:eastAsia="Times New Roman" w:hAnsi="Arial" w:cs="Arial"/>
          <w:lang w:eastAsia="es-MX"/>
        </w:rPr>
        <w:t>112.1</w:t>
      </w:r>
      <w:r w:rsidR="00462A5A" w:rsidRPr="00596A3A">
        <w:rPr>
          <w:rFonts w:ascii="Arial" w:eastAsia="Times New Roman" w:hAnsi="Arial" w:cs="Arial"/>
          <w:lang w:eastAsia="es-MX"/>
        </w:rPr>
        <w:t>5</w:t>
      </w:r>
      <w:r w:rsidRPr="00596A3A">
        <w:rPr>
          <w:rFonts w:ascii="Arial" w:hAnsi="Arial" w:cs="Arial"/>
        </w:rPr>
        <w:t xml:space="preserve"> hectáreas, conformada por un polígono marino ubicado al centro del estado de Quintana Roo, correspondiente a la Bahía de Akumal hasta el sitio conocido como Xcacel Xcacelito, de aproximadamente de 1.5 km de ancho.</w:t>
      </w:r>
    </w:p>
    <w:p w14:paraId="23CCF3D3" w14:textId="77777777" w:rsidR="00C63C59" w:rsidRPr="00596A3A" w:rsidRDefault="00C63C59" w:rsidP="00C80695">
      <w:pPr>
        <w:pStyle w:val="Default"/>
        <w:rPr>
          <w:rFonts w:ascii="Arial" w:hAnsi="Arial" w:cs="Arial"/>
          <w:color w:val="auto"/>
          <w:sz w:val="22"/>
          <w:szCs w:val="22"/>
        </w:rPr>
      </w:pPr>
    </w:p>
    <w:p w14:paraId="08B2B6BA" w14:textId="77777777" w:rsidR="00C63C59" w:rsidRPr="00596A3A" w:rsidRDefault="00C63C59" w:rsidP="00C80695">
      <w:pPr>
        <w:autoSpaceDE w:val="0"/>
        <w:autoSpaceDN w:val="0"/>
        <w:adjustRightInd w:val="0"/>
        <w:spacing w:before="0" w:after="0" w:line="240" w:lineRule="auto"/>
        <w:rPr>
          <w:rFonts w:ascii="Arial" w:hAnsi="Arial" w:cs="Arial"/>
        </w:rPr>
      </w:pPr>
      <w:r w:rsidRPr="00596A3A">
        <w:rPr>
          <w:rFonts w:ascii="Arial" w:hAnsi="Arial" w:cs="Arial"/>
        </w:rPr>
        <w:t>Dicha subzona, comprende una porción marina de baja profundidad, en la cual se encuentra una agregación permanente de diversas especies de tortugas marinas, así como la mayor abundancia de pastos marinos y algunos parches de corales.</w:t>
      </w:r>
    </w:p>
    <w:p w14:paraId="4B18C593" w14:textId="77777777" w:rsidR="00C63C59" w:rsidRPr="00596A3A" w:rsidRDefault="00C63C59" w:rsidP="00C80695">
      <w:pPr>
        <w:autoSpaceDE w:val="0"/>
        <w:autoSpaceDN w:val="0"/>
        <w:adjustRightInd w:val="0"/>
        <w:spacing w:before="0" w:after="0" w:line="240" w:lineRule="auto"/>
        <w:rPr>
          <w:rFonts w:ascii="Arial" w:hAnsi="Arial" w:cs="Arial"/>
        </w:rPr>
      </w:pPr>
    </w:p>
    <w:p w14:paraId="10608799" w14:textId="77777777" w:rsidR="00C63C59" w:rsidRPr="00596A3A" w:rsidRDefault="00C63C59" w:rsidP="00C80695">
      <w:pPr>
        <w:autoSpaceDE w:val="0"/>
        <w:autoSpaceDN w:val="0"/>
        <w:adjustRightInd w:val="0"/>
        <w:spacing w:before="0" w:after="0" w:line="240" w:lineRule="auto"/>
        <w:rPr>
          <w:rFonts w:ascii="Arial" w:hAnsi="Arial" w:cs="Arial"/>
        </w:rPr>
      </w:pPr>
      <w:r w:rsidRPr="00596A3A">
        <w:rPr>
          <w:rFonts w:ascii="Arial" w:hAnsi="Arial" w:cs="Arial"/>
        </w:rPr>
        <w:t>Respecto a los pastos marinos presentes, el más representativos es el pasto marino de tortuga (</w:t>
      </w:r>
      <w:r w:rsidRPr="00596A3A">
        <w:rPr>
          <w:rFonts w:ascii="Arial" w:hAnsi="Arial" w:cs="Arial"/>
          <w:i/>
        </w:rPr>
        <w:t>Thalassia testudinum</w:t>
      </w:r>
      <w:r w:rsidRPr="00596A3A">
        <w:rPr>
          <w:rFonts w:ascii="Arial" w:hAnsi="Arial" w:cs="Arial"/>
        </w:rPr>
        <w:t xml:space="preserve">), que forma las praderas más extensas. Los pastos marinos ayudan físicamente a reducir el oleaje y la energía de la corriente, a filtrar sedimentos suspendidos en el agua, a estabilizar los sedimentos del fondo marino (Fonseca </w:t>
      </w:r>
      <w:r w:rsidRPr="00596A3A">
        <w:rPr>
          <w:rFonts w:ascii="Arial" w:hAnsi="Arial" w:cs="Arial"/>
          <w:i/>
        </w:rPr>
        <w:t>et al</w:t>
      </w:r>
      <w:r w:rsidRPr="00596A3A">
        <w:rPr>
          <w:rFonts w:ascii="Arial" w:hAnsi="Arial" w:cs="Arial"/>
        </w:rPr>
        <w:t xml:space="preserve">., 1982). </w:t>
      </w:r>
    </w:p>
    <w:p w14:paraId="623EC156" w14:textId="77777777" w:rsidR="00C63C59" w:rsidRPr="00596A3A" w:rsidRDefault="00C63C59" w:rsidP="00C80695">
      <w:pPr>
        <w:autoSpaceDE w:val="0"/>
        <w:autoSpaceDN w:val="0"/>
        <w:adjustRightInd w:val="0"/>
        <w:spacing w:before="0" w:after="0" w:line="240" w:lineRule="auto"/>
        <w:rPr>
          <w:rFonts w:ascii="Arial" w:hAnsi="Arial" w:cs="Arial"/>
        </w:rPr>
      </w:pPr>
    </w:p>
    <w:p w14:paraId="1C8BE865" w14:textId="372BDC8B" w:rsidR="00C63C59" w:rsidRPr="00596A3A" w:rsidRDefault="00C63C59" w:rsidP="00C80695">
      <w:pPr>
        <w:autoSpaceDE w:val="0"/>
        <w:autoSpaceDN w:val="0"/>
        <w:adjustRightInd w:val="0"/>
        <w:spacing w:before="0" w:after="0" w:line="240" w:lineRule="auto"/>
        <w:rPr>
          <w:rFonts w:ascii="Arial" w:hAnsi="Arial" w:cs="Arial"/>
        </w:rPr>
      </w:pPr>
      <w:r w:rsidRPr="00596A3A">
        <w:rPr>
          <w:rFonts w:ascii="Arial" w:hAnsi="Arial" w:cs="Arial"/>
        </w:rPr>
        <w:t>Las especies de tortugas marinas que utilizan los pastos marinos como sitios de alimentación</w:t>
      </w:r>
      <w:r w:rsidR="0005040F">
        <w:rPr>
          <w:rFonts w:ascii="Arial" w:hAnsi="Arial" w:cs="Arial"/>
        </w:rPr>
        <w:t xml:space="preserve">, migración o refugio </w:t>
      </w:r>
      <w:r w:rsidRPr="00596A3A">
        <w:rPr>
          <w:rFonts w:ascii="Arial" w:hAnsi="Arial" w:cs="Arial"/>
        </w:rPr>
        <w:t>son la tortuga marina de carey (</w:t>
      </w:r>
      <w:r w:rsidRPr="00596A3A">
        <w:rPr>
          <w:rFonts w:ascii="Arial" w:hAnsi="Arial" w:cs="Arial"/>
          <w:i/>
        </w:rPr>
        <w:t>Eretmochelys imbricata</w:t>
      </w:r>
      <w:r w:rsidRPr="00596A3A">
        <w:rPr>
          <w:rFonts w:ascii="Arial" w:hAnsi="Arial" w:cs="Arial"/>
        </w:rPr>
        <w:t>), la tortuga marina caguama (</w:t>
      </w:r>
      <w:r w:rsidRPr="00596A3A">
        <w:rPr>
          <w:rFonts w:ascii="Arial" w:hAnsi="Arial" w:cs="Arial"/>
          <w:i/>
        </w:rPr>
        <w:t>Caretta caretta</w:t>
      </w:r>
      <w:r w:rsidRPr="00596A3A">
        <w:rPr>
          <w:rFonts w:ascii="Arial" w:hAnsi="Arial" w:cs="Arial"/>
        </w:rPr>
        <w:t>) y tortuga marina verde del Atlántico</w:t>
      </w:r>
      <w:r w:rsidR="00391FAE">
        <w:rPr>
          <w:rFonts w:ascii="Arial" w:hAnsi="Arial" w:cs="Arial"/>
        </w:rPr>
        <w:t xml:space="preserve"> o</w:t>
      </w:r>
      <w:r w:rsidRPr="00596A3A">
        <w:rPr>
          <w:rFonts w:ascii="Arial" w:hAnsi="Arial" w:cs="Arial"/>
        </w:rPr>
        <w:t xml:space="preserve"> tortuga blanca (</w:t>
      </w:r>
      <w:r w:rsidRPr="00596A3A">
        <w:rPr>
          <w:rFonts w:ascii="Arial" w:hAnsi="Arial" w:cs="Arial"/>
          <w:i/>
        </w:rPr>
        <w:t>Chelonia mydas</w:t>
      </w:r>
      <w:r w:rsidRPr="00596A3A">
        <w:rPr>
          <w:rFonts w:ascii="Arial" w:hAnsi="Arial" w:cs="Arial"/>
        </w:rPr>
        <w:t>) y tortuga marina laúd (</w:t>
      </w:r>
      <w:r w:rsidRPr="00596A3A">
        <w:rPr>
          <w:rFonts w:ascii="Arial" w:hAnsi="Arial" w:cs="Arial"/>
          <w:i/>
        </w:rPr>
        <w:t>Dermochelys coriacea</w:t>
      </w:r>
      <w:r w:rsidRPr="00596A3A">
        <w:rPr>
          <w:rFonts w:ascii="Arial" w:hAnsi="Arial" w:cs="Arial"/>
        </w:rPr>
        <w:t xml:space="preserve">), éstas cuatro especies están catalogadas en peligro de extinción enlistadas en la  Norma Oficial Mexicana NOM-059-SEMARNAT-2010 </w:t>
      </w:r>
      <w:r w:rsidRPr="00596A3A">
        <w:rPr>
          <w:rFonts w:ascii="Arial" w:hAnsi="Arial" w:cs="Arial"/>
        </w:rPr>
        <w:lastRenderedPageBreak/>
        <w:t xml:space="preserve">Protección ambiental-Especies nativas de México de flora y fauna silvestres-Categorías de riesgo y especificaciones para su inclusión, exclusión o cambio-Lista de especies en riesgo. </w:t>
      </w:r>
    </w:p>
    <w:p w14:paraId="3E5F309A" w14:textId="77777777" w:rsidR="00C63C59" w:rsidRPr="00596A3A" w:rsidRDefault="00C63C59" w:rsidP="00C80695">
      <w:pPr>
        <w:pStyle w:val="Default"/>
        <w:rPr>
          <w:rFonts w:ascii="Arial" w:hAnsi="Arial" w:cs="Arial"/>
          <w:color w:val="auto"/>
        </w:rPr>
      </w:pPr>
    </w:p>
    <w:p w14:paraId="64D8497A" w14:textId="77777777" w:rsidR="00C63C59" w:rsidRPr="00596A3A" w:rsidRDefault="00C63C59" w:rsidP="00C80695">
      <w:pPr>
        <w:autoSpaceDE w:val="0"/>
        <w:autoSpaceDN w:val="0"/>
        <w:adjustRightInd w:val="0"/>
        <w:spacing w:before="0" w:after="0" w:line="240" w:lineRule="auto"/>
        <w:rPr>
          <w:rFonts w:ascii="Arial" w:hAnsi="Arial" w:cs="Arial"/>
        </w:rPr>
      </w:pPr>
      <w:r w:rsidRPr="00596A3A">
        <w:rPr>
          <w:rFonts w:ascii="Arial" w:hAnsi="Arial" w:cs="Arial"/>
        </w:rPr>
        <w:t xml:space="preserve">Debido a la riqueza biológica antes descrita, la bahía de Akumal constituye un atractivo muy importante para el turismo, pues en dicho sitio se realizan actividades tales como: el buceo con o sin equipo de flotación y el avistamiento de tortugas marinas, que se desarrollan sobre todo en algunas zonas bien delimitadas y de baja profundidad. Existe una presión de uso muy intensa en este sitio debido a sus características de baja profundidad, seguridad y fácil acceso. Estas características, que son lo que hace atractivo este sitio, son al mismo tiempo fuente de las principales amenazas, como contaminación y efectos adversos y nocivos a las especies que habitan o que visitan la bahía para reposo y/o alimentación. </w:t>
      </w:r>
    </w:p>
    <w:p w14:paraId="5887BCBD" w14:textId="77777777" w:rsidR="00C63C59" w:rsidRPr="00596A3A" w:rsidRDefault="00C63C59" w:rsidP="00C80695">
      <w:pPr>
        <w:autoSpaceDE w:val="0"/>
        <w:autoSpaceDN w:val="0"/>
        <w:adjustRightInd w:val="0"/>
        <w:spacing w:before="0" w:after="0" w:line="240" w:lineRule="auto"/>
        <w:rPr>
          <w:rFonts w:ascii="Arial" w:hAnsi="Arial" w:cs="Arial"/>
        </w:rPr>
      </w:pPr>
    </w:p>
    <w:p w14:paraId="6A607C51" w14:textId="77777777" w:rsidR="00C63C59" w:rsidRPr="00596A3A" w:rsidRDefault="00C63C59" w:rsidP="00C80695">
      <w:pPr>
        <w:autoSpaceDE w:val="0"/>
        <w:autoSpaceDN w:val="0"/>
        <w:adjustRightInd w:val="0"/>
        <w:spacing w:before="0" w:after="0" w:line="240" w:lineRule="auto"/>
        <w:rPr>
          <w:rFonts w:ascii="Arial" w:hAnsi="Arial" w:cs="Arial"/>
        </w:rPr>
      </w:pPr>
      <w:r w:rsidRPr="00596A3A">
        <w:rPr>
          <w:rFonts w:ascii="Arial" w:hAnsi="Arial" w:cs="Arial"/>
        </w:rPr>
        <w:t xml:space="preserve">Lo anterior hace necesario regular la intensidad de uso, a través de un manejo de los visitantes, tanto en el número de turistas que entran al agua, como en la frecuencia; en este sentido, las diversas actividades recreativas y de turismo que se realizan dentro de un ecosistema como el del área de refugio “Bahía de Akumal” deben ser llevadas a cabo de manera sustentable y ordenada, respetando los sitios designados para tal efecto. </w:t>
      </w:r>
    </w:p>
    <w:p w14:paraId="128E3194" w14:textId="77777777" w:rsidR="00C63C59" w:rsidRPr="00596A3A" w:rsidRDefault="00C63C59" w:rsidP="00C80695">
      <w:pPr>
        <w:pStyle w:val="Texto"/>
        <w:jc w:val="both"/>
        <w:rPr>
          <w:rFonts w:ascii="Arial" w:hAnsi="Arial" w:cs="Arial"/>
          <w:sz w:val="22"/>
          <w:szCs w:val="22"/>
        </w:rPr>
      </w:pPr>
    </w:p>
    <w:p w14:paraId="7410C1CB" w14:textId="77777777" w:rsidR="00C63C59" w:rsidRPr="00596A3A" w:rsidRDefault="00C63C59" w:rsidP="00C80695">
      <w:pPr>
        <w:pStyle w:val="Default"/>
        <w:rPr>
          <w:rFonts w:ascii="Arial" w:hAnsi="Arial" w:cs="Arial"/>
          <w:color w:val="auto"/>
        </w:rPr>
      </w:pPr>
    </w:p>
    <w:tbl>
      <w:tblPr>
        <w:tblW w:w="5000" w:type="pct"/>
        <w:tblCellMar>
          <w:left w:w="72" w:type="dxa"/>
          <w:right w:w="72" w:type="dxa"/>
        </w:tblCellMar>
        <w:tblLook w:val="0000" w:firstRow="0" w:lastRow="0" w:firstColumn="0" w:lastColumn="0" w:noHBand="0" w:noVBand="0"/>
      </w:tblPr>
      <w:tblGrid>
        <w:gridCol w:w="4589"/>
        <w:gridCol w:w="4915"/>
      </w:tblGrid>
      <w:tr w:rsidR="00C63C59" w:rsidRPr="00596A3A" w14:paraId="6B9D1717" w14:textId="77777777" w:rsidTr="00BA6A00">
        <w:trPr>
          <w:trHeight w:val="384"/>
        </w:trPr>
        <w:tc>
          <w:tcPr>
            <w:tcW w:w="5000" w:type="pct"/>
            <w:gridSpan w:val="2"/>
            <w:tcBorders>
              <w:top w:val="single" w:sz="6" w:space="0" w:color="auto"/>
              <w:left w:val="single" w:sz="6" w:space="0" w:color="auto"/>
              <w:bottom w:val="single" w:sz="6" w:space="0" w:color="auto"/>
              <w:right w:val="single" w:sz="6" w:space="0" w:color="auto"/>
            </w:tcBorders>
          </w:tcPr>
          <w:p w14:paraId="1CF49E6B" w14:textId="77777777" w:rsidR="00236CF7" w:rsidRPr="00596A3A" w:rsidRDefault="00C63C59" w:rsidP="00C80695">
            <w:pPr>
              <w:pStyle w:val="Texto"/>
              <w:jc w:val="center"/>
              <w:rPr>
                <w:rFonts w:ascii="Arial" w:hAnsi="Arial" w:cs="Arial"/>
                <w:b/>
                <w:sz w:val="20"/>
                <w:szCs w:val="20"/>
              </w:rPr>
            </w:pPr>
            <w:r w:rsidRPr="00596A3A">
              <w:rPr>
                <w:rFonts w:ascii="Arial" w:hAnsi="Arial" w:cs="Arial"/>
                <w:b/>
                <w:sz w:val="20"/>
                <w:szCs w:val="20"/>
              </w:rPr>
              <w:t xml:space="preserve">SUBZONA DE APROVECHAMIENTO SUSTENTABLE DE LOS RECURSOS NATURALES </w:t>
            </w:r>
          </w:p>
          <w:p w14:paraId="41E79071" w14:textId="6F6E3873" w:rsidR="00C63C59" w:rsidRPr="00596A3A" w:rsidRDefault="00C63C59" w:rsidP="00C80695">
            <w:pPr>
              <w:pStyle w:val="Texto"/>
              <w:jc w:val="center"/>
              <w:rPr>
                <w:rFonts w:ascii="Arial" w:hAnsi="Arial" w:cs="Arial"/>
                <w:b/>
                <w:sz w:val="20"/>
                <w:szCs w:val="20"/>
              </w:rPr>
            </w:pPr>
            <w:r w:rsidRPr="00596A3A">
              <w:rPr>
                <w:rFonts w:ascii="Arial" w:hAnsi="Arial" w:cs="Arial"/>
                <w:b/>
                <w:sz w:val="20"/>
                <w:szCs w:val="20"/>
              </w:rPr>
              <w:t>REFUGIO BAHÍA</w:t>
            </w:r>
            <w:r w:rsidR="00236CF7" w:rsidRPr="00596A3A">
              <w:rPr>
                <w:rFonts w:ascii="Arial" w:hAnsi="Arial" w:cs="Arial"/>
                <w:b/>
                <w:sz w:val="20"/>
                <w:szCs w:val="20"/>
              </w:rPr>
              <w:t xml:space="preserve"> DE AKUMAL</w:t>
            </w:r>
          </w:p>
        </w:tc>
      </w:tr>
      <w:tr w:rsidR="00C63C59" w:rsidRPr="00596A3A" w14:paraId="10755331" w14:textId="77777777" w:rsidTr="00BA6A00">
        <w:trPr>
          <w:trHeight w:val="417"/>
        </w:trPr>
        <w:tc>
          <w:tcPr>
            <w:tcW w:w="2414" w:type="pct"/>
            <w:tcBorders>
              <w:top w:val="single" w:sz="6" w:space="0" w:color="auto"/>
              <w:left w:val="single" w:sz="6" w:space="0" w:color="auto"/>
              <w:bottom w:val="single" w:sz="6" w:space="0" w:color="auto"/>
              <w:right w:val="single" w:sz="6" w:space="0" w:color="auto"/>
            </w:tcBorders>
          </w:tcPr>
          <w:p w14:paraId="048BB79C" w14:textId="77777777" w:rsidR="00C63C59" w:rsidRPr="00596A3A" w:rsidRDefault="00C63C5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7F0F7E83" w14:textId="77777777" w:rsidR="00C63C59" w:rsidRPr="00596A3A" w:rsidRDefault="00C63C5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414E22" w:rsidRPr="00596A3A" w14:paraId="66E5B2CE" w14:textId="77777777" w:rsidTr="00BA6A00">
        <w:trPr>
          <w:trHeight w:val="20"/>
        </w:trPr>
        <w:tc>
          <w:tcPr>
            <w:tcW w:w="2414" w:type="pct"/>
            <w:tcBorders>
              <w:top w:val="single" w:sz="6" w:space="0" w:color="auto"/>
              <w:left w:val="single" w:sz="6" w:space="0" w:color="auto"/>
              <w:bottom w:val="single" w:sz="6" w:space="0" w:color="auto"/>
              <w:right w:val="single" w:sz="6" w:space="0" w:color="auto"/>
            </w:tcBorders>
          </w:tcPr>
          <w:p w14:paraId="2CEB6466" w14:textId="433F70E9" w:rsidR="00414E22" w:rsidRPr="00596A3A" w:rsidRDefault="00414E22" w:rsidP="00C80695">
            <w:pPr>
              <w:pStyle w:val="Texto"/>
              <w:numPr>
                <w:ilvl w:val="0"/>
                <w:numId w:val="111"/>
              </w:numPr>
              <w:rPr>
                <w:rFonts w:ascii="Arial" w:hAnsi="Arial" w:cs="Arial"/>
                <w:sz w:val="20"/>
                <w:szCs w:val="20"/>
              </w:rPr>
            </w:pPr>
            <w:r w:rsidRPr="00596A3A">
              <w:rPr>
                <w:rFonts w:ascii="Arial" w:hAnsi="Arial" w:cs="Arial"/>
                <w:sz w:val="20"/>
                <w:szCs w:val="20"/>
              </w:rPr>
              <w:t xml:space="preserve">Aprovechamiento no extractivo de vida silvestre 1 </w:t>
            </w:r>
          </w:p>
          <w:p w14:paraId="5D77680E" w14:textId="77777777" w:rsidR="00414E22" w:rsidRPr="00596A3A" w:rsidRDefault="00414E22" w:rsidP="00C80695">
            <w:pPr>
              <w:pStyle w:val="Texto"/>
              <w:numPr>
                <w:ilvl w:val="0"/>
                <w:numId w:val="111"/>
              </w:numPr>
              <w:rPr>
                <w:rFonts w:ascii="Arial" w:hAnsi="Arial" w:cs="Arial"/>
                <w:sz w:val="20"/>
                <w:szCs w:val="20"/>
              </w:rPr>
            </w:pPr>
            <w:r w:rsidRPr="00596A3A">
              <w:rPr>
                <w:rFonts w:ascii="Arial" w:hAnsi="Arial" w:cs="Arial"/>
                <w:sz w:val="20"/>
                <w:szCs w:val="20"/>
              </w:rPr>
              <w:t>Colecta científica de ejemplares de la vida silvestre</w:t>
            </w:r>
          </w:p>
          <w:p w14:paraId="48DFDA78" w14:textId="77777777" w:rsidR="00414E22" w:rsidRPr="00596A3A" w:rsidRDefault="00414E22" w:rsidP="00C80695">
            <w:pPr>
              <w:pStyle w:val="Texto"/>
              <w:numPr>
                <w:ilvl w:val="0"/>
                <w:numId w:val="111"/>
              </w:numPr>
              <w:rPr>
                <w:rFonts w:ascii="Arial" w:hAnsi="Arial" w:cs="Arial"/>
                <w:sz w:val="20"/>
                <w:szCs w:val="20"/>
              </w:rPr>
            </w:pPr>
            <w:r w:rsidRPr="00596A3A">
              <w:rPr>
                <w:rFonts w:ascii="Arial" w:hAnsi="Arial" w:cs="Arial"/>
                <w:sz w:val="20"/>
                <w:szCs w:val="20"/>
              </w:rPr>
              <w:t>Colocación de hábitats artificiales</w:t>
            </w:r>
          </w:p>
          <w:p w14:paraId="4ECD1153" w14:textId="77777777" w:rsidR="00414E22" w:rsidRPr="00596A3A" w:rsidRDefault="00414E22" w:rsidP="00C80695">
            <w:pPr>
              <w:pStyle w:val="Texto"/>
              <w:numPr>
                <w:ilvl w:val="0"/>
                <w:numId w:val="111"/>
              </w:numPr>
              <w:rPr>
                <w:rFonts w:ascii="Arial" w:hAnsi="Arial" w:cs="Arial"/>
                <w:sz w:val="20"/>
                <w:szCs w:val="20"/>
              </w:rPr>
            </w:pPr>
            <w:r w:rsidRPr="00596A3A">
              <w:rPr>
                <w:rFonts w:ascii="Arial" w:hAnsi="Arial" w:cs="Arial"/>
                <w:sz w:val="20"/>
                <w:szCs w:val="20"/>
              </w:rPr>
              <w:t xml:space="preserve">Educación ambiental </w:t>
            </w:r>
          </w:p>
          <w:p w14:paraId="2C1E6DED" w14:textId="22D0C4A1" w:rsidR="00414E22" w:rsidRPr="00596A3A" w:rsidRDefault="00414E22" w:rsidP="00C80695">
            <w:pPr>
              <w:pStyle w:val="Texto"/>
              <w:numPr>
                <w:ilvl w:val="0"/>
                <w:numId w:val="111"/>
              </w:numPr>
              <w:rPr>
                <w:rFonts w:ascii="Arial" w:hAnsi="Arial" w:cs="Arial"/>
                <w:sz w:val="20"/>
                <w:szCs w:val="20"/>
              </w:rPr>
            </w:pPr>
            <w:r w:rsidRPr="00596A3A">
              <w:rPr>
                <w:rFonts w:ascii="Arial" w:hAnsi="Arial" w:cs="Arial"/>
                <w:sz w:val="20"/>
                <w:szCs w:val="20"/>
              </w:rPr>
              <w:t xml:space="preserve">Filmaciones, actividades de fotografía, captura de imágenes o sonidos </w:t>
            </w:r>
          </w:p>
          <w:p w14:paraId="266BEF98" w14:textId="77777777" w:rsidR="00414E22" w:rsidRPr="00596A3A" w:rsidRDefault="00414E22" w:rsidP="00C80695">
            <w:pPr>
              <w:pStyle w:val="Texto"/>
              <w:numPr>
                <w:ilvl w:val="0"/>
                <w:numId w:val="111"/>
              </w:numPr>
              <w:rPr>
                <w:rFonts w:ascii="Arial" w:hAnsi="Arial" w:cs="Arial"/>
                <w:sz w:val="20"/>
                <w:szCs w:val="20"/>
              </w:rPr>
            </w:pPr>
            <w:r w:rsidRPr="00596A3A">
              <w:rPr>
                <w:rFonts w:ascii="Arial" w:hAnsi="Arial" w:cs="Arial"/>
                <w:sz w:val="20"/>
                <w:szCs w:val="20"/>
              </w:rPr>
              <w:t>Investigación científica no invasiva</w:t>
            </w:r>
          </w:p>
          <w:p w14:paraId="15D37389" w14:textId="77777777" w:rsidR="00414E22" w:rsidRPr="00596A3A" w:rsidRDefault="00414E22" w:rsidP="00C80695">
            <w:pPr>
              <w:pStyle w:val="Texto"/>
              <w:numPr>
                <w:ilvl w:val="0"/>
                <w:numId w:val="111"/>
              </w:numPr>
              <w:rPr>
                <w:rFonts w:ascii="Arial" w:hAnsi="Arial" w:cs="Arial"/>
                <w:sz w:val="20"/>
                <w:szCs w:val="20"/>
              </w:rPr>
            </w:pPr>
            <w:r w:rsidRPr="00596A3A">
              <w:rPr>
                <w:rFonts w:ascii="Arial" w:hAnsi="Arial" w:cs="Arial"/>
                <w:sz w:val="20"/>
                <w:szCs w:val="20"/>
              </w:rPr>
              <w:t xml:space="preserve">Monitoreo del ambiente </w:t>
            </w:r>
          </w:p>
          <w:p w14:paraId="4E417E0E" w14:textId="77777777" w:rsidR="001C658B" w:rsidRPr="00596A3A" w:rsidRDefault="00414E22" w:rsidP="00C80695">
            <w:pPr>
              <w:pStyle w:val="Texto"/>
              <w:numPr>
                <w:ilvl w:val="0"/>
                <w:numId w:val="111"/>
              </w:numPr>
              <w:rPr>
                <w:rFonts w:ascii="Arial" w:hAnsi="Arial" w:cs="Arial"/>
                <w:sz w:val="20"/>
                <w:szCs w:val="20"/>
              </w:rPr>
            </w:pPr>
            <w:r w:rsidRPr="00596A3A">
              <w:rPr>
                <w:rFonts w:ascii="Arial" w:hAnsi="Arial" w:cs="Arial"/>
                <w:sz w:val="20"/>
                <w:szCs w:val="20"/>
              </w:rPr>
              <w:t xml:space="preserve">Turismo de bajo impacto, </w:t>
            </w:r>
          </w:p>
          <w:p w14:paraId="7ED33D6D" w14:textId="45D23767" w:rsidR="001C658B" w:rsidRPr="00596A3A" w:rsidRDefault="00793C2E" w:rsidP="00C80695">
            <w:pPr>
              <w:pStyle w:val="Default"/>
              <w:numPr>
                <w:ilvl w:val="0"/>
                <w:numId w:val="92"/>
              </w:numPr>
              <w:ind w:left="993" w:hanging="426"/>
              <w:rPr>
                <w:rFonts w:ascii="Arial" w:hAnsi="Arial" w:cs="Arial"/>
                <w:color w:val="auto"/>
                <w:sz w:val="20"/>
                <w:szCs w:val="20"/>
              </w:rPr>
            </w:pPr>
            <w:r w:rsidRPr="00596A3A">
              <w:rPr>
                <w:rFonts w:ascii="Arial" w:hAnsi="Arial" w:cs="Arial"/>
                <w:color w:val="auto"/>
                <w:sz w:val="20"/>
                <w:szCs w:val="20"/>
              </w:rPr>
              <w:t>K</w:t>
            </w:r>
            <w:r w:rsidR="00414E22" w:rsidRPr="00596A3A">
              <w:rPr>
                <w:rFonts w:ascii="Arial" w:hAnsi="Arial" w:cs="Arial"/>
                <w:color w:val="auto"/>
                <w:sz w:val="20"/>
                <w:szCs w:val="20"/>
              </w:rPr>
              <w:t>ayak</w:t>
            </w:r>
            <w:r w:rsidRPr="00596A3A">
              <w:rPr>
                <w:rFonts w:ascii="Arial" w:hAnsi="Arial" w:cs="Arial"/>
                <w:color w:val="auto"/>
                <w:sz w:val="20"/>
                <w:szCs w:val="20"/>
              </w:rPr>
              <w:t xml:space="preserve"> *2</w:t>
            </w:r>
          </w:p>
          <w:p w14:paraId="58EB2083" w14:textId="77777777" w:rsidR="001C658B" w:rsidRPr="00596A3A" w:rsidRDefault="001C658B" w:rsidP="00C80695">
            <w:pPr>
              <w:pStyle w:val="Default"/>
              <w:numPr>
                <w:ilvl w:val="0"/>
                <w:numId w:val="92"/>
              </w:numPr>
              <w:ind w:left="993" w:hanging="426"/>
              <w:rPr>
                <w:rFonts w:ascii="Arial" w:hAnsi="Arial" w:cs="Arial"/>
                <w:color w:val="auto"/>
                <w:sz w:val="20"/>
                <w:szCs w:val="20"/>
              </w:rPr>
            </w:pPr>
            <w:r w:rsidRPr="00596A3A">
              <w:rPr>
                <w:rFonts w:ascii="Arial" w:hAnsi="Arial" w:cs="Arial"/>
                <w:color w:val="auto"/>
                <w:sz w:val="20"/>
                <w:szCs w:val="20"/>
              </w:rPr>
              <w:t>Esnorquel,</w:t>
            </w:r>
          </w:p>
          <w:p w14:paraId="1375CDF3" w14:textId="357C6268" w:rsidR="001C658B" w:rsidRPr="00596A3A" w:rsidRDefault="001C658B" w:rsidP="00C80695">
            <w:pPr>
              <w:pStyle w:val="Default"/>
              <w:numPr>
                <w:ilvl w:val="0"/>
                <w:numId w:val="92"/>
              </w:numPr>
              <w:ind w:left="993" w:hanging="426"/>
              <w:rPr>
                <w:rFonts w:ascii="Arial" w:hAnsi="Arial" w:cs="Arial"/>
                <w:color w:val="auto"/>
                <w:sz w:val="20"/>
                <w:szCs w:val="20"/>
              </w:rPr>
            </w:pPr>
            <w:r w:rsidRPr="00596A3A">
              <w:rPr>
                <w:rFonts w:ascii="Arial" w:hAnsi="Arial" w:cs="Arial"/>
                <w:color w:val="auto"/>
                <w:sz w:val="20"/>
                <w:szCs w:val="20"/>
              </w:rPr>
              <w:t>Kitesurf</w:t>
            </w:r>
            <w:r w:rsidR="00793C2E" w:rsidRPr="00596A3A">
              <w:rPr>
                <w:rFonts w:ascii="Arial" w:hAnsi="Arial" w:cs="Arial"/>
                <w:color w:val="auto"/>
                <w:sz w:val="20"/>
                <w:szCs w:val="20"/>
              </w:rPr>
              <w:t xml:space="preserve"> *2</w:t>
            </w:r>
          </w:p>
          <w:p w14:paraId="296A9EC6" w14:textId="1DCDAC3F" w:rsidR="001C658B" w:rsidRPr="00596A3A" w:rsidRDefault="001C658B" w:rsidP="00C80695">
            <w:pPr>
              <w:pStyle w:val="Default"/>
              <w:numPr>
                <w:ilvl w:val="0"/>
                <w:numId w:val="92"/>
              </w:numPr>
              <w:ind w:left="993" w:hanging="426"/>
              <w:rPr>
                <w:rFonts w:ascii="Arial" w:hAnsi="Arial" w:cs="Arial"/>
                <w:color w:val="auto"/>
                <w:sz w:val="20"/>
                <w:szCs w:val="20"/>
              </w:rPr>
            </w:pPr>
            <w:r w:rsidRPr="00596A3A">
              <w:rPr>
                <w:rFonts w:ascii="Arial" w:hAnsi="Arial" w:cs="Arial"/>
                <w:color w:val="auto"/>
                <w:sz w:val="20"/>
                <w:szCs w:val="20"/>
              </w:rPr>
              <w:t>Natación</w:t>
            </w:r>
            <w:r w:rsidR="00793C2E" w:rsidRPr="00596A3A">
              <w:rPr>
                <w:rFonts w:ascii="Arial" w:hAnsi="Arial" w:cs="Arial"/>
                <w:color w:val="auto"/>
                <w:sz w:val="20"/>
                <w:szCs w:val="20"/>
              </w:rPr>
              <w:t xml:space="preserve"> *2,</w:t>
            </w:r>
          </w:p>
          <w:p w14:paraId="5180FCE9" w14:textId="43D3DC32" w:rsidR="00793C2E" w:rsidRPr="00596A3A" w:rsidRDefault="00793C2E" w:rsidP="00C80695">
            <w:pPr>
              <w:pStyle w:val="Default"/>
              <w:numPr>
                <w:ilvl w:val="0"/>
                <w:numId w:val="92"/>
              </w:numPr>
              <w:ind w:left="993" w:hanging="426"/>
              <w:rPr>
                <w:rFonts w:ascii="Arial" w:hAnsi="Arial" w:cs="Arial"/>
                <w:color w:val="auto"/>
                <w:sz w:val="20"/>
                <w:szCs w:val="20"/>
              </w:rPr>
            </w:pPr>
            <w:r w:rsidRPr="00596A3A">
              <w:rPr>
                <w:rFonts w:ascii="Arial" w:hAnsi="Arial" w:cs="Arial"/>
                <w:color w:val="auto"/>
                <w:sz w:val="20"/>
                <w:szCs w:val="20"/>
              </w:rPr>
              <w:t xml:space="preserve">Observación y nado con tortugas marinas *3, </w:t>
            </w:r>
          </w:p>
          <w:p w14:paraId="7A59CDF2" w14:textId="7655B33E" w:rsidR="001C658B" w:rsidRPr="00596A3A" w:rsidRDefault="001C658B" w:rsidP="00C80695">
            <w:pPr>
              <w:pStyle w:val="Default"/>
              <w:numPr>
                <w:ilvl w:val="0"/>
                <w:numId w:val="92"/>
              </w:numPr>
              <w:ind w:left="993" w:hanging="426"/>
              <w:rPr>
                <w:rFonts w:ascii="Arial" w:hAnsi="Arial" w:cs="Arial"/>
                <w:color w:val="auto"/>
                <w:sz w:val="20"/>
                <w:szCs w:val="20"/>
              </w:rPr>
            </w:pPr>
            <w:r w:rsidRPr="00596A3A">
              <w:rPr>
                <w:rFonts w:ascii="Arial" w:hAnsi="Arial" w:cs="Arial"/>
                <w:color w:val="auto"/>
                <w:sz w:val="20"/>
                <w:szCs w:val="20"/>
              </w:rPr>
              <w:t>Paddle</w:t>
            </w:r>
            <w:r w:rsidR="00793C2E" w:rsidRPr="00596A3A">
              <w:rPr>
                <w:rFonts w:ascii="Arial" w:hAnsi="Arial" w:cs="Arial"/>
                <w:color w:val="auto"/>
                <w:sz w:val="20"/>
                <w:szCs w:val="20"/>
              </w:rPr>
              <w:t xml:space="preserve"> *2</w:t>
            </w:r>
            <w:r w:rsidRPr="00596A3A">
              <w:rPr>
                <w:rFonts w:ascii="Arial" w:hAnsi="Arial" w:cs="Arial"/>
                <w:color w:val="auto"/>
                <w:sz w:val="20"/>
                <w:szCs w:val="20"/>
              </w:rPr>
              <w:t>,</w:t>
            </w:r>
          </w:p>
          <w:p w14:paraId="623EA9B5" w14:textId="50AD2BB4" w:rsidR="001C658B" w:rsidRPr="00596A3A" w:rsidRDefault="00793C2E" w:rsidP="00C80695">
            <w:pPr>
              <w:pStyle w:val="Default"/>
              <w:numPr>
                <w:ilvl w:val="0"/>
                <w:numId w:val="92"/>
              </w:numPr>
              <w:ind w:left="993" w:hanging="426"/>
              <w:rPr>
                <w:rFonts w:ascii="Arial" w:hAnsi="Arial" w:cs="Arial"/>
                <w:color w:val="auto"/>
                <w:sz w:val="20"/>
                <w:szCs w:val="20"/>
              </w:rPr>
            </w:pPr>
            <w:r w:rsidRPr="00596A3A">
              <w:rPr>
                <w:rFonts w:ascii="Arial" w:hAnsi="Arial" w:cs="Arial"/>
                <w:color w:val="auto"/>
                <w:sz w:val="20"/>
                <w:szCs w:val="20"/>
              </w:rPr>
              <w:t>Prácticas de buceo *2</w:t>
            </w:r>
            <w:r w:rsidR="001C658B" w:rsidRPr="00596A3A">
              <w:rPr>
                <w:rFonts w:ascii="Arial" w:hAnsi="Arial" w:cs="Arial"/>
                <w:color w:val="auto"/>
                <w:sz w:val="20"/>
                <w:szCs w:val="20"/>
              </w:rPr>
              <w:t>, y</w:t>
            </w:r>
          </w:p>
          <w:p w14:paraId="6C041606" w14:textId="1E728736" w:rsidR="00414E22" w:rsidRPr="00596A3A" w:rsidRDefault="001C658B" w:rsidP="00C80695">
            <w:pPr>
              <w:pStyle w:val="Default"/>
              <w:numPr>
                <w:ilvl w:val="0"/>
                <w:numId w:val="92"/>
              </w:numPr>
              <w:ind w:left="993" w:hanging="426"/>
              <w:rPr>
                <w:rFonts w:ascii="Arial" w:hAnsi="Arial" w:cs="Arial"/>
                <w:color w:val="auto"/>
                <w:sz w:val="20"/>
                <w:szCs w:val="20"/>
              </w:rPr>
            </w:pPr>
            <w:r w:rsidRPr="00596A3A">
              <w:rPr>
                <w:rFonts w:ascii="Arial" w:hAnsi="Arial" w:cs="Arial"/>
                <w:color w:val="auto"/>
                <w:sz w:val="20"/>
                <w:szCs w:val="20"/>
              </w:rPr>
              <w:t>Velerismo, tabla vela (windsurf), hobie cat, o similares</w:t>
            </w:r>
            <w:r w:rsidR="00793C2E" w:rsidRPr="00596A3A">
              <w:rPr>
                <w:rFonts w:ascii="Arial" w:hAnsi="Arial" w:cs="Arial"/>
                <w:color w:val="auto"/>
                <w:sz w:val="20"/>
                <w:szCs w:val="20"/>
              </w:rPr>
              <w:t xml:space="preserve"> *2</w:t>
            </w:r>
          </w:p>
          <w:p w14:paraId="73CDDA6A" w14:textId="77777777" w:rsidR="00414E22" w:rsidRPr="00596A3A" w:rsidRDefault="00414E22" w:rsidP="00C80695">
            <w:pPr>
              <w:pStyle w:val="Texto"/>
              <w:ind w:left="360"/>
              <w:rPr>
                <w:rFonts w:ascii="Arial" w:hAnsi="Arial" w:cs="Arial"/>
                <w:sz w:val="20"/>
                <w:szCs w:val="20"/>
              </w:rPr>
            </w:pPr>
          </w:p>
          <w:p w14:paraId="00052BFD" w14:textId="7B775B02" w:rsidR="00414E22" w:rsidRPr="00596A3A" w:rsidRDefault="00414E22" w:rsidP="00C80695">
            <w:pPr>
              <w:pStyle w:val="Texto"/>
              <w:ind w:left="360"/>
              <w:rPr>
                <w:rFonts w:ascii="Arial" w:hAnsi="Arial" w:cs="Arial"/>
              </w:rPr>
            </w:pPr>
          </w:p>
        </w:tc>
        <w:tc>
          <w:tcPr>
            <w:tcW w:w="2586" w:type="pct"/>
            <w:tcBorders>
              <w:top w:val="single" w:sz="6" w:space="0" w:color="auto"/>
              <w:left w:val="single" w:sz="6" w:space="0" w:color="auto"/>
              <w:bottom w:val="single" w:sz="6" w:space="0" w:color="auto"/>
              <w:right w:val="single" w:sz="6" w:space="0" w:color="auto"/>
            </w:tcBorders>
          </w:tcPr>
          <w:p w14:paraId="15DF9650"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 xml:space="preserve">Acuacultura </w:t>
            </w:r>
          </w:p>
          <w:p w14:paraId="3D964744"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Alimentar, capturar, remover, extraer, retener o apropiarse de vida silvestre, salvo para colecta e investigación científica y monitoreo ambiental</w:t>
            </w:r>
          </w:p>
          <w:p w14:paraId="4938CB20"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Alterar o destruir por cualquier medio o acción los sitios de alimentación, anidación, refugio o reproducción de especies silvestres</w:t>
            </w:r>
          </w:p>
          <w:p w14:paraId="72955735"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Arrojar, verter o descargar cualquier tipo de desechos orgánicos, residuos sólidos o líquidos o cualquier otro tipo de contaminante, al medio natural</w:t>
            </w:r>
          </w:p>
          <w:p w14:paraId="663F7321"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Construcción de obra pública o privada</w:t>
            </w:r>
          </w:p>
          <w:p w14:paraId="2B30A1F7"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El uso de lámparas o cualquier otra fuente de luz directa para la observación de especies de fauna, salvo para colecta científica y monitoreo ambiental</w:t>
            </w:r>
          </w:p>
          <w:p w14:paraId="03C24691"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Extracción de arena</w:t>
            </w:r>
          </w:p>
          <w:p w14:paraId="43C3EEE0" w14:textId="0CD729F0" w:rsidR="001C658B" w:rsidRPr="00596A3A" w:rsidRDefault="001C658B" w:rsidP="00C80695">
            <w:pPr>
              <w:pStyle w:val="Texto"/>
              <w:numPr>
                <w:ilvl w:val="0"/>
                <w:numId w:val="55"/>
              </w:numPr>
              <w:rPr>
                <w:rFonts w:ascii="Arial" w:hAnsi="Arial" w:cs="Arial"/>
                <w:sz w:val="20"/>
                <w:szCs w:val="20"/>
              </w:rPr>
            </w:pPr>
            <w:r w:rsidRPr="00596A3A">
              <w:rPr>
                <w:rFonts w:ascii="Arial" w:hAnsi="Arial" w:cs="Arial"/>
                <w:sz w:val="20"/>
                <w:szCs w:val="20"/>
              </w:rPr>
              <w:t>Deportes acuático recreativos</w:t>
            </w:r>
          </w:p>
          <w:p w14:paraId="3570876C" w14:textId="6C2A73E5" w:rsidR="001C658B" w:rsidRPr="00596A3A" w:rsidRDefault="001C658B" w:rsidP="00C80695">
            <w:pPr>
              <w:pStyle w:val="Default"/>
              <w:numPr>
                <w:ilvl w:val="0"/>
                <w:numId w:val="92"/>
              </w:numPr>
              <w:ind w:left="993" w:hanging="426"/>
              <w:rPr>
                <w:rFonts w:ascii="Arial" w:hAnsi="Arial" w:cs="Arial"/>
                <w:color w:val="auto"/>
                <w:sz w:val="20"/>
                <w:szCs w:val="20"/>
              </w:rPr>
            </w:pPr>
            <w:r w:rsidRPr="00596A3A">
              <w:rPr>
                <w:rFonts w:ascii="Arial" w:hAnsi="Arial" w:cs="Arial"/>
                <w:color w:val="auto"/>
                <w:sz w:val="20"/>
                <w:szCs w:val="20"/>
              </w:rPr>
              <w:t>Banana y parasail</w:t>
            </w:r>
          </w:p>
          <w:p w14:paraId="436E2419" w14:textId="687AD255" w:rsidR="001C658B" w:rsidRPr="00596A3A" w:rsidRDefault="00793C2E" w:rsidP="00C80695">
            <w:pPr>
              <w:pStyle w:val="Default"/>
              <w:numPr>
                <w:ilvl w:val="0"/>
                <w:numId w:val="92"/>
              </w:numPr>
              <w:ind w:left="993" w:hanging="426"/>
              <w:rPr>
                <w:rFonts w:ascii="Arial" w:hAnsi="Arial" w:cs="Arial"/>
                <w:color w:val="auto"/>
                <w:sz w:val="20"/>
                <w:szCs w:val="20"/>
              </w:rPr>
            </w:pPr>
            <w:r w:rsidRPr="00596A3A">
              <w:rPr>
                <w:rFonts w:ascii="Arial" w:hAnsi="Arial" w:cs="Arial"/>
                <w:color w:val="auto"/>
                <w:sz w:val="20"/>
                <w:szCs w:val="20"/>
              </w:rPr>
              <w:t>Recorridos en embarcaciones para la observación de flora y fauna</w:t>
            </w:r>
          </w:p>
          <w:p w14:paraId="2FC902B3"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 xml:space="preserve">Fragmentar el hábitat de anidación de tortugas marinas o donde existan ecosistemas de manglares </w:t>
            </w:r>
          </w:p>
          <w:p w14:paraId="4D796A50"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Interrumpir, desviar, rellenar o desecar flujos hidráulicos o cuerpos de agua</w:t>
            </w:r>
          </w:p>
          <w:p w14:paraId="45F05E5F" w14:textId="7BAEF744"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 xml:space="preserve">Introducir ejemplares o poblaciones exóticos </w:t>
            </w:r>
            <w:r w:rsidR="001C658B" w:rsidRPr="00596A3A">
              <w:rPr>
                <w:rFonts w:ascii="Arial" w:hAnsi="Arial" w:cs="Arial"/>
                <w:sz w:val="20"/>
                <w:szCs w:val="20"/>
              </w:rPr>
              <w:t xml:space="preserve">de la vida silvestre </w:t>
            </w:r>
            <w:r w:rsidR="00793C2E" w:rsidRPr="00596A3A">
              <w:rPr>
                <w:rFonts w:ascii="Arial" w:hAnsi="Arial" w:cs="Arial"/>
                <w:sz w:val="20"/>
                <w:szCs w:val="20"/>
              </w:rPr>
              <w:t>4</w:t>
            </w:r>
          </w:p>
          <w:p w14:paraId="31613E26"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Introducir organismos genéticamente modificados</w:t>
            </w:r>
          </w:p>
          <w:p w14:paraId="7A9A1743"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lastRenderedPageBreak/>
              <w:t xml:space="preserve">Pesca </w:t>
            </w:r>
          </w:p>
          <w:p w14:paraId="047B4EEB"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Realizar actividades de explotación o aprovechamiento extractivo de cualquier tipo de recurso</w:t>
            </w:r>
          </w:p>
          <w:p w14:paraId="098F3E4E"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Realizar actividades comerciales (venta de alimentos y artesanías)</w:t>
            </w:r>
          </w:p>
          <w:p w14:paraId="5755DAE6"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13BB9BF9"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 xml:space="preserve">Remover o alterar el fondo marino o provocar suspensión de sedimentos </w:t>
            </w:r>
          </w:p>
          <w:p w14:paraId="1F5B60F2"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Remover, rellenar, trasplantar, podar o realizar cualquier obra o actividad que afecte la integralidad del flujo hidrológico del manglar; del ecosistema y su zona de influencia; de su productividad natural; de la capacidad de carga natural del ecosistema para los proyectos turísticos; de las zonas de anidación, reproducción, refugio, alimentación y alevinaje; o bien de las interacciones entre el manglar, la duna, la zona marítima adyacente y los corales o que provoque cambios en las características y servicios ecológicos</w:t>
            </w:r>
          </w:p>
          <w:p w14:paraId="79837714" w14:textId="77777777"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61752A54" w14:textId="437C2830" w:rsidR="00414E22" w:rsidRPr="00596A3A" w:rsidRDefault="00414E22" w:rsidP="00C80695">
            <w:pPr>
              <w:pStyle w:val="Texto"/>
              <w:numPr>
                <w:ilvl w:val="0"/>
                <w:numId w:val="55"/>
              </w:numPr>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tc>
      </w:tr>
      <w:tr w:rsidR="00414E22" w:rsidRPr="00596A3A" w14:paraId="55AE365E" w14:textId="77777777" w:rsidTr="00BA6A00">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31455CD6" w14:textId="736BA08E" w:rsidR="00414E22" w:rsidRPr="00596A3A" w:rsidRDefault="00414E22" w:rsidP="00C80695">
            <w:pPr>
              <w:pStyle w:val="Texto"/>
              <w:rPr>
                <w:rFonts w:ascii="Arial" w:hAnsi="Arial" w:cs="Arial"/>
                <w:sz w:val="20"/>
                <w:szCs w:val="20"/>
              </w:rPr>
            </w:pPr>
            <w:r w:rsidRPr="00596A3A">
              <w:rPr>
                <w:rFonts w:ascii="Arial" w:hAnsi="Arial" w:cs="Arial"/>
                <w:sz w:val="20"/>
                <w:szCs w:val="20"/>
                <w:vertAlign w:val="superscript"/>
              </w:rPr>
              <w:lastRenderedPageBreak/>
              <w:t xml:space="preserve">1 </w:t>
            </w:r>
            <w:r w:rsidRPr="00596A3A">
              <w:rPr>
                <w:rFonts w:ascii="Arial" w:hAnsi="Arial" w:cs="Arial"/>
                <w:sz w:val="20"/>
                <w:szCs w:val="20"/>
              </w:rPr>
              <w:t>Que consiste en observación y nado con tortuga marina, con el acompañamiento de un guía, y siempre con el uso de chaleco no desinflable y aletas cortas.</w:t>
            </w:r>
          </w:p>
          <w:p w14:paraId="68DB0DBF" w14:textId="5125162D" w:rsidR="001C658B" w:rsidRPr="00596A3A" w:rsidRDefault="001C658B" w:rsidP="00C80695">
            <w:pPr>
              <w:pStyle w:val="Default"/>
              <w:rPr>
                <w:rFonts w:ascii="Arial" w:hAnsi="Arial" w:cs="Arial"/>
                <w:color w:val="auto"/>
                <w:sz w:val="20"/>
                <w:szCs w:val="20"/>
              </w:rPr>
            </w:pPr>
            <w:r w:rsidRPr="00596A3A">
              <w:rPr>
                <w:rFonts w:ascii="Arial" w:hAnsi="Arial" w:cs="Arial"/>
                <w:color w:val="auto"/>
                <w:sz w:val="20"/>
                <w:szCs w:val="20"/>
              </w:rPr>
              <w:t xml:space="preserve">2. </w:t>
            </w:r>
            <w:r w:rsidR="00793C2E" w:rsidRPr="00596A3A">
              <w:rPr>
                <w:rFonts w:ascii="Arial" w:hAnsi="Arial" w:cs="Arial"/>
                <w:color w:val="auto"/>
                <w:sz w:val="20"/>
                <w:szCs w:val="20"/>
              </w:rPr>
              <w:t>Fuera de los circuitos de nado y de la franja de protección de tortugas marinas y pastos.</w:t>
            </w:r>
          </w:p>
          <w:p w14:paraId="5C734FCF" w14:textId="26D49138" w:rsidR="00793C2E" w:rsidRPr="00596A3A" w:rsidRDefault="00793C2E" w:rsidP="00C80695">
            <w:pPr>
              <w:pStyle w:val="Default"/>
              <w:rPr>
                <w:rFonts w:ascii="Arial" w:hAnsi="Arial" w:cs="Arial"/>
                <w:color w:val="auto"/>
                <w:sz w:val="20"/>
                <w:szCs w:val="20"/>
              </w:rPr>
            </w:pPr>
            <w:r w:rsidRPr="00596A3A">
              <w:rPr>
                <w:rFonts w:ascii="Arial" w:hAnsi="Arial" w:cs="Arial"/>
                <w:color w:val="auto"/>
                <w:sz w:val="20"/>
                <w:szCs w:val="20"/>
              </w:rPr>
              <w:t>3. únicamente dentro de los circuitos de nado</w:t>
            </w:r>
          </w:p>
          <w:p w14:paraId="257A08BE" w14:textId="47E82DA5" w:rsidR="00414E22" w:rsidRPr="00596A3A" w:rsidRDefault="00793C2E" w:rsidP="00C80695">
            <w:pPr>
              <w:pStyle w:val="Texto"/>
              <w:rPr>
                <w:rFonts w:ascii="Arial" w:hAnsi="Arial" w:cs="Arial"/>
                <w:sz w:val="20"/>
                <w:szCs w:val="20"/>
              </w:rPr>
            </w:pPr>
            <w:r w:rsidRPr="00596A3A">
              <w:rPr>
                <w:rFonts w:ascii="Arial" w:hAnsi="Arial" w:cs="Arial"/>
                <w:sz w:val="20"/>
                <w:szCs w:val="20"/>
              </w:rPr>
              <w:t>4</w:t>
            </w:r>
            <w:r w:rsidR="00414E22" w:rsidRPr="00596A3A">
              <w:rPr>
                <w:rFonts w:ascii="Arial" w:hAnsi="Arial" w:cs="Arial"/>
                <w:sz w:val="20"/>
                <w:szCs w:val="20"/>
              </w:rPr>
              <w:t xml:space="preserve"> Conforme a lo previsto por el artículo 3, fracciones XIV y XVIIl de la Ley General de Vida Silvestre.</w:t>
            </w:r>
          </w:p>
        </w:tc>
      </w:tr>
    </w:tbl>
    <w:p w14:paraId="176889B8" w14:textId="77777777" w:rsidR="00C63C59" w:rsidRPr="00596A3A" w:rsidRDefault="00C63C59" w:rsidP="00C80695">
      <w:pPr>
        <w:pStyle w:val="Texto"/>
        <w:jc w:val="both"/>
        <w:rPr>
          <w:rFonts w:ascii="Arial" w:hAnsi="Arial" w:cs="Arial"/>
          <w:sz w:val="20"/>
          <w:szCs w:val="20"/>
        </w:rPr>
      </w:pPr>
    </w:p>
    <w:p w14:paraId="20781BF5" w14:textId="77777777" w:rsidR="00C63C59" w:rsidRPr="00596A3A" w:rsidRDefault="00C63C59" w:rsidP="00C80695">
      <w:pPr>
        <w:spacing w:before="0" w:after="0" w:line="240" w:lineRule="auto"/>
        <w:jc w:val="center"/>
        <w:rPr>
          <w:rFonts w:ascii="Arial" w:hAnsi="Arial" w:cs="Arial"/>
        </w:rPr>
      </w:pPr>
      <w:r w:rsidRPr="00596A3A">
        <w:rPr>
          <w:rFonts w:ascii="Arial" w:hAnsi="Arial" w:cs="Arial"/>
          <w:noProof/>
          <w:lang w:val="es-ES" w:eastAsia="es-ES"/>
        </w:rPr>
        <w:lastRenderedPageBreak/>
        <w:drawing>
          <wp:inline distT="0" distB="0" distL="0" distR="0" wp14:anchorId="21AECDFC" wp14:editId="253415DB">
            <wp:extent cx="4448684" cy="575712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IG\RB Caribe Mexicano 2016\Subzonificacion 2017\img\RBCM_Subzonificacion_20ene_Preservacion_Bahia_Akumal.jpg"/>
                    <pic:cNvPicPr>
                      <a:picLocks noChangeAspect="1" noChangeArrowheads="1"/>
                    </pic:cNvPicPr>
                  </pic:nvPicPr>
                  <pic:blipFill>
                    <a:blip r:embed="rId29" cstate="screen">
                      <a:extLst>
                        <a:ext uri="{28A0092B-C50C-407E-A947-70E740481C1C}">
                          <a14:useLocalDpi xmlns:a14="http://schemas.microsoft.com/office/drawing/2010/main"/>
                        </a:ext>
                      </a:extLst>
                    </a:blip>
                    <a:stretch>
                      <a:fillRect/>
                    </a:stretch>
                  </pic:blipFill>
                  <pic:spPr bwMode="auto">
                    <a:xfrm>
                      <a:off x="0" y="0"/>
                      <a:ext cx="4448684" cy="5757120"/>
                    </a:xfrm>
                    <a:prstGeom prst="rect">
                      <a:avLst/>
                    </a:prstGeom>
                    <a:noFill/>
                    <a:ln>
                      <a:noFill/>
                    </a:ln>
                  </pic:spPr>
                </pic:pic>
              </a:graphicData>
            </a:graphic>
          </wp:inline>
        </w:drawing>
      </w:r>
    </w:p>
    <w:p w14:paraId="3AD53DC0" w14:textId="77777777" w:rsidR="00C63C59" w:rsidRPr="00596A3A" w:rsidRDefault="00C63C59" w:rsidP="00C80695">
      <w:pPr>
        <w:spacing w:before="0" w:after="0" w:line="240" w:lineRule="auto"/>
        <w:rPr>
          <w:rFonts w:ascii="Arial" w:hAnsi="Arial" w:cs="Arial"/>
          <w:sz w:val="20"/>
          <w:szCs w:val="20"/>
        </w:rPr>
      </w:pPr>
    </w:p>
    <w:p w14:paraId="37D92BE9" w14:textId="77777777" w:rsidR="00C63C59" w:rsidRPr="00596A3A" w:rsidRDefault="00C63C59" w:rsidP="00C80695">
      <w:pPr>
        <w:pStyle w:val="Default"/>
        <w:rPr>
          <w:rFonts w:ascii="Arial" w:hAnsi="Arial" w:cs="Arial"/>
          <w:color w:val="auto"/>
        </w:rPr>
      </w:pPr>
    </w:p>
    <w:p w14:paraId="6B0E5A9A" w14:textId="77777777" w:rsidR="00B54919" w:rsidRPr="00596A3A" w:rsidRDefault="00B54919" w:rsidP="00C80695">
      <w:pPr>
        <w:pStyle w:val="Ttulo3"/>
        <w:spacing w:before="0"/>
        <w:rPr>
          <w:color w:val="auto"/>
        </w:rPr>
      </w:pPr>
      <w:bookmarkStart w:id="168" w:name="_Toc475357028"/>
      <w:bookmarkStart w:id="169" w:name="_Toc483396513"/>
      <w:r w:rsidRPr="00596A3A">
        <w:rPr>
          <w:color w:val="auto"/>
        </w:rPr>
        <w:t>Subzona de Aprovechamiento Sustentable de los Recursos Naturales Riviera Maya y Mahahual</w:t>
      </w:r>
      <w:bookmarkEnd w:id="168"/>
      <w:bookmarkEnd w:id="169"/>
    </w:p>
    <w:p w14:paraId="20B6AFF9" w14:textId="77777777" w:rsidR="00B54919" w:rsidRPr="00596A3A" w:rsidRDefault="00B54919" w:rsidP="00C80695">
      <w:pPr>
        <w:pStyle w:val="Texto"/>
        <w:jc w:val="both"/>
        <w:rPr>
          <w:rFonts w:ascii="Arial" w:hAnsi="Arial" w:cs="Arial"/>
          <w:sz w:val="22"/>
          <w:szCs w:val="22"/>
        </w:rPr>
      </w:pPr>
    </w:p>
    <w:p w14:paraId="1B8997D6" w14:textId="4EBEFFB7" w:rsidR="00B54919" w:rsidRPr="00596A3A" w:rsidRDefault="00B54919" w:rsidP="00C80695">
      <w:pPr>
        <w:spacing w:before="0" w:after="0" w:line="240" w:lineRule="auto"/>
        <w:rPr>
          <w:rFonts w:ascii="Arial" w:hAnsi="Arial" w:cs="Arial"/>
        </w:rPr>
      </w:pPr>
      <w:r w:rsidRPr="00596A3A">
        <w:rPr>
          <w:rFonts w:ascii="Arial" w:hAnsi="Arial" w:cs="Arial"/>
        </w:rPr>
        <w:t>Esta subzona presenta una superficie total de 11,045.54 hectáreas, conformada por dos polígonos. Corresponden a una franja que va desde el límite oeste de la RBCM hacia mar adentro, de aproximadamente de 2 km de ancho con presencia de recursos naturales de atractivo turístico.</w:t>
      </w:r>
    </w:p>
    <w:p w14:paraId="08929EF3" w14:textId="77777777" w:rsidR="00B54919" w:rsidRPr="00596A3A" w:rsidRDefault="00B54919" w:rsidP="00C80695">
      <w:pPr>
        <w:spacing w:before="0" w:after="0" w:line="240" w:lineRule="auto"/>
        <w:rPr>
          <w:rFonts w:ascii="Arial" w:hAnsi="Arial" w:cs="Arial"/>
        </w:rPr>
      </w:pPr>
    </w:p>
    <w:p w14:paraId="7BE87836" w14:textId="493452E2" w:rsidR="00B54919" w:rsidRPr="00596A3A" w:rsidRDefault="00B54919" w:rsidP="00C80695">
      <w:pPr>
        <w:spacing w:before="0" w:after="0" w:line="240" w:lineRule="auto"/>
        <w:rPr>
          <w:rFonts w:ascii="Arial" w:hAnsi="Arial" w:cs="Arial"/>
        </w:rPr>
      </w:pPr>
      <w:r w:rsidRPr="00596A3A">
        <w:rPr>
          <w:rFonts w:ascii="Arial" w:hAnsi="Arial" w:cs="Arial"/>
        </w:rPr>
        <w:t>El primer polígono se denomina Riviera Maya y abarca una superficie de 6,951.1</w:t>
      </w:r>
      <w:r w:rsidR="00462A5A" w:rsidRPr="00596A3A">
        <w:rPr>
          <w:rFonts w:ascii="Arial" w:hAnsi="Arial" w:cs="Arial"/>
        </w:rPr>
        <w:t>6</w:t>
      </w:r>
      <w:r w:rsidRPr="00596A3A">
        <w:rPr>
          <w:rFonts w:ascii="Arial" w:hAnsi="Arial" w:cs="Arial"/>
        </w:rPr>
        <w:t xml:space="preserve"> hectáreas. Inicia en el límite sur del recinto portuario de </w:t>
      </w:r>
      <w:r w:rsidR="00391FAE" w:rsidRPr="00596A3A">
        <w:rPr>
          <w:rFonts w:ascii="Arial" w:hAnsi="Arial" w:cs="Arial"/>
        </w:rPr>
        <w:t>C</w:t>
      </w:r>
      <w:r w:rsidR="00391FAE">
        <w:rPr>
          <w:rFonts w:ascii="Arial" w:hAnsi="Arial" w:cs="Arial"/>
        </w:rPr>
        <w:t>ALICA</w:t>
      </w:r>
      <w:r w:rsidR="00391FAE" w:rsidRPr="00596A3A">
        <w:rPr>
          <w:rFonts w:ascii="Arial" w:hAnsi="Arial" w:cs="Arial"/>
        </w:rPr>
        <w:t xml:space="preserve"> </w:t>
      </w:r>
      <w:r w:rsidRPr="00596A3A">
        <w:rPr>
          <w:rFonts w:ascii="Arial" w:hAnsi="Arial" w:cs="Arial"/>
        </w:rPr>
        <w:t>y se extiende hasta el sur del polígono del Parque Nacional Tulum, abarcando algunas porciones de Zona Federal Marítimo Terrestre colindantes a dicho Parque Nacional.</w:t>
      </w:r>
    </w:p>
    <w:p w14:paraId="2058A8B4" w14:textId="77777777" w:rsidR="00B54919" w:rsidRPr="00596A3A" w:rsidRDefault="00B54919" w:rsidP="00C80695">
      <w:pPr>
        <w:spacing w:before="0" w:after="0" w:line="240" w:lineRule="auto"/>
        <w:rPr>
          <w:rFonts w:ascii="Arial" w:hAnsi="Arial" w:cs="Arial"/>
        </w:rPr>
      </w:pPr>
    </w:p>
    <w:p w14:paraId="044CC940" w14:textId="77777777" w:rsidR="00B54919" w:rsidRPr="00596A3A" w:rsidRDefault="00B54919" w:rsidP="00C80695">
      <w:pPr>
        <w:autoSpaceDE w:val="0"/>
        <w:autoSpaceDN w:val="0"/>
        <w:adjustRightInd w:val="0"/>
        <w:spacing w:before="0" w:after="0" w:line="240" w:lineRule="auto"/>
        <w:rPr>
          <w:rFonts w:ascii="Arial" w:hAnsi="Arial" w:cs="Arial"/>
        </w:rPr>
      </w:pPr>
      <w:r w:rsidRPr="00596A3A">
        <w:rPr>
          <w:rFonts w:ascii="Arial" w:hAnsi="Arial" w:cs="Arial"/>
        </w:rPr>
        <w:lastRenderedPageBreak/>
        <w:t xml:space="preserve">Presenta unidades arrecifales y áreas con pastos marinos, así como afloramientos de agua subterránea a la orilla del mar, que propician condiciones particulares para el crecimiento de vegetación acuática, abundancia en peces juveniles y corales, algunos considerados como especies amenazadas. </w:t>
      </w:r>
    </w:p>
    <w:p w14:paraId="10D15726" w14:textId="77777777" w:rsidR="00B54919" w:rsidRPr="00596A3A" w:rsidRDefault="00B54919" w:rsidP="00C80695">
      <w:pPr>
        <w:spacing w:before="0" w:after="0" w:line="240" w:lineRule="auto"/>
        <w:jc w:val="left"/>
        <w:rPr>
          <w:rFonts w:ascii="Arial" w:hAnsi="Arial" w:cs="Arial"/>
        </w:rPr>
      </w:pPr>
    </w:p>
    <w:p w14:paraId="4A08F770" w14:textId="4F1CD029" w:rsidR="00B54919" w:rsidRPr="00596A3A" w:rsidRDefault="00B54919" w:rsidP="00C80695">
      <w:pPr>
        <w:spacing w:before="0" w:after="0" w:line="240" w:lineRule="auto"/>
        <w:rPr>
          <w:rFonts w:ascii="Arial" w:hAnsi="Arial" w:cs="Arial"/>
        </w:rPr>
      </w:pPr>
      <w:r w:rsidRPr="00596A3A">
        <w:rPr>
          <w:rFonts w:ascii="Arial" w:hAnsi="Arial" w:cs="Arial"/>
        </w:rPr>
        <w:t xml:space="preserve">El segundo polígono, denominado Mahahual es completamente marino y presenta una superficie total de </w:t>
      </w:r>
      <w:r w:rsidRPr="00596A3A">
        <w:rPr>
          <w:rFonts w:ascii="Arial" w:eastAsia="Times New Roman" w:hAnsi="Arial" w:cs="Arial"/>
          <w:lang w:eastAsia="es-MX"/>
        </w:rPr>
        <w:t>4,094.3</w:t>
      </w:r>
      <w:r w:rsidR="00462A5A" w:rsidRPr="00596A3A">
        <w:rPr>
          <w:rFonts w:ascii="Arial" w:eastAsia="Times New Roman" w:hAnsi="Arial" w:cs="Arial"/>
          <w:lang w:eastAsia="es-MX"/>
        </w:rPr>
        <w:t>9</w:t>
      </w:r>
      <w:r w:rsidRPr="00596A3A">
        <w:rPr>
          <w:rFonts w:ascii="Arial" w:hAnsi="Arial" w:cs="Arial"/>
        </w:rPr>
        <w:t xml:space="preserve"> hectáreas. Está ubicado frente al centro de población conocido con el </w:t>
      </w:r>
      <w:r w:rsidR="005B2A09" w:rsidRPr="00596A3A">
        <w:rPr>
          <w:rFonts w:ascii="Arial" w:hAnsi="Arial" w:cs="Arial"/>
        </w:rPr>
        <w:t>mismo</w:t>
      </w:r>
      <w:r w:rsidRPr="00596A3A">
        <w:rPr>
          <w:rFonts w:ascii="Arial" w:hAnsi="Arial" w:cs="Arial"/>
        </w:rPr>
        <w:t xml:space="preserve"> nombre, ubicado al sur de la RBCM. </w:t>
      </w:r>
    </w:p>
    <w:p w14:paraId="55096B16" w14:textId="77777777" w:rsidR="00B54919" w:rsidRPr="00596A3A" w:rsidRDefault="00B54919" w:rsidP="00C80695">
      <w:pPr>
        <w:spacing w:before="0" w:after="0" w:line="240" w:lineRule="auto"/>
        <w:rPr>
          <w:rFonts w:ascii="Arial" w:hAnsi="Arial" w:cs="Arial"/>
        </w:rPr>
      </w:pPr>
    </w:p>
    <w:p w14:paraId="655E1E4E" w14:textId="77777777" w:rsidR="00B54919" w:rsidRPr="00596A3A" w:rsidRDefault="00B54919" w:rsidP="00C80695">
      <w:pPr>
        <w:spacing w:before="0" w:after="0" w:line="240" w:lineRule="auto"/>
        <w:rPr>
          <w:rFonts w:ascii="Arial" w:hAnsi="Arial" w:cs="Arial"/>
        </w:rPr>
      </w:pPr>
      <w:r w:rsidRPr="00596A3A">
        <w:rPr>
          <w:rFonts w:ascii="Arial" w:hAnsi="Arial" w:cs="Arial"/>
        </w:rPr>
        <w:t xml:space="preserve">Este sistema forma parte de una cadena arrecifal que se extiende desde la porción nororiental de la Península de Yucatán hasta las costas de Honduras. En Mahahual, el sistema forma una franja arrecifal estrecha con dos canales que comunican la laguna arrecifal y la zona marina. El sustrato de la laguna arrecifal es arenoso y está cubierto de praderas de pastos marinos principalmente </w:t>
      </w:r>
      <w:r w:rsidRPr="00596A3A">
        <w:rPr>
          <w:rFonts w:ascii="Arial" w:hAnsi="Arial" w:cs="Arial"/>
          <w:i/>
        </w:rPr>
        <w:t>Thalassia testudinum</w:t>
      </w:r>
      <w:r w:rsidRPr="00596A3A">
        <w:rPr>
          <w:rFonts w:ascii="Arial" w:hAnsi="Arial" w:cs="Arial"/>
        </w:rPr>
        <w:t xml:space="preserve"> (Jordan, 1993). La laguna es somera, con una profundidad media de 1.5 m y una anchura de 50-100 m, los canales tienen una profundidad de 7 m y el arrecife anterior de a 11 m. </w:t>
      </w:r>
    </w:p>
    <w:p w14:paraId="66BD8514" w14:textId="77777777" w:rsidR="00B54919" w:rsidRPr="00596A3A" w:rsidRDefault="00B54919" w:rsidP="00C80695">
      <w:pPr>
        <w:spacing w:before="0" w:after="0" w:line="240" w:lineRule="auto"/>
        <w:rPr>
          <w:rFonts w:ascii="Arial" w:hAnsi="Arial" w:cs="Arial"/>
        </w:rPr>
      </w:pPr>
    </w:p>
    <w:p w14:paraId="0FA73BF1" w14:textId="77777777" w:rsidR="00B54919" w:rsidRPr="00596A3A" w:rsidRDefault="00B54919" w:rsidP="00C80695">
      <w:pPr>
        <w:spacing w:before="0" w:after="0" w:line="240" w:lineRule="auto"/>
        <w:rPr>
          <w:rFonts w:ascii="Arial" w:hAnsi="Arial" w:cs="Arial"/>
        </w:rPr>
      </w:pPr>
      <w:r w:rsidRPr="00596A3A">
        <w:rPr>
          <w:rFonts w:ascii="Arial" w:hAnsi="Arial" w:cs="Arial"/>
        </w:rPr>
        <w:t>El perfil del arrecife consta de: una laguna somera de 0.5 a 1.5 m de profundidad y mide de 150 a 400 m de ancho hasta la cresta arrecifal con un fondo de arena y parches de pastos marinos, con algas ocasionales y gorgonias, la cresta del arrecife, frente y la pendiente, cuentan con una cobertura de coral que va en aumento de la cresta a la pendiente (González-Salas 2001). La comunidad de Mahahual ha presentado un desarrollo urbano creciente durante la última década, el cual ha tenido un impacto en la pérdida de vegetación terrestre, al igual que en la pérdida de cobertura y organismos formadores del arrecife coralino, incrementando la cobertura algal de la zona (Martínez-Rendís 2008).</w:t>
      </w:r>
    </w:p>
    <w:p w14:paraId="1DB340B4" w14:textId="77777777" w:rsidR="00B54919" w:rsidRPr="00596A3A" w:rsidRDefault="00B54919" w:rsidP="00C80695">
      <w:pPr>
        <w:spacing w:before="0" w:after="0" w:line="240" w:lineRule="auto"/>
        <w:rPr>
          <w:rFonts w:ascii="Arial" w:hAnsi="Arial" w:cs="Arial"/>
        </w:rPr>
      </w:pPr>
    </w:p>
    <w:p w14:paraId="4689B663" w14:textId="5F4A0147" w:rsidR="00B54919" w:rsidRPr="00596A3A" w:rsidRDefault="00B54919" w:rsidP="00A049EB">
      <w:pPr>
        <w:autoSpaceDE w:val="0"/>
        <w:autoSpaceDN w:val="0"/>
        <w:adjustRightInd w:val="0"/>
        <w:spacing w:before="0" w:after="0" w:line="240" w:lineRule="auto"/>
        <w:rPr>
          <w:rFonts w:ascii="Arial" w:hAnsi="Arial" w:cs="Arial"/>
        </w:rPr>
      </w:pPr>
      <w:r w:rsidRPr="00596A3A">
        <w:rPr>
          <w:rFonts w:ascii="Arial" w:hAnsi="Arial" w:cs="Arial"/>
        </w:rPr>
        <w:t xml:space="preserve">Esta </w:t>
      </w:r>
      <w:r w:rsidR="00D74CB8" w:rsidRPr="00596A3A">
        <w:rPr>
          <w:rFonts w:ascii="Arial" w:hAnsi="Arial" w:cs="Arial"/>
        </w:rPr>
        <w:t>sub</w:t>
      </w:r>
      <w:r w:rsidRPr="00596A3A">
        <w:rPr>
          <w:rFonts w:ascii="Arial" w:hAnsi="Arial" w:cs="Arial"/>
        </w:rPr>
        <w:t xml:space="preserve">zona presenta especies de siete géneros de corales pétreos siendo </w:t>
      </w:r>
      <w:r w:rsidR="00D74CB8" w:rsidRPr="003A65BA">
        <w:rPr>
          <w:rFonts w:ascii="Arial" w:hAnsi="Arial" w:cs="Arial"/>
          <w:i/>
        </w:rPr>
        <w:t xml:space="preserve">Orbicella </w:t>
      </w:r>
      <w:r w:rsidRPr="003A65BA">
        <w:rPr>
          <w:rFonts w:ascii="Arial" w:hAnsi="Arial" w:cs="Arial"/>
          <w:i/>
        </w:rPr>
        <w:t>spp</w:t>
      </w:r>
      <w:r w:rsidR="00D74CB8" w:rsidRPr="00596A3A">
        <w:rPr>
          <w:rFonts w:ascii="Arial" w:hAnsi="Arial" w:cs="Arial"/>
        </w:rPr>
        <w:t>.</w:t>
      </w:r>
      <w:r w:rsidRPr="00596A3A">
        <w:rPr>
          <w:rFonts w:ascii="Arial" w:hAnsi="Arial" w:cs="Arial"/>
        </w:rPr>
        <w:t xml:space="preserve"> y Diploria spp</w:t>
      </w:r>
      <w:r w:rsidR="00D74CB8" w:rsidRPr="00596A3A">
        <w:rPr>
          <w:rFonts w:ascii="Arial" w:hAnsi="Arial" w:cs="Arial"/>
        </w:rPr>
        <w:t>.</w:t>
      </w:r>
      <w:r w:rsidRPr="00596A3A">
        <w:rPr>
          <w:rFonts w:ascii="Arial" w:hAnsi="Arial" w:cs="Arial"/>
        </w:rPr>
        <w:t xml:space="preserve"> las especies dominantes, 10 especies de algas siendo las cianofitas y el Turf las que presentan mayor incidencia. (Chuc, </w:t>
      </w:r>
      <w:r w:rsidRPr="00596A3A">
        <w:rPr>
          <w:rFonts w:ascii="Arial" w:hAnsi="Arial" w:cs="Arial"/>
          <w:i/>
        </w:rPr>
        <w:t>et al</w:t>
      </w:r>
      <w:r w:rsidRPr="00596A3A">
        <w:rPr>
          <w:rFonts w:ascii="Arial" w:hAnsi="Arial" w:cs="Arial"/>
        </w:rPr>
        <w:t>, 2011)</w:t>
      </w:r>
      <w:r w:rsidR="00D74CB8" w:rsidRPr="00596A3A">
        <w:rPr>
          <w:rFonts w:ascii="Arial" w:hAnsi="Arial" w:cs="Arial"/>
        </w:rPr>
        <w:t>.</w:t>
      </w:r>
    </w:p>
    <w:p w14:paraId="2C26C591" w14:textId="77777777" w:rsidR="00B54919" w:rsidRPr="00596A3A" w:rsidRDefault="00B54919" w:rsidP="00C80695">
      <w:pPr>
        <w:spacing w:before="0" w:after="0" w:line="240" w:lineRule="auto"/>
        <w:rPr>
          <w:rFonts w:ascii="Arial" w:hAnsi="Arial" w:cs="Arial"/>
        </w:rPr>
      </w:pPr>
    </w:p>
    <w:p w14:paraId="66760332" w14:textId="77777777" w:rsidR="00B54919" w:rsidRPr="00596A3A" w:rsidRDefault="00B54919" w:rsidP="00C80695">
      <w:pPr>
        <w:pStyle w:val="Default"/>
        <w:rPr>
          <w:rFonts w:ascii="Arial" w:hAnsi="Arial" w:cs="Arial"/>
          <w:color w:val="auto"/>
          <w:sz w:val="22"/>
          <w:szCs w:val="22"/>
        </w:rPr>
      </w:pPr>
      <w:r w:rsidRPr="00596A3A">
        <w:rPr>
          <w:rFonts w:ascii="Arial" w:hAnsi="Arial" w:cs="Arial"/>
          <w:color w:val="auto"/>
          <w:sz w:val="22"/>
          <w:szCs w:val="22"/>
        </w:rPr>
        <w:t>La porción marina de estos polígonos presenta diversidad de actividades turístico recreativas y tráfico marítimo turístico y pesquero.</w:t>
      </w:r>
    </w:p>
    <w:p w14:paraId="586585DB" w14:textId="77777777" w:rsidR="00B54919" w:rsidRPr="00596A3A" w:rsidRDefault="00B54919" w:rsidP="00C80695">
      <w:pPr>
        <w:pStyle w:val="Default"/>
        <w:rPr>
          <w:rFonts w:ascii="Arial" w:hAnsi="Arial" w:cs="Arial"/>
          <w:color w:val="auto"/>
        </w:rPr>
      </w:pPr>
    </w:p>
    <w:tbl>
      <w:tblPr>
        <w:tblW w:w="5000" w:type="pct"/>
        <w:tblCellMar>
          <w:left w:w="72" w:type="dxa"/>
          <w:right w:w="72" w:type="dxa"/>
        </w:tblCellMar>
        <w:tblLook w:val="0000" w:firstRow="0" w:lastRow="0" w:firstColumn="0" w:lastColumn="0" w:noHBand="0" w:noVBand="0"/>
      </w:tblPr>
      <w:tblGrid>
        <w:gridCol w:w="4589"/>
        <w:gridCol w:w="4915"/>
      </w:tblGrid>
      <w:tr w:rsidR="00CF435B" w:rsidRPr="00596A3A" w14:paraId="469FBC77" w14:textId="77777777" w:rsidTr="00D103F7">
        <w:trPr>
          <w:trHeight w:val="384"/>
        </w:trPr>
        <w:tc>
          <w:tcPr>
            <w:tcW w:w="5000" w:type="pct"/>
            <w:gridSpan w:val="2"/>
            <w:tcBorders>
              <w:top w:val="single" w:sz="6" w:space="0" w:color="auto"/>
              <w:left w:val="single" w:sz="6" w:space="0" w:color="auto"/>
              <w:bottom w:val="single" w:sz="6" w:space="0" w:color="auto"/>
              <w:right w:val="single" w:sz="6" w:space="0" w:color="auto"/>
            </w:tcBorders>
          </w:tcPr>
          <w:p w14:paraId="49CD0397"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 xml:space="preserve">SUBZONA DE APROVECHAMIENTO SUSTENTABLE DE LOS </w:t>
            </w:r>
          </w:p>
          <w:p w14:paraId="590F9A4F"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RECURSOS NATURALES RIVIERA MAYA Y MAHAHUAL</w:t>
            </w:r>
          </w:p>
        </w:tc>
      </w:tr>
      <w:tr w:rsidR="00CF435B" w:rsidRPr="00596A3A" w14:paraId="53299E87" w14:textId="77777777" w:rsidTr="00D103F7">
        <w:trPr>
          <w:trHeight w:val="417"/>
        </w:trPr>
        <w:tc>
          <w:tcPr>
            <w:tcW w:w="2414" w:type="pct"/>
            <w:tcBorders>
              <w:top w:val="single" w:sz="6" w:space="0" w:color="auto"/>
              <w:left w:val="single" w:sz="6" w:space="0" w:color="auto"/>
              <w:bottom w:val="single" w:sz="6" w:space="0" w:color="auto"/>
              <w:right w:val="single" w:sz="6" w:space="0" w:color="auto"/>
            </w:tcBorders>
          </w:tcPr>
          <w:p w14:paraId="790DED0E"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264C2B66"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3CF223CD"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7EB37CE7" w14:textId="77777777" w:rsidR="00B54919" w:rsidRPr="00596A3A" w:rsidRDefault="00B54919" w:rsidP="00C80695">
            <w:pPr>
              <w:pStyle w:val="Texto"/>
              <w:numPr>
                <w:ilvl w:val="0"/>
                <w:numId w:val="72"/>
              </w:numPr>
              <w:rPr>
                <w:rFonts w:ascii="Arial" w:hAnsi="Arial" w:cs="Arial"/>
                <w:sz w:val="20"/>
                <w:szCs w:val="20"/>
              </w:rPr>
            </w:pPr>
            <w:r w:rsidRPr="00596A3A">
              <w:rPr>
                <w:rFonts w:ascii="Arial" w:hAnsi="Arial" w:cs="Arial"/>
                <w:sz w:val="20"/>
                <w:szCs w:val="20"/>
              </w:rPr>
              <w:t>Colecta científica de ejemplares de la vida silvestre</w:t>
            </w:r>
          </w:p>
          <w:p w14:paraId="46CB9E48" w14:textId="75BF5124" w:rsidR="00B54919" w:rsidRPr="00596A3A" w:rsidRDefault="00C9042A" w:rsidP="00C80695">
            <w:pPr>
              <w:pStyle w:val="Texto"/>
              <w:numPr>
                <w:ilvl w:val="0"/>
                <w:numId w:val="72"/>
              </w:numPr>
              <w:rPr>
                <w:rFonts w:ascii="Arial" w:hAnsi="Arial" w:cs="Arial"/>
                <w:sz w:val="20"/>
                <w:szCs w:val="20"/>
              </w:rPr>
            </w:pPr>
            <w:r w:rsidRPr="00596A3A">
              <w:rPr>
                <w:rFonts w:ascii="Arial" w:hAnsi="Arial" w:cs="Arial"/>
                <w:sz w:val="20"/>
                <w:szCs w:val="20"/>
              </w:rPr>
              <w:t>Construcción de infraestructura, únicamente de bajo impacto ambiental</w:t>
            </w:r>
            <w:r w:rsidR="00B54919" w:rsidRPr="00596A3A">
              <w:rPr>
                <w:rFonts w:ascii="Arial" w:hAnsi="Arial" w:cs="Arial"/>
                <w:sz w:val="20"/>
                <w:szCs w:val="20"/>
              </w:rPr>
              <w:t xml:space="preserve"> </w:t>
            </w:r>
          </w:p>
          <w:p w14:paraId="0C840D72" w14:textId="77777777" w:rsidR="00B54919" w:rsidRPr="00596A3A" w:rsidRDefault="00B54919" w:rsidP="00C80695">
            <w:pPr>
              <w:pStyle w:val="Texto"/>
              <w:numPr>
                <w:ilvl w:val="0"/>
                <w:numId w:val="72"/>
              </w:numPr>
              <w:rPr>
                <w:rFonts w:ascii="Arial" w:hAnsi="Arial" w:cs="Arial"/>
                <w:sz w:val="20"/>
                <w:szCs w:val="20"/>
              </w:rPr>
            </w:pPr>
            <w:r w:rsidRPr="00596A3A">
              <w:rPr>
                <w:rFonts w:ascii="Arial" w:hAnsi="Arial" w:cs="Arial"/>
                <w:sz w:val="20"/>
                <w:szCs w:val="20"/>
              </w:rPr>
              <w:t xml:space="preserve">Educación ambiental </w:t>
            </w:r>
          </w:p>
          <w:p w14:paraId="4104875C" w14:textId="77777777" w:rsidR="00B54919" w:rsidRPr="00596A3A" w:rsidRDefault="00B54919" w:rsidP="00C80695">
            <w:pPr>
              <w:pStyle w:val="Texto"/>
              <w:numPr>
                <w:ilvl w:val="0"/>
                <w:numId w:val="72"/>
              </w:numPr>
              <w:rPr>
                <w:rFonts w:ascii="Arial" w:hAnsi="Arial" w:cs="Arial"/>
                <w:sz w:val="20"/>
                <w:szCs w:val="20"/>
              </w:rPr>
            </w:pPr>
            <w:r w:rsidRPr="00596A3A">
              <w:rPr>
                <w:rFonts w:ascii="Arial" w:hAnsi="Arial" w:cs="Arial"/>
                <w:sz w:val="20"/>
                <w:szCs w:val="20"/>
              </w:rPr>
              <w:t xml:space="preserve">Filmaciones, actividades de fotografía, captura de imágenes o sonidos </w:t>
            </w:r>
          </w:p>
          <w:p w14:paraId="65C9B00F" w14:textId="1D88152E" w:rsidR="00B54919" w:rsidRPr="00596A3A" w:rsidRDefault="00B54919" w:rsidP="00C80695">
            <w:pPr>
              <w:pStyle w:val="Texto"/>
              <w:numPr>
                <w:ilvl w:val="0"/>
                <w:numId w:val="72"/>
              </w:numPr>
              <w:rPr>
                <w:rFonts w:ascii="Arial" w:hAnsi="Arial" w:cs="Arial"/>
                <w:sz w:val="20"/>
                <w:szCs w:val="20"/>
              </w:rPr>
            </w:pPr>
            <w:r w:rsidRPr="00596A3A">
              <w:rPr>
                <w:rFonts w:ascii="Arial" w:hAnsi="Arial" w:cs="Arial"/>
                <w:sz w:val="20"/>
                <w:szCs w:val="20"/>
              </w:rPr>
              <w:t xml:space="preserve">Investigación científica </w:t>
            </w:r>
          </w:p>
          <w:p w14:paraId="195383C9" w14:textId="77777777" w:rsidR="0096740E" w:rsidRPr="00596A3A" w:rsidRDefault="0096740E" w:rsidP="00C80695">
            <w:pPr>
              <w:pStyle w:val="Texto"/>
              <w:numPr>
                <w:ilvl w:val="0"/>
                <w:numId w:val="72"/>
              </w:numPr>
              <w:rPr>
                <w:rFonts w:ascii="Arial" w:hAnsi="Arial" w:cs="Arial"/>
                <w:sz w:val="20"/>
                <w:szCs w:val="20"/>
              </w:rPr>
            </w:pPr>
            <w:r w:rsidRPr="00596A3A">
              <w:rPr>
                <w:rFonts w:ascii="Arial" w:hAnsi="Arial" w:cs="Arial"/>
                <w:sz w:val="20"/>
                <w:szCs w:val="20"/>
              </w:rPr>
              <w:t>Monitoreo ambiental</w:t>
            </w:r>
          </w:p>
          <w:p w14:paraId="4143F94E" w14:textId="4AC45D7F" w:rsidR="00D24317" w:rsidRPr="00596A3A" w:rsidRDefault="00D24317" w:rsidP="00C80695">
            <w:pPr>
              <w:pStyle w:val="Texto"/>
              <w:numPr>
                <w:ilvl w:val="0"/>
                <w:numId w:val="72"/>
              </w:numPr>
              <w:rPr>
                <w:rFonts w:ascii="Arial" w:hAnsi="Arial" w:cs="Arial"/>
                <w:sz w:val="20"/>
                <w:szCs w:val="20"/>
              </w:rPr>
            </w:pPr>
            <w:r w:rsidRPr="00596A3A">
              <w:rPr>
                <w:rFonts w:ascii="Arial" w:hAnsi="Arial" w:cs="Arial"/>
                <w:sz w:val="20"/>
                <w:szCs w:val="20"/>
              </w:rPr>
              <w:t>Navegación</w:t>
            </w:r>
          </w:p>
          <w:p w14:paraId="506CC3DB" w14:textId="77777777" w:rsidR="00B54919" w:rsidRPr="00596A3A" w:rsidRDefault="00B54919" w:rsidP="00C80695">
            <w:pPr>
              <w:pStyle w:val="Texto"/>
              <w:numPr>
                <w:ilvl w:val="0"/>
                <w:numId w:val="72"/>
              </w:numPr>
              <w:rPr>
                <w:rFonts w:ascii="Arial" w:hAnsi="Arial" w:cs="Arial"/>
                <w:sz w:val="20"/>
                <w:szCs w:val="20"/>
              </w:rPr>
            </w:pPr>
            <w:r w:rsidRPr="00596A3A">
              <w:rPr>
                <w:rFonts w:ascii="Arial" w:hAnsi="Arial" w:cs="Arial"/>
                <w:sz w:val="20"/>
                <w:szCs w:val="20"/>
              </w:rPr>
              <w:t>Pesca *1</w:t>
            </w:r>
          </w:p>
          <w:p w14:paraId="77A27FC6" w14:textId="77777777" w:rsidR="00B54919" w:rsidRPr="00596A3A" w:rsidRDefault="00B54919" w:rsidP="00C80695">
            <w:pPr>
              <w:pStyle w:val="Texto"/>
              <w:numPr>
                <w:ilvl w:val="0"/>
                <w:numId w:val="72"/>
              </w:numPr>
              <w:rPr>
                <w:rFonts w:ascii="Arial" w:hAnsi="Arial" w:cs="Arial"/>
                <w:sz w:val="20"/>
                <w:szCs w:val="20"/>
              </w:rPr>
            </w:pPr>
            <w:r w:rsidRPr="00596A3A">
              <w:rPr>
                <w:rFonts w:ascii="Arial" w:hAnsi="Arial" w:cs="Arial"/>
                <w:sz w:val="20"/>
                <w:szCs w:val="20"/>
              </w:rPr>
              <w:t xml:space="preserve">Turismo de bajo impacto ambiental </w:t>
            </w:r>
          </w:p>
          <w:p w14:paraId="26D73CC5" w14:textId="2FED1E6F" w:rsidR="00D64608" w:rsidRPr="00596A3A" w:rsidRDefault="00EC6CB2" w:rsidP="00C80695">
            <w:pPr>
              <w:pStyle w:val="Default"/>
              <w:numPr>
                <w:ilvl w:val="0"/>
                <w:numId w:val="92"/>
              </w:numPr>
              <w:ind w:left="993" w:hanging="426"/>
              <w:rPr>
                <w:rFonts w:ascii="Arial" w:hAnsi="Arial" w:cs="Arial"/>
                <w:sz w:val="20"/>
                <w:szCs w:val="20"/>
              </w:rPr>
            </w:pPr>
            <w:r w:rsidRPr="00596A3A">
              <w:rPr>
                <w:rFonts w:ascii="Arial" w:hAnsi="Arial" w:cs="Arial"/>
                <w:sz w:val="20"/>
                <w:szCs w:val="20"/>
              </w:rPr>
              <w:t>Banana y parasail</w:t>
            </w:r>
            <w:r w:rsidR="00D24712" w:rsidRPr="00596A3A">
              <w:rPr>
                <w:rFonts w:ascii="Arial" w:hAnsi="Arial" w:cs="Arial"/>
                <w:sz w:val="20"/>
                <w:szCs w:val="20"/>
              </w:rPr>
              <w:t>,</w:t>
            </w:r>
          </w:p>
          <w:p w14:paraId="2A4327A9" w14:textId="4A83735A" w:rsidR="00D64608" w:rsidRPr="00596A3A" w:rsidRDefault="00EC6CB2" w:rsidP="00C80695">
            <w:pPr>
              <w:pStyle w:val="Default"/>
              <w:numPr>
                <w:ilvl w:val="0"/>
                <w:numId w:val="92"/>
              </w:numPr>
              <w:ind w:left="993" w:hanging="426"/>
              <w:rPr>
                <w:rFonts w:ascii="Arial" w:hAnsi="Arial" w:cs="Arial"/>
                <w:sz w:val="20"/>
                <w:szCs w:val="20"/>
              </w:rPr>
            </w:pPr>
            <w:r w:rsidRPr="00596A3A">
              <w:rPr>
                <w:rFonts w:ascii="Arial" w:hAnsi="Arial" w:cs="Arial"/>
                <w:sz w:val="20"/>
                <w:szCs w:val="20"/>
              </w:rPr>
              <w:t>Buceo autónomo</w:t>
            </w:r>
            <w:r w:rsidR="00D24712" w:rsidRPr="00596A3A">
              <w:rPr>
                <w:rFonts w:ascii="Arial" w:hAnsi="Arial" w:cs="Arial"/>
                <w:sz w:val="20"/>
                <w:szCs w:val="20"/>
              </w:rPr>
              <w:t>,</w:t>
            </w:r>
          </w:p>
          <w:p w14:paraId="6D554CEB" w14:textId="52FCE253" w:rsidR="00D64608" w:rsidRPr="00596A3A" w:rsidRDefault="00EC6CB2" w:rsidP="00C80695">
            <w:pPr>
              <w:pStyle w:val="Default"/>
              <w:numPr>
                <w:ilvl w:val="0"/>
                <w:numId w:val="92"/>
              </w:numPr>
              <w:ind w:left="993" w:hanging="426"/>
              <w:rPr>
                <w:rFonts w:ascii="Arial" w:hAnsi="Arial" w:cs="Arial"/>
                <w:sz w:val="20"/>
                <w:szCs w:val="20"/>
              </w:rPr>
            </w:pPr>
            <w:r w:rsidRPr="00596A3A">
              <w:rPr>
                <w:rFonts w:ascii="Arial" w:hAnsi="Arial" w:cs="Arial"/>
                <w:sz w:val="20"/>
                <w:szCs w:val="20"/>
              </w:rPr>
              <w:t>Esnorquel</w:t>
            </w:r>
            <w:r w:rsidR="00D24712" w:rsidRPr="00596A3A">
              <w:rPr>
                <w:rFonts w:ascii="Arial" w:hAnsi="Arial" w:cs="Arial"/>
                <w:sz w:val="20"/>
                <w:szCs w:val="20"/>
              </w:rPr>
              <w:t>,</w:t>
            </w:r>
          </w:p>
          <w:p w14:paraId="7C74BAFE" w14:textId="0A78AFCC" w:rsidR="00D64608" w:rsidRPr="00596A3A" w:rsidRDefault="00EC6CB2" w:rsidP="00C80695">
            <w:pPr>
              <w:pStyle w:val="Default"/>
              <w:numPr>
                <w:ilvl w:val="0"/>
                <w:numId w:val="92"/>
              </w:numPr>
              <w:ind w:left="993" w:hanging="426"/>
              <w:rPr>
                <w:rFonts w:ascii="Arial" w:hAnsi="Arial" w:cs="Arial"/>
                <w:sz w:val="20"/>
                <w:szCs w:val="20"/>
              </w:rPr>
            </w:pPr>
            <w:r w:rsidRPr="00596A3A">
              <w:rPr>
                <w:rFonts w:ascii="Arial" w:hAnsi="Arial" w:cs="Arial"/>
                <w:sz w:val="20"/>
                <w:szCs w:val="20"/>
              </w:rPr>
              <w:t>Kayak</w:t>
            </w:r>
            <w:r w:rsidR="00D24712" w:rsidRPr="00596A3A">
              <w:rPr>
                <w:rFonts w:ascii="Arial" w:hAnsi="Arial" w:cs="Arial"/>
                <w:sz w:val="20"/>
                <w:szCs w:val="20"/>
              </w:rPr>
              <w:t>,</w:t>
            </w:r>
          </w:p>
          <w:p w14:paraId="2536AA92" w14:textId="358355A0" w:rsidR="00D64608" w:rsidRPr="00596A3A" w:rsidRDefault="00EC6CB2" w:rsidP="00C80695">
            <w:pPr>
              <w:pStyle w:val="Default"/>
              <w:numPr>
                <w:ilvl w:val="0"/>
                <w:numId w:val="92"/>
              </w:numPr>
              <w:ind w:left="993" w:hanging="426"/>
              <w:rPr>
                <w:rFonts w:ascii="Arial" w:hAnsi="Arial" w:cs="Arial"/>
                <w:sz w:val="20"/>
                <w:szCs w:val="20"/>
              </w:rPr>
            </w:pPr>
            <w:r w:rsidRPr="00596A3A">
              <w:rPr>
                <w:rFonts w:ascii="Arial" w:hAnsi="Arial" w:cs="Arial"/>
                <w:sz w:val="20"/>
                <w:szCs w:val="20"/>
              </w:rPr>
              <w:lastRenderedPageBreak/>
              <w:t>Kitesurf</w:t>
            </w:r>
            <w:r w:rsidR="00D24712" w:rsidRPr="00596A3A">
              <w:rPr>
                <w:rFonts w:ascii="Arial" w:hAnsi="Arial" w:cs="Arial"/>
                <w:sz w:val="20"/>
                <w:szCs w:val="20"/>
              </w:rPr>
              <w:t>,</w:t>
            </w:r>
          </w:p>
          <w:p w14:paraId="3D3A661A" w14:textId="1177A1B5" w:rsidR="00D64608" w:rsidRPr="00596A3A" w:rsidRDefault="00EC6CB2" w:rsidP="00C80695">
            <w:pPr>
              <w:pStyle w:val="Default"/>
              <w:numPr>
                <w:ilvl w:val="0"/>
                <w:numId w:val="92"/>
              </w:numPr>
              <w:ind w:left="993" w:hanging="426"/>
              <w:rPr>
                <w:rFonts w:ascii="Arial" w:hAnsi="Arial" w:cs="Arial"/>
                <w:sz w:val="20"/>
                <w:szCs w:val="20"/>
              </w:rPr>
            </w:pPr>
            <w:r w:rsidRPr="00596A3A">
              <w:rPr>
                <w:rFonts w:ascii="Arial" w:hAnsi="Arial" w:cs="Arial"/>
                <w:sz w:val="20"/>
                <w:szCs w:val="20"/>
              </w:rPr>
              <w:t>Natación</w:t>
            </w:r>
            <w:r w:rsidR="00D24712" w:rsidRPr="00596A3A">
              <w:rPr>
                <w:rFonts w:ascii="Arial" w:hAnsi="Arial" w:cs="Arial"/>
                <w:sz w:val="20"/>
                <w:szCs w:val="20"/>
              </w:rPr>
              <w:t>,</w:t>
            </w:r>
          </w:p>
          <w:p w14:paraId="046BBCBB" w14:textId="2F9F6878" w:rsidR="00D64608" w:rsidRPr="00596A3A" w:rsidRDefault="00D24712" w:rsidP="00C80695">
            <w:pPr>
              <w:pStyle w:val="Default"/>
              <w:numPr>
                <w:ilvl w:val="0"/>
                <w:numId w:val="92"/>
              </w:numPr>
              <w:ind w:left="993" w:hanging="426"/>
              <w:rPr>
                <w:rFonts w:ascii="Arial" w:hAnsi="Arial" w:cs="Arial"/>
                <w:sz w:val="20"/>
                <w:szCs w:val="20"/>
              </w:rPr>
            </w:pPr>
            <w:r w:rsidRPr="00596A3A">
              <w:rPr>
                <w:rFonts w:ascii="Arial" w:hAnsi="Arial" w:cs="Arial"/>
                <w:sz w:val="20"/>
                <w:szCs w:val="20"/>
              </w:rPr>
              <w:t>Paddle,</w:t>
            </w:r>
          </w:p>
          <w:p w14:paraId="3433F7C6" w14:textId="1116B80C" w:rsidR="00D64608" w:rsidRPr="00596A3A" w:rsidRDefault="00EC6CB2" w:rsidP="00C80695">
            <w:pPr>
              <w:pStyle w:val="Default"/>
              <w:numPr>
                <w:ilvl w:val="0"/>
                <w:numId w:val="92"/>
              </w:numPr>
              <w:ind w:left="993" w:hanging="426"/>
              <w:rPr>
                <w:rFonts w:ascii="Arial" w:hAnsi="Arial" w:cs="Arial"/>
                <w:sz w:val="20"/>
                <w:szCs w:val="20"/>
              </w:rPr>
            </w:pPr>
            <w:r w:rsidRPr="00596A3A">
              <w:rPr>
                <w:rFonts w:ascii="Arial" w:hAnsi="Arial" w:cs="Arial"/>
                <w:sz w:val="20"/>
                <w:szCs w:val="20"/>
              </w:rPr>
              <w:t>Recorridos para la observación de flora y fauna</w:t>
            </w:r>
            <w:r w:rsidR="00D24712" w:rsidRPr="00596A3A">
              <w:rPr>
                <w:rFonts w:ascii="Arial" w:hAnsi="Arial" w:cs="Arial"/>
                <w:sz w:val="20"/>
                <w:szCs w:val="20"/>
              </w:rPr>
              <w:t>, y</w:t>
            </w:r>
          </w:p>
          <w:p w14:paraId="48B5365A" w14:textId="77777777" w:rsidR="00D64608" w:rsidRPr="00596A3A" w:rsidRDefault="00EC6CB2" w:rsidP="00C80695">
            <w:pPr>
              <w:pStyle w:val="Default"/>
              <w:numPr>
                <w:ilvl w:val="0"/>
                <w:numId w:val="92"/>
              </w:numPr>
              <w:ind w:left="993" w:hanging="426"/>
              <w:rPr>
                <w:rFonts w:ascii="Arial" w:hAnsi="Arial" w:cs="Arial"/>
                <w:sz w:val="20"/>
                <w:szCs w:val="20"/>
              </w:rPr>
            </w:pPr>
            <w:r w:rsidRPr="00596A3A">
              <w:rPr>
                <w:rFonts w:ascii="Arial" w:hAnsi="Arial" w:cs="Arial"/>
                <w:sz w:val="20"/>
                <w:szCs w:val="20"/>
              </w:rPr>
              <w:t>Velerismo, tabla vela (windsurf), hobie cat, o similares</w:t>
            </w:r>
          </w:p>
          <w:p w14:paraId="300CB941" w14:textId="77777777" w:rsidR="00B54919" w:rsidRPr="00596A3A" w:rsidRDefault="00B54919" w:rsidP="00C80695">
            <w:pPr>
              <w:pStyle w:val="Default"/>
              <w:rPr>
                <w:rFonts w:ascii="Arial" w:hAnsi="Arial" w:cs="Arial"/>
                <w:color w:val="auto"/>
              </w:rPr>
            </w:pPr>
          </w:p>
        </w:tc>
        <w:tc>
          <w:tcPr>
            <w:tcW w:w="2586" w:type="pct"/>
            <w:tcBorders>
              <w:top w:val="single" w:sz="6" w:space="0" w:color="auto"/>
              <w:left w:val="single" w:sz="6" w:space="0" w:color="auto"/>
              <w:bottom w:val="single" w:sz="6" w:space="0" w:color="auto"/>
              <w:right w:val="single" w:sz="6" w:space="0" w:color="auto"/>
            </w:tcBorders>
          </w:tcPr>
          <w:p w14:paraId="732BC2DC" w14:textId="77777777" w:rsidR="00B54919" w:rsidRPr="00596A3A" w:rsidRDefault="00B54919" w:rsidP="00C80695">
            <w:pPr>
              <w:pStyle w:val="Texto"/>
              <w:numPr>
                <w:ilvl w:val="0"/>
                <w:numId w:val="73"/>
              </w:numPr>
              <w:rPr>
                <w:rFonts w:ascii="Arial" w:hAnsi="Arial" w:cs="Arial"/>
                <w:sz w:val="20"/>
                <w:szCs w:val="20"/>
              </w:rPr>
            </w:pPr>
            <w:r w:rsidRPr="00596A3A">
              <w:rPr>
                <w:rFonts w:ascii="Arial" w:hAnsi="Arial" w:cs="Arial"/>
                <w:sz w:val="20"/>
                <w:szCs w:val="20"/>
              </w:rPr>
              <w:lastRenderedPageBreak/>
              <w:t xml:space="preserve">Acuacultura </w:t>
            </w:r>
          </w:p>
          <w:p w14:paraId="70DF605D" w14:textId="77777777" w:rsidR="00B54919" w:rsidRPr="00596A3A" w:rsidRDefault="00B54919" w:rsidP="00C80695">
            <w:pPr>
              <w:pStyle w:val="Texto"/>
              <w:numPr>
                <w:ilvl w:val="0"/>
                <w:numId w:val="73"/>
              </w:numPr>
              <w:rPr>
                <w:rFonts w:ascii="Arial" w:hAnsi="Arial" w:cs="Arial"/>
                <w:sz w:val="20"/>
                <w:szCs w:val="20"/>
              </w:rPr>
            </w:pPr>
            <w:r w:rsidRPr="00596A3A">
              <w:rPr>
                <w:rFonts w:ascii="Arial" w:hAnsi="Arial" w:cs="Arial"/>
                <w:sz w:val="20"/>
                <w:szCs w:val="20"/>
              </w:rPr>
              <w:t>Alimentar, capturar, remover, extraer, retener o apropiarse de vida silvestre, salvo para colecta e investigación científica y monitoreo ambiental</w:t>
            </w:r>
          </w:p>
          <w:p w14:paraId="4480C5F2" w14:textId="77777777" w:rsidR="00B54919" w:rsidRPr="00596A3A" w:rsidRDefault="00B54919" w:rsidP="00C80695">
            <w:pPr>
              <w:pStyle w:val="Texto"/>
              <w:numPr>
                <w:ilvl w:val="0"/>
                <w:numId w:val="73"/>
              </w:numPr>
              <w:rPr>
                <w:rFonts w:ascii="Arial" w:hAnsi="Arial" w:cs="Arial"/>
                <w:sz w:val="20"/>
                <w:szCs w:val="20"/>
              </w:rPr>
            </w:pPr>
            <w:r w:rsidRPr="00596A3A">
              <w:rPr>
                <w:rFonts w:ascii="Arial" w:hAnsi="Arial" w:cs="Arial"/>
                <w:sz w:val="20"/>
                <w:szCs w:val="20"/>
              </w:rPr>
              <w:t>Alterar o destruir por cualquier medio o acción los sitios de alimentación, anidación, refugio o reproducción de especies silvestres</w:t>
            </w:r>
          </w:p>
          <w:p w14:paraId="1B36BFFD" w14:textId="77777777" w:rsidR="00B54919" w:rsidRPr="00596A3A" w:rsidRDefault="00B54919" w:rsidP="00C80695">
            <w:pPr>
              <w:pStyle w:val="Texto"/>
              <w:numPr>
                <w:ilvl w:val="0"/>
                <w:numId w:val="73"/>
              </w:numPr>
              <w:rPr>
                <w:rFonts w:ascii="Arial" w:hAnsi="Arial" w:cs="Arial"/>
                <w:sz w:val="20"/>
                <w:szCs w:val="20"/>
              </w:rPr>
            </w:pPr>
            <w:r w:rsidRPr="00596A3A">
              <w:rPr>
                <w:rFonts w:ascii="Arial" w:hAnsi="Arial" w:cs="Arial"/>
                <w:sz w:val="20"/>
                <w:szCs w:val="20"/>
              </w:rPr>
              <w:t>Arrojar, verter o descargar cualquier tipo de desechos orgánicos, residuos sólidos o líquidos o cualquier otro tipo de contaminante, al medio natural</w:t>
            </w:r>
          </w:p>
          <w:p w14:paraId="1E70160B" w14:textId="77777777" w:rsidR="00B54919" w:rsidRPr="00596A3A" w:rsidRDefault="00B54919" w:rsidP="00C80695">
            <w:pPr>
              <w:pStyle w:val="Texto"/>
              <w:numPr>
                <w:ilvl w:val="0"/>
                <w:numId w:val="73"/>
              </w:numPr>
              <w:rPr>
                <w:rFonts w:ascii="Arial" w:hAnsi="Arial" w:cs="Arial"/>
                <w:sz w:val="20"/>
                <w:szCs w:val="20"/>
              </w:rPr>
            </w:pPr>
            <w:r w:rsidRPr="00596A3A">
              <w:rPr>
                <w:rFonts w:ascii="Arial" w:hAnsi="Arial" w:cs="Arial"/>
                <w:sz w:val="20"/>
                <w:szCs w:val="20"/>
              </w:rPr>
              <w:t>El uso de lámparas o cualquier otra fuente de luz directa para la observación de especies de fauna, salvo para colecta científica y monitoreo ambiental</w:t>
            </w:r>
          </w:p>
          <w:p w14:paraId="4D0A6243" w14:textId="77777777" w:rsidR="00B54919" w:rsidRPr="00596A3A" w:rsidRDefault="00B54919" w:rsidP="00C80695">
            <w:pPr>
              <w:pStyle w:val="Texto"/>
              <w:numPr>
                <w:ilvl w:val="0"/>
                <w:numId w:val="73"/>
              </w:numPr>
              <w:rPr>
                <w:rFonts w:ascii="Arial" w:hAnsi="Arial" w:cs="Arial"/>
                <w:sz w:val="20"/>
                <w:szCs w:val="20"/>
              </w:rPr>
            </w:pPr>
            <w:r w:rsidRPr="00596A3A">
              <w:rPr>
                <w:rFonts w:ascii="Arial" w:hAnsi="Arial" w:cs="Arial"/>
                <w:sz w:val="20"/>
                <w:szCs w:val="20"/>
              </w:rPr>
              <w:lastRenderedPageBreak/>
              <w:t>Extracción de arena</w:t>
            </w:r>
          </w:p>
          <w:p w14:paraId="22687C02" w14:textId="77777777" w:rsidR="00B54919" w:rsidRPr="00596A3A" w:rsidRDefault="00B54919" w:rsidP="00C80695">
            <w:pPr>
              <w:pStyle w:val="Texto"/>
              <w:numPr>
                <w:ilvl w:val="0"/>
                <w:numId w:val="73"/>
              </w:numPr>
              <w:rPr>
                <w:rFonts w:ascii="Arial" w:hAnsi="Arial" w:cs="Arial"/>
                <w:sz w:val="20"/>
                <w:szCs w:val="20"/>
              </w:rPr>
            </w:pPr>
            <w:r w:rsidRPr="00596A3A">
              <w:rPr>
                <w:rFonts w:ascii="Arial" w:hAnsi="Arial" w:cs="Arial"/>
                <w:sz w:val="20"/>
                <w:szCs w:val="20"/>
              </w:rPr>
              <w:t xml:space="preserve">Fragmentar el hábitat de anidación de tortugas marinas o donde existan ecosistemas de manglares </w:t>
            </w:r>
          </w:p>
          <w:p w14:paraId="1D6A2023" w14:textId="77777777" w:rsidR="00B54919" w:rsidRPr="00596A3A" w:rsidRDefault="00B54919" w:rsidP="00C80695">
            <w:pPr>
              <w:pStyle w:val="Texto"/>
              <w:numPr>
                <w:ilvl w:val="0"/>
                <w:numId w:val="73"/>
              </w:numPr>
              <w:rPr>
                <w:rFonts w:ascii="Arial" w:hAnsi="Arial" w:cs="Arial"/>
                <w:sz w:val="20"/>
                <w:szCs w:val="20"/>
              </w:rPr>
            </w:pPr>
            <w:r w:rsidRPr="00596A3A">
              <w:rPr>
                <w:rFonts w:ascii="Arial" w:hAnsi="Arial" w:cs="Arial"/>
                <w:sz w:val="20"/>
                <w:szCs w:val="20"/>
              </w:rPr>
              <w:t>Interrumpir, desviar, rellenar o desecar flujos hidráulicos o cuerpos de agua</w:t>
            </w:r>
          </w:p>
          <w:p w14:paraId="0B5F962A" w14:textId="77777777" w:rsidR="00B54919" w:rsidRPr="00596A3A" w:rsidRDefault="00B54919" w:rsidP="00C80695">
            <w:pPr>
              <w:pStyle w:val="Texto"/>
              <w:numPr>
                <w:ilvl w:val="0"/>
                <w:numId w:val="73"/>
              </w:numPr>
              <w:rPr>
                <w:rFonts w:ascii="Arial" w:hAnsi="Arial" w:cs="Arial"/>
                <w:sz w:val="20"/>
                <w:szCs w:val="20"/>
              </w:rPr>
            </w:pPr>
            <w:r w:rsidRPr="00596A3A">
              <w:rPr>
                <w:rFonts w:ascii="Arial" w:hAnsi="Arial" w:cs="Arial"/>
                <w:sz w:val="20"/>
                <w:szCs w:val="20"/>
              </w:rPr>
              <w:t>Introducir ejemplares o poblaciones exóticos de la vida silvestre *2</w:t>
            </w:r>
          </w:p>
          <w:p w14:paraId="6D108C9E" w14:textId="77777777" w:rsidR="00B54919" w:rsidRPr="00596A3A" w:rsidRDefault="00B54919" w:rsidP="00C80695">
            <w:pPr>
              <w:pStyle w:val="Texto"/>
              <w:numPr>
                <w:ilvl w:val="0"/>
                <w:numId w:val="73"/>
              </w:numPr>
              <w:rPr>
                <w:rFonts w:ascii="Arial" w:hAnsi="Arial" w:cs="Arial"/>
                <w:sz w:val="20"/>
                <w:szCs w:val="20"/>
              </w:rPr>
            </w:pPr>
            <w:r w:rsidRPr="00596A3A">
              <w:rPr>
                <w:rFonts w:ascii="Arial" w:hAnsi="Arial" w:cs="Arial"/>
                <w:sz w:val="20"/>
                <w:szCs w:val="20"/>
              </w:rPr>
              <w:t>Introducir organismos genéticamente modificados</w:t>
            </w:r>
          </w:p>
          <w:p w14:paraId="3270F94E" w14:textId="77777777" w:rsidR="00B54919" w:rsidRPr="00596A3A" w:rsidRDefault="00B54919" w:rsidP="00C80695">
            <w:pPr>
              <w:pStyle w:val="Texto"/>
              <w:numPr>
                <w:ilvl w:val="0"/>
                <w:numId w:val="73"/>
              </w:numPr>
              <w:rPr>
                <w:rFonts w:ascii="Arial" w:hAnsi="Arial" w:cs="Arial"/>
                <w:sz w:val="20"/>
                <w:szCs w:val="20"/>
              </w:rPr>
            </w:pPr>
            <w:r w:rsidRPr="00596A3A">
              <w:rPr>
                <w:rFonts w:ascii="Arial" w:hAnsi="Arial" w:cs="Arial"/>
                <w:sz w:val="20"/>
                <w:szCs w:val="20"/>
              </w:rPr>
              <w:t>Realizar actividades comerciales (venta de alimentos y artesanías)</w:t>
            </w:r>
          </w:p>
          <w:p w14:paraId="3318F642" w14:textId="77777777" w:rsidR="00B54919" w:rsidRPr="00596A3A" w:rsidRDefault="00B54919" w:rsidP="00C80695">
            <w:pPr>
              <w:pStyle w:val="Texto"/>
              <w:numPr>
                <w:ilvl w:val="0"/>
                <w:numId w:val="73"/>
              </w:numPr>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5FAC2268" w14:textId="77777777" w:rsidR="00B54919" w:rsidRPr="00596A3A" w:rsidRDefault="00B54919" w:rsidP="00C80695">
            <w:pPr>
              <w:pStyle w:val="Texto"/>
              <w:numPr>
                <w:ilvl w:val="0"/>
                <w:numId w:val="73"/>
              </w:numPr>
              <w:rPr>
                <w:rFonts w:ascii="Arial" w:hAnsi="Arial" w:cs="Arial"/>
                <w:sz w:val="20"/>
                <w:szCs w:val="20"/>
              </w:rPr>
            </w:pPr>
            <w:r w:rsidRPr="00596A3A">
              <w:rPr>
                <w:rFonts w:ascii="Arial" w:hAnsi="Arial" w:cs="Arial"/>
                <w:sz w:val="20"/>
                <w:szCs w:val="20"/>
              </w:rPr>
              <w:t xml:space="preserve">Remover o alterar el fondo marino o provocar suspensión de sedimentos </w:t>
            </w:r>
          </w:p>
          <w:p w14:paraId="69B0E737" w14:textId="77777777" w:rsidR="00B54919" w:rsidRPr="00596A3A" w:rsidRDefault="00B54919" w:rsidP="00C80695">
            <w:pPr>
              <w:pStyle w:val="Texto"/>
              <w:numPr>
                <w:ilvl w:val="0"/>
                <w:numId w:val="73"/>
              </w:numPr>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42A3175A" w14:textId="77777777" w:rsidR="00B54919" w:rsidRPr="00596A3A" w:rsidRDefault="00B54919" w:rsidP="00C80695">
            <w:pPr>
              <w:pStyle w:val="Texto"/>
              <w:numPr>
                <w:ilvl w:val="0"/>
                <w:numId w:val="73"/>
              </w:numPr>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p w14:paraId="05C3A088" w14:textId="77777777" w:rsidR="00B54919" w:rsidRPr="00596A3A" w:rsidRDefault="00B54919" w:rsidP="00C80695">
            <w:pPr>
              <w:pStyle w:val="Texto"/>
              <w:numPr>
                <w:ilvl w:val="0"/>
                <w:numId w:val="73"/>
              </w:numPr>
              <w:rPr>
                <w:rFonts w:ascii="Arial" w:hAnsi="Arial" w:cs="Arial"/>
              </w:rPr>
            </w:pPr>
            <w:r w:rsidRPr="00596A3A">
              <w:rPr>
                <w:rFonts w:ascii="Arial" w:hAnsi="Arial" w:cs="Arial"/>
                <w:sz w:val="20"/>
                <w:szCs w:val="20"/>
              </w:rPr>
              <w:t>Eventos masivos en la playa</w:t>
            </w:r>
          </w:p>
        </w:tc>
      </w:tr>
      <w:tr w:rsidR="00B54919" w:rsidRPr="00596A3A" w14:paraId="7E8765C8" w14:textId="77777777" w:rsidTr="00D103F7">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30543143" w14:textId="5BCB5F56" w:rsidR="00B54919" w:rsidRPr="00596A3A" w:rsidRDefault="00B54919" w:rsidP="00C80695">
            <w:pPr>
              <w:pStyle w:val="Texto"/>
              <w:rPr>
                <w:rFonts w:ascii="Arial" w:hAnsi="Arial" w:cs="Arial"/>
                <w:sz w:val="20"/>
                <w:szCs w:val="20"/>
              </w:rPr>
            </w:pPr>
            <w:r w:rsidRPr="00596A3A">
              <w:rPr>
                <w:rFonts w:ascii="Arial" w:hAnsi="Arial" w:cs="Arial"/>
                <w:sz w:val="20"/>
                <w:szCs w:val="20"/>
              </w:rPr>
              <w:lastRenderedPageBreak/>
              <w:t>1 Únicamente pesca comercial de langosta en ambos polígonos, y pesca deportivo recreativa de captura y liberación en el polígono Mahahual, con las autorizaciones correspondientes.</w:t>
            </w:r>
          </w:p>
          <w:p w14:paraId="28F29D40" w14:textId="77777777" w:rsidR="00B54919" w:rsidRPr="00596A3A" w:rsidRDefault="00B54919" w:rsidP="00C80695">
            <w:pPr>
              <w:pStyle w:val="Texto"/>
              <w:rPr>
                <w:rFonts w:ascii="Arial" w:hAnsi="Arial" w:cs="Arial"/>
                <w:sz w:val="20"/>
                <w:szCs w:val="20"/>
              </w:rPr>
            </w:pPr>
            <w:r w:rsidRPr="00596A3A">
              <w:rPr>
                <w:rFonts w:ascii="Arial" w:hAnsi="Arial" w:cs="Arial"/>
                <w:sz w:val="20"/>
                <w:szCs w:val="20"/>
              </w:rPr>
              <w:t>2. Conforme a lo previsto por el artículo 3, fracciones XIV y XVIIl de la Ley General de Vida Silvestre.</w:t>
            </w:r>
          </w:p>
        </w:tc>
      </w:tr>
    </w:tbl>
    <w:p w14:paraId="2B589914" w14:textId="77777777" w:rsidR="00B54919" w:rsidRPr="00596A3A" w:rsidRDefault="00B54919" w:rsidP="00C80695">
      <w:pPr>
        <w:pStyle w:val="Texto"/>
        <w:rPr>
          <w:rFonts w:ascii="Arial" w:hAnsi="Arial" w:cs="Arial"/>
          <w:b/>
          <w:sz w:val="20"/>
          <w:szCs w:val="20"/>
        </w:rPr>
      </w:pPr>
    </w:p>
    <w:p w14:paraId="00F54BA4" w14:textId="77777777" w:rsidR="00B54919" w:rsidRPr="00596A3A" w:rsidRDefault="00B54919" w:rsidP="00C80695">
      <w:pPr>
        <w:pStyle w:val="Default"/>
        <w:rPr>
          <w:rFonts w:ascii="Arial" w:hAnsi="Arial" w:cs="Arial"/>
          <w:color w:val="auto"/>
        </w:rPr>
      </w:pPr>
    </w:p>
    <w:p w14:paraId="5D638EF8" w14:textId="77777777" w:rsidR="00B54919" w:rsidRPr="00596A3A" w:rsidRDefault="00B54919" w:rsidP="00C80695">
      <w:pPr>
        <w:pStyle w:val="Default"/>
        <w:jc w:val="center"/>
        <w:rPr>
          <w:rFonts w:ascii="Arial" w:hAnsi="Arial" w:cs="Arial"/>
          <w:color w:val="auto"/>
        </w:rPr>
      </w:pPr>
      <w:r w:rsidRPr="00596A3A">
        <w:rPr>
          <w:rFonts w:ascii="Arial" w:hAnsi="Arial" w:cs="Arial"/>
          <w:noProof/>
          <w:color w:val="auto"/>
          <w:lang w:val="es-ES" w:eastAsia="es-ES"/>
        </w:rPr>
        <w:lastRenderedPageBreak/>
        <w:drawing>
          <wp:inline distT="0" distB="0" distL="0" distR="0" wp14:anchorId="259207BD" wp14:editId="6E3F9C4C">
            <wp:extent cx="4606531" cy="5760000"/>
            <wp:effectExtent l="0" t="0" r="3810" b="0"/>
            <wp:docPr id="22" name="Imagen 22" descr="C:\SIG\RB Caribe Mexicano 2016\Subzonificacion 2017\img\10feb\RBCM_Subzonificacion_10feb_ASRN_Riviera_ma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IG\RB Caribe Mexicano 2016\Subzonificacion 2017\img\10feb\RBCM_Subzonificacion_10feb_ASRN_Riviera_maya.jpg"/>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4606531" cy="5760000"/>
                    </a:xfrm>
                    <a:prstGeom prst="rect">
                      <a:avLst/>
                    </a:prstGeom>
                    <a:noFill/>
                    <a:ln>
                      <a:noFill/>
                    </a:ln>
                  </pic:spPr>
                </pic:pic>
              </a:graphicData>
            </a:graphic>
          </wp:inline>
        </w:drawing>
      </w:r>
    </w:p>
    <w:p w14:paraId="4F70A95E" w14:textId="77777777" w:rsidR="00B54919" w:rsidRPr="00596A3A" w:rsidRDefault="00B54919" w:rsidP="00C80695">
      <w:pPr>
        <w:pStyle w:val="Default"/>
        <w:rPr>
          <w:rFonts w:ascii="Arial" w:hAnsi="Arial" w:cs="Arial"/>
          <w:color w:val="auto"/>
        </w:rPr>
      </w:pPr>
    </w:p>
    <w:p w14:paraId="301E6852" w14:textId="77777777" w:rsidR="00B54919" w:rsidRPr="00596A3A" w:rsidRDefault="00B54919" w:rsidP="00C80695">
      <w:pPr>
        <w:pStyle w:val="Default"/>
        <w:rPr>
          <w:rFonts w:ascii="Arial" w:hAnsi="Arial" w:cs="Arial"/>
          <w:color w:val="auto"/>
          <w:sz w:val="22"/>
          <w:szCs w:val="22"/>
        </w:rPr>
      </w:pPr>
    </w:p>
    <w:p w14:paraId="1994DE38" w14:textId="77777777" w:rsidR="00B54919" w:rsidRPr="00596A3A" w:rsidRDefault="00B54919" w:rsidP="00C80695">
      <w:pPr>
        <w:pStyle w:val="Default"/>
        <w:jc w:val="center"/>
        <w:rPr>
          <w:rFonts w:ascii="Arial" w:hAnsi="Arial" w:cs="Arial"/>
          <w:color w:val="auto"/>
          <w:sz w:val="20"/>
          <w:szCs w:val="20"/>
        </w:rPr>
      </w:pPr>
      <w:r w:rsidRPr="00596A3A">
        <w:rPr>
          <w:rFonts w:ascii="Arial" w:hAnsi="Arial" w:cs="Arial"/>
          <w:noProof/>
          <w:color w:val="auto"/>
          <w:sz w:val="20"/>
          <w:szCs w:val="20"/>
          <w:lang w:val="es-ES" w:eastAsia="es-ES"/>
        </w:rPr>
        <w:lastRenderedPageBreak/>
        <w:drawing>
          <wp:inline distT="0" distB="0" distL="0" distR="0" wp14:anchorId="195C0A1F" wp14:editId="7AFCFA22">
            <wp:extent cx="4606531" cy="5760000"/>
            <wp:effectExtent l="0" t="0" r="3810" b="0"/>
            <wp:docPr id="26" name="Imagen 26" descr="C:\SIG\RB Caribe Mexicano 2016\Subzonificacion 2017\img\10feb\RBCM_Subzonificacion_10feb_ASRN_Mahah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IG\RB Caribe Mexicano 2016\Subzonificacion 2017\img\10feb\RBCM_Subzonificacion_10feb_ASRN_Mahahual.jpg"/>
                    <pic:cNvPicPr>
                      <a:picLocks noChangeAspect="1" noChangeArrowheads="1"/>
                    </pic:cNvPicPr>
                  </pic:nvPicPr>
                  <pic:blipFill>
                    <a:blip r:embed="rId31" cstate="screen">
                      <a:extLst>
                        <a:ext uri="{28A0092B-C50C-407E-A947-70E740481C1C}">
                          <a14:useLocalDpi xmlns:a14="http://schemas.microsoft.com/office/drawing/2010/main"/>
                        </a:ext>
                      </a:extLst>
                    </a:blip>
                    <a:srcRect/>
                    <a:stretch>
                      <a:fillRect/>
                    </a:stretch>
                  </pic:blipFill>
                  <pic:spPr bwMode="auto">
                    <a:xfrm>
                      <a:off x="0" y="0"/>
                      <a:ext cx="4606531" cy="5760000"/>
                    </a:xfrm>
                    <a:prstGeom prst="rect">
                      <a:avLst/>
                    </a:prstGeom>
                    <a:noFill/>
                    <a:ln>
                      <a:noFill/>
                    </a:ln>
                  </pic:spPr>
                </pic:pic>
              </a:graphicData>
            </a:graphic>
          </wp:inline>
        </w:drawing>
      </w:r>
    </w:p>
    <w:p w14:paraId="7F1DC84E" w14:textId="77777777" w:rsidR="00B54919" w:rsidRPr="00596A3A" w:rsidRDefault="00B54919" w:rsidP="00C80695">
      <w:pPr>
        <w:pStyle w:val="Default"/>
        <w:rPr>
          <w:rFonts w:ascii="Arial" w:hAnsi="Arial" w:cs="Arial"/>
          <w:color w:val="auto"/>
          <w:sz w:val="20"/>
          <w:szCs w:val="20"/>
        </w:rPr>
      </w:pPr>
    </w:p>
    <w:p w14:paraId="0AEBAEAC" w14:textId="77777777" w:rsidR="009B1CCF" w:rsidRPr="00596A3A" w:rsidRDefault="009B1CCF" w:rsidP="00C80695">
      <w:pPr>
        <w:pStyle w:val="Default"/>
        <w:jc w:val="center"/>
        <w:rPr>
          <w:rFonts w:ascii="Arial" w:hAnsi="Arial" w:cs="Arial"/>
        </w:rPr>
      </w:pPr>
    </w:p>
    <w:p w14:paraId="2D558697" w14:textId="77777777" w:rsidR="00403ADE" w:rsidRPr="00596A3A" w:rsidRDefault="00403ADE" w:rsidP="00C80695">
      <w:pPr>
        <w:pStyle w:val="Default"/>
        <w:rPr>
          <w:rFonts w:ascii="Arial" w:hAnsi="Arial" w:cs="Arial"/>
        </w:rPr>
      </w:pPr>
    </w:p>
    <w:p w14:paraId="21828974" w14:textId="77777777" w:rsidR="00B54919" w:rsidRPr="00596A3A" w:rsidRDefault="00B54919" w:rsidP="00C80695">
      <w:pPr>
        <w:pStyle w:val="Ttulo3"/>
        <w:spacing w:before="0"/>
        <w:rPr>
          <w:color w:val="auto"/>
        </w:rPr>
      </w:pPr>
      <w:bookmarkStart w:id="170" w:name="_Toc475357029"/>
      <w:bookmarkStart w:id="171" w:name="_Toc483396514"/>
      <w:r w:rsidRPr="00596A3A">
        <w:rPr>
          <w:color w:val="auto"/>
        </w:rPr>
        <w:t>Subzona de Aprovechamiento Sustentable de los Ecosistemas Marinos</w:t>
      </w:r>
      <w:bookmarkEnd w:id="170"/>
      <w:bookmarkEnd w:id="171"/>
    </w:p>
    <w:p w14:paraId="27DFDD17" w14:textId="77777777" w:rsidR="00B54919" w:rsidRPr="00596A3A" w:rsidRDefault="00B54919" w:rsidP="00C80695">
      <w:pPr>
        <w:pStyle w:val="Texto"/>
        <w:rPr>
          <w:rFonts w:ascii="Arial" w:hAnsi="Arial" w:cs="Arial"/>
          <w:sz w:val="20"/>
          <w:szCs w:val="20"/>
        </w:rPr>
      </w:pPr>
    </w:p>
    <w:p w14:paraId="52318CCD" w14:textId="205B169F" w:rsidR="00B54919" w:rsidRPr="00596A3A" w:rsidRDefault="00B54919" w:rsidP="00791D82">
      <w:pPr>
        <w:rPr>
          <w:rFonts w:ascii="Arial" w:hAnsi="Arial" w:cs="Arial"/>
        </w:rPr>
      </w:pPr>
      <w:r w:rsidRPr="00596A3A">
        <w:rPr>
          <w:rFonts w:ascii="Arial" w:hAnsi="Arial" w:cs="Arial"/>
        </w:rPr>
        <w:t xml:space="preserve">Es la subzona con mayor superficie y abarca </w:t>
      </w:r>
      <w:r w:rsidR="009B1CCF" w:rsidRPr="00596A3A">
        <w:rPr>
          <w:rFonts w:ascii="Arial" w:hAnsi="Arial" w:cs="Arial"/>
        </w:rPr>
        <w:t>en</w:t>
      </w:r>
      <w:r w:rsidRPr="00596A3A">
        <w:rPr>
          <w:rFonts w:ascii="Arial" w:hAnsi="Arial" w:cs="Arial"/>
        </w:rPr>
        <w:t xml:space="preserve"> total </w:t>
      </w:r>
      <w:r w:rsidR="00791D82" w:rsidRPr="00596A3A">
        <w:rPr>
          <w:rFonts w:ascii="Arial" w:hAnsi="Arial" w:cs="Arial"/>
        </w:rPr>
        <w:t>5</w:t>
      </w:r>
      <w:r w:rsidR="005B2A09" w:rsidRPr="00596A3A">
        <w:rPr>
          <w:rFonts w:ascii="Arial" w:hAnsi="Arial" w:cs="Arial"/>
        </w:rPr>
        <w:t>, 111,993.90</w:t>
      </w:r>
      <w:r w:rsidRPr="00596A3A">
        <w:rPr>
          <w:rFonts w:ascii="Arial" w:hAnsi="Arial" w:cs="Arial"/>
        </w:rPr>
        <w:t xml:space="preserve"> hectáreas, conformada por un polígono marino.</w:t>
      </w:r>
    </w:p>
    <w:p w14:paraId="51F37F52" w14:textId="77777777" w:rsidR="00B54919" w:rsidRPr="00596A3A" w:rsidRDefault="00B54919" w:rsidP="00C80695">
      <w:pPr>
        <w:pStyle w:val="Default"/>
        <w:rPr>
          <w:rFonts w:ascii="Arial" w:hAnsi="Arial" w:cs="Arial"/>
          <w:color w:val="auto"/>
          <w:sz w:val="22"/>
          <w:szCs w:val="22"/>
        </w:rPr>
      </w:pPr>
    </w:p>
    <w:p w14:paraId="05684762" w14:textId="32DF9659"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 xml:space="preserve">En esta subzona se ubica la plataforma continental del Caribe Mexicano, con una distancia de aproximadamente 20 km de ancho a la altura de Cancún y de solo 1 a 3 km </w:t>
      </w:r>
      <w:r w:rsidR="005B2A09" w:rsidRPr="00596A3A">
        <w:rPr>
          <w:rFonts w:ascii="Arial" w:hAnsi="Arial" w:cs="Arial"/>
          <w:color w:val="auto"/>
          <w:sz w:val="22"/>
          <w:szCs w:val="22"/>
        </w:rPr>
        <w:t>a la altura de Sian Ka’a</w:t>
      </w:r>
      <w:r w:rsidRPr="00596A3A">
        <w:rPr>
          <w:rFonts w:ascii="Arial" w:hAnsi="Arial" w:cs="Arial"/>
          <w:color w:val="auto"/>
          <w:sz w:val="22"/>
          <w:szCs w:val="22"/>
        </w:rPr>
        <w:t xml:space="preserve">n (Wilkinson </w:t>
      </w:r>
      <w:r w:rsidRPr="00596A3A">
        <w:rPr>
          <w:rFonts w:ascii="Arial" w:hAnsi="Arial" w:cs="Arial"/>
          <w:i/>
          <w:color w:val="auto"/>
          <w:sz w:val="22"/>
          <w:szCs w:val="22"/>
        </w:rPr>
        <w:t>et al</w:t>
      </w:r>
      <w:r w:rsidRPr="00596A3A">
        <w:rPr>
          <w:rFonts w:ascii="Arial" w:hAnsi="Arial" w:cs="Arial"/>
          <w:color w:val="auto"/>
          <w:sz w:val="22"/>
          <w:szCs w:val="22"/>
        </w:rPr>
        <w:t xml:space="preserve">., 2009). El margen continental es muy complejo, tiene una pendiente suave que posteriormente desciende hasta alcanzar una profundidad mayor a los 4,500 m en la cuenca de Yucatán (Wilkinson </w:t>
      </w:r>
      <w:r w:rsidRPr="00596A3A">
        <w:rPr>
          <w:rFonts w:ascii="Arial" w:hAnsi="Arial" w:cs="Arial"/>
          <w:i/>
          <w:color w:val="auto"/>
          <w:sz w:val="22"/>
          <w:szCs w:val="22"/>
        </w:rPr>
        <w:t>et al</w:t>
      </w:r>
      <w:r w:rsidRPr="00596A3A">
        <w:rPr>
          <w:rFonts w:ascii="Arial" w:hAnsi="Arial" w:cs="Arial"/>
          <w:color w:val="auto"/>
          <w:sz w:val="22"/>
          <w:szCs w:val="22"/>
        </w:rPr>
        <w:t>., 2009).</w:t>
      </w:r>
    </w:p>
    <w:p w14:paraId="0C871EDF" w14:textId="77777777" w:rsidR="00B54919" w:rsidRPr="00596A3A" w:rsidRDefault="00B54919" w:rsidP="00C80695">
      <w:pPr>
        <w:pStyle w:val="Default"/>
        <w:jc w:val="both"/>
        <w:rPr>
          <w:rFonts w:ascii="Arial" w:hAnsi="Arial" w:cs="Arial"/>
          <w:color w:val="auto"/>
          <w:sz w:val="22"/>
          <w:szCs w:val="22"/>
        </w:rPr>
      </w:pPr>
    </w:p>
    <w:p w14:paraId="36B80131" w14:textId="77777777" w:rsidR="00B54919" w:rsidRPr="00596A3A" w:rsidRDefault="00B54919" w:rsidP="00C80695">
      <w:pPr>
        <w:spacing w:before="0" w:after="0" w:line="240" w:lineRule="auto"/>
        <w:rPr>
          <w:rFonts w:ascii="Arial" w:hAnsi="Arial" w:cs="Arial"/>
        </w:rPr>
      </w:pPr>
      <w:r w:rsidRPr="00596A3A">
        <w:rPr>
          <w:rFonts w:ascii="Arial" w:hAnsi="Arial" w:cs="Arial"/>
        </w:rPr>
        <w:lastRenderedPageBreak/>
        <w:t xml:space="preserve">La batimetría revela profundidades promedio entre 100 y 500 metros, identificándose la isóbata de 1,000 metros en una franja que corre aproximadamente al este del Área de Protección de Flora y Fauna Isla Cozumel (Gulf of Mexico Coastal Ocean Observing System–GCOOS, 2014). Estas profundidades explican, desde el punto de vista geológico, la riqueza biológica presente en la Reserva. </w:t>
      </w:r>
    </w:p>
    <w:p w14:paraId="4C1286C6" w14:textId="77777777" w:rsidR="00B54919" w:rsidRPr="00596A3A" w:rsidRDefault="00B54919" w:rsidP="00C80695">
      <w:pPr>
        <w:pStyle w:val="Default"/>
        <w:jc w:val="both"/>
        <w:rPr>
          <w:rFonts w:ascii="Arial" w:hAnsi="Arial" w:cs="Arial"/>
          <w:color w:val="auto"/>
          <w:sz w:val="22"/>
          <w:szCs w:val="22"/>
          <w:lang w:val="es-ES"/>
        </w:rPr>
      </w:pPr>
    </w:p>
    <w:p w14:paraId="7DC928D3" w14:textId="6C6A5385"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lang w:val="es-ES"/>
        </w:rPr>
        <w:t xml:space="preserve">La función principal de esta subzona es la de permitir la conectividad entre los diversos ecosistemas. En ella se </w:t>
      </w:r>
      <w:r w:rsidRPr="00596A3A">
        <w:rPr>
          <w:rFonts w:ascii="Arial" w:hAnsi="Arial" w:cs="Arial"/>
          <w:color w:val="auto"/>
          <w:sz w:val="22"/>
          <w:szCs w:val="22"/>
        </w:rPr>
        <w:t xml:space="preserve">presentan actividades principalmente de navegación de embarcaciones de alto calado y pesca comercial. </w:t>
      </w:r>
    </w:p>
    <w:p w14:paraId="2930311F" w14:textId="77777777" w:rsidR="00B54919" w:rsidRPr="00596A3A" w:rsidRDefault="00B54919" w:rsidP="00C80695">
      <w:pPr>
        <w:pStyle w:val="Default"/>
        <w:jc w:val="both"/>
        <w:rPr>
          <w:rFonts w:ascii="Arial" w:hAnsi="Arial" w:cs="Arial"/>
          <w:color w:val="auto"/>
        </w:rPr>
      </w:pPr>
    </w:p>
    <w:tbl>
      <w:tblPr>
        <w:tblW w:w="5000" w:type="pct"/>
        <w:tblCellMar>
          <w:left w:w="72" w:type="dxa"/>
          <w:right w:w="72" w:type="dxa"/>
        </w:tblCellMar>
        <w:tblLook w:val="0000" w:firstRow="0" w:lastRow="0" w:firstColumn="0" w:lastColumn="0" w:noHBand="0" w:noVBand="0"/>
      </w:tblPr>
      <w:tblGrid>
        <w:gridCol w:w="4589"/>
        <w:gridCol w:w="4915"/>
      </w:tblGrid>
      <w:tr w:rsidR="00CF435B" w:rsidRPr="00596A3A" w14:paraId="016668D9" w14:textId="77777777" w:rsidTr="00D103F7">
        <w:trPr>
          <w:trHeight w:val="384"/>
        </w:trPr>
        <w:tc>
          <w:tcPr>
            <w:tcW w:w="5000" w:type="pct"/>
            <w:gridSpan w:val="2"/>
            <w:tcBorders>
              <w:top w:val="single" w:sz="6" w:space="0" w:color="auto"/>
              <w:left w:val="single" w:sz="6" w:space="0" w:color="auto"/>
              <w:bottom w:val="single" w:sz="6" w:space="0" w:color="auto"/>
              <w:right w:val="single" w:sz="6" w:space="0" w:color="auto"/>
            </w:tcBorders>
          </w:tcPr>
          <w:p w14:paraId="38D93F83"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SUBZONA DE APROVECHAMIENTO SUSTENTABLE DE LOS ECOSISTEMAS MARINOS</w:t>
            </w:r>
          </w:p>
        </w:tc>
      </w:tr>
      <w:tr w:rsidR="00CF435B" w:rsidRPr="00596A3A" w14:paraId="1E0C9B66" w14:textId="77777777" w:rsidTr="00D103F7">
        <w:trPr>
          <w:trHeight w:val="417"/>
        </w:trPr>
        <w:tc>
          <w:tcPr>
            <w:tcW w:w="2414" w:type="pct"/>
            <w:tcBorders>
              <w:top w:val="single" w:sz="6" w:space="0" w:color="auto"/>
              <w:left w:val="single" w:sz="6" w:space="0" w:color="auto"/>
              <w:bottom w:val="single" w:sz="6" w:space="0" w:color="auto"/>
              <w:right w:val="single" w:sz="6" w:space="0" w:color="auto"/>
            </w:tcBorders>
          </w:tcPr>
          <w:p w14:paraId="50D101A8"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7D39660A"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0527EBC3"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64B26501" w14:textId="77777777" w:rsidR="00B54919" w:rsidRPr="00596A3A" w:rsidRDefault="00B54919" w:rsidP="00C80695">
            <w:pPr>
              <w:pStyle w:val="Texto"/>
              <w:numPr>
                <w:ilvl w:val="0"/>
                <w:numId w:val="56"/>
              </w:numPr>
              <w:rPr>
                <w:rFonts w:ascii="Arial" w:hAnsi="Arial" w:cs="Arial"/>
                <w:sz w:val="20"/>
                <w:szCs w:val="20"/>
              </w:rPr>
            </w:pPr>
            <w:r w:rsidRPr="00596A3A">
              <w:rPr>
                <w:rFonts w:ascii="Arial" w:hAnsi="Arial" w:cs="Arial"/>
                <w:sz w:val="20"/>
                <w:szCs w:val="20"/>
              </w:rPr>
              <w:t>Anclaje</w:t>
            </w:r>
          </w:p>
          <w:p w14:paraId="2AD9C61C" w14:textId="77777777" w:rsidR="00B54919" w:rsidRPr="00596A3A" w:rsidRDefault="00B54919" w:rsidP="00C80695">
            <w:pPr>
              <w:pStyle w:val="Texto"/>
              <w:numPr>
                <w:ilvl w:val="0"/>
                <w:numId w:val="56"/>
              </w:numPr>
              <w:rPr>
                <w:rFonts w:ascii="Arial" w:hAnsi="Arial" w:cs="Arial"/>
                <w:sz w:val="20"/>
                <w:szCs w:val="20"/>
              </w:rPr>
            </w:pPr>
            <w:r w:rsidRPr="00596A3A">
              <w:rPr>
                <w:rFonts w:ascii="Arial" w:hAnsi="Arial" w:cs="Arial"/>
                <w:sz w:val="20"/>
                <w:szCs w:val="20"/>
              </w:rPr>
              <w:t>Colecta científica de ejemplares de la vida silvestre</w:t>
            </w:r>
          </w:p>
          <w:p w14:paraId="1B1D7A33" w14:textId="4E2C55DE" w:rsidR="00B54919" w:rsidRPr="00596A3A" w:rsidRDefault="00C9042A" w:rsidP="00C80695">
            <w:pPr>
              <w:pStyle w:val="Texto"/>
              <w:numPr>
                <w:ilvl w:val="0"/>
                <w:numId w:val="56"/>
              </w:numPr>
              <w:rPr>
                <w:rFonts w:ascii="Arial" w:hAnsi="Arial" w:cs="Arial"/>
                <w:sz w:val="20"/>
                <w:szCs w:val="20"/>
              </w:rPr>
            </w:pPr>
            <w:r w:rsidRPr="00596A3A">
              <w:rPr>
                <w:rFonts w:ascii="Arial" w:hAnsi="Arial" w:cs="Arial"/>
                <w:sz w:val="20"/>
                <w:szCs w:val="20"/>
              </w:rPr>
              <w:t>Construcción de infraestructura</w:t>
            </w:r>
          </w:p>
          <w:p w14:paraId="54E5BA30" w14:textId="77777777" w:rsidR="00B54919" w:rsidRPr="00596A3A" w:rsidRDefault="00B54919" w:rsidP="00C80695">
            <w:pPr>
              <w:pStyle w:val="Texto"/>
              <w:numPr>
                <w:ilvl w:val="0"/>
                <w:numId w:val="56"/>
              </w:numPr>
              <w:rPr>
                <w:rFonts w:ascii="Arial" w:hAnsi="Arial" w:cs="Arial"/>
                <w:sz w:val="20"/>
                <w:szCs w:val="20"/>
              </w:rPr>
            </w:pPr>
            <w:r w:rsidRPr="00596A3A">
              <w:rPr>
                <w:rFonts w:ascii="Arial" w:hAnsi="Arial" w:cs="Arial"/>
                <w:sz w:val="20"/>
                <w:szCs w:val="20"/>
              </w:rPr>
              <w:t xml:space="preserve">Educación ambiental </w:t>
            </w:r>
          </w:p>
          <w:p w14:paraId="73D21D0A" w14:textId="77777777" w:rsidR="00B54919" w:rsidRPr="00596A3A" w:rsidRDefault="00B54919" w:rsidP="00C80695">
            <w:pPr>
              <w:pStyle w:val="Texto"/>
              <w:numPr>
                <w:ilvl w:val="0"/>
                <w:numId w:val="56"/>
              </w:numPr>
              <w:rPr>
                <w:rFonts w:ascii="Arial" w:hAnsi="Arial" w:cs="Arial"/>
                <w:sz w:val="20"/>
                <w:szCs w:val="20"/>
              </w:rPr>
            </w:pPr>
            <w:r w:rsidRPr="00596A3A">
              <w:rPr>
                <w:rFonts w:ascii="Arial" w:hAnsi="Arial" w:cs="Arial"/>
                <w:sz w:val="20"/>
                <w:szCs w:val="20"/>
              </w:rPr>
              <w:t xml:space="preserve">Filmaciones, actividades de fotografía, captura de imágenes o sonidos </w:t>
            </w:r>
          </w:p>
          <w:p w14:paraId="5EB1016A" w14:textId="08A147A7" w:rsidR="00B54919" w:rsidRPr="00596A3A" w:rsidRDefault="00B54919" w:rsidP="00C80695">
            <w:pPr>
              <w:pStyle w:val="Texto"/>
              <w:numPr>
                <w:ilvl w:val="0"/>
                <w:numId w:val="56"/>
              </w:numPr>
              <w:rPr>
                <w:rFonts w:ascii="Arial" w:hAnsi="Arial" w:cs="Arial"/>
                <w:sz w:val="20"/>
                <w:szCs w:val="20"/>
              </w:rPr>
            </w:pPr>
            <w:r w:rsidRPr="00596A3A">
              <w:rPr>
                <w:rFonts w:ascii="Arial" w:hAnsi="Arial" w:cs="Arial"/>
                <w:sz w:val="20"/>
                <w:szCs w:val="20"/>
              </w:rPr>
              <w:t xml:space="preserve">Investigación científica </w:t>
            </w:r>
          </w:p>
          <w:p w14:paraId="33F37F4D" w14:textId="77777777" w:rsidR="0096740E" w:rsidRPr="00596A3A" w:rsidRDefault="0096740E" w:rsidP="00C80695">
            <w:pPr>
              <w:pStyle w:val="Texto"/>
              <w:numPr>
                <w:ilvl w:val="0"/>
                <w:numId w:val="56"/>
              </w:numPr>
              <w:rPr>
                <w:rFonts w:ascii="Arial" w:hAnsi="Arial" w:cs="Arial"/>
                <w:sz w:val="20"/>
                <w:szCs w:val="20"/>
              </w:rPr>
            </w:pPr>
            <w:r w:rsidRPr="00596A3A">
              <w:rPr>
                <w:rFonts w:ascii="Arial" w:hAnsi="Arial" w:cs="Arial"/>
                <w:sz w:val="20"/>
                <w:szCs w:val="20"/>
              </w:rPr>
              <w:t>Monitoreo ambiental</w:t>
            </w:r>
          </w:p>
          <w:p w14:paraId="02C987BA" w14:textId="77777777" w:rsidR="00B54919" w:rsidRPr="00596A3A" w:rsidRDefault="00B54919" w:rsidP="00C80695">
            <w:pPr>
              <w:pStyle w:val="Texto"/>
              <w:numPr>
                <w:ilvl w:val="0"/>
                <w:numId w:val="56"/>
              </w:numPr>
              <w:rPr>
                <w:rFonts w:ascii="Arial" w:hAnsi="Arial" w:cs="Arial"/>
                <w:sz w:val="20"/>
                <w:szCs w:val="20"/>
              </w:rPr>
            </w:pPr>
            <w:r w:rsidRPr="00596A3A">
              <w:rPr>
                <w:rFonts w:ascii="Arial" w:hAnsi="Arial" w:cs="Arial"/>
                <w:sz w:val="20"/>
                <w:szCs w:val="20"/>
              </w:rPr>
              <w:t xml:space="preserve">Navegación </w:t>
            </w:r>
          </w:p>
          <w:p w14:paraId="086893B6" w14:textId="19D426A5" w:rsidR="00B54919" w:rsidRPr="00596A3A" w:rsidRDefault="00B54919" w:rsidP="00C80695">
            <w:pPr>
              <w:pStyle w:val="Texto"/>
              <w:numPr>
                <w:ilvl w:val="0"/>
                <w:numId w:val="56"/>
              </w:numPr>
              <w:rPr>
                <w:rFonts w:ascii="Arial" w:hAnsi="Arial" w:cs="Arial"/>
                <w:sz w:val="20"/>
                <w:szCs w:val="20"/>
              </w:rPr>
            </w:pPr>
            <w:r w:rsidRPr="00596A3A">
              <w:rPr>
                <w:rFonts w:ascii="Arial" w:hAnsi="Arial" w:cs="Arial"/>
                <w:sz w:val="20"/>
                <w:szCs w:val="20"/>
              </w:rPr>
              <w:t xml:space="preserve">Pesca </w:t>
            </w:r>
          </w:p>
          <w:p w14:paraId="285DEA6F" w14:textId="7082514E" w:rsidR="009D2DEE" w:rsidRPr="00596A3A" w:rsidRDefault="00B54919" w:rsidP="00C80695">
            <w:pPr>
              <w:pStyle w:val="Texto"/>
              <w:numPr>
                <w:ilvl w:val="0"/>
                <w:numId w:val="56"/>
              </w:numPr>
              <w:rPr>
                <w:rFonts w:ascii="Arial" w:hAnsi="Arial" w:cs="Arial"/>
                <w:sz w:val="20"/>
                <w:szCs w:val="20"/>
              </w:rPr>
            </w:pPr>
            <w:r w:rsidRPr="00596A3A">
              <w:rPr>
                <w:rFonts w:ascii="Arial" w:hAnsi="Arial" w:cs="Arial"/>
                <w:sz w:val="20"/>
                <w:szCs w:val="20"/>
              </w:rPr>
              <w:t xml:space="preserve">Turismo de bajo impacto ambiental, </w:t>
            </w:r>
            <w:r w:rsidR="009D2DEE" w:rsidRPr="00596A3A">
              <w:rPr>
                <w:rFonts w:ascii="Arial" w:hAnsi="Arial" w:cs="Arial"/>
                <w:sz w:val="20"/>
                <w:szCs w:val="20"/>
              </w:rPr>
              <w:t>consistente en:</w:t>
            </w:r>
          </w:p>
          <w:p w14:paraId="35F77AB8" w14:textId="489F3184" w:rsidR="009D2DEE" w:rsidRPr="00596A3A" w:rsidRDefault="009D2DEE"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Banana y parasail *1</w:t>
            </w:r>
            <w:r w:rsidR="00D24712" w:rsidRPr="00596A3A">
              <w:rPr>
                <w:rFonts w:ascii="Arial" w:hAnsi="Arial" w:cs="Arial"/>
                <w:color w:val="auto"/>
                <w:sz w:val="20"/>
                <w:szCs w:val="20"/>
              </w:rPr>
              <w:t>,2</w:t>
            </w:r>
          </w:p>
          <w:p w14:paraId="722BA8E0" w14:textId="1D03659D" w:rsidR="009D2DEE" w:rsidRPr="00596A3A" w:rsidRDefault="009D2DEE"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Buceo autónomo</w:t>
            </w:r>
            <w:r w:rsidR="00D24712" w:rsidRPr="00596A3A">
              <w:rPr>
                <w:rFonts w:ascii="Arial" w:hAnsi="Arial" w:cs="Arial"/>
                <w:color w:val="auto"/>
                <w:sz w:val="20"/>
                <w:szCs w:val="20"/>
              </w:rPr>
              <w:t xml:space="preserve"> *1</w:t>
            </w:r>
          </w:p>
          <w:p w14:paraId="0FFA96E2" w14:textId="77777777" w:rsidR="009D2DEE" w:rsidRPr="00596A3A" w:rsidRDefault="009D2DEE"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Esnorquel *1</w:t>
            </w:r>
          </w:p>
          <w:p w14:paraId="1B7B192C" w14:textId="04051090" w:rsidR="009D2DEE" w:rsidRPr="00596A3A" w:rsidRDefault="009D2DEE"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Flyboard *</w:t>
            </w:r>
            <w:r w:rsidR="00D33A15" w:rsidRPr="00596A3A">
              <w:rPr>
                <w:rFonts w:ascii="Arial" w:hAnsi="Arial" w:cs="Arial"/>
                <w:color w:val="auto"/>
                <w:sz w:val="20"/>
                <w:szCs w:val="20"/>
              </w:rPr>
              <w:t>1,*</w:t>
            </w:r>
            <w:r w:rsidRPr="00596A3A">
              <w:rPr>
                <w:rFonts w:ascii="Arial" w:hAnsi="Arial" w:cs="Arial"/>
                <w:color w:val="auto"/>
                <w:sz w:val="20"/>
                <w:szCs w:val="20"/>
              </w:rPr>
              <w:t>2</w:t>
            </w:r>
          </w:p>
          <w:p w14:paraId="5C8161E2" w14:textId="77777777" w:rsidR="009D2DEE" w:rsidRPr="00596A3A" w:rsidRDefault="009D2DEE"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Kayak *1</w:t>
            </w:r>
          </w:p>
          <w:p w14:paraId="6A94FE14" w14:textId="352C944F" w:rsidR="009D2DEE" w:rsidRPr="00596A3A" w:rsidRDefault="009D2DEE"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Kitesurf</w:t>
            </w:r>
            <w:r w:rsidR="00D24712" w:rsidRPr="00596A3A">
              <w:rPr>
                <w:rFonts w:ascii="Arial" w:hAnsi="Arial" w:cs="Arial"/>
                <w:color w:val="auto"/>
                <w:sz w:val="20"/>
                <w:szCs w:val="20"/>
              </w:rPr>
              <w:t xml:space="preserve"> *1</w:t>
            </w:r>
          </w:p>
          <w:p w14:paraId="70E44371" w14:textId="77777777" w:rsidR="009D2DEE" w:rsidRPr="00596A3A" w:rsidRDefault="009D2DEE"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Natación *1</w:t>
            </w:r>
          </w:p>
          <w:p w14:paraId="7FFC41C1" w14:textId="7F2825FA" w:rsidR="009D2DEE" w:rsidRPr="00596A3A" w:rsidRDefault="00D24712"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 xml:space="preserve">Paddle </w:t>
            </w:r>
            <w:r w:rsidR="009D2DEE" w:rsidRPr="00596A3A">
              <w:rPr>
                <w:rFonts w:ascii="Arial" w:hAnsi="Arial" w:cs="Arial"/>
                <w:color w:val="auto"/>
                <w:sz w:val="20"/>
                <w:szCs w:val="20"/>
              </w:rPr>
              <w:t>*1</w:t>
            </w:r>
          </w:p>
          <w:p w14:paraId="0B738520" w14:textId="77777777" w:rsidR="009D2DEE" w:rsidRPr="00596A3A" w:rsidRDefault="009D2DEE"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Pesca deportivo recreativa</w:t>
            </w:r>
          </w:p>
          <w:p w14:paraId="69C6C16A" w14:textId="77777777" w:rsidR="009D2DEE" w:rsidRPr="00596A3A" w:rsidRDefault="009D2DEE"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Recorridos para la observación de flora y fauna</w:t>
            </w:r>
          </w:p>
          <w:p w14:paraId="08F6E078" w14:textId="77777777" w:rsidR="009D2DEE" w:rsidRPr="00596A3A" w:rsidRDefault="009D2DEE"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Velerismo, tabla vela (windsurf), hobie cat, o similares *1</w:t>
            </w:r>
          </w:p>
          <w:p w14:paraId="61A68260" w14:textId="33743EEA" w:rsidR="00B54919" w:rsidRPr="00596A3A" w:rsidRDefault="00B54919" w:rsidP="00C80695">
            <w:pPr>
              <w:pStyle w:val="Texto"/>
              <w:ind w:left="720"/>
              <w:rPr>
                <w:rFonts w:ascii="Arial" w:hAnsi="Arial" w:cs="Arial"/>
                <w:sz w:val="20"/>
                <w:szCs w:val="20"/>
              </w:rPr>
            </w:pPr>
          </w:p>
        </w:tc>
        <w:tc>
          <w:tcPr>
            <w:tcW w:w="2586" w:type="pct"/>
            <w:tcBorders>
              <w:top w:val="single" w:sz="6" w:space="0" w:color="auto"/>
              <w:left w:val="single" w:sz="6" w:space="0" w:color="auto"/>
              <w:bottom w:val="single" w:sz="6" w:space="0" w:color="auto"/>
              <w:right w:val="single" w:sz="6" w:space="0" w:color="auto"/>
            </w:tcBorders>
          </w:tcPr>
          <w:p w14:paraId="4BE4922D" w14:textId="77777777" w:rsidR="00B54919" w:rsidRPr="00596A3A" w:rsidRDefault="00B54919" w:rsidP="00C80695">
            <w:pPr>
              <w:pStyle w:val="Texto"/>
              <w:numPr>
                <w:ilvl w:val="0"/>
                <w:numId w:val="57"/>
              </w:numPr>
              <w:rPr>
                <w:rFonts w:ascii="Arial" w:hAnsi="Arial" w:cs="Arial"/>
                <w:sz w:val="20"/>
                <w:szCs w:val="20"/>
              </w:rPr>
            </w:pPr>
            <w:r w:rsidRPr="00596A3A">
              <w:rPr>
                <w:rFonts w:ascii="Arial" w:hAnsi="Arial" w:cs="Arial"/>
                <w:sz w:val="20"/>
                <w:szCs w:val="20"/>
              </w:rPr>
              <w:t xml:space="preserve">Acuacultura </w:t>
            </w:r>
          </w:p>
          <w:p w14:paraId="1AC89CCB" w14:textId="77777777" w:rsidR="00B54919" w:rsidRPr="00596A3A" w:rsidRDefault="00B54919" w:rsidP="00C80695">
            <w:pPr>
              <w:pStyle w:val="Texto"/>
              <w:numPr>
                <w:ilvl w:val="0"/>
                <w:numId w:val="57"/>
              </w:numPr>
              <w:rPr>
                <w:rFonts w:ascii="Arial" w:hAnsi="Arial" w:cs="Arial"/>
                <w:sz w:val="20"/>
                <w:szCs w:val="20"/>
              </w:rPr>
            </w:pPr>
            <w:r w:rsidRPr="00596A3A">
              <w:rPr>
                <w:rFonts w:ascii="Arial" w:hAnsi="Arial" w:cs="Arial"/>
                <w:sz w:val="20"/>
                <w:szCs w:val="20"/>
              </w:rPr>
              <w:t>Alimentar, capturar, remover, extraer, retener o apropiarse de vida silvestre, salvo para colecta e investigación científica y monitoreo ambiental</w:t>
            </w:r>
          </w:p>
          <w:p w14:paraId="1D33E66C" w14:textId="77777777" w:rsidR="00B54919" w:rsidRPr="00596A3A" w:rsidRDefault="00B54919" w:rsidP="00C80695">
            <w:pPr>
              <w:pStyle w:val="Texto"/>
              <w:numPr>
                <w:ilvl w:val="0"/>
                <w:numId w:val="57"/>
              </w:numPr>
              <w:rPr>
                <w:rFonts w:ascii="Arial" w:hAnsi="Arial" w:cs="Arial"/>
                <w:sz w:val="20"/>
                <w:szCs w:val="20"/>
              </w:rPr>
            </w:pPr>
            <w:r w:rsidRPr="00596A3A">
              <w:rPr>
                <w:rFonts w:ascii="Arial" w:hAnsi="Arial" w:cs="Arial"/>
                <w:sz w:val="20"/>
                <w:szCs w:val="20"/>
              </w:rPr>
              <w:t>Alterar o destruir por cualquier medio o acción los sitios de alimentación, anidación, refugio o reproducción de especies silvestres</w:t>
            </w:r>
          </w:p>
          <w:p w14:paraId="6B1B8C6E" w14:textId="77777777" w:rsidR="00B54919" w:rsidRPr="00596A3A" w:rsidRDefault="00B54919" w:rsidP="00C80695">
            <w:pPr>
              <w:pStyle w:val="Texto"/>
              <w:numPr>
                <w:ilvl w:val="0"/>
                <w:numId w:val="57"/>
              </w:numPr>
              <w:rPr>
                <w:rFonts w:ascii="Arial" w:hAnsi="Arial" w:cs="Arial"/>
                <w:sz w:val="20"/>
                <w:szCs w:val="20"/>
              </w:rPr>
            </w:pPr>
            <w:r w:rsidRPr="00596A3A">
              <w:rPr>
                <w:rFonts w:ascii="Arial" w:hAnsi="Arial" w:cs="Arial"/>
                <w:sz w:val="20"/>
                <w:szCs w:val="20"/>
              </w:rPr>
              <w:t>Arrojar, verter o descargar cualquier tipo de desechos orgánicos, residuos sólidos o líquidos o cualquier otro tipo de contaminante, al medio natural</w:t>
            </w:r>
          </w:p>
          <w:p w14:paraId="6EBA16F8" w14:textId="626A54F2" w:rsidR="006665FE" w:rsidRPr="00596A3A" w:rsidRDefault="006665FE" w:rsidP="00C80695">
            <w:pPr>
              <w:pStyle w:val="Texto"/>
              <w:numPr>
                <w:ilvl w:val="0"/>
                <w:numId w:val="57"/>
              </w:numPr>
              <w:rPr>
                <w:rFonts w:ascii="Arial" w:hAnsi="Arial" w:cs="Arial"/>
                <w:sz w:val="20"/>
                <w:szCs w:val="20"/>
              </w:rPr>
            </w:pPr>
            <w:r w:rsidRPr="00596A3A">
              <w:rPr>
                <w:rFonts w:ascii="Arial" w:hAnsi="Arial" w:cs="Arial"/>
                <w:sz w:val="20"/>
                <w:szCs w:val="20"/>
              </w:rPr>
              <w:t xml:space="preserve">Extracción de arena </w:t>
            </w:r>
          </w:p>
          <w:p w14:paraId="38257552" w14:textId="77777777" w:rsidR="00B54919" w:rsidRPr="00596A3A" w:rsidRDefault="00B54919" w:rsidP="00C80695">
            <w:pPr>
              <w:pStyle w:val="Texto"/>
              <w:numPr>
                <w:ilvl w:val="0"/>
                <w:numId w:val="57"/>
              </w:numPr>
              <w:rPr>
                <w:rFonts w:ascii="Arial" w:hAnsi="Arial" w:cs="Arial"/>
                <w:sz w:val="20"/>
                <w:szCs w:val="20"/>
              </w:rPr>
            </w:pPr>
            <w:r w:rsidRPr="00596A3A">
              <w:rPr>
                <w:rFonts w:ascii="Arial" w:hAnsi="Arial" w:cs="Arial"/>
                <w:sz w:val="20"/>
                <w:szCs w:val="20"/>
              </w:rPr>
              <w:t>Interrumpir, desviar, rellenar o desecar flujos hidráulicos o cuerpos de agua</w:t>
            </w:r>
          </w:p>
          <w:p w14:paraId="10128A2F" w14:textId="7468B2D6" w:rsidR="00B54919" w:rsidRPr="00596A3A" w:rsidRDefault="00B54919" w:rsidP="00C80695">
            <w:pPr>
              <w:pStyle w:val="Texto"/>
              <w:numPr>
                <w:ilvl w:val="0"/>
                <w:numId w:val="57"/>
              </w:numPr>
              <w:rPr>
                <w:rFonts w:ascii="Arial" w:hAnsi="Arial" w:cs="Arial"/>
                <w:sz w:val="20"/>
                <w:szCs w:val="20"/>
              </w:rPr>
            </w:pPr>
            <w:r w:rsidRPr="00596A3A">
              <w:rPr>
                <w:rFonts w:ascii="Arial" w:hAnsi="Arial" w:cs="Arial"/>
                <w:sz w:val="20"/>
                <w:szCs w:val="20"/>
              </w:rPr>
              <w:t xml:space="preserve">Introducir ejemplares o poblaciones </w:t>
            </w:r>
            <w:r w:rsidR="00FD18CA" w:rsidRPr="00596A3A">
              <w:rPr>
                <w:rFonts w:ascii="Arial" w:hAnsi="Arial" w:cs="Arial"/>
                <w:sz w:val="20"/>
                <w:szCs w:val="20"/>
              </w:rPr>
              <w:t>exóticos de la vida silvestre *3</w:t>
            </w:r>
          </w:p>
          <w:p w14:paraId="324BD3D0" w14:textId="77777777" w:rsidR="00B54919" w:rsidRPr="00596A3A" w:rsidRDefault="00B54919" w:rsidP="00C80695">
            <w:pPr>
              <w:pStyle w:val="Texto"/>
              <w:numPr>
                <w:ilvl w:val="0"/>
                <w:numId w:val="57"/>
              </w:numPr>
              <w:rPr>
                <w:rFonts w:ascii="Arial" w:hAnsi="Arial" w:cs="Arial"/>
                <w:sz w:val="20"/>
                <w:szCs w:val="20"/>
              </w:rPr>
            </w:pPr>
            <w:r w:rsidRPr="00596A3A">
              <w:rPr>
                <w:rFonts w:ascii="Arial" w:hAnsi="Arial" w:cs="Arial"/>
                <w:sz w:val="20"/>
                <w:szCs w:val="20"/>
              </w:rPr>
              <w:t xml:space="preserve">Introducir organismos genéticamente modificados </w:t>
            </w:r>
          </w:p>
          <w:p w14:paraId="2209A8E2" w14:textId="77777777" w:rsidR="00B54919" w:rsidRPr="00596A3A" w:rsidRDefault="00B54919" w:rsidP="00C80695">
            <w:pPr>
              <w:pStyle w:val="Texto"/>
              <w:numPr>
                <w:ilvl w:val="0"/>
                <w:numId w:val="57"/>
              </w:numPr>
              <w:rPr>
                <w:rFonts w:ascii="Arial" w:hAnsi="Arial" w:cs="Arial"/>
                <w:sz w:val="20"/>
                <w:szCs w:val="20"/>
              </w:rPr>
            </w:pPr>
            <w:r w:rsidRPr="00596A3A">
              <w:rPr>
                <w:rFonts w:ascii="Arial" w:hAnsi="Arial" w:cs="Arial"/>
                <w:sz w:val="20"/>
                <w:szCs w:val="20"/>
              </w:rPr>
              <w:t>Modificar la línea de costa</w:t>
            </w:r>
          </w:p>
          <w:p w14:paraId="67A0A32B" w14:textId="77777777" w:rsidR="00B54919" w:rsidRPr="00596A3A" w:rsidRDefault="00B54919" w:rsidP="00C80695">
            <w:pPr>
              <w:pStyle w:val="Texto"/>
              <w:numPr>
                <w:ilvl w:val="0"/>
                <w:numId w:val="57"/>
              </w:numPr>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18A083E3" w14:textId="77777777" w:rsidR="00B54919" w:rsidRPr="00596A3A" w:rsidRDefault="00B54919" w:rsidP="00C80695">
            <w:pPr>
              <w:pStyle w:val="Texto"/>
              <w:numPr>
                <w:ilvl w:val="0"/>
                <w:numId w:val="57"/>
              </w:numPr>
              <w:rPr>
                <w:rFonts w:ascii="Arial" w:hAnsi="Arial" w:cs="Arial"/>
                <w:sz w:val="20"/>
                <w:szCs w:val="20"/>
              </w:rPr>
            </w:pPr>
            <w:r w:rsidRPr="00596A3A">
              <w:rPr>
                <w:rFonts w:ascii="Arial" w:hAnsi="Arial" w:cs="Arial"/>
                <w:sz w:val="20"/>
                <w:szCs w:val="20"/>
              </w:rPr>
              <w:t xml:space="preserve">Remover o alterar el fondo marino o provocar suspensión de sedimentos </w:t>
            </w:r>
          </w:p>
          <w:p w14:paraId="60F05815" w14:textId="77777777" w:rsidR="00B54919" w:rsidRPr="00596A3A" w:rsidRDefault="00B54919" w:rsidP="00C80695">
            <w:pPr>
              <w:pStyle w:val="Texto"/>
              <w:numPr>
                <w:ilvl w:val="0"/>
                <w:numId w:val="57"/>
              </w:numPr>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7F6FF571" w14:textId="190BB891" w:rsidR="00B54919" w:rsidRPr="00596A3A" w:rsidRDefault="00B54919" w:rsidP="00C80695">
            <w:pPr>
              <w:pStyle w:val="Texto"/>
              <w:numPr>
                <w:ilvl w:val="0"/>
                <w:numId w:val="57"/>
              </w:numPr>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r w:rsidR="001B4BDB" w:rsidRPr="00596A3A">
              <w:rPr>
                <w:rFonts w:ascii="Arial" w:hAnsi="Arial" w:cs="Arial"/>
                <w:sz w:val="20"/>
                <w:szCs w:val="20"/>
              </w:rPr>
              <w:t xml:space="preserve"> </w:t>
            </w:r>
          </w:p>
        </w:tc>
      </w:tr>
      <w:tr w:rsidR="00B54919" w:rsidRPr="00596A3A" w14:paraId="0B913B58" w14:textId="77777777" w:rsidTr="00D103F7">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34D98FE4" w14:textId="6D81EA14" w:rsidR="00FD18CA" w:rsidRPr="00596A3A" w:rsidRDefault="00FD18CA" w:rsidP="00C80695">
            <w:pPr>
              <w:pStyle w:val="Texto"/>
              <w:rPr>
                <w:rFonts w:ascii="Arial" w:hAnsi="Arial" w:cs="Arial"/>
                <w:sz w:val="20"/>
                <w:szCs w:val="20"/>
              </w:rPr>
            </w:pPr>
            <w:r w:rsidRPr="00596A3A">
              <w:rPr>
                <w:rFonts w:ascii="Arial" w:hAnsi="Arial" w:cs="Arial"/>
                <w:sz w:val="20"/>
                <w:szCs w:val="20"/>
              </w:rPr>
              <w:t xml:space="preserve">1. </w:t>
            </w:r>
            <w:r w:rsidR="002E10DB" w:rsidRPr="00596A3A">
              <w:rPr>
                <w:rFonts w:ascii="Arial" w:hAnsi="Arial" w:cs="Arial"/>
                <w:sz w:val="20"/>
                <w:szCs w:val="20"/>
              </w:rPr>
              <w:t>Cerca de la costa, atendiendo las consideraciones de seguridad para los usuarios</w:t>
            </w:r>
            <w:r w:rsidRPr="00596A3A">
              <w:rPr>
                <w:rFonts w:ascii="Arial" w:hAnsi="Arial" w:cs="Arial"/>
                <w:sz w:val="20"/>
                <w:szCs w:val="20"/>
              </w:rPr>
              <w:t>.</w:t>
            </w:r>
          </w:p>
          <w:p w14:paraId="1971F319" w14:textId="77777777" w:rsidR="00FD18CA" w:rsidRPr="00596A3A" w:rsidRDefault="00FD18CA" w:rsidP="00C80695">
            <w:pPr>
              <w:pStyle w:val="Texto"/>
              <w:rPr>
                <w:rFonts w:ascii="Arial" w:hAnsi="Arial" w:cs="Arial"/>
                <w:sz w:val="20"/>
                <w:szCs w:val="20"/>
              </w:rPr>
            </w:pPr>
            <w:r w:rsidRPr="00596A3A">
              <w:rPr>
                <w:rFonts w:ascii="Arial" w:hAnsi="Arial" w:cs="Arial"/>
                <w:sz w:val="20"/>
                <w:szCs w:val="20"/>
              </w:rPr>
              <w:t>2. Únicamente en sitios de arenales, en los que no se generen afectaciones a las especies de flora y fauna.</w:t>
            </w:r>
          </w:p>
          <w:p w14:paraId="678C471E" w14:textId="4387D4AF" w:rsidR="00DE60A5" w:rsidRPr="00596A3A" w:rsidRDefault="00FD18CA" w:rsidP="00C80695">
            <w:pPr>
              <w:pStyle w:val="Texto"/>
              <w:rPr>
                <w:rFonts w:ascii="Arial" w:hAnsi="Arial" w:cs="Arial"/>
                <w:sz w:val="20"/>
                <w:szCs w:val="20"/>
              </w:rPr>
            </w:pPr>
            <w:r w:rsidRPr="00596A3A">
              <w:rPr>
                <w:rFonts w:ascii="Arial" w:hAnsi="Arial" w:cs="Arial"/>
                <w:sz w:val="20"/>
                <w:szCs w:val="20"/>
              </w:rPr>
              <w:t>3. Conforme a lo previsto por el artículo 3, fracciones XIV y XVIIl de la Ley General de Vida Silvestre.</w:t>
            </w:r>
          </w:p>
        </w:tc>
      </w:tr>
    </w:tbl>
    <w:p w14:paraId="5D9E5298" w14:textId="77777777" w:rsidR="00B54919" w:rsidRPr="00596A3A" w:rsidRDefault="00B54919" w:rsidP="00C80695">
      <w:pPr>
        <w:pStyle w:val="Default"/>
        <w:rPr>
          <w:rFonts w:ascii="Arial" w:hAnsi="Arial" w:cs="Arial"/>
          <w:color w:val="auto"/>
        </w:rPr>
      </w:pPr>
    </w:p>
    <w:p w14:paraId="1DD370D4" w14:textId="58153D45" w:rsidR="00B54919" w:rsidRPr="00596A3A" w:rsidRDefault="00DA0F92" w:rsidP="00C80695">
      <w:pPr>
        <w:pStyle w:val="Default"/>
        <w:jc w:val="center"/>
        <w:rPr>
          <w:rFonts w:ascii="Arial" w:hAnsi="Arial" w:cs="Arial"/>
          <w:color w:val="auto"/>
        </w:rPr>
      </w:pPr>
      <w:r w:rsidRPr="00596A3A">
        <w:rPr>
          <w:rFonts w:ascii="Arial" w:hAnsi="Arial" w:cs="Arial"/>
          <w:noProof/>
          <w:lang w:val="es-ES" w:eastAsia="es-ES"/>
        </w:rPr>
        <w:lastRenderedPageBreak/>
        <w:drawing>
          <wp:inline distT="0" distB="0" distL="0" distR="0" wp14:anchorId="23679B76" wp14:editId="25FC6428">
            <wp:extent cx="4040094" cy="522835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APC1135\AppData\Local\Microsoft\Windows\Temporary Internet Files\Content.Word\RBCM_Subzonificacion_07mar_SASE_Marinos_1.jpg"/>
                    <pic:cNvPicPr>
                      <a:picLocks noChangeAspect="1" noChangeArrowheads="1"/>
                    </pic:cNvPicPr>
                  </pic:nvPicPr>
                  <pic:blipFill>
                    <a:blip r:embed="rId32" cstate="screen">
                      <a:extLst>
                        <a:ext uri="{28A0092B-C50C-407E-A947-70E740481C1C}">
                          <a14:useLocalDpi xmlns:a14="http://schemas.microsoft.com/office/drawing/2010/main"/>
                        </a:ext>
                      </a:extLst>
                    </a:blip>
                    <a:stretch>
                      <a:fillRect/>
                    </a:stretch>
                  </pic:blipFill>
                  <pic:spPr bwMode="auto">
                    <a:xfrm>
                      <a:off x="0" y="0"/>
                      <a:ext cx="4040094" cy="5228356"/>
                    </a:xfrm>
                    <a:prstGeom prst="rect">
                      <a:avLst/>
                    </a:prstGeom>
                    <a:noFill/>
                    <a:ln>
                      <a:noFill/>
                    </a:ln>
                  </pic:spPr>
                </pic:pic>
              </a:graphicData>
            </a:graphic>
          </wp:inline>
        </w:drawing>
      </w:r>
    </w:p>
    <w:p w14:paraId="539C4629" w14:textId="77777777" w:rsidR="00B54919" w:rsidRPr="00596A3A" w:rsidRDefault="00B54919" w:rsidP="00C80695">
      <w:pPr>
        <w:pStyle w:val="Default"/>
        <w:rPr>
          <w:rFonts w:ascii="Arial" w:hAnsi="Arial" w:cs="Arial"/>
          <w:color w:val="auto"/>
        </w:rPr>
      </w:pPr>
    </w:p>
    <w:p w14:paraId="2D3C883C" w14:textId="77777777" w:rsidR="00B54919" w:rsidRPr="00596A3A" w:rsidRDefault="00B54919" w:rsidP="00C80695">
      <w:pPr>
        <w:pStyle w:val="Ttulo3"/>
        <w:spacing w:before="0"/>
        <w:rPr>
          <w:color w:val="auto"/>
        </w:rPr>
      </w:pPr>
      <w:bookmarkStart w:id="172" w:name="_Toc475357030"/>
      <w:bookmarkStart w:id="173" w:name="_Toc483396515"/>
      <w:r w:rsidRPr="00596A3A">
        <w:rPr>
          <w:color w:val="auto"/>
        </w:rPr>
        <w:t>Subzona de Uso Público Playa del Carmen y Tulum-Sian Ka’an</w:t>
      </w:r>
      <w:bookmarkEnd w:id="172"/>
      <w:bookmarkEnd w:id="173"/>
    </w:p>
    <w:p w14:paraId="06432A83" w14:textId="77777777" w:rsidR="00B54919" w:rsidRPr="00596A3A" w:rsidRDefault="00B54919" w:rsidP="00C80695">
      <w:pPr>
        <w:pStyle w:val="Texto"/>
        <w:rPr>
          <w:rFonts w:ascii="Arial" w:hAnsi="Arial" w:cs="Arial"/>
          <w:sz w:val="22"/>
          <w:szCs w:val="22"/>
        </w:rPr>
      </w:pPr>
    </w:p>
    <w:p w14:paraId="59C2865B" w14:textId="424133D5" w:rsidR="00B54919" w:rsidRPr="00596A3A" w:rsidRDefault="00B54919" w:rsidP="00C80695">
      <w:pPr>
        <w:pStyle w:val="Default"/>
        <w:jc w:val="both"/>
        <w:rPr>
          <w:rFonts w:ascii="Arial" w:hAnsi="Arial" w:cs="Arial"/>
          <w:color w:val="auto"/>
          <w:sz w:val="22"/>
          <w:szCs w:val="22"/>
        </w:rPr>
      </w:pPr>
      <w:r w:rsidRPr="00596A3A">
        <w:rPr>
          <w:rFonts w:ascii="Arial" w:hAnsi="Arial" w:cs="Arial"/>
          <w:color w:val="auto"/>
          <w:sz w:val="22"/>
          <w:szCs w:val="22"/>
        </w:rPr>
        <w:t>Abarca una superficie total de 2,118.8</w:t>
      </w:r>
      <w:r w:rsidR="007A5476" w:rsidRPr="00596A3A">
        <w:rPr>
          <w:rFonts w:ascii="Arial" w:hAnsi="Arial" w:cs="Arial"/>
          <w:color w:val="auto"/>
          <w:sz w:val="22"/>
          <w:szCs w:val="22"/>
        </w:rPr>
        <w:t>5</w:t>
      </w:r>
      <w:r w:rsidRPr="00596A3A">
        <w:rPr>
          <w:rFonts w:ascii="Arial" w:hAnsi="Arial" w:cs="Arial"/>
          <w:color w:val="auto"/>
          <w:sz w:val="22"/>
          <w:szCs w:val="22"/>
        </w:rPr>
        <w:t xml:space="preserve"> hectáreas, conformada por dos polígonos marinos: el primero</w:t>
      </w:r>
      <w:r w:rsidR="007A5476" w:rsidRPr="00596A3A">
        <w:rPr>
          <w:rFonts w:ascii="Arial" w:hAnsi="Arial" w:cs="Arial"/>
          <w:color w:val="auto"/>
          <w:sz w:val="22"/>
          <w:szCs w:val="22"/>
        </w:rPr>
        <w:t>, Playa del Carmen,</w:t>
      </w:r>
      <w:r w:rsidRPr="00596A3A">
        <w:rPr>
          <w:rFonts w:ascii="Arial" w:hAnsi="Arial" w:cs="Arial"/>
          <w:color w:val="auto"/>
          <w:sz w:val="22"/>
          <w:szCs w:val="22"/>
        </w:rPr>
        <w:t xml:space="preserve"> con una superficie de 1,027.36 hectáreas, de aproximadamente 600 metros de ancho y 15 </w:t>
      </w:r>
      <w:r w:rsidR="005B2A09" w:rsidRPr="00596A3A">
        <w:rPr>
          <w:rFonts w:ascii="Arial" w:hAnsi="Arial" w:cs="Arial"/>
          <w:color w:val="auto"/>
          <w:sz w:val="22"/>
          <w:szCs w:val="22"/>
        </w:rPr>
        <w:t>kilómetros</w:t>
      </w:r>
      <w:r w:rsidRPr="00596A3A">
        <w:rPr>
          <w:rFonts w:ascii="Arial" w:hAnsi="Arial" w:cs="Arial"/>
          <w:color w:val="auto"/>
          <w:sz w:val="22"/>
          <w:szCs w:val="22"/>
        </w:rPr>
        <w:t xml:space="preserve"> de largo, ubicado frente al centro de población de Playa del Carmen, y el segundo</w:t>
      </w:r>
      <w:r w:rsidR="007A5476" w:rsidRPr="00596A3A">
        <w:rPr>
          <w:rFonts w:ascii="Arial" w:hAnsi="Arial" w:cs="Arial"/>
          <w:color w:val="auto"/>
          <w:sz w:val="22"/>
          <w:szCs w:val="22"/>
        </w:rPr>
        <w:t>, Tulum-Sian Ka’an</w:t>
      </w:r>
      <w:r w:rsidRPr="00596A3A">
        <w:rPr>
          <w:rFonts w:ascii="Arial" w:hAnsi="Arial" w:cs="Arial"/>
          <w:color w:val="auto"/>
          <w:sz w:val="22"/>
          <w:szCs w:val="22"/>
        </w:rPr>
        <w:t xml:space="preserve"> con 1,091.4</w:t>
      </w:r>
      <w:r w:rsidR="007A5476" w:rsidRPr="00596A3A">
        <w:rPr>
          <w:rFonts w:ascii="Arial" w:hAnsi="Arial" w:cs="Arial"/>
          <w:color w:val="auto"/>
          <w:sz w:val="22"/>
          <w:szCs w:val="22"/>
        </w:rPr>
        <w:t>9</w:t>
      </w:r>
      <w:r w:rsidRPr="00596A3A">
        <w:rPr>
          <w:rFonts w:ascii="Arial" w:hAnsi="Arial" w:cs="Arial"/>
          <w:color w:val="auto"/>
          <w:sz w:val="22"/>
          <w:szCs w:val="22"/>
        </w:rPr>
        <w:t xml:space="preserve"> hectáreas, de aproximadamente 2 km de ancho, ubicado a la altura del límite sur del Parque Nacional Tulum hasta la colindancia con las Reservas de la Biosfera Sian Ka’an y Arrecifes de Sian Ka’an.</w:t>
      </w:r>
    </w:p>
    <w:p w14:paraId="16A935B1" w14:textId="77777777" w:rsidR="00B54919" w:rsidRPr="00596A3A" w:rsidRDefault="00B54919" w:rsidP="00C80695">
      <w:pPr>
        <w:pStyle w:val="Default"/>
        <w:jc w:val="both"/>
        <w:rPr>
          <w:rFonts w:ascii="Arial" w:hAnsi="Arial" w:cs="Arial"/>
          <w:color w:val="auto"/>
          <w:sz w:val="22"/>
          <w:szCs w:val="22"/>
        </w:rPr>
      </w:pPr>
    </w:p>
    <w:p w14:paraId="747D789A" w14:textId="77777777" w:rsidR="00B54919" w:rsidRPr="00596A3A" w:rsidRDefault="00B54919" w:rsidP="00C80695">
      <w:pPr>
        <w:pStyle w:val="Default"/>
        <w:rPr>
          <w:rFonts w:ascii="Arial" w:hAnsi="Arial" w:cs="Arial"/>
          <w:color w:val="auto"/>
          <w:sz w:val="22"/>
          <w:szCs w:val="22"/>
        </w:rPr>
      </w:pPr>
    </w:p>
    <w:tbl>
      <w:tblPr>
        <w:tblW w:w="5000" w:type="pct"/>
        <w:tblCellMar>
          <w:left w:w="72" w:type="dxa"/>
          <w:right w:w="72" w:type="dxa"/>
        </w:tblCellMar>
        <w:tblLook w:val="0000" w:firstRow="0" w:lastRow="0" w:firstColumn="0" w:lastColumn="0" w:noHBand="0" w:noVBand="0"/>
      </w:tblPr>
      <w:tblGrid>
        <w:gridCol w:w="4589"/>
        <w:gridCol w:w="4915"/>
      </w:tblGrid>
      <w:tr w:rsidR="00CF435B" w:rsidRPr="00596A3A" w14:paraId="6F7DDF5D" w14:textId="77777777" w:rsidTr="00D103F7">
        <w:trPr>
          <w:trHeight w:val="384"/>
        </w:trPr>
        <w:tc>
          <w:tcPr>
            <w:tcW w:w="5000" w:type="pct"/>
            <w:gridSpan w:val="2"/>
            <w:tcBorders>
              <w:top w:val="single" w:sz="6" w:space="0" w:color="auto"/>
              <w:left w:val="single" w:sz="6" w:space="0" w:color="auto"/>
              <w:bottom w:val="single" w:sz="6" w:space="0" w:color="auto"/>
              <w:right w:val="single" w:sz="6" w:space="0" w:color="auto"/>
            </w:tcBorders>
          </w:tcPr>
          <w:p w14:paraId="0C8899B8"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SUBZONA DE USO PÚBLICO PLAYA DEL CARMEN Y TULUM-SIAN KA’AN</w:t>
            </w:r>
          </w:p>
        </w:tc>
      </w:tr>
      <w:tr w:rsidR="00CF435B" w:rsidRPr="00596A3A" w14:paraId="25A97F27" w14:textId="77777777" w:rsidTr="00D103F7">
        <w:trPr>
          <w:trHeight w:val="417"/>
        </w:trPr>
        <w:tc>
          <w:tcPr>
            <w:tcW w:w="2414" w:type="pct"/>
            <w:tcBorders>
              <w:top w:val="single" w:sz="6" w:space="0" w:color="auto"/>
              <w:left w:val="single" w:sz="6" w:space="0" w:color="auto"/>
              <w:bottom w:val="single" w:sz="6" w:space="0" w:color="auto"/>
              <w:right w:val="single" w:sz="6" w:space="0" w:color="auto"/>
            </w:tcBorders>
          </w:tcPr>
          <w:p w14:paraId="4AEEE37A"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4999A05A" w14:textId="77777777" w:rsidR="00B54919" w:rsidRPr="00596A3A" w:rsidRDefault="00B54919"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CF435B" w:rsidRPr="00596A3A" w14:paraId="19F53282" w14:textId="77777777" w:rsidTr="00D103F7">
        <w:trPr>
          <w:trHeight w:val="20"/>
        </w:trPr>
        <w:tc>
          <w:tcPr>
            <w:tcW w:w="2414" w:type="pct"/>
            <w:tcBorders>
              <w:top w:val="single" w:sz="6" w:space="0" w:color="auto"/>
              <w:left w:val="single" w:sz="6" w:space="0" w:color="auto"/>
              <w:bottom w:val="single" w:sz="6" w:space="0" w:color="auto"/>
              <w:right w:val="single" w:sz="6" w:space="0" w:color="auto"/>
            </w:tcBorders>
          </w:tcPr>
          <w:p w14:paraId="727FC891" w14:textId="77777777" w:rsidR="00B54919" w:rsidRPr="00596A3A" w:rsidRDefault="00B54919" w:rsidP="00C80695">
            <w:pPr>
              <w:pStyle w:val="Texto"/>
              <w:numPr>
                <w:ilvl w:val="0"/>
                <w:numId w:val="68"/>
              </w:numPr>
              <w:rPr>
                <w:rFonts w:ascii="Arial" w:hAnsi="Arial" w:cs="Arial"/>
                <w:sz w:val="20"/>
                <w:szCs w:val="20"/>
              </w:rPr>
            </w:pPr>
            <w:r w:rsidRPr="00596A3A">
              <w:rPr>
                <w:rFonts w:ascii="Arial" w:hAnsi="Arial" w:cs="Arial"/>
                <w:sz w:val="20"/>
                <w:szCs w:val="20"/>
              </w:rPr>
              <w:t>Colecta científica de ejemplares de la vida silvestre</w:t>
            </w:r>
          </w:p>
          <w:p w14:paraId="2B3E54DE" w14:textId="77777777" w:rsidR="00B54919" w:rsidRPr="00596A3A" w:rsidRDefault="00B54919" w:rsidP="00C80695">
            <w:pPr>
              <w:pStyle w:val="Texto"/>
              <w:numPr>
                <w:ilvl w:val="0"/>
                <w:numId w:val="68"/>
              </w:numPr>
              <w:rPr>
                <w:rFonts w:ascii="Arial" w:hAnsi="Arial" w:cs="Arial"/>
                <w:sz w:val="20"/>
                <w:szCs w:val="20"/>
              </w:rPr>
            </w:pPr>
            <w:r w:rsidRPr="00596A3A">
              <w:rPr>
                <w:rFonts w:ascii="Arial" w:hAnsi="Arial" w:cs="Arial"/>
                <w:sz w:val="20"/>
                <w:szCs w:val="20"/>
              </w:rPr>
              <w:t xml:space="preserve">Educación ambiental </w:t>
            </w:r>
          </w:p>
          <w:p w14:paraId="114A9B99" w14:textId="77777777" w:rsidR="00B54919" w:rsidRPr="00596A3A" w:rsidRDefault="00B54919" w:rsidP="00C80695">
            <w:pPr>
              <w:pStyle w:val="Texto"/>
              <w:numPr>
                <w:ilvl w:val="0"/>
                <w:numId w:val="68"/>
              </w:numPr>
              <w:rPr>
                <w:rFonts w:ascii="Arial" w:hAnsi="Arial" w:cs="Arial"/>
                <w:sz w:val="20"/>
                <w:szCs w:val="20"/>
              </w:rPr>
            </w:pPr>
            <w:r w:rsidRPr="00596A3A">
              <w:rPr>
                <w:rFonts w:ascii="Arial" w:hAnsi="Arial" w:cs="Arial"/>
                <w:sz w:val="20"/>
                <w:szCs w:val="20"/>
              </w:rPr>
              <w:t xml:space="preserve">Filmaciones, actividades de fotografía, </w:t>
            </w:r>
            <w:r w:rsidRPr="00596A3A">
              <w:rPr>
                <w:rFonts w:ascii="Arial" w:hAnsi="Arial" w:cs="Arial"/>
                <w:sz w:val="20"/>
                <w:szCs w:val="20"/>
              </w:rPr>
              <w:lastRenderedPageBreak/>
              <w:t xml:space="preserve">captura de imágenes o sonidos </w:t>
            </w:r>
          </w:p>
          <w:p w14:paraId="763FF2FA" w14:textId="2E467F27" w:rsidR="00B54919" w:rsidRPr="00596A3A" w:rsidRDefault="00B54919" w:rsidP="00C80695">
            <w:pPr>
              <w:pStyle w:val="Texto"/>
              <w:numPr>
                <w:ilvl w:val="0"/>
                <w:numId w:val="68"/>
              </w:numPr>
              <w:rPr>
                <w:rFonts w:ascii="Arial" w:hAnsi="Arial" w:cs="Arial"/>
                <w:sz w:val="20"/>
                <w:szCs w:val="20"/>
              </w:rPr>
            </w:pPr>
            <w:r w:rsidRPr="00596A3A">
              <w:rPr>
                <w:rFonts w:ascii="Arial" w:hAnsi="Arial" w:cs="Arial"/>
                <w:sz w:val="20"/>
                <w:szCs w:val="20"/>
              </w:rPr>
              <w:t xml:space="preserve">Investigación científica </w:t>
            </w:r>
          </w:p>
          <w:p w14:paraId="1F67792D" w14:textId="77777777" w:rsidR="0096740E" w:rsidRPr="00596A3A" w:rsidRDefault="0096740E" w:rsidP="00C80695">
            <w:pPr>
              <w:pStyle w:val="Texto"/>
              <w:numPr>
                <w:ilvl w:val="0"/>
                <w:numId w:val="68"/>
              </w:numPr>
              <w:rPr>
                <w:rFonts w:ascii="Arial" w:hAnsi="Arial" w:cs="Arial"/>
                <w:sz w:val="20"/>
                <w:szCs w:val="20"/>
              </w:rPr>
            </w:pPr>
            <w:r w:rsidRPr="00596A3A">
              <w:rPr>
                <w:rFonts w:ascii="Arial" w:hAnsi="Arial" w:cs="Arial"/>
                <w:sz w:val="20"/>
                <w:szCs w:val="20"/>
              </w:rPr>
              <w:t>Monitoreo ambiental</w:t>
            </w:r>
          </w:p>
          <w:p w14:paraId="6A439F0F" w14:textId="2EFA988C" w:rsidR="00D24317" w:rsidRPr="00596A3A" w:rsidRDefault="00D24317" w:rsidP="00C80695">
            <w:pPr>
              <w:pStyle w:val="Texto"/>
              <w:numPr>
                <w:ilvl w:val="0"/>
                <w:numId w:val="68"/>
              </w:numPr>
              <w:rPr>
                <w:rFonts w:ascii="Arial" w:hAnsi="Arial" w:cs="Arial"/>
                <w:sz w:val="20"/>
                <w:szCs w:val="20"/>
              </w:rPr>
            </w:pPr>
            <w:r w:rsidRPr="00596A3A">
              <w:rPr>
                <w:rFonts w:ascii="Arial" w:hAnsi="Arial" w:cs="Arial"/>
                <w:sz w:val="20"/>
                <w:szCs w:val="20"/>
              </w:rPr>
              <w:t>Navegación</w:t>
            </w:r>
          </w:p>
          <w:p w14:paraId="62E58288" w14:textId="291D88FD" w:rsidR="00B54919" w:rsidRPr="00596A3A" w:rsidRDefault="00B54919" w:rsidP="00C80695">
            <w:pPr>
              <w:pStyle w:val="Texto"/>
              <w:numPr>
                <w:ilvl w:val="0"/>
                <w:numId w:val="68"/>
              </w:numPr>
              <w:rPr>
                <w:rFonts w:ascii="Arial" w:hAnsi="Arial" w:cs="Arial"/>
                <w:sz w:val="20"/>
                <w:szCs w:val="20"/>
              </w:rPr>
            </w:pPr>
            <w:r w:rsidRPr="00596A3A">
              <w:rPr>
                <w:rFonts w:ascii="Arial" w:hAnsi="Arial" w:cs="Arial"/>
                <w:sz w:val="20"/>
                <w:szCs w:val="20"/>
              </w:rPr>
              <w:t>Turismo de bajo impacto ambiental</w:t>
            </w:r>
            <w:r w:rsidR="009D2DEE" w:rsidRPr="00596A3A">
              <w:rPr>
                <w:rFonts w:ascii="Arial" w:hAnsi="Arial" w:cs="Arial"/>
                <w:sz w:val="20"/>
                <w:szCs w:val="20"/>
              </w:rPr>
              <w:t>, consistente en:</w:t>
            </w:r>
          </w:p>
          <w:p w14:paraId="563F130C" w14:textId="000085A6" w:rsidR="004607D9" w:rsidRPr="00596A3A" w:rsidRDefault="008F61A4"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Banana y parasail</w:t>
            </w:r>
            <w:r w:rsidR="00D24712" w:rsidRPr="00596A3A">
              <w:rPr>
                <w:rFonts w:ascii="Arial" w:hAnsi="Arial" w:cs="Arial"/>
                <w:color w:val="auto"/>
                <w:sz w:val="20"/>
                <w:szCs w:val="20"/>
              </w:rPr>
              <w:t>,</w:t>
            </w:r>
            <w:r w:rsidRPr="00596A3A">
              <w:rPr>
                <w:rFonts w:ascii="Arial" w:hAnsi="Arial" w:cs="Arial"/>
                <w:color w:val="auto"/>
                <w:sz w:val="20"/>
                <w:szCs w:val="20"/>
              </w:rPr>
              <w:t xml:space="preserve"> </w:t>
            </w:r>
          </w:p>
          <w:p w14:paraId="4CCA85C8" w14:textId="2F13E202" w:rsidR="004607D9" w:rsidRPr="00596A3A" w:rsidRDefault="008F61A4"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Buceo autónomo</w:t>
            </w:r>
            <w:r w:rsidR="00D24712" w:rsidRPr="00596A3A">
              <w:rPr>
                <w:rFonts w:ascii="Arial" w:hAnsi="Arial" w:cs="Arial"/>
                <w:color w:val="auto"/>
                <w:sz w:val="20"/>
                <w:szCs w:val="20"/>
              </w:rPr>
              <w:t>,</w:t>
            </w:r>
          </w:p>
          <w:p w14:paraId="5DEE1DBD" w14:textId="28D2431E" w:rsidR="004607D9" w:rsidRPr="00596A3A" w:rsidRDefault="00FD18CA"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Esnorquel</w:t>
            </w:r>
            <w:r w:rsidR="00D24712" w:rsidRPr="00596A3A">
              <w:rPr>
                <w:rFonts w:ascii="Arial" w:hAnsi="Arial" w:cs="Arial"/>
                <w:color w:val="auto"/>
                <w:sz w:val="20"/>
                <w:szCs w:val="20"/>
              </w:rPr>
              <w:t>,</w:t>
            </w:r>
            <w:r w:rsidRPr="00596A3A">
              <w:rPr>
                <w:rFonts w:ascii="Arial" w:hAnsi="Arial" w:cs="Arial"/>
                <w:color w:val="auto"/>
                <w:sz w:val="20"/>
                <w:szCs w:val="20"/>
              </w:rPr>
              <w:t xml:space="preserve"> </w:t>
            </w:r>
          </w:p>
          <w:p w14:paraId="12F7D187" w14:textId="256595BD" w:rsidR="004607D9" w:rsidRPr="00596A3A" w:rsidRDefault="00FD18CA"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Kayak</w:t>
            </w:r>
            <w:r w:rsidR="00D24712" w:rsidRPr="00596A3A">
              <w:rPr>
                <w:rFonts w:ascii="Arial" w:hAnsi="Arial" w:cs="Arial"/>
                <w:color w:val="auto"/>
                <w:sz w:val="20"/>
                <w:szCs w:val="20"/>
              </w:rPr>
              <w:t>,</w:t>
            </w:r>
          </w:p>
          <w:p w14:paraId="482DD0CE" w14:textId="452E4435" w:rsidR="004607D9" w:rsidRPr="00596A3A" w:rsidRDefault="008F61A4"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Kitesurf</w:t>
            </w:r>
            <w:r w:rsidR="00D24712" w:rsidRPr="00596A3A">
              <w:rPr>
                <w:rFonts w:ascii="Arial" w:hAnsi="Arial" w:cs="Arial"/>
                <w:color w:val="auto"/>
                <w:sz w:val="20"/>
                <w:szCs w:val="20"/>
              </w:rPr>
              <w:t>,</w:t>
            </w:r>
          </w:p>
          <w:p w14:paraId="20B0417C" w14:textId="1AFB8936" w:rsidR="004607D9" w:rsidRPr="00596A3A" w:rsidRDefault="00FD18CA"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Natación</w:t>
            </w:r>
            <w:r w:rsidR="00D24712" w:rsidRPr="00596A3A">
              <w:rPr>
                <w:rFonts w:ascii="Arial" w:hAnsi="Arial" w:cs="Arial"/>
                <w:color w:val="auto"/>
                <w:sz w:val="20"/>
                <w:szCs w:val="20"/>
              </w:rPr>
              <w:t>,</w:t>
            </w:r>
          </w:p>
          <w:p w14:paraId="24CCF2F0" w14:textId="3ECB9BEF" w:rsidR="004607D9" w:rsidRPr="00596A3A" w:rsidRDefault="00D24712"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 xml:space="preserve">Paddle, </w:t>
            </w:r>
          </w:p>
          <w:p w14:paraId="6590A033" w14:textId="2429E5F6" w:rsidR="004607D9" w:rsidRPr="00596A3A" w:rsidRDefault="008F61A4"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Pesca deportivo recreativa</w:t>
            </w:r>
            <w:r w:rsidR="00D24712" w:rsidRPr="00596A3A">
              <w:rPr>
                <w:rFonts w:ascii="Arial" w:hAnsi="Arial" w:cs="Arial"/>
                <w:color w:val="auto"/>
                <w:sz w:val="20"/>
                <w:szCs w:val="20"/>
              </w:rPr>
              <w:t>,</w:t>
            </w:r>
          </w:p>
          <w:p w14:paraId="785EBB83" w14:textId="265E055D" w:rsidR="004607D9" w:rsidRPr="00596A3A" w:rsidRDefault="008F61A4"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Recorridos para la observación de flora y fauna</w:t>
            </w:r>
            <w:r w:rsidR="00D24712" w:rsidRPr="00596A3A">
              <w:rPr>
                <w:rFonts w:ascii="Arial" w:hAnsi="Arial" w:cs="Arial"/>
                <w:color w:val="auto"/>
                <w:sz w:val="20"/>
                <w:szCs w:val="20"/>
              </w:rPr>
              <w:t>, y</w:t>
            </w:r>
          </w:p>
          <w:p w14:paraId="654C7B83" w14:textId="1112D14A" w:rsidR="004607D9" w:rsidRPr="00596A3A" w:rsidRDefault="008F61A4" w:rsidP="00C80695">
            <w:pPr>
              <w:pStyle w:val="Default"/>
              <w:numPr>
                <w:ilvl w:val="0"/>
                <w:numId w:val="85"/>
              </w:numPr>
              <w:ind w:left="1134" w:hanging="425"/>
              <w:rPr>
                <w:rFonts w:ascii="Arial" w:hAnsi="Arial" w:cs="Arial"/>
                <w:color w:val="auto"/>
                <w:sz w:val="20"/>
                <w:szCs w:val="20"/>
              </w:rPr>
            </w:pPr>
            <w:r w:rsidRPr="00596A3A">
              <w:rPr>
                <w:rFonts w:ascii="Arial" w:hAnsi="Arial" w:cs="Arial"/>
                <w:color w:val="auto"/>
                <w:sz w:val="20"/>
                <w:szCs w:val="20"/>
              </w:rPr>
              <w:t>Velerismo, tabla vela (windsurf), hobie cat,</w:t>
            </w:r>
            <w:r w:rsidR="009D2DEE" w:rsidRPr="00596A3A">
              <w:rPr>
                <w:rFonts w:ascii="Arial" w:hAnsi="Arial" w:cs="Arial"/>
                <w:color w:val="auto"/>
                <w:sz w:val="20"/>
                <w:szCs w:val="20"/>
              </w:rPr>
              <w:t xml:space="preserve"> </w:t>
            </w:r>
            <w:r w:rsidR="00FD18CA" w:rsidRPr="00596A3A">
              <w:rPr>
                <w:rFonts w:ascii="Arial" w:hAnsi="Arial" w:cs="Arial"/>
                <w:color w:val="auto"/>
                <w:sz w:val="20"/>
                <w:szCs w:val="20"/>
              </w:rPr>
              <w:t xml:space="preserve">o similares </w:t>
            </w:r>
          </w:p>
          <w:p w14:paraId="152E3D77" w14:textId="77777777" w:rsidR="009D2DEE" w:rsidRPr="00596A3A" w:rsidRDefault="009D2DEE" w:rsidP="00C80695">
            <w:pPr>
              <w:pStyle w:val="Default"/>
              <w:rPr>
                <w:rFonts w:ascii="Arial" w:hAnsi="Arial" w:cs="Arial"/>
              </w:rPr>
            </w:pPr>
          </w:p>
        </w:tc>
        <w:tc>
          <w:tcPr>
            <w:tcW w:w="2586" w:type="pct"/>
            <w:tcBorders>
              <w:top w:val="single" w:sz="6" w:space="0" w:color="auto"/>
              <w:left w:val="single" w:sz="6" w:space="0" w:color="auto"/>
              <w:bottom w:val="single" w:sz="6" w:space="0" w:color="auto"/>
              <w:right w:val="single" w:sz="6" w:space="0" w:color="auto"/>
            </w:tcBorders>
          </w:tcPr>
          <w:p w14:paraId="29F8BBAC" w14:textId="77777777" w:rsidR="00B54919" w:rsidRPr="00596A3A" w:rsidRDefault="00B54919" w:rsidP="00C80695">
            <w:pPr>
              <w:pStyle w:val="Texto"/>
              <w:numPr>
                <w:ilvl w:val="0"/>
                <w:numId w:val="69"/>
              </w:numPr>
              <w:rPr>
                <w:rFonts w:ascii="Arial" w:hAnsi="Arial" w:cs="Arial"/>
                <w:sz w:val="20"/>
                <w:szCs w:val="20"/>
              </w:rPr>
            </w:pPr>
            <w:r w:rsidRPr="00596A3A">
              <w:rPr>
                <w:rFonts w:ascii="Arial" w:hAnsi="Arial" w:cs="Arial"/>
                <w:sz w:val="20"/>
                <w:szCs w:val="20"/>
              </w:rPr>
              <w:lastRenderedPageBreak/>
              <w:t>Acuacultura</w:t>
            </w:r>
          </w:p>
          <w:p w14:paraId="46448D3A" w14:textId="442D8DE7" w:rsidR="00B54919" w:rsidRPr="00596A3A" w:rsidRDefault="00B54919" w:rsidP="00C80695">
            <w:pPr>
              <w:pStyle w:val="Texto"/>
              <w:numPr>
                <w:ilvl w:val="0"/>
                <w:numId w:val="69"/>
              </w:numPr>
              <w:rPr>
                <w:rFonts w:ascii="Arial" w:hAnsi="Arial" w:cs="Arial"/>
                <w:sz w:val="20"/>
                <w:szCs w:val="20"/>
              </w:rPr>
            </w:pPr>
            <w:r w:rsidRPr="00596A3A">
              <w:rPr>
                <w:rFonts w:ascii="Arial" w:hAnsi="Arial" w:cs="Arial"/>
                <w:sz w:val="20"/>
                <w:szCs w:val="20"/>
              </w:rPr>
              <w:t xml:space="preserve">Alimentar, capturar, remover, extraer, retener o apropiarse de vida silvestre, salvo para colecta e investigación científica y monitoreo </w:t>
            </w:r>
            <w:r w:rsidR="0096740E" w:rsidRPr="00596A3A">
              <w:rPr>
                <w:rFonts w:ascii="Arial" w:hAnsi="Arial" w:cs="Arial"/>
                <w:sz w:val="20"/>
                <w:szCs w:val="20"/>
              </w:rPr>
              <w:lastRenderedPageBreak/>
              <w:t>ambiental</w:t>
            </w:r>
            <w:r w:rsidRPr="00596A3A">
              <w:rPr>
                <w:rFonts w:ascii="Arial" w:hAnsi="Arial" w:cs="Arial"/>
                <w:sz w:val="20"/>
                <w:szCs w:val="20"/>
              </w:rPr>
              <w:t xml:space="preserve"> </w:t>
            </w:r>
          </w:p>
          <w:p w14:paraId="4EEAB872" w14:textId="77777777" w:rsidR="00B54919" w:rsidRPr="00596A3A" w:rsidRDefault="00B54919" w:rsidP="00C80695">
            <w:pPr>
              <w:pStyle w:val="Texto"/>
              <w:numPr>
                <w:ilvl w:val="0"/>
                <w:numId w:val="69"/>
              </w:numPr>
              <w:rPr>
                <w:rFonts w:ascii="Arial" w:hAnsi="Arial" w:cs="Arial"/>
                <w:sz w:val="20"/>
                <w:szCs w:val="20"/>
              </w:rPr>
            </w:pPr>
            <w:r w:rsidRPr="00596A3A">
              <w:rPr>
                <w:rFonts w:ascii="Arial" w:hAnsi="Arial" w:cs="Arial"/>
                <w:sz w:val="20"/>
                <w:szCs w:val="20"/>
              </w:rPr>
              <w:t>Alterar o destruir por cualquier medio o acción los sitios de alimentación, anidación, refugio o reproducción de especies silvestres, flujos hídricos, hábitats de pastos marinos y de humedales y manglares</w:t>
            </w:r>
          </w:p>
          <w:p w14:paraId="1DB2C71B" w14:textId="77777777" w:rsidR="00B54919" w:rsidRPr="00596A3A" w:rsidRDefault="00B54919" w:rsidP="00C80695">
            <w:pPr>
              <w:pStyle w:val="Texto"/>
              <w:numPr>
                <w:ilvl w:val="0"/>
                <w:numId w:val="69"/>
              </w:numPr>
              <w:rPr>
                <w:rFonts w:ascii="Arial" w:hAnsi="Arial" w:cs="Arial"/>
                <w:sz w:val="20"/>
                <w:szCs w:val="20"/>
              </w:rPr>
            </w:pPr>
            <w:r w:rsidRPr="00596A3A">
              <w:rPr>
                <w:rFonts w:ascii="Arial" w:hAnsi="Arial" w:cs="Arial"/>
                <w:sz w:val="20"/>
                <w:szCs w:val="20"/>
              </w:rPr>
              <w:t>Arrojar, verter o descargar cualquier tipo de desechos orgánicos, residuos sólidos o líquidos o cualquier otro tipo de contaminante, al medio natural</w:t>
            </w:r>
          </w:p>
          <w:p w14:paraId="6E8D1A8B" w14:textId="5906DA0A" w:rsidR="00B54919" w:rsidRPr="00596A3A" w:rsidRDefault="00C9042A" w:rsidP="00C80695">
            <w:pPr>
              <w:pStyle w:val="Texto"/>
              <w:numPr>
                <w:ilvl w:val="0"/>
                <w:numId w:val="69"/>
              </w:numPr>
              <w:rPr>
                <w:rFonts w:ascii="Arial" w:hAnsi="Arial" w:cs="Arial"/>
                <w:sz w:val="20"/>
                <w:szCs w:val="20"/>
              </w:rPr>
            </w:pPr>
            <w:r w:rsidRPr="00596A3A">
              <w:rPr>
                <w:rFonts w:ascii="Arial" w:hAnsi="Arial" w:cs="Arial"/>
                <w:sz w:val="20"/>
                <w:szCs w:val="20"/>
              </w:rPr>
              <w:t>Construcción de infraestructura</w:t>
            </w:r>
            <w:r w:rsidR="00B54919" w:rsidRPr="00596A3A">
              <w:rPr>
                <w:rFonts w:ascii="Arial" w:hAnsi="Arial" w:cs="Arial"/>
                <w:sz w:val="20"/>
                <w:szCs w:val="20"/>
              </w:rPr>
              <w:t xml:space="preserve"> </w:t>
            </w:r>
          </w:p>
          <w:p w14:paraId="36402821" w14:textId="77777777" w:rsidR="00B54919" w:rsidRPr="00596A3A" w:rsidRDefault="00B54919" w:rsidP="00C80695">
            <w:pPr>
              <w:pStyle w:val="Texto"/>
              <w:numPr>
                <w:ilvl w:val="0"/>
                <w:numId w:val="69"/>
              </w:numPr>
              <w:rPr>
                <w:rFonts w:ascii="Arial" w:hAnsi="Arial" w:cs="Arial"/>
                <w:sz w:val="20"/>
                <w:szCs w:val="20"/>
              </w:rPr>
            </w:pPr>
            <w:r w:rsidRPr="00596A3A">
              <w:rPr>
                <w:rFonts w:ascii="Arial" w:hAnsi="Arial" w:cs="Arial"/>
                <w:sz w:val="20"/>
                <w:szCs w:val="20"/>
              </w:rPr>
              <w:t>El uso de lámparas o cualquier otra fuente de luz directa para la observación de especies de fauna, salvo para colecta científica y monitoreo ambiental</w:t>
            </w:r>
          </w:p>
          <w:p w14:paraId="5650478A" w14:textId="77777777" w:rsidR="00B54919" w:rsidRPr="00596A3A" w:rsidRDefault="00B54919" w:rsidP="00C80695">
            <w:pPr>
              <w:pStyle w:val="Texto"/>
              <w:numPr>
                <w:ilvl w:val="0"/>
                <w:numId w:val="69"/>
              </w:numPr>
              <w:rPr>
                <w:rFonts w:ascii="Arial" w:hAnsi="Arial" w:cs="Arial"/>
                <w:sz w:val="20"/>
                <w:szCs w:val="20"/>
              </w:rPr>
            </w:pPr>
            <w:r w:rsidRPr="00596A3A">
              <w:rPr>
                <w:rFonts w:ascii="Arial" w:hAnsi="Arial" w:cs="Arial"/>
                <w:sz w:val="20"/>
                <w:szCs w:val="20"/>
              </w:rPr>
              <w:t>Extracción de arena</w:t>
            </w:r>
          </w:p>
          <w:p w14:paraId="60D552E5" w14:textId="77777777" w:rsidR="00B54919" w:rsidRPr="00596A3A" w:rsidRDefault="00B54919" w:rsidP="00C80695">
            <w:pPr>
              <w:pStyle w:val="Texto"/>
              <w:numPr>
                <w:ilvl w:val="0"/>
                <w:numId w:val="69"/>
              </w:numPr>
              <w:rPr>
                <w:rFonts w:ascii="Arial" w:hAnsi="Arial" w:cs="Arial"/>
                <w:sz w:val="20"/>
                <w:szCs w:val="20"/>
              </w:rPr>
            </w:pPr>
            <w:r w:rsidRPr="00596A3A">
              <w:rPr>
                <w:rFonts w:ascii="Arial" w:hAnsi="Arial" w:cs="Arial"/>
                <w:sz w:val="20"/>
                <w:szCs w:val="20"/>
              </w:rPr>
              <w:t>Interrumpir, desviar, rellenar o desecar flujos hídricos</w:t>
            </w:r>
          </w:p>
          <w:p w14:paraId="72DA0C41" w14:textId="717DEEFE" w:rsidR="00B54919" w:rsidRPr="00596A3A" w:rsidRDefault="00B54919" w:rsidP="00C80695">
            <w:pPr>
              <w:pStyle w:val="Texto"/>
              <w:numPr>
                <w:ilvl w:val="0"/>
                <w:numId w:val="69"/>
              </w:numPr>
              <w:rPr>
                <w:rFonts w:ascii="Arial" w:hAnsi="Arial" w:cs="Arial"/>
                <w:sz w:val="20"/>
                <w:szCs w:val="20"/>
              </w:rPr>
            </w:pPr>
            <w:r w:rsidRPr="00596A3A">
              <w:rPr>
                <w:rFonts w:ascii="Arial" w:hAnsi="Arial" w:cs="Arial"/>
                <w:sz w:val="20"/>
                <w:szCs w:val="20"/>
              </w:rPr>
              <w:t>Introducir ejemplares o poblaciones exóticos de la vida silvestre</w:t>
            </w:r>
            <w:r w:rsidR="009D2DEE" w:rsidRPr="00596A3A">
              <w:rPr>
                <w:rFonts w:ascii="Arial" w:hAnsi="Arial" w:cs="Arial"/>
                <w:sz w:val="20"/>
                <w:szCs w:val="20"/>
              </w:rPr>
              <w:t xml:space="preserve"> *</w:t>
            </w:r>
            <w:r w:rsidR="00FD18CA" w:rsidRPr="00596A3A">
              <w:rPr>
                <w:rFonts w:ascii="Arial" w:hAnsi="Arial" w:cs="Arial"/>
                <w:sz w:val="20"/>
                <w:szCs w:val="20"/>
              </w:rPr>
              <w:t>1</w:t>
            </w:r>
          </w:p>
          <w:p w14:paraId="32151D7D" w14:textId="77777777" w:rsidR="00B54919" w:rsidRPr="00596A3A" w:rsidRDefault="00B54919" w:rsidP="00C80695">
            <w:pPr>
              <w:pStyle w:val="Texto"/>
              <w:numPr>
                <w:ilvl w:val="0"/>
                <w:numId w:val="69"/>
              </w:numPr>
              <w:rPr>
                <w:rFonts w:ascii="Arial" w:hAnsi="Arial" w:cs="Arial"/>
                <w:sz w:val="20"/>
                <w:szCs w:val="20"/>
              </w:rPr>
            </w:pPr>
            <w:r w:rsidRPr="00596A3A">
              <w:rPr>
                <w:rFonts w:ascii="Arial" w:hAnsi="Arial" w:cs="Arial"/>
                <w:sz w:val="20"/>
                <w:szCs w:val="20"/>
              </w:rPr>
              <w:t xml:space="preserve">Introducir organismos genéticamente modificados </w:t>
            </w:r>
          </w:p>
          <w:p w14:paraId="6F191242" w14:textId="77777777" w:rsidR="00B54919" w:rsidRPr="00596A3A" w:rsidRDefault="00B54919" w:rsidP="00C80695">
            <w:pPr>
              <w:pStyle w:val="Texto"/>
              <w:numPr>
                <w:ilvl w:val="0"/>
                <w:numId w:val="69"/>
              </w:numPr>
              <w:rPr>
                <w:rFonts w:ascii="Arial" w:hAnsi="Arial" w:cs="Arial"/>
                <w:sz w:val="20"/>
                <w:szCs w:val="20"/>
              </w:rPr>
            </w:pPr>
            <w:r w:rsidRPr="00596A3A">
              <w:rPr>
                <w:rFonts w:ascii="Arial" w:hAnsi="Arial" w:cs="Arial"/>
                <w:sz w:val="20"/>
                <w:szCs w:val="20"/>
              </w:rPr>
              <w:t>Modificar la línea de costa</w:t>
            </w:r>
          </w:p>
          <w:p w14:paraId="2FDE639E" w14:textId="77777777" w:rsidR="00B54919" w:rsidRPr="00596A3A" w:rsidRDefault="00B54919" w:rsidP="00C80695">
            <w:pPr>
              <w:pStyle w:val="Texto"/>
              <w:numPr>
                <w:ilvl w:val="0"/>
                <w:numId w:val="69"/>
              </w:numPr>
              <w:rPr>
                <w:rFonts w:ascii="Arial" w:hAnsi="Arial" w:cs="Arial"/>
                <w:sz w:val="20"/>
                <w:szCs w:val="20"/>
              </w:rPr>
            </w:pPr>
            <w:r w:rsidRPr="00596A3A">
              <w:rPr>
                <w:rFonts w:ascii="Arial" w:hAnsi="Arial" w:cs="Arial"/>
                <w:sz w:val="20"/>
                <w:szCs w:val="20"/>
              </w:rPr>
              <w:t xml:space="preserve">Pesca </w:t>
            </w:r>
          </w:p>
          <w:p w14:paraId="01A05E9F" w14:textId="77777777" w:rsidR="00B54919" w:rsidRPr="00596A3A" w:rsidRDefault="00B54919" w:rsidP="00C80695">
            <w:pPr>
              <w:pStyle w:val="Texto"/>
              <w:numPr>
                <w:ilvl w:val="0"/>
                <w:numId w:val="69"/>
              </w:numPr>
              <w:rPr>
                <w:rFonts w:ascii="Arial" w:hAnsi="Arial" w:cs="Arial"/>
                <w:sz w:val="20"/>
                <w:szCs w:val="20"/>
              </w:rPr>
            </w:pPr>
            <w:r w:rsidRPr="00596A3A">
              <w:rPr>
                <w:rFonts w:ascii="Arial" w:hAnsi="Arial" w:cs="Arial"/>
                <w:sz w:val="20"/>
                <w:szCs w:val="20"/>
              </w:rPr>
              <w:t>Realizar actividades comerciales (venta de alimentos y artesanías)</w:t>
            </w:r>
          </w:p>
          <w:p w14:paraId="005AB269" w14:textId="77777777" w:rsidR="00B54919" w:rsidRPr="00596A3A" w:rsidRDefault="00B54919" w:rsidP="00C80695">
            <w:pPr>
              <w:pStyle w:val="Texto"/>
              <w:numPr>
                <w:ilvl w:val="0"/>
                <w:numId w:val="69"/>
              </w:numPr>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327B25E9" w14:textId="77777777" w:rsidR="00B54919" w:rsidRPr="00596A3A" w:rsidRDefault="00B54919" w:rsidP="00C80695">
            <w:pPr>
              <w:pStyle w:val="Texto"/>
              <w:numPr>
                <w:ilvl w:val="0"/>
                <w:numId w:val="69"/>
              </w:numPr>
              <w:rPr>
                <w:rFonts w:ascii="Arial" w:hAnsi="Arial" w:cs="Arial"/>
                <w:sz w:val="20"/>
                <w:szCs w:val="20"/>
              </w:rPr>
            </w:pPr>
            <w:r w:rsidRPr="00596A3A">
              <w:rPr>
                <w:rFonts w:ascii="Arial" w:hAnsi="Arial" w:cs="Arial"/>
                <w:sz w:val="20"/>
                <w:szCs w:val="20"/>
              </w:rPr>
              <w:t xml:space="preserve">Remover o alterar el fondo marino o provocar suspensión de sedimentos </w:t>
            </w:r>
          </w:p>
          <w:p w14:paraId="396A30B9" w14:textId="77777777" w:rsidR="00B54919" w:rsidRPr="00596A3A" w:rsidRDefault="00B54919" w:rsidP="00C80695">
            <w:pPr>
              <w:pStyle w:val="Texto"/>
              <w:numPr>
                <w:ilvl w:val="0"/>
                <w:numId w:val="69"/>
              </w:numPr>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49BE05E6" w14:textId="27D52926" w:rsidR="00B54919" w:rsidRPr="00596A3A" w:rsidRDefault="00B54919" w:rsidP="00C80695">
            <w:pPr>
              <w:pStyle w:val="Texto"/>
              <w:numPr>
                <w:ilvl w:val="0"/>
                <w:numId w:val="69"/>
              </w:numPr>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tc>
      </w:tr>
      <w:tr w:rsidR="00B54919" w:rsidRPr="00596A3A" w14:paraId="712F0DAA" w14:textId="77777777" w:rsidTr="00D103F7">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6E9F528E" w14:textId="1E9BE106" w:rsidR="00B54919" w:rsidRPr="00596A3A" w:rsidRDefault="009D2DEE" w:rsidP="00C80695">
            <w:pPr>
              <w:pStyle w:val="Texto"/>
              <w:rPr>
                <w:rFonts w:ascii="Arial" w:hAnsi="Arial" w:cs="Arial"/>
                <w:sz w:val="20"/>
                <w:szCs w:val="20"/>
              </w:rPr>
            </w:pPr>
            <w:r w:rsidRPr="00596A3A">
              <w:rPr>
                <w:rFonts w:ascii="Arial" w:hAnsi="Arial" w:cs="Arial"/>
                <w:sz w:val="20"/>
                <w:szCs w:val="20"/>
              </w:rPr>
              <w:lastRenderedPageBreak/>
              <w:t xml:space="preserve">1. </w:t>
            </w:r>
            <w:r w:rsidR="00B54919" w:rsidRPr="00596A3A">
              <w:rPr>
                <w:rFonts w:ascii="Arial" w:hAnsi="Arial" w:cs="Arial"/>
                <w:sz w:val="20"/>
                <w:szCs w:val="20"/>
              </w:rPr>
              <w:t>Conforme a lo previsto por el artículo 3, fracciones XIV y XVIIl de la Ley General de Vida Silvestre.</w:t>
            </w:r>
          </w:p>
        </w:tc>
      </w:tr>
    </w:tbl>
    <w:p w14:paraId="352C2B2B" w14:textId="77777777" w:rsidR="00B54919" w:rsidRPr="00596A3A" w:rsidRDefault="00B54919" w:rsidP="00C80695">
      <w:pPr>
        <w:pStyle w:val="Default"/>
        <w:rPr>
          <w:rFonts w:ascii="Arial" w:hAnsi="Arial" w:cs="Arial"/>
          <w:color w:val="auto"/>
        </w:rPr>
      </w:pPr>
    </w:p>
    <w:p w14:paraId="7A80E690" w14:textId="77777777" w:rsidR="00B54919" w:rsidRPr="00596A3A" w:rsidRDefault="00B54919" w:rsidP="00C80695">
      <w:pPr>
        <w:pStyle w:val="Default"/>
        <w:jc w:val="center"/>
        <w:rPr>
          <w:rFonts w:ascii="Arial" w:hAnsi="Arial" w:cs="Arial"/>
          <w:color w:val="auto"/>
        </w:rPr>
      </w:pPr>
      <w:r w:rsidRPr="00596A3A">
        <w:rPr>
          <w:rFonts w:ascii="Arial" w:hAnsi="Arial" w:cs="Arial"/>
          <w:noProof/>
          <w:color w:val="auto"/>
          <w:lang w:val="es-ES" w:eastAsia="es-ES"/>
        </w:rPr>
        <w:lastRenderedPageBreak/>
        <w:drawing>
          <wp:inline distT="0" distB="0" distL="0" distR="0" wp14:anchorId="4C6647AB" wp14:editId="0AD8530D">
            <wp:extent cx="4450909" cy="5760000"/>
            <wp:effectExtent l="0" t="0" r="6985" b="0"/>
            <wp:docPr id="24" name="Imagen 24" descr="C:\SIG\RB Caribe Mexicano 2016\Subzonificacion 2017\img\20feb\RBCM_Subzonificacion_20feb_Uso_publico_Pla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G\RB Caribe Mexicano 2016\Subzonificacion 2017\img\20feb\RBCM_Subzonificacion_20feb_Uso_publico_Playa.jpg"/>
                    <pic:cNvPicPr>
                      <a:picLocks noChangeAspect="1" noChangeArrowheads="1"/>
                    </pic:cNvPicPr>
                  </pic:nvPicPr>
                  <pic:blipFill>
                    <a:blip r:embed="rId33" cstate="screen">
                      <a:extLst>
                        <a:ext uri="{28A0092B-C50C-407E-A947-70E740481C1C}">
                          <a14:useLocalDpi xmlns:a14="http://schemas.microsoft.com/office/drawing/2010/main"/>
                        </a:ext>
                      </a:extLst>
                    </a:blip>
                    <a:srcRect/>
                    <a:stretch>
                      <a:fillRect/>
                    </a:stretch>
                  </pic:blipFill>
                  <pic:spPr bwMode="auto">
                    <a:xfrm>
                      <a:off x="0" y="0"/>
                      <a:ext cx="4450909" cy="5760000"/>
                    </a:xfrm>
                    <a:prstGeom prst="rect">
                      <a:avLst/>
                    </a:prstGeom>
                    <a:noFill/>
                    <a:ln>
                      <a:noFill/>
                    </a:ln>
                  </pic:spPr>
                </pic:pic>
              </a:graphicData>
            </a:graphic>
          </wp:inline>
        </w:drawing>
      </w:r>
    </w:p>
    <w:p w14:paraId="3E1A0944" w14:textId="77777777" w:rsidR="00B54919" w:rsidRPr="00596A3A" w:rsidRDefault="00B54919" w:rsidP="00C80695">
      <w:pPr>
        <w:pStyle w:val="Default"/>
        <w:jc w:val="center"/>
        <w:rPr>
          <w:rFonts w:ascii="Arial" w:hAnsi="Arial" w:cs="Arial"/>
          <w:color w:val="auto"/>
        </w:rPr>
      </w:pPr>
      <w:r w:rsidRPr="00596A3A">
        <w:rPr>
          <w:rFonts w:ascii="Arial" w:hAnsi="Arial" w:cs="Arial"/>
          <w:noProof/>
          <w:color w:val="auto"/>
          <w:lang w:val="es-ES" w:eastAsia="es-ES"/>
        </w:rPr>
        <w:lastRenderedPageBreak/>
        <w:drawing>
          <wp:inline distT="0" distB="0" distL="0" distR="0" wp14:anchorId="27F6CABA" wp14:editId="108E4189">
            <wp:extent cx="4450909" cy="5760000"/>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IG\RB Caribe Mexicano 2016\Subzonificacion 2017\img\10feb\RBCM_Subzonificacion_10feb_UP_Tulum_SK.jpg"/>
                    <pic:cNvPicPr>
                      <a:picLocks noChangeAspect="1" noChangeArrowheads="1"/>
                    </pic:cNvPicPr>
                  </pic:nvPicPr>
                  <pic:blipFill>
                    <a:blip r:embed="rId34" cstate="screen">
                      <a:extLst>
                        <a:ext uri="{28A0092B-C50C-407E-A947-70E740481C1C}">
                          <a14:useLocalDpi xmlns:a14="http://schemas.microsoft.com/office/drawing/2010/main"/>
                        </a:ext>
                      </a:extLst>
                    </a:blip>
                    <a:stretch>
                      <a:fillRect/>
                    </a:stretch>
                  </pic:blipFill>
                  <pic:spPr bwMode="auto">
                    <a:xfrm>
                      <a:off x="0" y="0"/>
                      <a:ext cx="4450909" cy="5760000"/>
                    </a:xfrm>
                    <a:prstGeom prst="rect">
                      <a:avLst/>
                    </a:prstGeom>
                    <a:noFill/>
                    <a:ln>
                      <a:noFill/>
                    </a:ln>
                  </pic:spPr>
                </pic:pic>
              </a:graphicData>
            </a:graphic>
          </wp:inline>
        </w:drawing>
      </w:r>
    </w:p>
    <w:p w14:paraId="07E23F36" w14:textId="77777777" w:rsidR="00B54919" w:rsidRPr="00596A3A" w:rsidRDefault="00B54919" w:rsidP="00C80695">
      <w:pPr>
        <w:pStyle w:val="Default"/>
        <w:rPr>
          <w:rFonts w:ascii="Arial" w:hAnsi="Arial" w:cs="Arial"/>
          <w:color w:val="auto"/>
        </w:rPr>
      </w:pPr>
    </w:p>
    <w:p w14:paraId="1EEA1B14" w14:textId="5DA1AE6E" w:rsidR="00BA6A00" w:rsidRPr="00596A3A" w:rsidRDefault="00BA6A00" w:rsidP="00C80695">
      <w:pPr>
        <w:pStyle w:val="Ttulo3"/>
        <w:spacing w:before="0"/>
        <w:rPr>
          <w:color w:val="auto"/>
        </w:rPr>
      </w:pPr>
      <w:bookmarkStart w:id="174" w:name="_Toc474400348"/>
      <w:bookmarkStart w:id="175" w:name="_Toc483396516"/>
      <w:r w:rsidRPr="00596A3A">
        <w:rPr>
          <w:color w:val="auto"/>
        </w:rPr>
        <w:t>Subzona de Aprovechamiento Especial</w:t>
      </w:r>
      <w:bookmarkEnd w:id="174"/>
      <w:r w:rsidR="00D416AF" w:rsidRPr="00596A3A">
        <w:rPr>
          <w:color w:val="auto"/>
        </w:rPr>
        <w:t xml:space="preserve"> Extracción de Arena</w:t>
      </w:r>
      <w:bookmarkEnd w:id="175"/>
      <w:r w:rsidRPr="00596A3A">
        <w:rPr>
          <w:color w:val="auto"/>
        </w:rPr>
        <w:t xml:space="preserve"> </w:t>
      </w:r>
    </w:p>
    <w:p w14:paraId="6248C099" w14:textId="77777777" w:rsidR="00BA6A00" w:rsidRPr="00596A3A" w:rsidRDefault="00BA6A00" w:rsidP="00C80695">
      <w:pPr>
        <w:pStyle w:val="Default"/>
        <w:rPr>
          <w:rFonts w:ascii="Arial" w:hAnsi="Arial" w:cs="Arial"/>
          <w:color w:val="auto"/>
          <w:sz w:val="22"/>
          <w:szCs w:val="22"/>
        </w:rPr>
      </w:pPr>
      <w:bookmarkStart w:id="176" w:name="_Toc472688519"/>
      <w:bookmarkStart w:id="177" w:name="_Toc474400349"/>
    </w:p>
    <w:p w14:paraId="4E7DB21B" w14:textId="3BFF3B67" w:rsidR="00BA6A00" w:rsidRPr="00596A3A" w:rsidRDefault="00BA6A00" w:rsidP="00C80695">
      <w:pPr>
        <w:pStyle w:val="Default"/>
        <w:jc w:val="both"/>
        <w:rPr>
          <w:rFonts w:ascii="Arial" w:hAnsi="Arial" w:cs="Arial"/>
          <w:color w:val="auto"/>
          <w:sz w:val="22"/>
          <w:szCs w:val="22"/>
        </w:rPr>
      </w:pPr>
      <w:r w:rsidRPr="00596A3A">
        <w:rPr>
          <w:rFonts w:ascii="Arial" w:hAnsi="Arial" w:cs="Arial"/>
          <w:color w:val="auto"/>
          <w:sz w:val="22"/>
          <w:szCs w:val="22"/>
        </w:rPr>
        <w:t>Abarca una superficie de 1,637.80 hectáreas, conformada por dos polígonos en los que se localizan tres sitios para extracción de arena, conformados de la siguiente manera.</w:t>
      </w:r>
    </w:p>
    <w:p w14:paraId="2E029DBC" w14:textId="77777777" w:rsidR="00BA6A00" w:rsidRPr="00596A3A" w:rsidRDefault="00BA6A00" w:rsidP="00C80695">
      <w:pPr>
        <w:pStyle w:val="Default"/>
        <w:jc w:val="both"/>
        <w:rPr>
          <w:rFonts w:ascii="Arial" w:hAnsi="Arial" w:cs="Arial"/>
          <w:color w:val="auto"/>
          <w:sz w:val="22"/>
          <w:szCs w:val="22"/>
        </w:rPr>
      </w:pPr>
    </w:p>
    <w:p w14:paraId="604DD930" w14:textId="3A873294" w:rsidR="00BA6A00" w:rsidRPr="00596A3A" w:rsidRDefault="00BA6A00" w:rsidP="00C80695">
      <w:pPr>
        <w:pStyle w:val="Default"/>
        <w:jc w:val="both"/>
        <w:rPr>
          <w:rFonts w:ascii="Arial" w:hAnsi="Arial" w:cs="Arial"/>
          <w:color w:val="auto"/>
          <w:sz w:val="22"/>
          <w:szCs w:val="22"/>
        </w:rPr>
      </w:pPr>
      <w:r w:rsidRPr="00596A3A">
        <w:rPr>
          <w:rFonts w:ascii="Arial" w:hAnsi="Arial" w:cs="Arial"/>
          <w:color w:val="auto"/>
          <w:sz w:val="22"/>
          <w:szCs w:val="22"/>
        </w:rPr>
        <w:t>En el primer polígono se localiza al noreste de Isla Mujeres</w:t>
      </w:r>
      <w:r w:rsidR="005C0BC7" w:rsidRPr="00596A3A">
        <w:rPr>
          <w:rFonts w:ascii="Arial" w:hAnsi="Arial" w:cs="Arial"/>
          <w:color w:val="auto"/>
          <w:sz w:val="22"/>
          <w:szCs w:val="22"/>
        </w:rPr>
        <w:t xml:space="preserve"> con una superficie de 494.00 hectáreas en el que se encuentran los</w:t>
      </w:r>
      <w:r w:rsidRPr="00596A3A">
        <w:rPr>
          <w:rFonts w:ascii="Arial" w:hAnsi="Arial" w:cs="Arial"/>
          <w:color w:val="auto"/>
          <w:sz w:val="22"/>
          <w:szCs w:val="22"/>
        </w:rPr>
        <w:t xml:space="preserve"> </w:t>
      </w:r>
      <w:r w:rsidR="005C0BC7" w:rsidRPr="00596A3A">
        <w:rPr>
          <w:rFonts w:ascii="Arial" w:hAnsi="Arial" w:cs="Arial"/>
          <w:color w:val="auto"/>
          <w:sz w:val="22"/>
          <w:szCs w:val="22"/>
        </w:rPr>
        <w:t xml:space="preserve">sitios </w:t>
      </w:r>
      <w:r w:rsidRPr="00596A3A">
        <w:rPr>
          <w:rFonts w:ascii="Arial" w:hAnsi="Arial" w:cs="Arial"/>
          <w:color w:val="auto"/>
          <w:sz w:val="22"/>
          <w:szCs w:val="22"/>
        </w:rPr>
        <w:t>denomina</w:t>
      </w:r>
      <w:r w:rsidR="005C0BC7" w:rsidRPr="00596A3A">
        <w:rPr>
          <w:rFonts w:ascii="Arial" w:hAnsi="Arial" w:cs="Arial"/>
          <w:color w:val="auto"/>
          <w:sz w:val="22"/>
          <w:szCs w:val="22"/>
        </w:rPr>
        <w:t>dos</w:t>
      </w:r>
      <w:r w:rsidRPr="00596A3A">
        <w:rPr>
          <w:rFonts w:ascii="Arial" w:hAnsi="Arial" w:cs="Arial"/>
          <w:color w:val="auto"/>
          <w:sz w:val="22"/>
          <w:szCs w:val="22"/>
        </w:rPr>
        <w:t xml:space="preserve"> </w:t>
      </w:r>
      <w:r w:rsidR="005C0BC7" w:rsidRPr="00596A3A">
        <w:rPr>
          <w:rFonts w:ascii="Arial" w:hAnsi="Arial" w:cs="Arial"/>
          <w:color w:val="auto"/>
          <w:sz w:val="22"/>
          <w:szCs w:val="22"/>
        </w:rPr>
        <w:t>“</w:t>
      </w:r>
      <w:r w:rsidRPr="00596A3A">
        <w:rPr>
          <w:rFonts w:ascii="Arial" w:hAnsi="Arial" w:cs="Arial"/>
          <w:color w:val="auto"/>
          <w:sz w:val="22"/>
          <w:szCs w:val="22"/>
        </w:rPr>
        <w:t>Banco La Ollita</w:t>
      </w:r>
      <w:r w:rsidR="005C0BC7" w:rsidRPr="00596A3A">
        <w:rPr>
          <w:rFonts w:ascii="Arial" w:hAnsi="Arial" w:cs="Arial"/>
          <w:color w:val="auto"/>
          <w:sz w:val="22"/>
          <w:szCs w:val="22"/>
        </w:rPr>
        <w:t>”</w:t>
      </w:r>
      <w:r w:rsidRPr="00596A3A">
        <w:rPr>
          <w:rFonts w:ascii="Arial" w:hAnsi="Arial" w:cs="Arial"/>
          <w:color w:val="auto"/>
          <w:sz w:val="22"/>
          <w:szCs w:val="22"/>
        </w:rPr>
        <w:t xml:space="preserve"> y </w:t>
      </w:r>
      <w:r w:rsidR="005C0BC7" w:rsidRPr="00596A3A">
        <w:rPr>
          <w:rFonts w:ascii="Arial" w:hAnsi="Arial" w:cs="Arial"/>
          <w:color w:val="auto"/>
          <w:sz w:val="22"/>
          <w:szCs w:val="22"/>
        </w:rPr>
        <w:t>“</w:t>
      </w:r>
      <w:r w:rsidRPr="00596A3A">
        <w:rPr>
          <w:rFonts w:ascii="Arial" w:hAnsi="Arial" w:cs="Arial"/>
          <w:color w:val="auto"/>
          <w:sz w:val="22"/>
          <w:szCs w:val="22"/>
        </w:rPr>
        <w:t>Banco Ollitas</w:t>
      </w:r>
      <w:r w:rsidR="005C0BC7" w:rsidRPr="00596A3A">
        <w:rPr>
          <w:rFonts w:ascii="Arial" w:hAnsi="Arial" w:cs="Arial"/>
          <w:color w:val="auto"/>
          <w:sz w:val="22"/>
          <w:szCs w:val="22"/>
        </w:rPr>
        <w:t xml:space="preserve"> 2”</w:t>
      </w:r>
      <w:r w:rsidRPr="00596A3A">
        <w:rPr>
          <w:rFonts w:ascii="Arial" w:hAnsi="Arial" w:cs="Arial"/>
          <w:color w:val="auto"/>
          <w:sz w:val="22"/>
          <w:szCs w:val="22"/>
        </w:rPr>
        <w:t xml:space="preserve">, </w:t>
      </w:r>
      <w:r w:rsidR="005C0BC7" w:rsidRPr="00596A3A">
        <w:rPr>
          <w:rFonts w:ascii="Arial" w:hAnsi="Arial" w:cs="Arial"/>
          <w:color w:val="auto"/>
          <w:sz w:val="22"/>
          <w:szCs w:val="22"/>
        </w:rPr>
        <w:t>mientras que e</w:t>
      </w:r>
      <w:r w:rsidRPr="00596A3A">
        <w:rPr>
          <w:rFonts w:ascii="Arial" w:hAnsi="Arial" w:cs="Arial"/>
          <w:color w:val="auto"/>
          <w:sz w:val="22"/>
          <w:szCs w:val="22"/>
        </w:rPr>
        <w:t xml:space="preserve">l segundo </w:t>
      </w:r>
      <w:r w:rsidR="005C0BC7" w:rsidRPr="00596A3A">
        <w:rPr>
          <w:rFonts w:ascii="Arial" w:hAnsi="Arial" w:cs="Arial"/>
          <w:color w:val="auto"/>
          <w:sz w:val="22"/>
          <w:szCs w:val="22"/>
        </w:rPr>
        <w:t>polígono se localiza al noroeste de la Isla de Cozumel, con una superficie de 1,143.80 hectáreas donde se encuentra</w:t>
      </w:r>
      <w:r w:rsidRPr="00596A3A">
        <w:rPr>
          <w:rFonts w:ascii="Arial" w:hAnsi="Arial" w:cs="Arial"/>
          <w:color w:val="auto"/>
          <w:sz w:val="22"/>
          <w:szCs w:val="22"/>
        </w:rPr>
        <w:t xml:space="preserve"> el polígono denominado “Norte de Cozumel”, derivados de proyectos </w:t>
      </w:r>
      <w:r w:rsidR="005C0BC7" w:rsidRPr="00596A3A">
        <w:rPr>
          <w:rFonts w:ascii="Arial" w:hAnsi="Arial" w:cs="Arial"/>
          <w:color w:val="auto"/>
          <w:sz w:val="22"/>
          <w:szCs w:val="22"/>
        </w:rPr>
        <w:t>para la</w:t>
      </w:r>
      <w:r w:rsidRPr="00596A3A">
        <w:rPr>
          <w:rFonts w:ascii="Arial" w:hAnsi="Arial" w:cs="Arial"/>
          <w:color w:val="auto"/>
          <w:sz w:val="22"/>
          <w:szCs w:val="22"/>
        </w:rPr>
        <w:t xml:space="preserve"> restauración y mantenimiento de playas en el Caribe Mexicano</w:t>
      </w:r>
      <w:r w:rsidR="005C0BC7" w:rsidRPr="00596A3A">
        <w:rPr>
          <w:rFonts w:ascii="Arial" w:hAnsi="Arial" w:cs="Arial"/>
          <w:color w:val="auto"/>
          <w:sz w:val="22"/>
          <w:szCs w:val="22"/>
        </w:rPr>
        <w:t xml:space="preserve"> que han sido aprobados por la autoridad correspondiente en la materia</w:t>
      </w:r>
      <w:r w:rsidRPr="00596A3A">
        <w:rPr>
          <w:rFonts w:ascii="Arial" w:hAnsi="Arial" w:cs="Arial"/>
          <w:color w:val="auto"/>
          <w:sz w:val="22"/>
          <w:szCs w:val="22"/>
        </w:rPr>
        <w:t>.</w:t>
      </w:r>
    </w:p>
    <w:p w14:paraId="75553E6D" w14:textId="4612F500" w:rsidR="00BA6A00" w:rsidRPr="00596A3A" w:rsidRDefault="00BA6A00" w:rsidP="00C80695">
      <w:pPr>
        <w:pStyle w:val="Default"/>
        <w:rPr>
          <w:rFonts w:ascii="Arial" w:hAnsi="Arial" w:cs="Arial"/>
          <w:color w:val="auto"/>
          <w:sz w:val="22"/>
          <w:szCs w:val="22"/>
        </w:rPr>
      </w:pPr>
    </w:p>
    <w:bookmarkEnd w:id="176"/>
    <w:bookmarkEnd w:id="177"/>
    <w:p w14:paraId="7266AA07" w14:textId="77777777" w:rsidR="00BA6A00" w:rsidRPr="00596A3A" w:rsidRDefault="00BA6A00" w:rsidP="00C80695">
      <w:pPr>
        <w:pStyle w:val="Default"/>
        <w:rPr>
          <w:rFonts w:ascii="Arial" w:hAnsi="Arial" w:cs="Arial"/>
          <w:color w:val="auto"/>
          <w:sz w:val="22"/>
          <w:szCs w:val="22"/>
        </w:rPr>
      </w:pPr>
    </w:p>
    <w:p w14:paraId="75B10F04" w14:textId="77777777" w:rsidR="00BA6A00" w:rsidRPr="00596A3A" w:rsidRDefault="00BA6A00" w:rsidP="00C80695">
      <w:pPr>
        <w:pStyle w:val="Default"/>
        <w:rPr>
          <w:rFonts w:ascii="Arial" w:hAnsi="Arial" w:cs="Arial"/>
          <w:sz w:val="22"/>
          <w:szCs w:val="22"/>
        </w:rPr>
      </w:pPr>
    </w:p>
    <w:tbl>
      <w:tblPr>
        <w:tblW w:w="5000" w:type="pct"/>
        <w:tblCellMar>
          <w:left w:w="72" w:type="dxa"/>
          <w:right w:w="72" w:type="dxa"/>
        </w:tblCellMar>
        <w:tblLook w:val="0000" w:firstRow="0" w:lastRow="0" w:firstColumn="0" w:lastColumn="0" w:noHBand="0" w:noVBand="0"/>
      </w:tblPr>
      <w:tblGrid>
        <w:gridCol w:w="4589"/>
        <w:gridCol w:w="4915"/>
      </w:tblGrid>
      <w:tr w:rsidR="00BA6A00" w:rsidRPr="00596A3A" w14:paraId="45EFAEAD" w14:textId="77777777" w:rsidTr="00BA6A00">
        <w:trPr>
          <w:trHeight w:val="384"/>
        </w:trPr>
        <w:tc>
          <w:tcPr>
            <w:tcW w:w="5000" w:type="pct"/>
            <w:gridSpan w:val="2"/>
            <w:tcBorders>
              <w:top w:val="single" w:sz="6" w:space="0" w:color="auto"/>
              <w:left w:val="single" w:sz="6" w:space="0" w:color="auto"/>
              <w:bottom w:val="single" w:sz="6" w:space="0" w:color="auto"/>
              <w:right w:val="single" w:sz="6" w:space="0" w:color="auto"/>
            </w:tcBorders>
          </w:tcPr>
          <w:p w14:paraId="249A13A0" w14:textId="77777777" w:rsidR="00BA6A00" w:rsidRPr="00596A3A" w:rsidRDefault="00BA6A00" w:rsidP="00C80695">
            <w:pPr>
              <w:pStyle w:val="Texto"/>
              <w:jc w:val="center"/>
              <w:rPr>
                <w:rFonts w:ascii="Arial" w:hAnsi="Arial" w:cs="Arial"/>
                <w:b/>
                <w:sz w:val="20"/>
                <w:szCs w:val="20"/>
              </w:rPr>
            </w:pPr>
            <w:r w:rsidRPr="00596A3A">
              <w:rPr>
                <w:rFonts w:ascii="Arial" w:hAnsi="Arial" w:cs="Arial"/>
                <w:b/>
                <w:sz w:val="20"/>
                <w:szCs w:val="20"/>
              </w:rPr>
              <w:lastRenderedPageBreak/>
              <w:t>SUBZONA DE APROVECHAMIENTO ESPECIAL EXTRACCIÓN DE ARENA</w:t>
            </w:r>
          </w:p>
        </w:tc>
      </w:tr>
      <w:tr w:rsidR="00BA6A00" w:rsidRPr="00596A3A" w14:paraId="0E9E792D" w14:textId="77777777" w:rsidTr="00BA6A00">
        <w:trPr>
          <w:trHeight w:val="417"/>
        </w:trPr>
        <w:tc>
          <w:tcPr>
            <w:tcW w:w="2414" w:type="pct"/>
            <w:tcBorders>
              <w:top w:val="single" w:sz="6" w:space="0" w:color="auto"/>
              <w:left w:val="single" w:sz="6" w:space="0" w:color="auto"/>
              <w:bottom w:val="single" w:sz="6" w:space="0" w:color="auto"/>
              <w:right w:val="single" w:sz="6" w:space="0" w:color="auto"/>
            </w:tcBorders>
          </w:tcPr>
          <w:p w14:paraId="170CFC9D" w14:textId="77777777" w:rsidR="00BA6A00" w:rsidRPr="00596A3A" w:rsidRDefault="00BA6A00" w:rsidP="00C80695">
            <w:pPr>
              <w:pStyle w:val="Texto"/>
              <w:jc w:val="center"/>
              <w:rPr>
                <w:rFonts w:ascii="Arial" w:hAnsi="Arial" w:cs="Arial"/>
                <w:b/>
                <w:sz w:val="20"/>
                <w:szCs w:val="20"/>
              </w:rPr>
            </w:pPr>
            <w:r w:rsidRPr="00596A3A">
              <w:rPr>
                <w:rFonts w:ascii="Arial" w:hAnsi="Arial" w:cs="Arial"/>
                <w:b/>
                <w:sz w:val="20"/>
                <w:szCs w:val="20"/>
              </w:rPr>
              <w:t>ACTIVIDADES PERMITIDAS</w:t>
            </w:r>
          </w:p>
        </w:tc>
        <w:tc>
          <w:tcPr>
            <w:tcW w:w="2586" w:type="pct"/>
            <w:tcBorders>
              <w:top w:val="single" w:sz="6" w:space="0" w:color="auto"/>
              <w:left w:val="single" w:sz="6" w:space="0" w:color="auto"/>
              <w:bottom w:val="single" w:sz="6" w:space="0" w:color="auto"/>
              <w:right w:val="single" w:sz="6" w:space="0" w:color="auto"/>
            </w:tcBorders>
          </w:tcPr>
          <w:p w14:paraId="6843DDBD" w14:textId="77777777" w:rsidR="00BA6A00" w:rsidRPr="00596A3A" w:rsidRDefault="00BA6A00" w:rsidP="00C80695">
            <w:pPr>
              <w:pStyle w:val="Texto"/>
              <w:jc w:val="center"/>
              <w:rPr>
                <w:rFonts w:ascii="Arial" w:hAnsi="Arial" w:cs="Arial"/>
                <w:b/>
                <w:sz w:val="20"/>
                <w:szCs w:val="20"/>
              </w:rPr>
            </w:pPr>
            <w:r w:rsidRPr="00596A3A">
              <w:rPr>
                <w:rFonts w:ascii="Arial" w:hAnsi="Arial" w:cs="Arial"/>
                <w:b/>
                <w:sz w:val="20"/>
                <w:szCs w:val="20"/>
              </w:rPr>
              <w:t>ACTIVIDADES NO PERMITIDAS</w:t>
            </w:r>
          </w:p>
        </w:tc>
      </w:tr>
      <w:tr w:rsidR="00BA6A00" w:rsidRPr="00596A3A" w14:paraId="66E9884C" w14:textId="77777777" w:rsidTr="00BA6A00">
        <w:trPr>
          <w:trHeight w:val="20"/>
        </w:trPr>
        <w:tc>
          <w:tcPr>
            <w:tcW w:w="2414" w:type="pct"/>
            <w:tcBorders>
              <w:top w:val="single" w:sz="6" w:space="0" w:color="auto"/>
              <w:left w:val="single" w:sz="6" w:space="0" w:color="auto"/>
              <w:bottom w:val="single" w:sz="6" w:space="0" w:color="auto"/>
              <w:right w:val="single" w:sz="6" w:space="0" w:color="auto"/>
            </w:tcBorders>
          </w:tcPr>
          <w:p w14:paraId="709B5AD5" w14:textId="77777777" w:rsidR="00BA6A00" w:rsidRPr="00596A3A" w:rsidRDefault="00BA6A00" w:rsidP="00C80695">
            <w:pPr>
              <w:pStyle w:val="Texto"/>
              <w:numPr>
                <w:ilvl w:val="0"/>
                <w:numId w:val="83"/>
              </w:numPr>
              <w:rPr>
                <w:rFonts w:ascii="Arial" w:hAnsi="Arial" w:cs="Arial"/>
                <w:sz w:val="20"/>
                <w:szCs w:val="20"/>
              </w:rPr>
            </w:pPr>
            <w:r w:rsidRPr="00596A3A">
              <w:rPr>
                <w:rFonts w:ascii="Arial" w:hAnsi="Arial" w:cs="Arial"/>
                <w:sz w:val="20"/>
                <w:szCs w:val="20"/>
              </w:rPr>
              <w:t>Anclaje</w:t>
            </w:r>
          </w:p>
          <w:p w14:paraId="12F89305" w14:textId="77777777" w:rsidR="00BA6A00" w:rsidRPr="00596A3A" w:rsidRDefault="00BA6A00" w:rsidP="00C80695">
            <w:pPr>
              <w:pStyle w:val="Texto"/>
              <w:numPr>
                <w:ilvl w:val="0"/>
                <w:numId w:val="83"/>
              </w:numPr>
              <w:rPr>
                <w:rFonts w:ascii="Arial" w:hAnsi="Arial" w:cs="Arial"/>
                <w:sz w:val="20"/>
                <w:szCs w:val="20"/>
              </w:rPr>
            </w:pPr>
            <w:r w:rsidRPr="00596A3A">
              <w:rPr>
                <w:rFonts w:ascii="Arial" w:hAnsi="Arial" w:cs="Arial"/>
                <w:sz w:val="20"/>
                <w:szCs w:val="20"/>
              </w:rPr>
              <w:t>Colecta científica de ejemplares de la vida silvestre</w:t>
            </w:r>
          </w:p>
          <w:p w14:paraId="652CE109" w14:textId="77777777" w:rsidR="00BA6A00" w:rsidRPr="00596A3A" w:rsidRDefault="00BA6A00" w:rsidP="00C80695">
            <w:pPr>
              <w:pStyle w:val="Texto"/>
              <w:numPr>
                <w:ilvl w:val="0"/>
                <w:numId w:val="83"/>
              </w:numPr>
              <w:rPr>
                <w:rFonts w:ascii="Arial" w:hAnsi="Arial" w:cs="Arial"/>
                <w:sz w:val="20"/>
                <w:szCs w:val="20"/>
              </w:rPr>
            </w:pPr>
            <w:r w:rsidRPr="00596A3A">
              <w:rPr>
                <w:rFonts w:ascii="Arial" w:hAnsi="Arial" w:cs="Arial"/>
                <w:sz w:val="20"/>
                <w:szCs w:val="20"/>
              </w:rPr>
              <w:t xml:space="preserve">Extracción de arena </w:t>
            </w:r>
          </w:p>
          <w:p w14:paraId="05C1F548" w14:textId="77777777" w:rsidR="00BA6A00" w:rsidRPr="00596A3A" w:rsidRDefault="00BA6A00" w:rsidP="00C80695">
            <w:pPr>
              <w:pStyle w:val="Texto"/>
              <w:numPr>
                <w:ilvl w:val="0"/>
                <w:numId w:val="83"/>
              </w:numPr>
              <w:rPr>
                <w:rFonts w:ascii="Arial" w:hAnsi="Arial" w:cs="Arial"/>
                <w:sz w:val="20"/>
                <w:szCs w:val="20"/>
              </w:rPr>
            </w:pPr>
            <w:r w:rsidRPr="00596A3A">
              <w:rPr>
                <w:rFonts w:ascii="Arial" w:hAnsi="Arial" w:cs="Arial"/>
                <w:sz w:val="20"/>
                <w:szCs w:val="20"/>
              </w:rPr>
              <w:t xml:space="preserve">Filmaciones, actividades de fotografía, captura de imágenes o sonidos </w:t>
            </w:r>
          </w:p>
          <w:p w14:paraId="7CEB8AEB" w14:textId="6FAC32CD" w:rsidR="00BA6A00" w:rsidRPr="00596A3A" w:rsidRDefault="00BA6A00" w:rsidP="00C80695">
            <w:pPr>
              <w:pStyle w:val="Texto"/>
              <w:numPr>
                <w:ilvl w:val="0"/>
                <w:numId w:val="83"/>
              </w:numPr>
              <w:rPr>
                <w:rFonts w:ascii="Arial" w:hAnsi="Arial" w:cs="Arial"/>
                <w:sz w:val="20"/>
                <w:szCs w:val="20"/>
              </w:rPr>
            </w:pPr>
            <w:r w:rsidRPr="00596A3A">
              <w:rPr>
                <w:rFonts w:ascii="Arial" w:hAnsi="Arial" w:cs="Arial"/>
                <w:sz w:val="20"/>
                <w:szCs w:val="20"/>
              </w:rPr>
              <w:t xml:space="preserve">Investigación científica </w:t>
            </w:r>
          </w:p>
          <w:p w14:paraId="733D4950" w14:textId="77777777" w:rsidR="00BA6A00" w:rsidRPr="00596A3A" w:rsidRDefault="00BA6A00" w:rsidP="00C80695">
            <w:pPr>
              <w:pStyle w:val="Texto"/>
              <w:numPr>
                <w:ilvl w:val="0"/>
                <w:numId w:val="83"/>
              </w:numPr>
              <w:rPr>
                <w:rFonts w:ascii="Arial" w:hAnsi="Arial" w:cs="Arial"/>
                <w:sz w:val="20"/>
                <w:szCs w:val="20"/>
              </w:rPr>
            </w:pPr>
            <w:r w:rsidRPr="00596A3A">
              <w:rPr>
                <w:rFonts w:ascii="Arial" w:hAnsi="Arial" w:cs="Arial"/>
                <w:sz w:val="20"/>
                <w:szCs w:val="20"/>
              </w:rPr>
              <w:t>Monitoreo del ambiente</w:t>
            </w:r>
          </w:p>
          <w:p w14:paraId="11326A24" w14:textId="77777777" w:rsidR="00BA6A00" w:rsidRPr="00596A3A" w:rsidRDefault="00BA6A00" w:rsidP="00C80695">
            <w:pPr>
              <w:pStyle w:val="Texto"/>
              <w:numPr>
                <w:ilvl w:val="0"/>
                <w:numId w:val="83"/>
              </w:numPr>
              <w:rPr>
                <w:rFonts w:ascii="Arial" w:hAnsi="Arial" w:cs="Arial"/>
                <w:sz w:val="20"/>
                <w:szCs w:val="20"/>
              </w:rPr>
            </w:pPr>
            <w:r w:rsidRPr="00596A3A">
              <w:rPr>
                <w:rFonts w:ascii="Arial" w:hAnsi="Arial" w:cs="Arial"/>
                <w:sz w:val="20"/>
                <w:szCs w:val="20"/>
              </w:rPr>
              <w:t xml:space="preserve">Navegación </w:t>
            </w:r>
          </w:p>
          <w:p w14:paraId="561EA618" w14:textId="77777777" w:rsidR="00BA6A00" w:rsidRPr="00596A3A" w:rsidRDefault="00BA6A00" w:rsidP="00C80695">
            <w:pPr>
              <w:pStyle w:val="Texto"/>
              <w:numPr>
                <w:ilvl w:val="0"/>
                <w:numId w:val="83"/>
              </w:numPr>
              <w:rPr>
                <w:rFonts w:ascii="Arial" w:hAnsi="Arial" w:cs="Arial"/>
                <w:sz w:val="20"/>
                <w:szCs w:val="20"/>
              </w:rPr>
            </w:pPr>
            <w:r w:rsidRPr="00596A3A">
              <w:rPr>
                <w:rFonts w:ascii="Arial" w:hAnsi="Arial" w:cs="Arial"/>
                <w:sz w:val="20"/>
                <w:szCs w:val="20"/>
              </w:rPr>
              <w:t xml:space="preserve">Pesca </w:t>
            </w:r>
          </w:p>
          <w:p w14:paraId="70D6B757" w14:textId="77777777" w:rsidR="00BA6A00" w:rsidRPr="00596A3A" w:rsidRDefault="00BA6A00" w:rsidP="00C80695">
            <w:pPr>
              <w:pStyle w:val="Texto"/>
              <w:ind w:left="360"/>
              <w:rPr>
                <w:rFonts w:ascii="Arial" w:hAnsi="Arial" w:cs="Arial"/>
                <w:sz w:val="20"/>
                <w:szCs w:val="20"/>
              </w:rPr>
            </w:pPr>
          </w:p>
        </w:tc>
        <w:tc>
          <w:tcPr>
            <w:tcW w:w="2586" w:type="pct"/>
            <w:tcBorders>
              <w:top w:val="single" w:sz="6" w:space="0" w:color="auto"/>
              <w:left w:val="single" w:sz="6" w:space="0" w:color="auto"/>
              <w:bottom w:val="single" w:sz="6" w:space="0" w:color="auto"/>
              <w:right w:val="single" w:sz="6" w:space="0" w:color="auto"/>
            </w:tcBorders>
          </w:tcPr>
          <w:p w14:paraId="74776FAC" w14:textId="77777777" w:rsidR="00BA6A00" w:rsidRPr="00596A3A" w:rsidRDefault="00BA6A00" w:rsidP="00C80695">
            <w:pPr>
              <w:pStyle w:val="Texto"/>
              <w:numPr>
                <w:ilvl w:val="0"/>
                <w:numId w:val="84"/>
              </w:numPr>
              <w:rPr>
                <w:rFonts w:ascii="Arial" w:hAnsi="Arial" w:cs="Arial"/>
                <w:sz w:val="20"/>
                <w:szCs w:val="20"/>
              </w:rPr>
            </w:pPr>
            <w:r w:rsidRPr="00596A3A">
              <w:rPr>
                <w:rFonts w:ascii="Arial" w:hAnsi="Arial" w:cs="Arial"/>
                <w:sz w:val="20"/>
                <w:szCs w:val="20"/>
              </w:rPr>
              <w:t>Alimentar, capturar, remover, extraer, retener o apropiarse de vida silvestre, salvo para colecta e investigación científica y monitoreo ambiental</w:t>
            </w:r>
          </w:p>
          <w:p w14:paraId="25040D67" w14:textId="77777777" w:rsidR="00BA6A00" w:rsidRPr="00596A3A" w:rsidRDefault="00BA6A00" w:rsidP="00C80695">
            <w:pPr>
              <w:pStyle w:val="Texto"/>
              <w:numPr>
                <w:ilvl w:val="0"/>
                <w:numId w:val="84"/>
              </w:numPr>
              <w:rPr>
                <w:rFonts w:ascii="Arial" w:hAnsi="Arial" w:cs="Arial"/>
                <w:sz w:val="20"/>
                <w:szCs w:val="20"/>
              </w:rPr>
            </w:pPr>
            <w:r w:rsidRPr="00596A3A">
              <w:rPr>
                <w:rFonts w:ascii="Arial" w:hAnsi="Arial" w:cs="Arial"/>
                <w:sz w:val="20"/>
                <w:szCs w:val="20"/>
              </w:rPr>
              <w:t>Alterar o destruir por cualquier medio o acción los sitios de alimentación, anidación, refugio o reproducción de especies silvestres</w:t>
            </w:r>
          </w:p>
          <w:p w14:paraId="2782DBE5" w14:textId="77777777" w:rsidR="00BA6A00" w:rsidRPr="00596A3A" w:rsidRDefault="00BA6A00" w:rsidP="00C80695">
            <w:pPr>
              <w:pStyle w:val="Default"/>
              <w:numPr>
                <w:ilvl w:val="0"/>
                <w:numId w:val="84"/>
              </w:numPr>
              <w:rPr>
                <w:rFonts w:ascii="Arial" w:hAnsi="Arial" w:cs="Arial"/>
                <w:color w:val="auto"/>
                <w:sz w:val="20"/>
                <w:szCs w:val="20"/>
              </w:rPr>
            </w:pPr>
            <w:r w:rsidRPr="00596A3A">
              <w:rPr>
                <w:rFonts w:ascii="Arial" w:hAnsi="Arial" w:cs="Arial"/>
                <w:sz w:val="20"/>
                <w:szCs w:val="20"/>
              </w:rPr>
              <w:t>Arrojar, verter o descargar cualquier tipo de desechos orgánicos, residuos sólidos o líquidos o cualquier otro tipo de contaminante, al medio natural</w:t>
            </w:r>
          </w:p>
          <w:p w14:paraId="623AB1DD" w14:textId="77777777" w:rsidR="00BA6A00" w:rsidRPr="00596A3A" w:rsidRDefault="00BA6A00" w:rsidP="00C80695">
            <w:pPr>
              <w:pStyle w:val="Default"/>
              <w:numPr>
                <w:ilvl w:val="0"/>
                <w:numId w:val="84"/>
              </w:numPr>
              <w:rPr>
                <w:rFonts w:ascii="Arial" w:hAnsi="Arial" w:cs="Arial"/>
                <w:color w:val="auto"/>
                <w:sz w:val="20"/>
                <w:szCs w:val="20"/>
              </w:rPr>
            </w:pPr>
            <w:r w:rsidRPr="00596A3A">
              <w:rPr>
                <w:rFonts w:ascii="Arial" w:hAnsi="Arial" w:cs="Arial"/>
                <w:color w:val="auto"/>
                <w:sz w:val="20"/>
                <w:szCs w:val="20"/>
              </w:rPr>
              <w:t>Educación ambiental</w:t>
            </w:r>
          </w:p>
          <w:p w14:paraId="51456F12" w14:textId="4BE4248A" w:rsidR="00BA6A00" w:rsidRPr="00596A3A" w:rsidRDefault="00BA6A00" w:rsidP="00C80695">
            <w:pPr>
              <w:pStyle w:val="Texto"/>
              <w:numPr>
                <w:ilvl w:val="0"/>
                <w:numId w:val="84"/>
              </w:numPr>
              <w:rPr>
                <w:rFonts w:ascii="Arial" w:hAnsi="Arial" w:cs="Arial"/>
                <w:sz w:val="20"/>
                <w:szCs w:val="20"/>
              </w:rPr>
            </w:pPr>
            <w:r w:rsidRPr="00596A3A">
              <w:rPr>
                <w:rFonts w:ascii="Arial" w:hAnsi="Arial" w:cs="Arial"/>
                <w:sz w:val="20"/>
                <w:szCs w:val="20"/>
              </w:rPr>
              <w:t xml:space="preserve">Construcción </w:t>
            </w:r>
            <w:r w:rsidR="00C24A8A" w:rsidRPr="00596A3A">
              <w:rPr>
                <w:rFonts w:ascii="Arial" w:hAnsi="Arial" w:cs="Arial"/>
                <w:sz w:val="20"/>
                <w:szCs w:val="20"/>
              </w:rPr>
              <w:t xml:space="preserve">de infraestructura </w:t>
            </w:r>
          </w:p>
          <w:p w14:paraId="6FC2F7A7" w14:textId="77777777" w:rsidR="00BA6A00" w:rsidRPr="00596A3A" w:rsidRDefault="00BA6A00" w:rsidP="00C80695">
            <w:pPr>
              <w:pStyle w:val="Texto"/>
              <w:numPr>
                <w:ilvl w:val="0"/>
                <w:numId w:val="84"/>
              </w:numPr>
              <w:rPr>
                <w:rFonts w:ascii="Arial" w:hAnsi="Arial" w:cs="Arial"/>
                <w:sz w:val="20"/>
                <w:szCs w:val="20"/>
              </w:rPr>
            </w:pPr>
            <w:r w:rsidRPr="00596A3A">
              <w:rPr>
                <w:rFonts w:ascii="Arial" w:hAnsi="Arial" w:cs="Arial"/>
                <w:sz w:val="20"/>
                <w:szCs w:val="20"/>
              </w:rPr>
              <w:t>Interrumpir, desviar, rellenar o desecar flujos hidráulicos o cuerpos de agua</w:t>
            </w:r>
          </w:p>
          <w:p w14:paraId="25A3BF79" w14:textId="77777777" w:rsidR="00BA6A00" w:rsidRPr="00596A3A" w:rsidRDefault="00BA6A00" w:rsidP="00C80695">
            <w:pPr>
              <w:pStyle w:val="Texto"/>
              <w:numPr>
                <w:ilvl w:val="0"/>
                <w:numId w:val="84"/>
              </w:numPr>
              <w:rPr>
                <w:rFonts w:ascii="Arial" w:hAnsi="Arial" w:cs="Arial"/>
                <w:sz w:val="20"/>
                <w:szCs w:val="20"/>
              </w:rPr>
            </w:pPr>
            <w:r w:rsidRPr="00596A3A">
              <w:rPr>
                <w:rFonts w:ascii="Arial" w:hAnsi="Arial" w:cs="Arial"/>
                <w:sz w:val="20"/>
                <w:szCs w:val="20"/>
              </w:rPr>
              <w:t>Introducir ejemplares o poblaciones exóticos de la vida silvestre 2</w:t>
            </w:r>
          </w:p>
          <w:p w14:paraId="15F55DE6" w14:textId="77777777" w:rsidR="00BA6A00" w:rsidRPr="00596A3A" w:rsidRDefault="00BA6A00" w:rsidP="00C80695">
            <w:pPr>
              <w:pStyle w:val="Texto"/>
              <w:numPr>
                <w:ilvl w:val="0"/>
                <w:numId w:val="84"/>
              </w:numPr>
              <w:rPr>
                <w:rFonts w:ascii="Arial" w:hAnsi="Arial" w:cs="Arial"/>
                <w:sz w:val="20"/>
                <w:szCs w:val="20"/>
              </w:rPr>
            </w:pPr>
            <w:r w:rsidRPr="00596A3A">
              <w:rPr>
                <w:rFonts w:ascii="Arial" w:hAnsi="Arial" w:cs="Arial"/>
                <w:sz w:val="20"/>
                <w:szCs w:val="20"/>
              </w:rPr>
              <w:t>Introducir organismos genéticamente modificados</w:t>
            </w:r>
          </w:p>
          <w:p w14:paraId="0097B328" w14:textId="77777777" w:rsidR="00BA6A00" w:rsidRPr="00596A3A" w:rsidRDefault="00BA6A00" w:rsidP="00C80695">
            <w:pPr>
              <w:pStyle w:val="Texto"/>
              <w:numPr>
                <w:ilvl w:val="0"/>
                <w:numId w:val="84"/>
              </w:numPr>
              <w:rPr>
                <w:rFonts w:ascii="Arial" w:hAnsi="Arial" w:cs="Arial"/>
                <w:sz w:val="20"/>
                <w:szCs w:val="20"/>
              </w:rPr>
            </w:pPr>
            <w:r w:rsidRPr="00596A3A">
              <w:rPr>
                <w:rFonts w:ascii="Arial" w:hAnsi="Arial" w:cs="Arial"/>
                <w:sz w:val="20"/>
                <w:szCs w:val="20"/>
              </w:rPr>
              <w:t xml:space="preserve">Realizar cualquier actividad de limpieza y achicamiento de sentinas de embarcaciones </w:t>
            </w:r>
          </w:p>
          <w:p w14:paraId="56C0BA48" w14:textId="77777777" w:rsidR="00BA6A00" w:rsidRPr="00596A3A" w:rsidRDefault="00BA6A00" w:rsidP="00C80695">
            <w:pPr>
              <w:pStyle w:val="Texto"/>
              <w:numPr>
                <w:ilvl w:val="0"/>
                <w:numId w:val="84"/>
              </w:numPr>
              <w:rPr>
                <w:rFonts w:ascii="Arial" w:hAnsi="Arial" w:cs="Arial"/>
                <w:sz w:val="20"/>
                <w:szCs w:val="20"/>
              </w:rPr>
            </w:pPr>
            <w:r w:rsidRPr="00596A3A">
              <w:rPr>
                <w:rFonts w:ascii="Arial" w:hAnsi="Arial" w:cs="Arial"/>
                <w:sz w:val="20"/>
                <w:szCs w:val="20"/>
              </w:rPr>
              <w:t>Turismo y turismo de bajo impacto</w:t>
            </w:r>
          </w:p>
          <w:p w14:paraId="3AB73134" w14:textId="77777777" w:rsidR="00BA6A00" w:rsidRPr="00596A3A" w:rsidRDefault="00BA6A00" w:rsidP="00C80695">
            <w:pPr>
              <w:pStyle w:val="Texto"/>
              <w:numPr>
                <w:ilvl w:val="0"/>
                <w:numId w:val="84"/>
              </w:numPr>
              <w:rPr>
                <w:rFonts w:ascii="Arial" w:hAnsi="Arial" w:cs="Arial"/>
                <w:sz w:val="20"/>
                <w:szCs w:val="20"/>
              </w:rPr>
            </w:pPr>
            <w:r w:rsidRPr="00596A3A">
              <w:rPr>
                <w:rFonts w:ascii="Arial" w:hAnsi="Arial" w:cs="Arial"/>
                <w:sz w:val="20"/>
                <w:szCs w:val="20"/>
              </w:rPr>
              <w:t>Usar cualquier aparato de sonido que altere el comportamiento de las poblaciones o ejemplares de vida silvestre</w:t>
            </w:r>
          </w:p>
          <w:p w14:paraId="20E75D0D" w14:textId="77777777" w:rsidR="00BA6A00" w:rsidRPr="00596A3A" w:rsidRDefault="00BA6A00" w:rsidP="00C80695">
            <w:pPr>
              <w:pStyle w:val="Texto"/>
              <w:numPr>
                <w:ilvl w:val="0"/>
                <w:numId w:val="84"/>
              </w:numPr>
              <w:rPr>
                <w:rFonts w:ascii="Arial" w:hAnsi="Arial" w:cs="Arial"/>
                <w:sz w:val="20"/>
                <w:szCs w:val="20"/>
              </w:rPr>
            </w:pPr>
            <w:r w:rsidRPr="00596A3A">
              <w:rPr>
                <w:rFonts w:ascii="Arial" w:hAnsi="Arial" w:cs="Arial"/>
                <w:sz w:val="20"/>
                <w:szCs w:val="20"/>
              </w:rPr>
              <w:t>Usar explosivos o cualquier otra sustancia que pueda ocasionar alguna alteración a los ecosistemas</w:t>
            </w:r>
          </w:p>
        </w:tc>
      </w:tr>
      <w:tr w:rsidR="00BA6A00" w:rsidRPr="00596A3A" w14:paraId="3E67144A" w14:textId="77777777" w:rsidTr="00BA6A00">
        <w:trPr>
          <w:trHeight w:val="20"/>
        </w:trPr>
        <w:tc>
          <w:tcPr>
            <w:tcW w:w="5000" w:type="pct"/>
            <w:gridSpan w:val="2"/>
            <w:tcBorders>
              <w:top w:val="single" w:sz="6" w:space="0" w:color="auto"/>
              <w:left w:val="single" w:sz="6" w:space="0" w:color="auto"/>
              <w:bottom w:val="single" w:sz="6" w:space="0" w:color="auto"/>
              <w:right w:val="single" w:sz="6" w:space="0" w:color="auto"/>
            </w:tcBorders>
          </w:tcPr>
          <w:p w14:paraId="281EBDE0" w14:textId="77777777" w:rsidR="00BA6A00" w:rsidRPr="00596A3A" w:rsidRDefault="00BA6A00" w:rsidP="00C80695">
            <w:pPr>
              <w:pStyle w:val="Texto"/>
              <w:rPr>
                <w:rFonts w:ascii="Arial" w:hAnsi="Arial" w:cs="Arial"/>
                <w:sz w:val="20"/>
                <w:szCs w:val="20"/>
              </w:rPr>
            </w:pPr>
            <w:r w:rsidRPr="00596A3A">
              <w:rPr>
                <w:rFonts w:ascii="Arial" w:hAnsi="Arial" w:cs="Arial"/>
                <w:sz w:val="20"/>
                <w:szCs w:val="20"/>
                <w:vertAlign w:val="superscript"/>
              </w:rPr>
              <w:t xml:space="preserve">2 </w:t>
            </w:r>
            <w:r w:rsidRPr="00596A3A">
              <w:rPr>
                <w:rFonts w:ascii="Arial" w:hAnsi="Arial" w:cs="Arial"/>
                <w:sz w:val="20"/>
                <w:szCs w:val="20"/>
              </w:rPr>
              <w:t>Conforme a lo previsto por el artículo 3, fracciones XIV y XVIIl de la Ley General de Vida Silvestre.</w:t>
            </w:r>
          </w:p>
        </w:tc>
      </w:tr>
    </w:tbl>
    <w:p w14:paraId="13823387" w14:textId="77777777" w:rsidR="00BA6A00" w:rsidRPr="00596A3A" w:rsidRDefault="00BA6A00" w:rsidP="00C80695">
      <w:pPr>
        <w:pStyle w:val="Texto"/>
        <w:rPr>
          <w:rFonts w:ascii="Arial" w:hAnsi="Arial" w:cs="Arial"/>
          <w:sz w:val="20"/>
          <w:szCs w:val="20"/>
        </w:rPr>
      </w:pPr>
    </w:p>
    <w:p w14:paraId="04FF70F4" w14:textId="77777777" w:rsidR="00BA6A00" w:rsidRPr="00596A3A" w:rsidRDefault="00BA6A00" w:rsidP="00C80695">
      <w:pPr>
        <w:spacing w:before="0" w:after="0" w:line="240" w:lineRule="auto"/>
        <w:rPr>
          <w:rFonts w:ascii="Arial" w:hAnsi="Arial" w:cs="Arial"/>
          <w:color w:val="0070C0"/>
        </w:rPr>
      </w:pPr>
    </w:p>
    <w:p w14:paraId="569CE8E0" w14:textId="77777777" w:rsidR="00BA6A00" w:rsidRPr="00596A3A" w:rsidRDefault="00BA6A00" w:rsidP="00C80695">
      <w:pPr>
        <w:spacing w:before="0" w:after="0" w:line="240" w:lineRule="auto"/>
        <w:rPr>
          <w:rFonts w:ascii="Arial" w:hAnsi="Arial" w:cs="Arial"/>
          <w:color w:val="0070C0"/>
        </w:rPr>
      </w:pPr>
    </w:p>
    <w:p w14:paraId="5C9EC7F8" w14:textId="77777777" w:rsidR="00BA6A00" w:rsidRPr="00596A3A" w:rsidRDefault="00BA6A00" w:rsidP="00C80695">
      <w:pPr>
        <w:spacing w:before="0" w:after="0" w:line="240" w:lineRule="auto"/>
        <w:jc w:val="center"/>
        <w:rPr>
          <w:rFonts w:ascii="Arial" w:hAnsi="Arial" w:cs="Arial"/>
          <w:color w:val="0070C0"/>
          <w:lang w:val="es-ES_tradnl" w:eastAsia="es-ES"/>
        </w:rPr>
      </w:pPr>
      <w:r w:rsidRPr="00596A3A">
        <w:rPr>
          <w:rFonts w:ascii="Arial" w:hAnsi="Arial" w:cs="Arial"/>
          <w:noProof/>
          <w:color w:val="0070C0"/>
          <w:lang w:val="es-ES" w:eastAsia="es-ES"/>
        </w:rPr>
        <w:lastRenderedPageBreak/>
        <w:drawing>
          <wp:inline distT="0" distB="0" distL="0" distR="0" wp14:anchorId="7D317BD6" wp14:editId="6E68C8CF">
            <wp:extent cx="4606531" cy="5758163"/>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IG\RB Caribe Mexicano 2016\Subzonificacion 2017\img\10feb\RBCM_Subzonificacion_10feb_Aprov_especial_Arenao.jpg"/>
                    <pic:cNvPicPr>
                      <a:picLocks noChangeAspect="1" noChangeArrowheads="1"/>
                    </pic:cNvPicPr>
                  </pic:nvPicPr>
                  <pic:blipFill>
                    <a:blip r:embed="rId35" cstate="screen">
                      <a:extLst>
                        <a:ext uri="{28A0092B-C50C-407E-A947-70E740481C1C}">
                          <a14:useLocalDpi xmlns:a14="http://schemas.microsoft.com/office/drawing/2010/main"/>
                        </a:ext>
                      </a:extLst>
                    </a:blip>
                    <a:stretch>
                      <a:fillRect/>
                    </a:stretch>
                  </pic:blipFill>
                  <pic:spPr bwMode="auto">
                    <a:xfrm>
                      <a:off x="0" y="0"/>
                      <a:ext cx="4606531" cy="5758163"/>
                    </a:xfrm>
                    <a:prstGeom prst="rect">
                      <a:avLst/>
                    </a:prstGeom>
                    <a:noFill/>
                    <a:ln>
                      <a:noFill/>
                    </a:ln>
                  </pic:spPr>
                </pic:pic>
              </a:graphicData>
            </a:graphic>
          </wp:inline>
        </w:drawing>
      </w:r>
    </w:p>
    <w:p w14:paraId="526A52D4" w14:textId="77777777" w:rsidR="00BA6A00" w:rsidRPr="00596A3A" w:rsidRDefault="00BA6A00" w:rsidP="00C80695">
      <w:pPr>
        <w:spacing w:before="0" w:after="0" w:line="240" w:lineRule="auto"/>
        <w:rPr>
          <w:rFonts w:ascii="Arial" w:hAnsi="Arial" w:cs="Arial"/>
          <w:color w:val="0070C0"/>
          <w:lang w:val="es-ES_tradnl" w:eastAsia="es-ES"/>
        </w:rPr>
      </w:pPr>
    </w:p>
    <w:p w14:paraId="53F871C5" w14:textId="77777777" w:rsidR="00BA6A00" w:rsidRPr="00596A3A" w:rsidRDefault="00BA6A00" w:rsidP="00C80695">
      <w:pPr>
        <w:spacing w:before="0" w:after="0" w:line="240" w:lineRule="auto"/>
        <w:rPr>
          <w:rFonts w:ascii="Arial" w:hAnsi="Arial" w:cs="Arial"/>
        </w:rPr>
      </w:pPr>
    </w:p>
    <w:p w14:paraId="0D9FB55D" w14:textId="77777777" w:rsidR="00B54919" w:rsidRPr="00596A3A" w:rsidRDefault="00B54919" w:rsidP="00C80695">
      <w:pPr>
        <w:spacing w:before="0" w:after="0" w:line="240" w:lineRule="auto"/>
        <w:jc w:val="left"/>
        <w:rPr>
          <w:rFonts w:ascii="Arial" w:hAnsi="Arial" w:cs="Arial"/>
          <w:lang w:eastAsia="es-ES"/>
        </w:rPr>
      </w:pPr>
    </w:p>
    <w:p w14:paraId="42FD73D9" w14:textId="77777777" w:rsidR="00B54919" w:rsidRPr="00596A3A" w:rsidRDefault="00B54919" w:rsidP="00C80695">
      <w:pPr>
        <w:autoSpaceDE w:val="0"/>
        <w:autoSpaceDN w:val="0"/>
        <w:spacing w:before="0" w:after="0" w:line="240" w:lineRule="auto"/>
        <w:rPr>
          <w:rFonts w:ascii="Arial" w:hAnsi="Arial" w:cs="Arial"/>
          <w:sz w:val="20"/>
          <w:szCs w:val="20"/>
        </w:rPr>
      </w:pPr>
    </w:p>
    <w:p w14:paraId="6BDD4D5E" w14:textId="77777777" w:rsidR="00B54919" w:rsidRPr="00596A3A" w:rsidRDefault="00B54919" w:rsidP="00C80695">
      <w:pPr>
        <w:spacing w:before="0" w:after="0" w:line="240" w:lineRule="auto"/>
        <w:rPr>
          <w:rFonts w:ascii="Arial" w:hAnsi="Arial" w:cs="Arial"/>
          <w:b/>
          <w:bCs/>
        </w:rPr>
      </w:pPr>
    </w:p>
    <w:p w14:paraId="23EDF26E" w14:textId="25D78FB7" w:rsidR="00B54919" w:rsidRPr="00596A3A" w:rsidRDefault="00D103F7" w:rsidP="00C80695">
      <w:pPr>
        <w:pStyle w:val="Ttulo1"/>
        <w:ind w:left="0"/>
      </w:pPr>
      <w:bookmarkStart w:id="178" w:name="_Toc483396517"/>
      <w:r w:rsidRPr="00596A3A">
        <w:t xml:space="preserve">8. </w:t>
      </w:r>
      <w:r w:rsidR="00B54919" w:rsidRPr="00596A3A">
        <w:t>REGLAS ADMINISTRATIVAS</w:t>
      </w:r>
      <w:bookmarkEnd w:id="178"/>
      <w:r w:rsidR="00B54919" w:rsidRPr="00596A3A">
        <w:t xml:space="preserve"> </w:t>
      </w:r>
    </w:p>
    <w:p w14:paraId="7A7A335C" w14:textId="77777777" w:rsidR="00B54919" w:rsidRPr="00596A3A" w:rsidRDefault="00B54919" w:rsidP="00C80695">
      <w:pPr>
        <w:spacing w:before="0" w:after="0" w:line="240" w:lineRule="auto"/>
        <w:rPr>
          <w:rFonts w:ascii="Arial" w:hAnsi="Arial" w:cs="Arial"/>
        </w:rPr>
      </w:pPr>
    </w:p>
    <w:p w14:paraId="3D11429D"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CAPÍTULO I </w:t>
      </w:r>
    </w:p>
    <w:p w14:paraId="5A3553FB"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Disposiciones Generales </w:t>
      </w:r>
    </w:p>
    <w:p w14:paraId="4AE3A0F2" w14:textId="77777777" w:rsidR="00B54919" w:rsidRPr="00596A3A" w:rsidRDefault="00B54919" w:rsidP="00C80695">
      <w:pPr>
        <w:spacing w:before="0" w:after="0" w:line="240" w:lineRule="auto"/>
        <w:rPr>
          <w:rFonts w:ascii="Arial" w:hAnsi="Arial" w:cs="Arial"/>
          <w:b/>
          <w:bCs/>
        </w:rPr>
      </w:pPr>
    </w:p>
    <w:p w14:paraId="19A238CF" w14:textId="3AB9F70F"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1. </w:t>
      </w:r>
      <w:r w:rsidRPr="00596A3A">
        <w:rPr>
          <w:rFonts w:ascii="Arial" w:hAnsi="Arial" w:cs="Arial"/>
        </w:rPr>
        <w:t>Las presentes reglas son de observancia general y obligatoria para todas aquellas personas físicas o morales que realicen actividades dentro de la Reserva de la Biosfera Caribe Mexicano, localizada en los municipios de Isla Mujeres, Benito Juárez, Tulum y frente a las costas de Puerto Morelos, Solidaridad, Cozumel, Bacalar y Othón P. Blanco, en el Estado de Quintana Roo, con una superficie total de 5</w:t>
      </w:r>
      <w:r w:rsidR="005B2A09" w:rsidRPr="00596A3A">
        <w:rPr>
          <w:rFonts w:ascii="Arial" w:hAnsi="Arial" w:cs="Arial"/>
        </w:rPr>
        <w:t>, 754,055</w:t>
      </w:r>
      <w:r w:rsidRPr="00596A3A">
        <w:rPr>
          <w:rFonts w:ascii="Arial" w:hAnsi="Arial" w:cs="Arial"/>
        </w:rPr>
        <w:t>-36-31.60 hectáreas.</w:t>
      </w:r>
    </w:p>
    <w:p w14:paraId="7F6A2F51" w14:textId="77777777" w:rsidR="00B54919" w:rsidRPr="00596A3A" w:rsidRDefault="00B54919" w:rsidP="00C80695">
      <w:pPr>
        <w:spacing w:before="0" w:after="0" w:line="240" w:lineRule="auto"/>
        <w:rPr>
          <w:rFonts w:ascii="Arial" w:hAnsi="Arial" w:cs="Arial"/>
        </w:rPr>
      </w:pPr>
    </w:p>
    <w:p w14:paraId="27A639A1"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2. </w:t>
      </w:r>
      <w:r w:rsidRPr="00596A3A">
        <w:rPr>
          <w:rFonts w:ascii="Arial" w:hAnsi="Arial" w:cs="Arial"/>
        </w:rPr>
        <w:t xml:space="preserve">La aplicación de las presentes reglas corresponde a la Secretaría de Medio Ambiente y Recursos Naturales, por conducto de la Comisión Nacional de Áreas Naturales Protegidas, en coordinación con la Secretaría de Marina, sin perjuicio de las atribuciones que correspondan a otras dependencias del Ejecutivo Federal de conformidad con el decreto de creación del Área Natural Protegida, su Programa de Manejo y demás ordenamientos legales y reglamentarios aplicables. </w:t>
      </w:r>
    </w:p>
    <w:p w14:paraId="2EFD8B10" w14:textId="77777777" w:rsidR="00B54919" w:rsidRPr="00596A3A" w:rsidRDefault="00B54919" w:rsidP="00C80695">
      <w:pPr>
        <w:spacing w:before="0" w:after="0" w:line="240" w:lineRule="auto"/>
        <w:rPr>
          <w:rFonts w:ascii="Arial" w:hAnsi="Arial" w:cs="Arial"/>
          <w:b/>
          <w:bCs/>
        </w:rPr>
      </w:pPr>
    </w:p>
    <w:p w14:paraId="4FCCB9C8"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3. </w:t>
      </w:r>
      <w:r w:rsidRPr="00596A3A">
        <w:rPr>
          <w:rFonts w:ascii="Arial" w:hAnsi="Arial" w:cs="Arial"/>
        </w:rPr>
        <w:t>Para efectos de lo previsto en las presentes reglas, se entenderá por</w:t>
      </w:r>
    </w:p>
    <w:p w14:paraId="7C0006BE" w14:textId="77777777" w:rsidR="00B54919" w:rsidRPr="00596A3A" w:rsidRDefault="00B54919" w:rsidP="00C80695">
      <w:pPr>
        <w:spacing w:before="0" w:after="0" w:line="240" w:lineRule="auto"/>
        <w:rPr>
          <w:rFonts w:ascii="Arial" w:hAnsi="Arial" w:cs="Arial"/>
          <w:b/>
          <w:bCs/>
        </w:rPr>
      </w:pPr>
    </w:p>
    <w:p w14:paraId="280FA61B" w14:textId="77777777" w:rsidR="00B54919" w:rsidRPr="00596A3A" w:rsidRDefault="00B54919" w:rsidP="009B345A">
      <w:pPr>
        <w:pStyle w:val="Prrafodelista"/>
        <w:numPr>
          <w:ilvl w:val="0"/>
          <w:numId w:val="78"/>
        </w:numPr>
      </w:pPr>
      <w:r w:rsidRPr="00596A3A">
        <w:rPr>
          <w:b/>
          <w:bCs/>
        </w:rPr>
        <w:t xml:space="preserve">CONANP. </w:t>
      </w:r>
      <w:r w:rsidRPr="00596A3A">
        <w:t xml:space="preserve">Comisión Nacional de Áreas Naturales Protegidas, órgano administrativo desconcentrado de la Secretaría de Medio Ambiente y Recursos Naturales; </w:t>
      </w:r>
    </w:p>
    <w:p w14:paraId="7B640FAE" w14:textId="77777777" w:rsidR="00B54919" w:rsidRPr="00596A3A" w:rsidRDefault="00B54919" w:rsidP="009B345A">
      <w:pPr>
        <w:pStyle w:val="Prrafodelista"/>
        <w:numPr>
          <w:ilvl w:val="0"/>
          <w:numId w:val="78"/>
        </w:numPr>
      </w:pPr>
      <w:r w:rsidRPr="00596A3A">
        <w:rPr>
          <w:b/>
          <w:bCs/>
        </w:rPr>
        <w:t xml:space="preserve">Dirección de la Reserva. </w:t>
      </w:r>
      <w:r w:rsidRPr="00596A3A">
        <w:t xml:space="preserve">Unidad Administrativa adscrita a la Comisión Nacional de Áreas Naturales Protegidas, encargada de administrar el área natural protegida con la categoría Reserva de la Biosfera Caribe Mexicano; </w:t>
      </w:r>
    </w:p>
    <w:p w14:paraId="48BA770E" w14:textId="775C9592" w:rsidR="00B54919" w:rsidRPr="00596A3A" w:rsidRDefault="00B54919" w:rsidP="009B345A">
      <w:pPr>
        <w:pStyle w:val="Prrafodelista"/>
        <w:numPr>
          <w:ilvl w:val="0"/>
          <w:numId w:val="78"/>
        </w:numPr>
      </w:pPr>
      <w:r w:rsidRPr="00596A3A">
        <w:rPr>
          <w:b/>
          <w:bCs/>
        </w:rPr>
        <w:t xml:space="preserve">Fondeo de embarcaciones. </w:t>
      </w:r>
      <w:r w:rsidRPr="00596A3A">
        <w:t>Actividad en la que se fija la embarcación a</w:t>
      </w:r>
      <w:r w:rsidR="00D10458" w:rsidRPr="00596A3A">
        <w:t xml:space="preserve"> </w:t>
      </w:r>
      <w:r w:rsidR="003D1EDE" w:rsidRPr="00596A3A">
        <w:t>bo</w:t>
      </w:r>
      <w:r w:rsidR="003D1EDE">
        <w:t>y</w:t>
      </w:r>
      <w:r w:rsidR="003D1EDE" w:rsidRPr="00596A3A">
        <w:t xml:space="preserve">as </w:t>
      </w:r>
      <w:r w:rsidR="00D10458" w:rsidRPr="00596A3A">
        <w:t>de amarre, o a</w:t>
      </w:r>
      <w:r w:rsidRPr="00596A3A">
        <w:t xml:space="preserve">l fondo marino utilizando para tal fin un ancla sobre los arenales del fondo o un artefacto colocado exprofeso en el fondo marino; </w:t>
      </w:r>
    </w:p>
    <w:p w14:paraId="34761CB1" w14:textId="77777777" w:rsidR="00B54919" w:rsidRPr="00596A3A" w:rsidRDefault="00B54919" w:rsidP="009B345A">
      <w:pPr>
        <w:pStyle w:val="Prrafodelista"/>
        <w:numPr>
          <w:ilvl w:val="0"/>
          <w:numId w:val="78"/>
        </w:numPr>
      </w:pPr>
      <w:r w:rsidRPr="00596A3A">
        <w:rPr>
          <w:b/>
          <w:bCs/>
        </w:rPr>
        <w:t xml:space="preserve">Guía de turistas. </w:t>
      </w:r>
      <w:r w:rsidRPr="00596A3A">
        <w:t xml:space="preserve">Persona física que proporciona al turista orientación e información profesional sobre interpretación ambiental, historia natural, patrimonio ambiental, turístico y cultural que contiene la Reserva de la Biosfera, a través de visitas organizadas y autorizadas por la Comisión Nacional de Áreas Naturales Protegidas; </w:t>
      </w:r>
    </w:p>
    <w:p w14:paraId="32378C84" w14:textId="77777777" w:rsidR="00B54919" w:rsidRPr="00596A3A" w:rsidRDefault="00B54919" w:rsidP="009B345A">
      <w:pPr>
        <w:pStyle w:val="Prrafodelista"/>
        <w:numPr>
          <w:ilvl w:val="0"/>
          <w:numId w:val="78"/>
        </w:numPr>
      </w:pPr>
      <w:r w:rsidRPr="00596A3A">
        <w:rPr>
          <w:b/>
          <w:bCs/>
        </w:rPr>
        <w:t xml:space="preserve">LGEEPA. </w:t>
      </w:r>
      <w:r w:rsidRPr="00596A3A">
        <w:t xml:space="preserve">Ley General del Equilibrio Ecológico y la Protección al Ambiente; </w:t>
      </w:r>
    </w:p>
    <w:p w14:paraId="1816721B" w14:textId="77777777" w:rsidR="00B54919" w:rsidRPr="00596A3A" w:rsidRDefault="00B54919" w:rsidP="009B345A">
      <w:pPr>
        <w:pStyle w:val="Prrafodelista"/>
        <w:numPr>
          <w:ilvl w:val="0"/>
          <w:numId w:val="78"/>
        </w:numPr>
      </w:pPr>
      <w:r w:rsidRPr="00596A3A">
        <w:rPr>
          <w:b/>
          <w:bCs/>
        </w:rPr>
        <w:t xml:space="preserve">LGVS. </w:t>
      </w:r>
      <w:r w:rsidRPr="00596A3A">
        <w:t xml:space="preserve">Ley General de Vida Silvestre; </w:t>
      </w:r>
    </w:p>
    <w:p w14:paraId="30243A98" w14:textId="77777777" w:rsidR="00B54919" w:rsidRPr="00596A3A" w:rsidRDefault="00B54919" w:rsidP="009B345A">
      <w:pPr>
        <w:pStyle w:val="Prrafodelista"/>
        <w:numPr>
          <w:ilvl w:val="0"/>
          <w:numId w:val="78"/>
        </w:numPr>
      </w:pPr>
      <w:r w:rsidRPr="00596A3A">
        <w:rPr>
          <w:b/>
          <w:bCs/>
        </w:rPr>
        <w:t xml:space="preserve">Reserva de la Biosfera. </w:t>
      </w:r>
      <w:r w:rsidRPr="00596A3A">
        <w:t xml:space="preserve">Reserva de la Biosfera Caribe Mexicano; </w:t>
      </w:r>
    </w:p>
    <w:p w14:paraId="78E8A950" w14:textId="77777777" w:rsidR="00B54919" w:rsidRPr="00596A3A" w:rsidRDefault="00B54919" w:rsidP="009B345A">
      <w:pPr>
        <w:pStyle w:val="Prrafodelista"/>
        <w:numPr>
          <w:ilvl w:val="0"/>
          <w:numId w:val="78"/>
        </w:numPr>
      </w:pPr>
      <w:r w:rsidRPr="00596A3A">
        <w:rPr>
          <w:b/>
          <w:bCs/>
        </w:rPr>
        <w:t xml:space="preserve">Prestador de servicios turísticos. </w:t>
      </w:r>
      <w:r w:rsidRPr="00596A3A">
        <w:t xml:space="preserve">Persona física o moral que con fines de lucro, se dedica a la organización y/o atención de grupos de visitantes que tengan por objeto ingresar al Reserva de la Biosfera con fines turístico-recreativos, y que requiere del permiso o autorizaciones otorgadas por la Secretaría de Medio Ambiente y Recursos Naturales, por conducto de la Comisión Nacional de Áreas Naturales Protegidas; </w:t>
      </w:r>
    </w:p>
    <w:p w14:paraId="10B468F0" w14:textId="77777777" w:rsidR="00B54919" w:rsidRPr="00596A3A" w:rsidRDefault="00B54919" w:rsidP="009B345A">
      <w:pPr>
        <w:pStyle w:val="Prrafodelista"/>
        <w:numPr>
          <w:ilvl w:val="0"/>
          <w:numId w:val="78"/>
        </w:numPr>
      </w:pPr>
      <w:r w:rsidRPr="00596A3A">
        <w:rPr>
          <w:b/>
          <w:bCs/>
        </w:rPr>
        <w:t xml:space="preserve">PROFEPA. </w:t>
      </w:r>
      <w:r w:rsidRPr="00596A3A">
        <w:t xml:space="preserve">Procuraduría Federal de Protección al Ambiente, órgano administrativo desconcentrado de la Secretaría de Medio Ambiente y Recursos Naturales; </w:t>
      </w:r>
    </w:p>
    <w:p w14:paraId="742A70DD" w14:textId="77777777" w:rsidR="00B54919" w:rsidRPr="00596A3A" w:rsidRDefault="00B54919" w:rsidP="009B345A">
      <w:pPr>
        <w:pStyle w:val="Prrafodelista"/>
        <w:numPr>
          <w:ilvl w:val="0"/>
          <w:numId w:val="78"/>
        </w:numPr>
      </w:pPr>
      <w:r w:rsidRPr="00596A3A">
        <w:rPr>
          <w:b/>
          <w:bCs/>
        </w:rPr>
        <w:t xml:space="preserve">Programa de Manejo. </w:t>
      </w:r>
      <w:r w:rsidRPr="00596A3A">
        <w:t xml:space="preserve">Instrumento rector de planeación y regulación que establece las actividades, acciones y lineamientos básicos para el manejo y la administración del Reserva de la Biosfera; </w:t>
      </w:r>
    </w:p>
    <w:p w14:paraId="1B38B889" w14:textId="77777777" w:rsidR="00B54919" w:rsidRPr="00596A3A" w:rsidRDefault="00B54919" w:rsidP="009B345A">
      <w:pPr>
        <w:pStyle w:val="Prrafodelista"/>
        <w:numPr>
          <w:ilvl w:val="0"/>
          <w:numId w:val="78"/>
        </w:numPr>
      </w:pPr>
      <w:r w:rsidRPr="00596A3A">
        <w:rPr>
          <w:b/>
          <w:bCs/>
        </w:rPr>
        <w:t xml:space="preserve">SCT. </w:t>
      </w:r>
      <w:r w:rsidRPr="00596A3A">
        <w:t xml:space="preserve">Secretaría de Comunicaciones y Transportes; </w:t>
      </w:r>
    </w:p>
    <w:p w14:paraId="6A0C28F9" w14:textId="77777777" w:rsidR="00B54919" w:rsidRPr="00596A3A" w:rsidRDefault="00B54919" w:rsidP="009B345A">
      <w:pPr>
        <w:pStyle w:val="Prrafodelista"/>
        <w:numPr>
          <w:ilvl w:val="0"/>
          <w:numId w:val="78"/>
        </w:numPr>
      </w:pPr>
      <w:r w:rsidRPr="00596A3A">
        <w:rPr>
          <w:b/>
          <w:bCs/>
        </w:rPr>
        <w:t xml:space="preserve">SEMARNAT. </w:t>
      </w:r>
      <w:r w:rsidRPr="00596A3A">
        <w:t xml:space="preserve">Secretaría de Medio Ambiente y Recursos Naturales; </w:t>
      </w:r>
    </w:p>
    <w:p w14:paraId="6F8CC40D" w14:textId="77777777" w:rsidR="00B54919" w:rsidRPr="00596A3A" w:rsidRDefault="00B54919" w:rsidP="009B345A">
      <w:pPr>
        <w:pStyle w:val="Prrafodelista"/>
        <w:numPr>
          <w:ilvl w:val="0"/>
          <w:numId w:val="78"/>
        </w:numPr>
      </w:pPr>
      <w:r w:rsidRPr="00596A3A">
        <w:rPr>
          <w:b/>
          <w:bCs/>
        </w:rPr>
        <w:t xml:space="preserve">SEMAR. </w:t>
      </w:r>
      <w:r w:rsidRPr="00596A3A">
        <w:t xml:space="preserve">Secretaría de Marina; </w:t>
      </w:r>
    </w:p>
    <w:p w14:paraId="064A20A3" w14:textId="1953FA1A" w:rsidR="00B54919" w:rsidRPr="00596A3A" w:rsidRDefault="00B54919" w:rsidP="009B345A">
      <w:pPr>
        <w:pStyle w:val="Prrafodelista"/>
        <w:numPr>
          <w:ilvl w:val="0"/>
          <w:numId w:val="78"/>
        </w:numPr>
      </w:pPr>
      <w:r w:rsidRPr="00596A3A">
        <w:rPr>
          <w:b/>
          <w:bCs/>
        </w:rPr>
        <w:t xml:space="preserve">Turismo de bajo impacto ambiental. </w:t>
      </w:r>
      <w:r w:rsidRPr="00596A3A">
        <w:t xml:space="preserve">Modalidad turística ambientalmente responsable consistente en visitar espacios naturales relativamente sin perturbar, con el fin de disfrutar, apreciar y estudiar los atractivos naturales de dichos espacios; así como cualquier manifestación cultural del presente y del pasado que puedan encontrarse ahí, </w:t>
      </w:r>
      <w:r w:rsidR="00023983">
        <w:t xml:space="preserve">se realiza </w:t>
      </w:r>
      <w:r w:rsidRPr="00596A3A">
        <w:t>a través de un proceso que promueve la conservación, tiene bajo impacto ambiental e induce un involucramiento activo y socio-económicamente benéfico de las poblaciones locales, tales como: buceo libre o esnorquel, buceo autónomo; kayak; actividades en las que una o más personas son izadas, remolcadas o impulsadas a por artefactos u objetos fl</w:t>
      </w:r>
      <w:r w:rsidR="00D24712" w:rsidRPr="00596A3A">
        <w:t>otantes o inflables (parasail, b</w:t>
      </w:r>
      <w:r w:rsidRPr="00596A3A">
        <w:t xml:space="preserve">anana, tabla vela, kitesurf, hobie cat o similares, fly board, paddle); </w:t>
      </w:r>
      <w:r w:rsidR="003811E1" w:rsidRPr="00596A3A">
        <w:t xml:space="preserve">observación y </w:t>
      </w:r>
      <w:r w:rsidRPr="00596A3A">
        <w:t>nado con especies de vida silvestre, y recorridos en embarcaciones para la observación de flora y fauna.</w:t>
      </w:r>
    </w:p>
    <w:p w14:paraId="64D2AEB5" w14:textId="77777777" w:rsidR="00B54919" w:rsidRPr="00596A3A" w:rsidRDefault="00B54919" w:rsidP="009B345A">
      <w:pPr>
        <w:pStyle w:val="Prrafodelista"/>
        <w:numPr>
          <w:ilvl w:val="0"/>
          <w:numId w:val="78"/>
        </w:numPr>
      </w:pPr>
      <w:r w:rsidRPr="00596A3A">
        <w:rPr>
          <w:b/>
          <w:bCs/>
        </w:rPr>
        <w:t xml:space="preserve">Usuario. </w:t>
      </w:r>
      <w:r w:rsidRPr="00596A3A">
        <w:t xml:space="preserve">Persona física o moral que en forma directa o indirecta utiliza o se beneficia de los recursos naturales existentes en el Reserva de la Biosfera, y </w:t>
      </w:r>
    </w:p>
    <w:p w14:paraId="01853704" w14:textId="77777777" w:rsidR="00B54919" w:rsidRPr="00596A3A" w:rsidRDefault="00B54919" w:rsidP="009B345A">
      <w:pPr>
        <w:pStyle w:val="Prrafodelista"/>
        <w:numPr>
          <w:ilvl w:val="0"/>
          <w:numId w:val="78"/>
        </w:numPr>
      </w:pPr>
      <w:r w:rsidRPr="00596A3A">
        <w:rPr>
          <w:b/>
          <w:bCs/>
        </w:rPr>
        <w:lastRenderedPageBreak/>
        <w:t xml:space="preserve">Visitante. </w:t>
      </w:r>
      <w:r w:rsidRPr="00596A3A">
        <w:t xml:space="preserve">Persona física que ingresa al Reserva de la Biosfera, con la finalidad de realizar actividades recreativas y culturales sin fines de lucro, también denominado turista. </w:t>
      </w:r>
    </w:p>
    <w:p w14:paraId="6E9C3F16" w14:textId="77777777" w:rsidR="00B54919" w:rsidRPr="00596A3A" w:rsidRDefault="00B54919" w:rsidP="00C80695">
      <w:pPr>
        <w:spacing w:before="0" w:after="0" w:line="240" w:lineRule="auto"/>
        <w:rPr>
          <w:rFonts w:ascii="Arial" w:hAnsi="Arial" w:cs="Arial"/>
          <w:b/>
          <w:bCs/>
        </w:rPr>
      </w:pPr>
    </w:p>
    <w:p w14:paraId="7B2D1664"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4. </w:t>
      </w:r>
      <w:r w:rsidRPr="00596A3A">
        <w:rPr>
          <w:rFonts w:ascii="Arial" w:hAnsi="Arial" w:cs="Arial"/>
        </w:rPr>
        <w:t xml:space="preserve">Cualquier persona que para el desarrollo de sus actividades dentro de la Reserva de la Biosfera, requiera de autorización, permiso o concesión, está obligada a portarla y presentarla cuantas veces le sea requerida por las autoridades competentes, con fines de inspección, supervisión y vigilancia. </w:t>
      </w:r>
    </w:p>
    <w:p w14:paraId="0BC0F92F" w14:textId="77777777" w:rsidR="00B54919" w:rsidRPr="00596A3A" w:rsidRDefault="00B54919" w:rsidP="00C80695">
      <w:pPr>
        <w:spacing w:before="0" w:after="0" w:line="240" w:lineRule="auto"/>
        <w:rPr>
          <w:rFonts w:ascii="Arial" w:hAnsi="Arial" w:cs="Arial"/>
        </w:rPr>
      </w:pPr>
    </w:p>
    <w:p w14:paraId="0524477C"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5. </w:t>
      </w:r>
      <w:r w:rsidRPr="00596A3A">
        <w:rPr>
          <w:rFonts w:ascii="Arial" w:hAnsi="Arial" w:cs="Arial"/>
        </w:rPr>
        <w:t xml:space="preserve">Todos los usuarios y visitantes deberán recoger y llevar consigo los residuos sólidos generados durante el desarrollo de sus actividades, y depositarla fuera de la Reserva de la Biosfera, en los sitios destinados para tal efecto por las autoridades competentes. </w:t>
      </w:r>
    </w:p>
    <w:p w14:paraId="5BD7177E" w14:textId="77777777" w:rsidR="00B54919" w:rsidRPr="00596A3A" w:rsidRDefault="00B54919" w:rsidP="00C80695">
      <w:pPr>
        <w:spacing w:before="0" w:after="0" w:line="240" w:lineRule="auto"/>
        <w:rPr>
          <w:rFonts w:ascii="Arial" w:hAnsi="Arial" w:cs="Arial"/>
        </w:rPr>
      </w:pPr>
    </w:p>
    <w:p w14:paraId="65AD267F"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6. </w:t>
      </w:r>
      <w:r w:rsidRPr="00596A3A">
        <w:rPr>
          <w:rFonts w:ascii="Arial" w:hAnsi="Arial" w:cs="Arial"/>
        </w:rPr>
        <w:t xml:space="preserve">Los usuarios y visitantes deberán cumplir además de lo previsto en las presentes Reglas Administrativas, con las siguientes obligaciones: </w:t>
      </w:r>
    </w:p>
    <w:p w14:paraId="3EAABB4A"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 Cubrir, en su caso, las cuotas establecidas en la Ley Federal de Derechos; </w:t>
      </w:r>
    </w:p>
    <w:p w14:paraId="36DFE7F7"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II. Hacer uso exclusivamente de las rutas y senderos establecidos para recorrer la Reserva de la Biosfera; </w:t>
      </w:r>
    </w:p>
    <w:p w14:paraId="46D2BFA7"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III. Respetar la señalización, rutas de navegación, áreas de fondeo, boyas o balizas y las subzonas de la Reserva de la Biosfera;</w:t>
      </w:r>
    </w:p>
    <w:p w14:paraId="1E0F4A1A"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IV. Atender las observaciones y recomendaciones formuladas por la Dirección de la Reserva relativas a la protección de los ecosistemas; </w:t>
      </w:r>
    </w:p>
    <w:p w14:paraId="4B9A9884"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V. Brindar el apoyo y las facilidades necesarias para que el personal de la CONANP, la PROFEPA, la SEMAR y demás autoridades competentes realicen labores de inspección, vigilancia, protección y control, así como en situaciones de emergencia o contingencia, y </w:t>
      </w:r>
    </w:p>
    <w:p w14:paraId="04D9EE54"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VI. Hacer del conocimiento del personal de la Dirección de la Reserva o de la PROFEPA las irregularidades que hubieran observado durante su estancia en el área. </w:t>
      </w:r>
    </w:p>
    <w:p w14:paraId="3798AEFC" w14:textId="77777777" w:rsidR="00B54919" w:rsidRPr="00596A3A" w:rsidRDefault="00B54919" w:rsidP="00C80695">
      <w:pPr>
        <w:spacing w:before="0" w:after="0" w:line="240" w:lineRule="auto"/>
        <w:rPr>
          <w:rFonts w:ascii="Arial" w:hAnsi="Arial" w:cs="Arial"/>
        </w:rPr>
      </w:pPr>
    </w:p>
    <w:p w14:paraId="777DC24D" w14:textId="71228FC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7. </w:t>
      </w:r>
      <w:r w:rsidRPr="00596A3A">
        <w:rPr>
          <w:rFonts w:ascii="Arial" w:hAnsi="Arial" w:cs="Arial"/>
        </w:rPr>
        <w:t>La Dirección de</w:t>
      </w:r>
      <w:r w:rsidR="00096571" w:rsidRPr="00596A3A">
        <w:rPr>
          <w:rFonts w:ascii="Arial" w:hAnsi="Arial" w:cs="Arial"/>
        </w:rPr>
        <w:t xml:space="preserve"> </w:t>
      </w:r>
      <w:r w:rsidRPr="00596A3A">
        <w:rPr>
          <w:rFonts w:ascii="Arial" w:hAnsi="Arial" w:cs="Arial"/>
        </w:rPr>
        <w:t xml:space="preserve">la Reserva podrá solicitar a los visitantes o prestadores de servicios turísticos la información que a continuación se indica, con la finalidad de brindarles información o hacer recomendaciones en materia de residuos y protección de los elementos naturales existentes: </w:t>
      </w:r>
    </w:p>
    <w:p w14:paraId="2E93EC20" w14:textId="77777777" w:rsidR="00B54919" w:rsidRPr="00596A3A" w:rsidRDefault="00B54919" w:rsidP="00C80695">
      <w:pPr>
        <w:spacing w:before="0" w:after="0" w:line="240" w:lineRule="auto"/>
        <w:rPr>
          <w:rFonts w:ascii="Arial" w:hAnsi="Arial" w:cs="Arial"/>
        </w:rPr>
      </w:pPr>
    </w:p>
    <w:p w14:paraId="7BD64D88"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a) Descripción de las actividades a realizar; </w:t>
      </w:r>
    </w:p>
    <w:p w14:paraId="6769464D"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b) Tiempo de estancia; </w:t>
      </w:r>
    </w:p>
    <w:p w14:paraId="4CBAE764"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c) Lugares a visitar, y </w:t>
      </w:r>
    </w:p>
    <w:p w14:paraId="394BC4FD"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d) Origen del visitante. </w:t>
      </w:r>
    </w:p>
    <w:p w14:paraId="2AD0F9B3" w14:textId="77777777" w:rsidR="00B54919" w:rsidRPr="00596A3A" w:rsidRDefault="00B54919" w:rsidP="00C80695">
      <w:pPr>
        <w:spacing w:before="0" w:after="0" w:line="240" w:lineRule="auto"/>
        <w:rPr>
          <w:rFonts w:ascii="Arial" w:hAnsi="Arial" w:cs="Arial"/>
          <w:b/>
          <w:bCs/>
        </w:rPr>
      </w:pPr>
    </w:p>
    <w:p w14:paraId="2E080F10"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CAPÍTULO II </w:t>
      </w:r>
    </w:p>
    <w:p w14:paraId="063693C9"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De las autorizaciones, concesiones y avisos </w:t>
      </w:r>
    </w:p>
    <w:p w14:paraId="76D0379E" w14:textId="77777777" w:rsidR="00B54919" w:rsidRPr="00596A3A" w:rsidRDefault="00B54919" w:rsidP="00C80695">
      <w:pPr>
        <w:spacing w:before="0" w:after="0" w:line="240" w:lineRule="auto"/>
        <w:rPr>
          <w:rFonts w:ascii="Arial" w:hAnsi="Arial" w:cs="Arial"/>
          <w:b/>
          <w:bCs/>
        </w:rPr>
      </w:pPr>
    </w:p>
    <w:p w14:paraId="2CF2B20B"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8. </w:t>
      </w:r>
      <w:r w:rsidRPr="00596A3A">
        <w:rPr>
          <w:rFonts w:ascii="Arial" w:hAnsi="Arial" w:cs="Arial"/>
        </w:rPr>
        <w:t xml:space="preserve">Se requerirá de autorización de la SEMARNAT por conducto de la CONANP, para la realización de las siguientes actividades: </w:t>
      </w:r>
    </w:p>
    <w:p w14:paraId="75A51D65" w14:textId="77777777" w:rsidR="00B54919" w:rsidRPr="00596A3A" w:rsidRDefault="00B54919" w:rsidP="00C80695">
      <w:pPr>
        <w:spacing w:before="0" w:after="0" w:line="240" w:lineRule="auto"/>
        <w:rPr>
          <w:rFonts w:ascii="Arial" w:hAnsi="Arial" w:cs="Arial"/>
        </w:rPr>
      </w:pPr>
    </w:p>
    <w:p w14:paraId="5A659DE1"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 Actividades turístico recreativas dentro de áreas naturales protegidas en todas sus modalidades; </w:t>
      </w:r>
    </w:p>
    <w:p w14:paraId="0766BA0D"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II. Filmaciones, actividades de fotografía, captura de imágenes o sonidos con fines comerciales en Áreas Naturales Protegidas, y </w:t>
      </w:r>
    </w:p>
    <w:p w14:paraId="0AFC3B20"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III. Actividades comerciales dentro de áreas naturales protegidas.</w:t>
      </w:r>
    </w:p>
    <w:p w14:paraId="0974E929" w14:textId="77777777" w:rsidR="00B54919" w:rsidRPr="00596A3A" w:rsidRDefault="00B54919" w:rsidP="00C80695">
      <w:pPr>
        <w:spacing w:before="0" w:after="0" w:line="240" w:lineRule="auto"/>
        <w:rPr>
          <w:rFonts w:ascii="Arial" w:hAnsi="Arial" w:cs="Arial"/>
          <w:b/>
          <w:bCs/>
        </w:rPr>
      </w:pPr>
    </w:p>
    <w:p w14:paraId="652175A7"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9. </w:t>
      </w:r>
      <w:r w:rsidRPr="00596A3A">
        <w:rPr>
          <w:rFonts w:ascii="Arial" w:hAnsi="Arial" w:cs="Arial"/>
        </w:rPr>
        <w:t xml:space="preserve">La vigencia de las autorizaciones señaladas en el párrafo anterior será: </w:t>
      </w:r>
    </w:p>
    <w:p w14:paraId="4FAB6481"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lastRenderedPageBreak/>
        <w:t xml:space="preserve">I. Hasta por dos años, para la realización de actividades turístico recreativas. </w:t>
      </w:r>
    </w:p>
    <w:p w14:paraId="7D3B84B9"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II. Por el periodo que dure el trabajo, para filmaciones, actividades de fotografía o captura de imágenes o sonidos por cualquier medio, con fines comerciales que requiera más de un técnico especializado. </w:t>
      </w:r>
    </w:p>
    <w:p w14:paraId="6F5FA191"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bCs/>
        </w:rPr>
        <w:t>III.</w:t>
      </w:r>
      <w:r w:rsidRPr="00596A3A">
        <w:rPr>
          <w:rFonts w:ascii="Arial" w:hAnsi="Arial" w:cs="Arial"/>
          <w:b/>
          <w:bCs/>
        </w:rPr>
        <w:t xml:space="preserve"> </w:t>
      </w:r>
      <w:r w:rsidRPr="00596A3A">
        <w:rPr>
          <w:rFonts w:ascii="Arial" w:hAnsi="Arial" w:cs="Arial"/>
        </w:rPr>
        <w:t>Por un año, para actividades comerciales, para la venta de alimentos y artesanías.</w:t>
      </w:r>
    </w:p>
    <w:p w14:paraId="42C63B53" w14:textId="77777777" w:rsidR="00B54919" w:rsidRPr="00596A3A" w:rsidRDefault="00B54919" w:rsidP="00C80695">
      <w:pPr>
        <w:spacing w:before="0" w:after="0" w:line="240" w:lineRule="auto"/>
        <w:rPr>
          <w:rFonts w:ascii="Arial" w:hAnsi="Arial" w:cs="Arial"/>
          <w:b/>
          <w:bCs/>
        </w:rPr>
      </w:pPr>
    </w:p>
    <w:p w14:paraId="49DEBE89"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10. </w:t>
      </w:r>
      <w:r w:rsidRPr="00596A3A">
        <w:rPr>
          <w:rFonts w:ascii="Arial" w:hAnsi="Arial" w:cs="Arial"/>
        </w:rPr>
        <w:t xml:space="preserve">El periodo de recepción de solicitudes para la realización de actividades turísticas recreativas, en todas sus modalidades, comprenderá de los meses de abril a septiembre de cada año. </w:t>
      </w:r>
    </w:p>
    <w:p w14:paraId="01407061" w14:textId="77777777" w:rsidR="00B54919" w:rsidRPr="00596A3A" w:rsidRDefault="00B54919" w:rsidP="00C80695">
      <w:pPr>
        <w:spacing w:before="0" w:after="0" w:line="240" w:lineRule="auto"/>
        <w:rPr>
          <w:rFonts w:ascii="Arial" w:hAnsi="Arial" w:cs="Arial"/>
        </w:rPr>
      </w:pPr>
    </w:p>
    <w:p w14:paraId="2023EE37"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11. </w:t>
      </w:r>
      <w:r w:rsidRPr="00596A3A">
        <w:rPr>
          <w:rFonts w:ascii="Arial" w:hAnsi="Arial" w:cs="Arial"/>
        </w:rPr>
        <w:t xml:space="preserve">Las autorizaciones emitidas por la SEMARNAT, por conducto de la CONANP para la realización de actividades turístico recreativas dentro del Reserva de la Biosfera, podrán ser prorrogadas por el mismo periodo por el que fueron otorgadas, conforme a las disposiciones jurídicas aplicables. </w:t>
      </w:r>
    </w:p>
    <w:p w14:paraId="1D767792" w14:textId="77777777" w:rsidR="00B54919" w:rsidRPr="00596A3A" w:rsidRDefault="00B54919" w:rsidP="00C80695">
      <w:pPr>
        <w:spacing w:before="0" w:after="0" w:line="240" w:lineRule="auto"/>
        <w:rPr>
          <w:rFonts w:ascii="Arial" w:hAnsi="Arial" w:cs="Arial"/>
        </w:rPr>
      </w:pPr>
    </w:p>
    <w:p w14:paraId="64D5D4DF"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12. </w:t>
      </w:r>
      <w:r w:rsidRPr="00596A3A">
        <w:rPr>
          <w:rFonts w:ascii="Arial" w:hAnsi="Arial" w:cs="Arial"/>
        </w:rPr>
        <w:t xml:space="preserve">Para realizar las siguientes actividades se deberá presentar previamente un aviso acompañado con el proyecto correspondiente, a la Dirección de la Reserva: </w:t>
      </w:r>
    </w:p>
    <w:p w14:paraId="7A545360" w14:textId="77777777" w:rsidR="00B54919" w:rsidRPr="00596A3A" w:rsidRDefault="00B54919" w:rsidP="00C80695">
      <w:pPr>
        <w:spacing w:before="0" w:after="0" w:line="240" w:lineRule="auto"/>
        <w:rPr>
          <w:rFonts w:ascii="Arial" w:hAnsi="Arial" w:cs="Arial"/>
        </w:rPr>
      </w:pPr>
    </w:p>
    <w:p w14:paraId="100F82BD"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 Investigación sin colecta o manipulación de ejemplares de especies no consideradas en riesgo; </w:t>
      </w:r>
    </w:p>
    <w:p w14:paraId="3E173FB0"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II. Educación ambiental que no implique ninguna actividad extractiva dentro del área natural protegida; </w:t>
      </w:r>
    </w:p>
    <w:p w14:paraId="1CF3112A"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III. Monitoreo sin colecta o manipulación de especímenes de especies no consideradas en riesgo; </w:t>
      </w:r>
    </w:p>
    <w:p w14:paraId="33E64403"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IV. Filmaciones, actividades de fotografía, la captura de imágenes o sonido por cualquier medio, con fines científicos, culturales o educativos, que no requieran de equipos compuestos por más de un técnico especializado como apoyo a la persona que opera el equipo principal, y </w:t>
      </w:r>
    </w:p>
    <w:p w14:paraId="23CBF312"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V. Actividades de investigación con colecta o manipulación de ejemplares de flora y fauna silvestre. Independientemente del aviso a que se refiere esta fracción, el interesado deberá contar con la autorización correspondiente en términos de la LGVS y su Reglamento. </w:t>
      </w:r>
    </w:p>
    <w:p w14:paraId="6238B40E" w14:textId="77777777" w:rsidR="00B54919" w:rsidRPr="00596A3A" w:rsidRDefault="00B54919" w:rsidP="00C80695">
      <w:pPr>
        <w:spacing w:before="0" w:after="0" w:line="240" w:lineRule="auto"/>
        <w:rPr>
          <w:rFonts w:ascii="Arial" w:hAnsi="Arial" w:cs="Arial"/>
        </w:rPr>
      </w:pPr>
    </w:p>
    <w:p w14:paraId="346077F8"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13. </w:t>
      </w:r>
      <w:r w:rsidRPr="00596A3A">
        <w:rPr>
          <w:rFonts w:ascii="Arial" w:hAnsi="Arial" w:cs="Arial"/>
        </w:rPr>
        <w:t xml:space="preserve">Se requerirá autorización por parte de la SEMARNAT, a través de sus distintas unidades administrativas para la realización de las siguientes actividades, en términos de las disposiciones legales aplicables: </w:t>
      </w:r>
    </w:p>
    <w:p w14:paraId="73E73ABC" w14:textId="77777777" w:rsidR="00B54919" w:rsidRPr="00596A3A" w:rsidRDefault="00B54919" w:rsidP="00C80695">
      <w:pPr>
        <w:spacing w:before="0" w:after="0" w:line="240" w:lineRule="auto"/>
        <w:rPr>
          <w:rFonts w:ascii="Arial" w:hAnsi="Arial" w:cs="Arial"/>
        </w:rPr>
      </w:pPr>
    </w:p>
    <w:p w14:paraId="08C52FBE"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 Colecta de ejemplares, partes y derivados de la vida silvestre con fines de investigación científica y propósitos de enseñanza, en todas sus modalidades; </w:t>
      </w:r>
    </w:p>
    <w:p w14:paraId="0FC53FA7"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II. Colecta de recursos biológicos forestales, con fines científicos;</w:t>
      </w:r>
    </w:p>
    <w:p w14:paraId="1D27A2EA"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III. Aprovechamiento extractivo de ejemplares, partes y derivados de la vida silvestre, y </w:t>
      </w:r>
    </w:p>
    <w:p w14:paraId="14A1BC28"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IV. Obras y actividades en áreas naturales protegidas de competencia de la Federación, que requieren de una manifestación de impacto ambiental. </w:t>
      </w:r>
    </w:p>
    <w:p w14:paraId="1BBC1982"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V. Manejo, control y remediación de problemas asociados a ejemplares y poblaciones que se tornen perjudiciales, y</w:t>
      </w:r>
    </w:p>
    <w:p w14:paraId="1A2B54F0"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VI. Registro de Unidades de Manejo para la Conservación y Aprovechamiento de la Vida Silvestre (UMA) </w:t>
      </w:r>
    </w:p>
    <w:p w14:paraId="0B664452" w14:textId="77777777" w:rsidR="00B54919" w:rsidRPr="00596A3A" w:rsidRDefault="00B54919" w:rsidP="00C80695">
      <w:pPr>
        <w:spacing w:before="0" w:after="0" w:line="240" w:lineRule="auto"/>
        <w:rPr>
          <w:rFonts w:ascii="Arial" w:hAnsi="Arial" w:cs="Arial"/>
          <w:b/>
          <w:bCs/>
        </w:rPr>
      </w:pPr>
    </w:p>
    <w:p w14:paraId="6D57BC0D" w14:textId="5A5DB272"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14. </w:t>
      </w:r>
      <w:r w:rsidRPr="00596A3A">
        <w:rPr>
          <w:rFonts w:ascii="Arial" w:hAnsi="Arial" w:cs="Arial"/>
        </w:rPr>
        <w:t xml:space="preserve">Se requerirá de concesión del Ejecutivo </w:t>
      </w:r>
      <w:r w:rsidR="005B2A09" w:rsidRPr="00596A3A">
        <w:rPr>
          <w:rFonts w:ascii="Arial" w:hAnsi="Arial" w:cs="Arial"/>
        </w:rPr>
        <w:t>Federal a</w:t>
      </w:r>
      <w:r w:rsidRPr="00596A3A">
        <w:rPr>
          <w:rFonts w:ascii="Arial" w:hAnsi="Arial" w:cs="Arial"/>
        </w:rPr>
        <w:t xml:space="preserve"> través de la SEMARNAT para el uso, aprovechamiento o explotación de una superficie de playa, Zona Federal Marítimo Terrestre o terrenos ganados al mar o cualquier otro depósito de aguas marinas.</w:t>
      </w:r>
    </w:p>
    <w:p w14:paraId="59D63CC0" w14:textId="77777777" w:rsidR="00B54919" w:rsidRPr="00596A3A" w:rsidRDefault="00B54919" w:rsidP="00C80695">
      <w:pPr>
        <w:spacing w:before="0" w:after="0" w:line="240" w:lineRule="auto"/>
        <w:rPr>
          <w:rFonts w:ascii="Arial" w:hAnsi="Arial" w:cs="Arial"/>
          <w:b/>
          <w:bCs/>
        </w:rPr>
      </w:pPr>
      <w:r w:rsidRPr="00596A3A">
        <w:rPr>
          <w:rFonts w:ascii="Arial" w:hAnsi="Arial" w:cs="Arial"/>
        </w:rPr>
        <w:lastRenderedPageBreak/>
        <w:t xml:space="preserve"> </w:t>
      </w:r>
    </w:p>
    <w:p w14:paraId="0AE57F86"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15. </w:t>
      </w:r>
      <w:r w:rsidRPr="00596A3A">
        <w:rPr>
          <w:rFonts w:ascii="Arial" w:hAnsi="Arial" w:cs="Arial"/>
        </w:rPr>
        <w:t xml:space="preserve">Para la obtención de las autorizaciones a que se refiere este capítulo, el interesado deberá cumplir con los términos y requisitos establecidos en las disposiciones legales aplicables, y para brindar transparencia y certeza jurídica a los particulares se podrá consultar el Registro federal de Trámites y Servicios a cargo de la Secretaría de Economía en la página www.cofemer.gob.mx. </w:t>
      </w:r>
    </w:p>
    <w:p w14:paraId="2159EF21" w14:textId="77777777" w:rsidR="00B54919" w:rsidRPr="00596A3A" w:rsidRDefault="00B54919" w:rsidP="00C80695">
      <w:pPr>
        <w:spacing w:before="0" w:after="0" w:line="240" w:lineRule="auto"/>
        <w:rPr>
          <w:rFonts w:ascii="Arial" w:hAnsi="Arial" w:cs="Arial"/>
          <w:b/>
          <w:bCs/>
        </w:rPr>
      </w:pPr>
    </w:p>
    <w:p w14:paraId="1237885A"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CAPÍTULO III </w:t>
      </w:r>
    </w:p>
    <w:p w14:paraId="7776A37B"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De los Prestadores de Servicios Turísticos </w:t>
      </w:r>
    </w:p>
    <w:p w14:paraId="1D6AAE21" w14:textId="77777777" w:rsidR="00B54919" w:rsidRPr="00596A3A" w:rsidRDefault="00B54919" w:rsidP="00C80695">
      <w:pPr>
        <w:spacing w:before="0" w:after="0" w:line="240" w:lineRule="auto"/>
        <w:rPr>
          <w:rFonts w:ascii="Arial" w:hAnsi="Arial" w:cs="Arial"/>
          <w:b/>
          <w:bCs/>
        </w:rPr>
      </w:pPr>
    </w:p>
    <w:p w14:paraId="20A6F8FD" w14:textId="77777777" w:rsidR="00B54919" w:rsidRPr="00596A3A" w:rsidRDefault="00B54919" w:rsidP="00C80695">
      <w:pPr>
        <w:spacing w:before="0" w:after="0" w:line="240" w:lineRule="auto"/>
        <w:rPr>
          <w:rFonts w:ascii="Arial" w:hAnsi="Arial" w:cs="Arial"/>
        </w:rPr>
      </w:pPr>
      <w:r w:rsidRPr="00596A3A">
        <w:rPr>
          <w:rFonts w:ascii="Arial" w:hAnsi="Arial" w:cs="Arial"/>
          <w:b/>
          <w:bCs/>
        </w:rPr>
        <w:t>Regla 16</w:t>
      </w:r>
      <w:r w:rsidRPr="00596A3A">
        <w:rPr>
          <w:rFonts w:ascii="Arial" w:hAnsi="Arial" w:cs="Arial"/>
        </w:rPr>
        <w:t xml:space="preserve">. Los prestadores de servicios que pretendan desarrollar actividades turístico recreativas dentro de la Reserva de la Biosfera deberán informar a los usuarios que están ingresando a un área natural protegida, en la cual se desarrollan acciones para la conservación de la biodiversidad y de los recursos naturales y la protección del entorno natural, y hacer de su conocimiento la importancia de su conservación y la normatividad que deberán cumplir durante su estancia, pudiendo apoyar esa información con material gráfico y escrito. </w:t>
      </w:r>
    </w:p>
    <w:p w14:paraId="40AAC2F3" w14:textId="77777777" w:rsidR="00B54919" w:rsidRPr="00596A3A" w:rsidRDefault="00B54919" w:rsidP="00C80695">
      <w:pPr>
        <w:spacing w:before="0" w:after="0" w:line="240" w:lineRule="auto"/>
        <w:rPr>
          <w:rFonts w:ascii="Arial" w:hAnsi="Arial" w:cs="Arial"/>
        </w:rPr>
      </w:pPr>
    </w:p>
    <w:p w14:paraId="7205B13A"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17. </w:t>
      </w:r>
      <w:r w:rsidRPr="00596A3A">
        <w:rPr>
          <w:rFonts w:ascii="Arial" w:hAnsi="Arial" w:cs="Arial"/>
        </w:rPr>
        <w:t xml:space="preserve">Los prestadores de servicios turísticos que pretendan desarrollar actividades turístico recreativas dentro de la Reserva de la Biosfera, deberán cerciorarse de que su personal y los visitantes que contraten sus servicios, cumplan con lo establecido en las presentes Reglas y, en la realización de sus actividades serán sujetos de responsabilidad en los términos que establezcan las disposiciones jurídicas que resulten aplicables. </w:t>
      </w:r>
    </w:p>
    <w:p w14:paraId="5F6CECD0" w14:textId="77777777" w:rsidR="00B54919" w:rsidRPr="00596A3A" w:rsidRDefault="00B54919" w:rsidP="00C80695">
      <w:pPr>
        <w:spacing w:before="0" w:after="0" w:line="240" w:lineRule="auto"/>
        <w:rPr>
          <w:rFonts w:ascii="Arial" w:hAnsi="Arial" w:cs="Arial"/>
        </w:rPr>
      </w:pPr>
    </w:p>
    <w:p w14:paraId="70C5D33B" w14:textId="77777777" w:rsidR="00B54919" w:rsidRPr="00596A3A" w:rsidRDefault="00B54919" w:rsidP="00C80695">
      <w:pPr>
        <w:spacing w:before="0" w:after="0" w:line="240" w:lineRule="auto"/>
        <w:rPr>
          <w:rFonts w:ascii="Arial" w:hAnsi="Arial" w:cs="Arial"/>
        </w:rPr>
      </w:pPr>
      <w:r w:rsidRPr="00596A3A">
        <w:rPr>
          <w:rFonts w:ascii="Arial" w:hAnsi="Arial" w:cs="Arial"/>
        </w:rPr>
        <w:t>La Dirección de la Reserva no se hará responsable por los daños que sufran los visitantes o usuarios en sus bienes, equipos o integridad física, ni de aquellos causados a terceros, durante la realización de sus actividades dentro del área.</w:t>
      </w:r>
    </w:p>
    <w:p w14:paraId="70457F4F" w14:textId="77777777" w:rsidR="00B54919" w:rsidRPr="00596A3A" w:rsidRDefault="00B54919" w:rsidP="00C80695">
      <w:pPr>
        <w:spacing w:before="0" w:after="0" w:line="240" w:lineRule="auto"/>
        <w:rPr>
          <w:rFonts w:ascii="Arial" w:hAnsi="Arial" w:cs="Arial"/>
        </w:rPr>
      </w:pPr>
    </w:p>
    <w:p w14:paraId="3531E3B9"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18. </w:t>
      </w:r>
      <w:r w:rsidRPr="00596A3A">
        <w:rPr>
          <w:rFonts w:ascii="Arial" w:hAnsi="Arial" w:cs="Arial"/>
        </w:rPr>
        <w:t>Los prestadores de servicios turísticos deberán contar con un seguro de responsabilidad civil y de daños a terceros, con la finalidad de responder de cualquier daño o perjuicio que sufran en su persona o en sus bienes los visitantes, así como de los que sufran los vehículos y equipo, o aquellos causados a terceros durante su estancia y desarrollo de actividades en la Reserva de la Biosfera.</w:t>
      </w:r>
    </w:p>
    <w:p w14:paraId="55FA0AF2" w14:textId="77777777" w:rsidR="00B54919" w:rsidRPr="00596A3A" w:rsidRDefault="00B54919" w:rsidP="00C80695">
      <w:pPr>
        <w:spacing w:before="0" w:after="0" w:line="240" w:lineRule="auto"/>
        <w:rPr>
          <w:rFonts w:ascii="Arial" w:hAnsi="Arial" w:cs="Arial"/>
          <w:b/>
          <w:bCs/>
        </w:rPr>
      </w:pPr>
    </w:p>
    <w:p w14:paraId="7482BE7A"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19. </w:t>
      </w:r>
      <w:r w:rsidRPr="00596A3A">
        <w:rPr>
          <w:rFonts w:ascii="Arial" w:hAnsi="Arial" w:cs="Arial"/>
        </w:rPr>
        <w:t>Los prestadores de servicios turísticos deberán designar un guía por cada grupo de visitantes, de preferencia de las comunidades de la zona de influencia de la Reserva de la Biosfera, quien será responsable del comportamiento del grupo y quien deberá contar con conocimientos básicos sobre la importancia y conservación de la Reserva de la Biosfera.</w:t>
      </w:r>
    </w:p>
    <w:p w14:paraId="56D242FC" w14:textId="77777777" w:rsidR="00B54919" w:rsidRPr="00596A3A" w:rsidRDefault="00B54919" w:rsidP="00C80695">
      <w:pPr>
        <w:spacing w:before="0" w:after="0" w:line="240" w:lineRule="auto"/>
        <w:rPr>
          <w:rFonts w:ascii="Arial" w:hAnsi="Arial" w:cs="Arial"/>
        </w:rPr>
      </w:pPr>
    </w:p>
    <w:p w14:paraId="5B609057"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20. </w:t>
      </w:r>
      <w:r w:rsidRPr="00596A3A">
        <w:rPr>
          <w:rFonts w:ascii="Arial" w:hAnsi="Arial" w:cs="Arial"/>
        </w:rPr>
        <w:t xml:space="preserve">Los prestadores de servicios turísticos y los guías, deberán cumplir con lo establecido en las siguientes Normas Oficiales Mexicanas, según corresponda: </w:t>
      </w:r>
    </w:p>
    <w:p w14:paraId="228E4ECC" w14:textId="77777777" w:rsidR="00B54919" w:rsidRPr="00596A3A" w:rsidRDefault="00B54919" w:rsidP="00C80695">
      <w:pPr>
        <w:spacing w:before="0" w:after="0" w:line="240" w:lineRule="auto"/>
        <w:rPr>
          <w:rFonts w:ascii="Arial" w:hAnsi="Arial" w:cs="Arial"/>
        </w:rPr>
      </w:pPr>
    </w:p>
    <w:p w14:paraId="48719EE2" w14:textId="77777777" w:rsidR="00B54919" w:rsidRPr="00596A3A" w:rsidRDefault="00B54919" w:rsidP="00C80695">
      <w:pPr>
        <w:spacing w:before="0" w:after="0" w:line="240" w:lineRule="auto"/>
        <w:ind w:left="567" w:hanging="283"/>
        <w:rPr>
          <w:rFonts w:ascii="Arial" w:hAnsi="Arial" w:cs="Arial"/>
          <w:bCs/>
        </w:rPr>
      </w:pPr>
      <w:r w:rsidRPr="00596A3A">
        <w:rPr>
          <w:rFonts w:ascii="Arial" w:hAnsi="Arial" w:cs="Arial"/>
          <w:bCs/>
        </w:rPr>
        <w:t xml:space="preserve">I. Norma Oficial Mexicana NOM-005-TUR-2003, Requisitos mínimos de seguridad a que se deben sujetarse las operadoras de buceo para garantizar la prestación del servicio, así como aquellos elementos que crea convenientes; </w:t>
      </w:r>
    </w:p>
    <w:p w14:paraId="49E91579" w14:textId="77777777" w:rsidR="00B54919" w:rsidRPr="00596A3A" w:rsidRDefault="00B54919" w:rsidP="00C80695">
      <w:pPr>
        <w:spacing w:before="0" w:after="0" w:line="240" w:lineRule="auto"/>
        <w:ind w:left="567" w:hanging="283"/>
        <w:rPr>
          <w:rFonts w:ascii="Arial" w:hAnsi="Arial" w:cs="Arial"/>
          <w:bCs/>
        </w:rPr>
      </w:pPr>
      <w:r w:rsidRPr="00596A3A">
        <w:rPr>
          <w:rFonts w:ascii="Arial" w:hAnsi="Arial" w:cs="Arial"/>
          <w:bCs/>
        </w:rPr>
        <w:t xml:space="preserve">II. Norma Oficial Mexicana NOM-08-TUR-2002, Que establece los elementos a que deben sujetarse los guías generales y especializados en temas o localidades específicas de carácter cultural; </w:t>
      </w:r>
    </w:p>
    <w:p w14:paraId="0DE9A6D7" w14:textId="77777777" w:rsidR="00B54919" w:rsidRPr="00596A3A" w:rsidRDefault="00B54919" w:rsidP="00C80695">
      <w:pPr>
        <w:spacing w:before="0" w:after="0" w:line="240" w:lineRule="auto"/>
        <w:ind w:left="567" w:hanging="283"/>
        <w:rPr>
          <w:rFonts w:ascii="Arial" w:hAnsi="Arial" w:cs="Arial"/>
          <w:bCs/>
        </w:rPr>
      </w:pPr>
      <w:r w:rsidRPr="00596A3A">
        <w:rPr>
          <w:rFonts w:ascii="Arial" w:hAnsi="Arial" w:cs="Arial"/>
          <w:bCs/>
        </w:rPr>
        <w:t xml:space="preserve">III. Norma Oficial Mexicana NOM-09-TUR-2002, Que establece los elementos a que deben sujetarse los guías especializados en actividades específicas; </w:t>
      </w:r>
    </w:p>
    <w:p w14:paraId="57B23E73" w14:textId="77777777" w:rsidR="00B54919" w:rsidRPr="00596A3A" w:rsidRDefault="00B54919" w:rsidP="00C80695">
      <w:pPr>
        <w:spacing w:before="0" w:after="0" w:line="240" w:lineRule="auto"/>
        <w:ind w:left="567" w:hanging="283"/>
        <w:rPr>
          <w:rFonts w:ascii="Arial" w:hAnsi="Arial" w:cs="Arial"/>
          <w:bCs/>
        </w:rPr>
      </w:pPr>
      <w:r w:rsidRPr="00596A3A">
        <w:rPr>
          <w:rFonts w:ascii="Arial" w:hAnsi="Arial" w:cs="Arial"/>
          <w:bCs/>
        </w:rPr>
        <w:lastRenderedPageBreak/>
        <w:t xml:space="preserve">IV. Norma Oficial Mexicana NOM-011-TUR-2001, Requisitos de seguridad, información y operación que deben cumplir los prestadores de servicios turísticos de Turismo de Aventura, y </w:t>
      </w:r>
    </w:p>
    <w:p w14:paraId="6C12B264" w14:textId="77777777" w:rsidR="00B54919" w:rsidRPr="00596A3A" w:rsidRDefault="00B54919" w:rsidP="00C80695">
      <w:pPr>
        <w:spacing w:before="0" w:after="0" w:line="240" w:lineRule="auto"/>
        <w:ind w:left="567" w:hanging="283"/>
        <w:rPr>
          <w:rFonts w:ascii="Arial" w:hAnsi="Arial" w:cs="Arial"/>
          <w:bCs/>
        </w:rPr>
      </w:pPr>
      <w:r w:rsidRPr="00596A3A">
        <w:rPr>
          <w:rFonts w:ascii="Arial" w:hAnsi="Arial" w:cs="Arial"/>
          <w:bCs/>
        </w:rPr>
        <w:t>V. Norma Oficial Mexicana NOM-162-SEMARNAT-2012, Que establece las especificaciones para la protección, recuperación y manejo de las poblaciones de las tortugas marinas en su hábitat de anidación.</w:t>
      </w:r>
    </w:p>
    <w:p w14:paraId="2452A6C2" w14:textId="77777777" w:rsidR="00B54919" w:rsidRPr="00596A3A" w:rsidRDefault="00B54919" w:rsidP="00C80695">
      <w:pPr>
        <w:spacing w:before="0" w:after="0" w:line="240" w:lineRule="auto"/>
        <w:rPr>
          <w:rFonts w:ascii="Arial" w:hAnsi="Arial" w:cs="Arial"/>
          <w:bCs/>
        </w:rPr>
      </w:pPr>
    </w:p>
    <w:p w14:paraId="11D420B1"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21. </w:t>
      </w:r>
      <w:r w:rsidRPr="00596A3A">
        <w:rPr>
          <w:rFonts w:ascii="Arial" w:hAnsi="Arial" w:cs="Arial"/>
        </w:rPr>
        <w:t xml:space="preserve">Las actividades turístico-recreativas que se pretendan realizar dentro de la Reserva de la Biosfera, se llevarán a cabo considerando los siguientes aspectos: </w:t>
      </w:r>
    </w:p>
    <w:p w14:paraId="11F6F355" w14:textId="77777777" w:rsidR="00B54919" w:rsidRPr="00596A3A" w:rsidRDefault="00B54919" w:rsidP="00C80695">
      <w:pPr>
        <w:spacing w:before="0" w:after="0" w:line="240" w:lineRule="auto"/>
        <w:rPr>
          <w:rFonts w:ascii="Arial" w:hAnsi="Arial" w:cs="Arial"/>
        </w:rPr>
      </w:pPr>
    </w:p>
    <w:p w14:paraId="49E1ACDD"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 No se provoque una alteración significativa a los ecosistemas; </w:t>
      </w:r>
    </w:p>
    <w:p w14:paraId="71B181D5"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II. Preferentemente tengan un beneficio directo para los pobladores locales; </w:t>
      </w:r>
    </w:p>
    <w:p w14:paraId="41CEC9A1"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III. Promueva la educación ambiental, y </w:t>
      </w:r>
    </w:p>
    <w:p w14:paraId="351A0C11"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rPr>
        <w:t xml:space="preserve">IV. La infraestructura requerida sea acorde con el entorno natural y no afecte las formaciones coralinas. </w:t>
      </w:r>
    </w:p>
    <w:p w14:paraId="434DB534" w14:textId="77777777" w:rsidR="00B54919" w:rsidRPr="00596A3A" w:rsidRDefault="00B54919" w:rsidP="00C80695">
      <w:pPr>
        <w:spacing w:before="0" w:after="0" w:line="240" w:lineRule="auto"/>
        <w:rPr>
          <w:rFonts w:ascii="Arial" w:hAnsi="Arial" w:cs="Arial"/>
          <w:b/>
          <w:bCs/>
        </w:rPr>
      </w:pPr>
    </w:p>
    <w:p w14:paraId="172D5B3E"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22. </w:t>
      </w:r>
      <w:r w:rsidRPr="00596A3A">
        <w:rPr>
          <w:rFonts w:ascii="Arial" w:hAnsi="Arial" w:cs="Arial"/>
        </w:rPr>
        <w:t xml:space="preserve">Los prestadores de servicios están obligados a proporcionar en todo momento el apoyo y facilidades necesarias al personal de la SEMARNAT, Comisión Nacional de Acuacultura y Pesca, SEMAR, SCT y Protección Civil en las labores de inspección, vigilancia y protección de la Reserva de la Biosfera, así como en cualquier situación de emergencia o contingencia. </w:t>
      </w:r>
    </w:p>
    <w:p w14:paraId="42121AB6" w14:textId="77777777" w:rsidR="00B54919" w:rsidRPr="00596A3A" w:rsidRDefault="00B54919" w:rsidP="00C80695">
      <w:pPr>
        <w:spacing w:before="0" w:after="0" w:line="240" w:lineRule="auto"/>
        <w:rPr>
          <w:rFonts w:ascii="Arial" w:hAnsi="Arial" w:cs="Arial"/>
          <w:b/>
          <w:bCs/>
        </w:rPr>
      </w:pPr>
    </w:p>
    <w:p w14:paraId="4B979301"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CAPÍTULO IV </w:t>
      </w:r>
    </w:p>
    <w:p w14:paraId="10EF73DE"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De los visitantes </w:t>
      </w:r>
    </w:p>
    <w:p w14:paraId="4D3CD1B5" w14:textId="77777777" w:rsidR="00B54919" w:rsidRPr="00596A3A" w:rsidRDefault="00B54919" w:rsidP="00C80695">
      <w:pPr>
        <w:spacing w:before="0" w:after="0" w:line="240" w:lineRule="auto"/>
        <w:rPr>
          <w:rFonts w:ascii="Arial" w:hAnsi="Arial" w:cs="Arial"/>
          <w:b/>
          <w:bCs/>
        </w:rPr>
      </w:pPr>
    </w:p>
    <w:p w14:paraId="3145E03A" w14:textId="7D7BA53A"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23. </w:t>
      </w:r>
      <w:r w:rsidRPr="00596A3A">
        <w:rPr>
          <w:rFonts w:ascii="Arial" w:hAnsi="Arial" w:cs="Arial"/>
        </w:rPr>
        <w:t xml:space="preserve">Durante el desarrollo de actividades turísticas en áreas terrestres o </w:t>
      </w:r>
      <w:r w:rsidR="00096571" w:rsidRPr="00596A3A">
        <w:rPr>
          <w:rFonts w:ascii="Arial" w:hAnsi="Arial" w:cs="Arial"/>
        </w:rPr>
        <w:t>marin</w:t>
      </w:r>
      <w:r w:rsidRPr="00596A3A">
        <w:rPr>
          <w:rFonts w:ascii="Arial" w:hAnsi="Arial" w:cs="Arial"/>
        </w:rPr>
        <w:t xml:space="preserve">as, los visitantes deberán cumplir con las Reglas contenidas en el presente instrumento y tendrán las siguientes obligaciones: </w:t>
      </w:r>
    </w:p>
    <w:p w14:paraId="60B7D1E2"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bCs/>
        </w:rPr>
        <w:t xml:space="preserve">I. </w:t>
      </w:r>
      <w:r w:rsidRPr="00596A3A">
        <w:rPr>
          <w:rFonts w:ascii="Arial" w:hAnsi="Arial" w:cs="Arial"/>
        </w:rPr>
        <w:t xml:space="preserve">No dejar materiales que impliquen riesgo de incendios para la Reserva de la Biosfera; </w:t>
      </w:r>
    </w:p>
    <w:p w14:paraId="06FBA984"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bCs/>
        </w:rPr>
        <w:t xml:space="preserve">II. </w:t>
      </w:r>
      <w:r w:rsidRPr="00596A3A">
        <w:rPr>
          <w:rFonts w:ascii="Arial" w:hAnsi="Arial" w:cs="Arial"/>
        </w:rPr>
        <w:t xml:space="preserve">No alterar el orden y las condiciones del sitio que visitan (disturbios auditivos, molestar, remover, extraer, retener, colectar o apropiarse de vida silvestre y sus productos); </w:t>
      </w:r>
    </w:p>
    <w:p w14:paraId="7FA2DB55"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bCs/>
        </w:rPr>
        <w:t xml:space="preserve">III. </w:t>
      </w:r>
      <w:r w:rsidRPr="00596A3A">
        <w:rPr>
          <w:rFonts w:ascii="Arial" w:hAnsi="Arial" w:cs="Arial"/>
        </w:rPr>
        <w:t xml:space="preserve">Queda prohibido interactuar, alimentar, capturar, remover, extraer, apropiarse de vida silvestre o afectar su conducta natural; </w:t>
      </w:r>
    </w:p>
    <w:p w14:paraId="25C5366E"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bCs/>
        </w:rPr>
        <w:t xml:space="preserve">IV. </w:t>
      </w:r>
      <w:r w:rsidRPr="00596A3A">
        <w:rPr>
          <w:rFonts w:ascii="Arial" w:hAnsi="Arial" w:cs="Arial"/>
        </w:rPr>
        <w:t xml:space="preserve">No alterar o destruir por ningún medio o acción los sitios de alimentación, anidación, refugio y reproducción de especies silvestres; </w:t>
      </w:r>
    </w:p>
    <w:p w14:paraId="19C5D8AE"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bCs/>
        </w:rPr>
        <w:t xml:space="preserve">V. </w:t>
      </w:r>
      <w:r w:rsidRPr="00596A3A">
        <w:rPr>
          <w:rFonts w:ascii="Arial" w:hAnsi="Arial" w:cs="Arial"/>
        </w:rPr>
        <w:t xml:space="preserve">No utilizar vehículos motorizados sobre las dunas de arena y playas, y </w:t>
      </w:r>
    </w:p>
    <w:p w14:paraId="56163FF6" w14:textId="77777777" w:rsidR="00B54919" w:rsidRPr="00596A3A" w:rsidRDefault="00B54919" w:rsidP="00C80695">
      <w:pPr>
        <w:spacing w:before="0" w:after="0" w:line="240" w:lineRule="auto"/>
        <w:ind w:left="567" w:hanging="283"/>
        <w:rPr>
          <w:rFonts w:ascii="Arial" w:hAnsi="Arial" w:cs="Arial"/>
        </w:rPr>
      </w:pPr>
      <w:r w:rsidRPr="00596A3A">
        <w:rPr>
          <w:rFonts w:ascii="Arial" w:hAnsi="Arial" w:cs="Arial"/>
          <w:bCs/>
        </w:rPr>
        <w:t xml:space="preserve">VI. </w:t>
      </w:r>
      <w:r w:rsidRPr="00596A3A">
        <w:rPr>
          <w:rFonts w:ascii="Arial" w:hAnsi="Arial" w:cs="Arial"/>
        </w:rPr>
        <w:t xml:space="preserve">Utilizar únicamente bronceadores o bloqueadores biodegradables durante las actividades acuáticas. </w:t>
      </w:r>
    </w:p>
    <w:p w14:paraId="2EA0956A" w14:textId="77777777" w:rsidR="00B54919" w:rsidRPr="00596A3A" w:rsidRDefault="00B54919" w:rsidP="00C80695">
      <w:pPr>
        <w:spacing w:before="0" w:after="0" w:line="240" w:lineRule="auto"/>
        <w:rPr>
          <w:rFonts w:ascii="Arial" w:hAnsi="Arial" w:cs="Arial"/>
          <w:b/>
          <w:bCs/>
        </w:rPr>
      </w:pPr>
    </w:p>
    <w:p w14:paraId="6190BD33"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24. </w:t>
      </w:r>
      <w:r w:rsidRPr="00596A3A">
        <w:rPr>
          <w:rFonts w:ascii="Arial" w:hAnsi="Arial" w:cs="Arial"/>
        </w:rPr>
        <w:t xml:space="preserve">Con la finalidad de que durante los recorridos para la observación de tortugas marinas en los sitios de anidación no se generen impactos antropogénicos que provoquen o puedan provocar alteraciones en el ciclo de desove y sobrevivencia de las crías de tortugas, estos sólo se podrán llevar a cabo en los siguientes términos: </w:t>
      </w:r>
    </w:p>
    <w:p w14:paraId="08B7487D" w14:textId="288A0598" w:rsidR="00B54919" w:rsidRPr="00596A3A" w:rsidRDefault="00B54919" w:rsidP="009B345A">
      <w:pPr>
        <w:pStyle w:val="Prrafodelista"/>
        <w:numPr>
          <w:ilvl w:val="1"/>
          <w:numId w:val="81"/>
        </w:numPr>
      </w:pPr>
      <w:r w:rsidRPr="00596A3A">
        <w:t>En grupos guiados por prestadores de servicios turísticos que cuenten con la autorización de la CONANP, exclusivamente en las áreas asignadas para la observación de tortugas marinas;</w:t>
      </w:r>
    </w:p>
    <w:p w14:paraId="7A6499A8" w14:textId="5B028A9B" w:rsidR="00B54919" w:rsidRPr="00596A3A" w:rsidRDefault="00B54919" w:rsidP="009B345A">
      <w:pPr>
        <w:pStyle w:val="Prrafodelista"/>
        <w:numPr>
          <w:ilvl w:val="1"/>
          <w:numId w:val="81"/>
        </w:numPr>
      </w:pPr>
      <w:r w:rsidRPr="00596A3A">
        <w:t xml:space="preserve">Las fotografías deberán ser tomadas sin flash, y </w:t>
      </w:r>
    </w:p>
    <w:p w14:paraId="0067AF5B" w14:textId="06191ACD" w:rsidR="00B54919" w:rsidRPr="00596A3A" w:rsidRDefault="00B54919" w:rsidP="009B345A">
      <w:pPr>
        <w:pStyle w:val="Prrafodelista"/>
        <w:numPr>
          <w:ilvl w:val="1"/>
          <w:numId w:val="81"/>
        </w:numPr>
      </w:pPr>
      <w:r w:rsidRPr="00596A3A">
        <w:t xml:space="preserve">Durante la observación de tortugas marinas en su hábitat de anidación, se atenderá lo previsto en la Norma Oficial Mexicana NOM-162-SEMARNAT-2012, Que establece las especificaciones para la protección, recuperación y </w:t>
      </w:r>
      <w:r w:rsidRPr="00596A3A">
        <w:lastRenderedPageBreak/>
        <w:t xml:space="preserve">manejo de las poblaciones de las tortugas marinas en su hábitat de anidación. </w:t>
      </w:r>
    </w:p>
    <w:p w14:paraId="24BEEA23" w14:textId="77777777" w:rsidR="00B54919" w:rsidRPr="00596A3A" w:rsidRDefault="00B54919" w:rsidP="00C80695">
      <w:pPr>
        <w:spacing w:before="0" w:after="0" w:line="240" w:lineRule="auto"/>
        <w:rPr>
          <w:rFonts w:ascii="Arial" w:hAnsi="Arial" w:cs="Arial"/>
          <w:b/>
          <w:bCs/>
        </w:rPr>
      </w:pPr>
    </w:p>
    <w:p w14:paraId="4B28FD68" w14:textId="77777777" w:rsidR="00B54919" w:rsidRPr="00596A3A" w:rsidRDefault="00B54919" w:rsidP="00C80695">
      <w:pPr>
        <w:spacing w:before="0" w:after="0" w:line="240" w:lineRule="auto"/>
        <w:rPr>
          <w:rFonts w:ascii="Arial" w:hAnsi="Arial" w:cs="Arial"/>
          <w:bCs/>
        </w:rPr>
      </w:pPr>
      <w:r w:rsidRPr="00596A3A">
        <w:rPr>
          <w:rFonts w:ascii="Arial" w:hAnsi="Arial" w:cs="Arial"/>
          <w:b/>
          <w:bCs/>
        </w:rPr>
        <w:t>Regla 25.</w:t>
      </w:r>
      <w:r w:rsidRPr="00596A3A">
        <w:rPr>
          <w:rFonts w:ascii="Arial" w:hAnsi="Arial" w:cs="Arial"/>
          <w:bCs/>
        </w:rPr>
        <w:t xml:space="preserve"> Durante las actividades de buceo; esnorquel, y </w:t>
      </w:r>
      <w:r w:rsidRPr="00596A3A">
        <w:rPr>
          <w:rFonts w:ascii="Arial" w:hAnsi="Arial" w:cs="Arial"/>
        </w:rPr>
        <w:t>nado para la observación de vida silvestre</w:t>
      </w:r>
      <w:r w:rsidRPr="00596A3A">
        <w:rPr>
          <w:rFonts w:ascii="Arial" w:hAnsi="Arial" w:cs="Arial"/>
          <w:bCs/>
        </w:rPr>
        <w:t xml:space="preserve">, </w:t>
      </w:r>
      <w:r w:rsidRPr="00596A3A">
        <w:rPr>
          <w:rFonts w:ascii="Arial" w:hAnsi="Arial" w:cs="Arial"/>
        </w:rPr>
        <w:t>se deberán atender las siguientes consideraciones:</w:t>
      </w:r>
    </w:p>
    <w:p w14:paraId="7E8E6BF3" w14:textId="77777777" w:rsidR="00B54919" w:rsidRPr="00596A3A" w:rsidRDefault="00B54919" w:rsidP="00C80695">
      <w:pPr>
        <w:spacing w:before="0" w:after="0" w:line="240" w:lineRule="auto"/>
        <w:rPr>
          <w:rFonts w:ascii="Arial" w:hAnsi="Arial" w:cs="Arial"/>
          <w:bCs/>
        </w:rPr>
      </w:pPr>
      <w:r w:rsidRPr="00596A3A">
        <w:rPr>
          <w:rFonts w:ascii="Arial" w:hAnsi="Arial" w:cs="Arial"/>
          <w:bCs/>
        </w:rPr>
        <w:t xml:space="preserve"> </w:t>
      </w:r>
    </w:p>
    <w:p w14:paraId="38D03C11" w14:textId="77777777" w:rsidR="00B54919" w:rsidRPr="00596A3A" w:rsidRDefault="00B54919" w:rsidP="009B345A">
      <w:pPr>
        <w:pStyle w:val="Prrafodelista"/>
        <w:numPr>
          <w:ilvl w:val="0"/>
          <w:numId w:val="76"/>
        </w:numPr>
      </w:pPr>
      <w:r w:rsidRPr="00596A3A">
        <w:t>Realizar las actividades a través de visitas guiadas; de preferencia con guías de las comunidades aledañas</w:t>
      </w:r>
    </w:p>
    <w:p w14:paraId="279D3C82" w14:textId="77777777" w:rsidR="00B54919" w:rsidRPr="00596A3A" w:rsidRDefault="00B54919" w:rsidP="009B345A">
      <w:pPr>
        <w:pStyle w:val="Prrafodelista"/>
        <w:numPr>
          <w:ilvl w:val="0"/>
          <w:numId w:val="76"/>
        </w:numPr>
      </w:pPr>
      <w:r w:rsidRPr="00596A3A">
        <w:t>Seguir la señalización, boyado, senderos y circuitos de avistamiento</w:t>
      </w:r>
    </w:p>
    <w:p w14:paraId="56270305" w14:textId="77777777" w:rsidR="00B54919" w:rsidRPr="00596A3A" w:rsidRDefault="00B54919" w:rsidP="009B345A">
      <w:pPr>
        <w:pStyle w:val="Prrafodelista"/>
        <w:numPr>
          <w:ilvl w:val="0"/>
          <w:numId w:val="76"/>
        </w:numPr>
        <w:rPr>
          <w:bCs/>
        </w:rPr>
      </w:pPr>
      <w:r w:rsidRPr="00596A3A">
        <w:rPr>
          <w:bCs/>
        </w:rPr>
        <w:t xml:space="preserve">Realizar las actividades </w:t>
      </w:r>
      <w:r w:rsidRPr="00596A3A">
        <w:t>previa autorización y de conformidad con la capacidad de carga establecida</w:t>
      </w:r>
    </w:p>
    <w:p w14:paraId="31ABAEB5" w14:textId="77777777" w:rsidR="00B54919" w:rsidRPr="00596A3A" w:rsidRDefault="00B54919" w:rsidP="009B345A">
      <w:pPr>
        <w:pStyle w:val="Prrafodelista"/>
        <w:numPr>
          <w:ilvl w:val="0"/>
          <w:numId w:val="76"/>
        </w:numPr>
        <w:rPr>
          <w:bCs/>
        </w:rPr>
      </w:pPr>
      <w:r w:rsidRPr="00596A3A">
        <w:rPr>
          <w:bCs/>
        </w:rPr>
        <w:t>No pisar, romper o tocar los corales con las manos o aletas, y</w:t>
      </w:r>
      <w:r w:rsidRPr="00596A3A">
        <w:t xml:space="preserve"> mantener una distancia mayor a 1.5 metros de cualquier estructura arrecifal</w:t>
      </w:r>
    </w:p>
    <w:p w14:paraId="225A3211" w14:textId="77777777" w:rsidR="00B54919" w:rsidRPr="00596A3A" w:rsidRDefault="00B54919" w:rsidP="009B345A">
      <w:pPr>
        <w:pStyle w:val="Prrafodelista"/>
        <w:numPr>
          <w:ilvl w:val="0"/>
          <w:numId w:val="76"/>
        </w:numPr>
        <w:rPr>
          <w:bCs/>
        </w:rPr>
      </w:pPr>
      <w:r w:rsidRPr="00596A3A">
        <w:t>Las actividades deberán realizarse sin alterar, perturbar o molestar a la fauna</w:t>
      </w:r>
      <w:r w:rsidRPr="00596A3A">
        <w:rPr>
          <w:bCs/>
        </w:rPr>
        <w:t xml:space="preserve"> silvestre </w:t>
      </w:r>
    </w:p>
    <w:p w14:paraId="793F879F" w14:textId="77777777" w:rsidR="00B54919" w:rsidRPr="00596A3A" w:rsidRDefault="00B54919" w:rsidP="009B345A">
      <w:pPr>
        <w:pStyle w:val="Prrafodelista"/>
        <w:numPr>
          <w:ilvl w:val="0"/>
          <w:numId w:val="76"/>
        </w:numPr>
      </w:pPr>
      <w:r w:rsidRPr="00596A3A">
        <w:t>Se podrán utilizar únicamente aceites y bloqueadores solares, biodegradables</w:t>
      </w:r>
    </w:p>
    <w:p w14:paraId="1542C99D" w14:textId="77777777" w:rsidR="00B54919" w:rsidRPr="00596A3A" w:rsidRDefault="00B54919" w:rsidP="009B345A">
      <w:pPr>
        <w:pStyle w:val="Prrafodelista"/>
        <w:numPr>
          <w:ilvl w:val="0"/>
          <w:numId w:val="76"/>
        </w:numPr>
      </w:pPr>
      <w:r w:rsidRPr="00596A3A">
        <w:t>No se podrán emplear guantes, cuchillos, navajas, lámparas, tubos extensibles para cámara, ballestas, arpones, pistolas con arpón o cualquier arma, artefacto o dispositivo que pueda causar un daño a la fauna</w:t>
      </w:r>
    </w:p>
    <w:p w14:paraId="3E3D4043" w14:textId="77777777" w:rsidR="00B54919" w:rsidRPr="00596A3A" w:rsidRDefault="00B54919" w:rsidP="009B345A">
      <w:pPr>
        <w:pStyle w:val="Prrafodelista"/>
        <w:numPr>
          <w:ilvl w:val="0"/>
          <w:numId w:val="76"/>
        </w:numPr>
      </w:pPr>
      <w:r w:rsidRPr="00596A3A">
        <w:rPr>
          <w:bCs/>
        </w:rPr>
        <w:t xml:space="preserve">No remover o extraer </w:t>
      </w:r>
      <w:r w:rsidRPr="00596A3A">
        <w:t>ejemplares, partes o derivados de vida silvestre ni remover, extraer o cortar los pastos marinos</w:t>
      </w:r>
    </w:p>
    <w:p w14:paraId="4ED714F8" w14:textId="77777777" w:rsidR="00B54919" w:rsidRPr="00596A3A" w:rsidRDefault="00B54919" w:rsidP="00C80695">
      <w:pPr>
        <w:spacing w:before="0" w:after="0" w:line="240" w:lineRule="auto"/>
        <w:rPr>
          <w:rFonts w:ascii="Arial" w:hAnsi="Arial" w:cs="Arial"/>
          <w:b/>
          <w:bCs/>
        </w:rPr>
      </w:pPr>
    </w:p>
    <w:p w14:paraId="3DAAB91F" w14:textId="77777777" w:rsidR="00096571" w:rsidRPr="00596A3A" w:rsidRDefault="00096571" w:rsidP="00096571">
      <w:pPr>
        <w:spacing w:before="0" w:after="0" w:line="240" w:lineRule="auto"/>
        <w:rPr>
          <w:rFonts w:ascii="Arial" w:hAnsi="Arial" w:cs="Arial"/>
        </w:rPr>
      </w:pPr>
      <w:r w:rsidRPr="00596A3A">
        <w:rPr>
          <w:rFonts w:ascii="Arial" w:hAnsi="Arial" w:cs="Arial"/>
          <w:b/>
        </w:rPr>
        <w:t>Regla 26.</w:t>
      </w:r>
      <w:r w:rsidRPr="00596A3A">
        <w:rPr>
          <w:rFonts w:ascii="Arial" w:hAnsi="Arial" w:cs="Arial"/>
        </w:rPr>
        <w:t xml:space="preserve"> Durante las actividades de observación y nado con tortugas marinas no se permite alimentar, perseguir, tocar, molestar, acosar, retener, dañar o sujetar a las tortugas ni a otras especies de fauna, ni obstaculizar su ruta de nado o vías de escape. Asimismo, se deberán atender las siguientes consideraciones: </w:t>
      </w:r>
    </w:p>
    <w:p w14:paraId="598CAA35" w14:textId="77777777" w:rsidR="00096571" w:rsidRPr="00596A3A" w:rsidRDefault="00096571" w:rsidP="00096571">
      <w:pPr>
        <w:spacing w:before="0" w:after="0" w:line="240" w:lineRule="auto"/>
        <w:rPr>
          <w:rFonts w:ascii="Arial" w:hAnsi="Arial" w:cs="Arial"/>
        </w:rPr>
      </w:pPr>
    </w:p>
    <w:p w14:paraId="046AAC31" w14:textId="77777777" w:rsidR="00096571" w:rsidRPr="00596A3A" w:rsidRDefault="00096571" w:rsidP="00096571">
      <w:pPr>
        <w:pStyle w:val="Prrafodelista"/>
        <w:numPr>
          <w:ilvl w:val="0"/>
          <w:numId w:val="77"/>
        </w:numPr>
      </w:pPr>
      <w:r w:rsidRPr="00596A3A">
        <w:t>Realizar las actividades únicamente en la subzona establecida para tal fin respetando los circuitos de avistamiento o senderos definidos.</w:t>
      </w:r>
    </w:p>
    <w:p w14:paraId="0B5C8DB9" w14:textId="77777777" w:rsidR="00096571" w:rsidRPr="00596A3A" w:rsidRDefault="00096571" w:rsidP="00096571">
      <w:pPr>
        <w:pStyle w:val="Prrafodelista"/>
        <w:numPr>
          <w:ilvl w:val="0"/>
          <w:numId w:val="77"/>
        </w:numPr>
      </w:pPr>
      <w:r w:rsidRPr="00596A3A">
        <w:t>Los visitantes deberán ir acompañados de un guía, sin excepción;</w:t>
      </w:r>
    </w:p>
    <w:p w14:paraId="78B5B557" w14:textId="77777777" w:rsidR="00096571" w:rsidRPr="00596A3A" w:rsidRDefault="00096571" w:rsidP="00096571">
      <w:pPr>
        <w:pStyle w:val="Prrafodelista"/>
        <w:numPr>
          <w:ilvl w:val="0"/>
          <w:numId w:val="77"/>
        </w:numPr>
      </w:pPr>
      <w:r w:rsidRPr="00596A3A">
        <w:t>Solo se permitirá un máximo de 6 visitantes por cada guía de turistas;</w:t>
      </w:r>
    </w:p>
    <w:p w14:paraId="6DFAC137" w14:textId="77777777" w:rsidR="00096571" w:rsidRPr="00596A3A" w:rsidRDefault="00096571" w:rsidP="00096571">
      <w:pPr>
        <w:pStyle w:val="Prrafodelista"/>
        <w:numPr>
          <w:ilvl w:val="0"/>
          <w:numId w:val="77"/>
        </w:numPr>
      </w:pPr>
      <w:r w:rsidRPr="00596A3A">
        <w:t>El horario para realizar actividades turístico recreativas dentro de los circuitos delimitados será de las 9:00 a las 17:00 horas;</w:t>
      </w:r>
    </w:p>
    <w:p w14:paraId="47D34980" w14:textId="77777777" w:rsidR="00096571" w:rsidRPr="00596A3A" w:rsidRDefault="00096571" w:rsidP="00096571">
      <w:pPr>
        <w:pStyle w:val="Prrafodelista"/>
        <w:numPr>
          <w:ilvl w:val="0"/>
          <w:numId w:val="77"/>
        </w:numPr>
      </w:pPr>
      <w:r w:rsidRPr="00596A3A">
        <w:t xml:space="preserve">Todos los visitantes, guías o conductores de grupos, deberán utilizar tubo de respiración, visor, aletas cortas, chalecos salvavidas que evite la inmersión total, y en ningún caso se podrá sustituir el chaleco por flotador de cintura; </w:t>
      </w:r>
    </w:p>
    <w:p w14:paraId="0FB78A58" w14:textId="45AE7C01" w:rsidR="00096571" w:rsidRPr="00596A3A" w:rsidRDefault="00096571" w:rsidP="00096571">
      <w:pPr>
        <w:pStyle w:val="Prrafodelista"/>
        <w:numPr>
          <w:ilvl w:val="0"/>
          <w:numId w:val="77"/>
        </w:numPr>
      </w:pPr>
      <w:r w:rsidRPr="00596A3A">
        <w:t>Los turistas deberán mantenerse</w:t>
      </w:r>
      <w:r w:rsidR="00023983">
        <w:t xml:space="preserve"> en</w:t>
      </w:r>
      <w:r w:rsidRPr="00596A3A">
        <w:t xml:space="preserve"> posición horizontal durante todo el recorrido;</w:t>
      </w:r>
    </w:p>
    <w:p w14:paraId="0F431974" w14:textId="77777777" w:rsidR="00096571" w:rsidRPr="00596A3A" w:rsidRDefault="00096571" w:rsidP="00096571">
      <w:pPr>
        <w:pStyle w:val="Prrafodelista"/>
        <w:numPr>
          <w:ilvl w:val="0"/>
          <w:numId w:val="77"/>
        </w:numPr>
      </w:pPr>
      <w:r w:rsidRPr="00596A3A">
        <w:t>Se deberá mantener una distancia mínima de 3 metros de las tortugas marinas;</w:t>
      </w:r>
    </w:p>
    <w:p w14:paraId="1C34358F" w14:textId="77777777" w:rsidR="00096571" w:rsidRPr="00596A3A" w:rsidRDefault="00096571" w:rsidP="00096571">
      <w:pPr>
        <w:pStyle w:val="Prrafodelista"/>
        <w:numPr>
          <w:ilvl w:val="0"/>
          <w:numId w:val="77"/>
        </w:numPr>
      </w:pPr>
      <w:r w:rsidRPr="00596A3A">
        <w:t>Al identificar a un ejemplar de vida silvestre, no deberá excederse de un lapso de cinco minutos para su observación</w:t>
      </w:r>
    </w:p>
    <w:p w14:paraId="0D6B68DE" w14:textId="77777777" w:rsidR="002746BD" w:rsidRPr="00596A3A" w:rsidRDefault="002746BD" w:rsidP="00C80695">
      <w:pPr>
        <w:pStyle w:val="Texto"/>
        <w:jc w:val="both"/>
        <w:rPr>
          <w:rFonts w:ascii="Arial" w:hAnsi="Arial" w:cs="Arial"/>
          <w:b/>
          <w:sz w:val="22"/>
          <w:szCs w:val="22"/>
        </w:rPr>
      </w:pPr>
    </w:p>
    <w:p w14:paraId="1940AC10" w14:textId="5D44DF73" w:rsidR="00B54919" w:rsidRPr="00596A3A" w:rsidRDefault="00B54919" w:rsidP="00C80695">
      <w:pPr>
        <w:pStyle w:val="Texto"/>
        <w:jc w:val="both"/>
        <w:rPr>
          <w:rFonts w:ascii="Arial" w:hAnsi="Arial" w:cs="Arial"/>
          <w:sz w:val="22"/>
          <w:szCs w:val="22"/>
        </w:rPr>
      </w:pPr>
      <w:r w:rsidRPr="00596A3A">
        <w:rPr>
          <w:rFonts w:ascii="Arial" w:hAnsi="Arial" w:cs="Arial"/>
          <w:b/>
          <w:sz w:val="22"/>
          <w:szCs w:val="22"/>
        </w:rPr>
        <w:t>Regla 27.</w:t>
      </w:r>
      <w:r w:rsidRPr="00596A3A">
        <w:rPr>
          <w:rFonts w:ascii="Arial" w:hAnsi="Arial" w:cs="Arial"/>
          <w:sz w:val="22"/>
          <w:szCs w:val="22"/>
        </w:rPr>
        <w:t xml:space="preserve"> Durante el desarrollo de las actividades de observación y nado con </w:t>
      </w:r>
      <w:r w:rsidR="00560D28">
        <w:rPr>
          <w:rFonts w:ascii="Arial" w:hAnsi="Arial" w:cs="Arial"/>
          <w:sz w:val="22"/>
          <w:szCs w:val="22"/>
        </w:rPr>
        <w:t>T</w:t>
      </w:r>
      <w:r w:rsidRPr="00596A3A">
        <w:rPr>
          <w:rFonts w:ascii="Arial" w:hAnsi="Arial" w:cs="Arial"/>
          <w:sz w:val="22"/>
          <w:szCs w:val="22"/>
        </w:rPr>
        <w:t xml:space="preserve">iburón </w:t>
      </w:r>
      <w:r w:rsidR="00560D28">
        <w:rPr>
          <w:rFonts w:ascii="Arial" w:hAnsi="Arial" w:cs="Arial"/>
          <w:sz w:val="22"/>
          <w:szCs w:val="22"/>
        </w:rPr>
        <w:t>B</w:t>
      </w:r>
      <w:r w:rsidRPr="00596A3A">
        <w:rPr>
          <w:rFonts w:ascii="Arial" w:hAnsi="Arial" w:cs="Arial"/>
          <w:sz w:val="22"/>
          <w:szCs w:val="22"/>
        </w:rPr>
        <w:t>allena los responsables de la embarcación, deberán cumplir con lo siguiente:</w:t>
      </w:r>
    </w:p>
    <w:p w14:paraId="6115AC4A" w14:textId="625EC620" w:rsidR="00B54919" w:rsidRPr="00596A3A" w:rsidRDefault="00B54919" w:rsidP="00C80695">
      <w:pPr>
        <w:pStyle w:val="Texto"/>
        <w:ind w:left="900" w:hanging="612"/>
        <w:jc w:val="both"/>
        <w:rPr>
          <w:rFonts w:ascii="Arial" w:hAnsi="Arial" w:cs="Arial"/>
          <w:sz w:val="22"/>
          <w:szCs w:val="22"/>
        </w:rPr>
      </w:pPr>
      <w:r w:rsidRPr="00596A3A">
        <w:rPr>
          <w:rFonts w:ascii="Arial" w:hAnsi="Arial" w:cs="Arial"/>
          <w:sz w:val="22"/>
          <w:szCs w:val="22"/>
        </w:rPr>
        <w:t>I.</w:t>
      </w:r>
      <w:r w:rsidRPr="00596A3A">
        <w:rPr>
          <w:rFonts w:ascii="Arial" w:hAnsi="Arial" w:cs="Arial"/>
          <w:sz w:val="22"/>
          <w:szCs w:val="22"/>
        </w:rPr>
        <w:tab/>
        <w:t xml:space="preserve">El horario autorizado para la realización del nado y observación con vida silvestre, incluyendo al </w:t>
      </w:r>
      <w:r w:rsidR="00560D28">
        <w:rPr>
          <w:rFonts w:ascii="Arial" w:hAnsi="Arial" w:cs="Arial"/>
          <w:sz w:val="22"/>
          <w:szCs w:val="22"/>
        </w:rPr>
        <w:t>T</w:t>
      </w:r>
      <w:r w:rsidRPr="00596A3A">
        <w:rPr>
          <w:rFonts w:ascii="Arial" w:hAnsi="Arial" w:cs="Arial"/>
          <w:sz w:val="22"/>
          <w:szCs w:val="22"/>
        </w:rPr>
        <w:t xml:space="preserve">iburón </w:t>
      </w:r>
      <w:r w:rsidR="00560D28">
        <w:rPr>
          <w:rFonts w:ascii="Arial" w:hAnsi="Arial" w:cs="Arial"/>
          <w:sz w:val="22"/>
          <w:szCs w:val="22"/>
        </w:rPr>
        <w:t>B</w:t>
      </w:r>
      <w:r w:rsidRPr="00596A3A">
        <w:rPr>
          <w:rFonts w:ascii="Arial" w:hAnsi="Arial" w:cs="Arial"/>
          <w:sz w:val="22"/>
          <w:szCs w:val="22"/>
        </w:rPr>
        <w:t>allena y a las rayas será de las 7:00 horas a las 14:00 horas;</w:t>
      </w:r>
    </w:p>
    <w:p w14:paraId="177F81DB" w14:textId="77777777" w:rsidR="00B54919" w:rsidRPr="00596A3A" w:rsidRDefault="00B54919" w:rsidP="00C80695">
      <w:pPr>
        <w:pStyle w:val="Texto"/>
        <w:ind w:left="900" w:hanging="612"/>
        <w:jc w:val="both"/>
        <w:rPr>
          <w:rFonts w:ascii="Arial" w:hAnsi="Arial" w:cs="Arial"/>
          <w:sz w:val="22"/>
          <w:szCs w:val="22"/>
        </w:rPr>
      </w:pPr>
      <w:r w:rsidRPr="00596A3A">
        <w:rPr>
          <w:rFonts w:ascii="Arial" w:hAnsi="Arial" w:cs="Arial"/>
          <w:sz w:val="22"/>
          <w:szCs w:val="22"/>
        </w:rPr>
        <w:t>II.</w:t>
      </w:r>
      <w:r w:rsidRPr="00596A3A">
        <w:rPr>
          <w:rFonts w:ascii="Arial" w:hAnsi="Arial" w:cs="Arial"/>
          <w:sz w:val="22"/>
          <w:szCs w:val="22"/>
        </w:rPr>
        <w:tab/>
        <w:t>Los capitanes de las embarcaciones reporten su despacho ante Capitanía de Puerto y CONANP previo a su salida;</w:t>
      </w:r>
    </w:p>
    <w:p w14:paraId="11A5626A" w14:textId="77777777" w:rsidR="00B54919" w:rsidRPr="00596A3A" w:rsidRDefault="00B54919" w:rsidP="00C80695">
      <w:pPr>
        <w:pStyle w:val="Texto"/>
        <w:ind w:left="900" w:hanging="612"/>
        <w:jc w:val="both"/>
        <w:rPr>
          <w:rFonts w:ascii="Arial" w:hAnsi="Arial" w:cs="Arial"/>
          <w:sz w:val="22"/>
          <w:szCs w:val="22"/>
        </w:rPr>
      </w:pPr>
      <w:r w:rsidRPr="00596A3A">
        <w:rPr>
          <w:rFonts w:ascii="Arial" w:hAnsi="Arial" w:cs="Arial"/>
          <w:sz w:val="22"/>
          <w:szCs w:val="22"/>
        </w:rPr>
        <w:t>IV.</w:t>
      </w:r>
      <w:r w:rsidRPr="00596A3A">
        <w:rPr>
          <w:rFonts w:ascii="Arial" w:hAnsi="Arial" w:cs="Arial"/>
          <w:sz w:val="22"/>
          <w:szCs w:val="22"/>
        </w:rPr>
        <w:tab/>
        <w:t>Los servicios sólo podrán realizarse con luz diurna, cuando las condiciones climáticas sean idóneas, entendiéndose por tales cuando el viento no supere los 25 km/hr al nivel del mar. Los servicios se suspenderán en cuanto la Dirección de la Reserva o las autoridades correspondientes lo soliciten por razones de seguridad de los visitantes.</w:t>
      </w:r>
    </w:p>
    <w:p w14:paraId="10BD244C" w14:textId="77777777" w:rsidR="00B54919" w:rsidRPr="00596A3A" w:rsidRDefault="00B54919" w:rsidP="00C80695">
      <w:pPr>
        <w:pStyle w:val="Texto"/>
        <w:ind w:left="900" w:hanging="612"/>
        <w:jc w:val="both"/>
        <w:rPr>
          <w:rFonts w:ascii="Arial" w:hAnsi="Arial" w:cs="Arial"/>
          <w:sz w:val="22"/>
          <w:szCs w:val="22"/>
        </w:rPr>
      </w:pPr>
      <w:r w:rsidRPr="00596A3A">
        <w:rPr>
          <w:rFonts w:ascii="Arial" w:hAnsi="Arial" w:cs="Arial"/>
          <w:sz w:val="22"/>
          <w:szCs w:val="22"/>
        </w:rPr>
        <w:lastRenderedPageBreak/>
        <w:t>VII.</w:t>
      </w:r>
      <w:r w:rsidRPr="00596A3A">
        <w:rPr>
          <w:rFonts w:ascii="Arial" w:hAnsi="Arial" w:cs="Arial"/>
          <w:sz w:val="22"/>
          <w:szCs w:val="22"/>
        </w:rPr>
        <w:tab/>
        <w:t>Disponer de un conductor o guía por cada grupo visitantes, quien será responsable del grupo, por lo que durante las inmersiones para nadar con un animal marino, deberán acompañar a un máximo 2 visitantes a la vez;</w:t>
      </w:r>
    </w:p>
    <w:p w14:paraId="43263C65" w14:textId="77777777" w:rsidR="00B54919" w:rsidRPr="00596A3A" w:rsidRDefault="00B54919" w:rsidP="00C80695">
      <w:pPr>
        <w:pStyle w:val="Texto"/>
        <w:ind w:left="900" w:hanging="612"/>
        <w:jc w:val="both"/>
        <w:rPr>
          <w:rFonts w:ascii="Arial" w:hAnsi="Arial" w:cs="Arial"/>
          <w:sz w:val="22"/>
          <w:szCs w:val="22"/>
        </w:rPr>
      </w:pPr>
      <w:r w:rsidRPr="00596A3A">
        <w:rPr>
          <w:rFonts w:ascii="Arial" w:hAnsi="Arial" w:cs="Arial"/>
          <w:sz w:val="22"/>
          <w:szCs w:val="22"/>
        </w:rPr>
        <w:t>VIII.</w:t>
      </w:r>
      <w:r w:rsidRPr="00596A3A">
        <w:rPr>
          <w:rFonts w:ascii="Arial" w:hAnsi="Arial" w:cs="Arial"/>
          <w:sz w:val="22"/>
          <w:szCs w:val="22"/>
        </w:rPr>
        <w:tab/>
        <w:t>Asimismo deberán usar chalecos salvavidas o traje de neopreno de 4 mm, todos los usuarios, conductores de grupos y guías;</w:t>
      </w:r>
    </w:p>
    <w:p w14:paraId="2CE7BECB" w14:textId="02E13141" w:rsidR="00B54919" w:rsidRPr="00596A3A" w:rsidRDefault="00B54919" w:rsidP="00C80695">
      <w:pPr>
        <w:pStyle w:val="Texto"/>
        <w:ind w:left="900" w:hanging="612"/>
        <w:jc w:val="both"/>
        <w:rPr>
          <w:rFonts w:ascii="Arial" w:hAnsi="Arial" w:cs="Arial"/>
          <w:sz w:val="22"/>
          <w:szCs w:val="22"/>
        </w:rPr>
      </w:pPr>
      <w:r w:rsidRPr="00596A3A">
        <w:rPr>
          <w:rFonts w:ascii="Arial" w:hAnsi="Arial" w:cs="Arial"/>
          <w:sz w:val="22"/>
          <w:szCs w:val="22"/>
        </w:rPr>
        <w:t>IX.</w:t>
      </w:r>
      <w:r w:rsidRPr="00596A3A">
        <w:rPr>
          <w:rFonts w:ascii="Arial" w:hAnsi="Arial" w:cs="Arial"/>
          <w:sz w:val="22"/>
          <w:szCs w:val="22"/>
        </w:rPr>
        <w:tab/>
        <w:t xml:space="preserve">En el sitio donde se realice la actividad de observación y nado con </w:t>
      </w:r>
      <w:r w:rsidR="00560D28">
        <w:rPr>
          <w:rFonts w:ascii="Arial" w:hAnsi="Arial" w:cs="Arial"/>
          <w:sz w:val="22"/>
          <w:szCs w:val="22"/>
        </w:rPr>
        <w:t>T</w:t>
      </w:r>
      <w:r w:rsidRPr="00596A3A">
        <w:rPr>
          <w:rFonts w:ascii="Arial" w:hAnsi="Arial" w:cs="Arial"/>
          <w:sz w:val="22"/>
          <w:szCs w:val="22"/>
        </w:rPr>
        <w:t xml:space="preserve">iburón </w:t>
      </w:r>
      <w:r w:rsidR="00560D28">
        <w:rPr>
          <w:rFonts w:ascii="Arial" w:hAnsi="Arial" w:cs="Arial"/>
          <w:sz w:val="22"/>
          <w:szCs w:val="22"/>
        </w:rPr>
        <w:t>B</w:t>
      </w:r>
      <w:r w:rsidRPr="00596A3A">
        <w:rPr>
          <w:rFonts w:ascii="Arial" w:hAnsi="Arial" w:cs="Arial"/>
          <w:sz w:val="22"/>
          <w:szCs w:val="22"/>
        </w:rPr>
        <w:t>allena el límite de velocidad será de 3 nudos, sin levantar oleaje, cuando haya ejemplares de vida silvestre en la superficie del agua o esté presente un cardumen;</w:t>
      </w:r>
    </w:p>
    <w:p w14:paraId="518F2BE4" w14:textId="77777777" w:rsidR="00B54919" w:rsidRPr="00596A3A" w:rsidRDefault="00B54919" w:rsidP="00C80695">
      <w:pPr>
        <w:pStyle w:val="Texto"/>
        <w:ind w:left="900" w:hanging="612"/>
        <w:jc w:val="both"/>
        <w:rPr>
          <w:rFonts w:ascii="Arial" w:hAnsi="Arial" w:cs="Arial"/>
          <w:sz w:val="22"/>
          <w:szCs w:val="22"/>
        </w:rPr>
      </w:pPr>
      <w:r w:rsidRPr="00596A3A">
        <w:rPr>
          <w:rFonts w:ascii="Arial" w:hAnsi="Arial" w:cs="Arial"/>
          <w:sz w:val="22"/>
          <w:szCs w:val="22"/>
        </w:rPr>
        <w:t>X.</w:t>
      </w:r>
      <w:r w:rsidRPr="00596A3A">
        <w:rPr>
          <w:rFonts w:ascii="Arial" w:hAnsi="Arial" w:cs="Arial"/>
          <w:sz w:val="22"/>
          <w:szCs w:val="22"/>
        </w:rPr>
        <w:tab/>
        <w:t>En los casos que se encuentren grupos de aves o tortugas en la superficie del mar, deberán desviar el rumbo para no molestarlas;</w:t>
      </w:r>
    </w:p>
    <w:p w14:paraId="7C93A1DE" w14:textId="77777777" w:rsidR="00B54919" w:rsidRPr="00596A3A" w:rsidRDefault="00B54919" w:rsidP="00C80695">
      <w:pPr>
        <w:pStyle w:val="Texto"/>
        <w:ind w:left="900" w:hanging="612"/>
        <w:jc w:val="both"/>
        <w:rPr>
          <w:rFonts w:ascii="Arial" w:hAnsi="Arial" w:cs="Arial"/>
          <w:sz w:val="22"/>
          <w:szCs w:val="22"/>
        </w:rPr>
      </w:pPr>
      <w:r w:rsidRPr="00596A3A">
        <w:rPr>
          <w:rFonts w:ascii="Arial" w:hAnsi="Arial" w:cs="Arial"/>
          <w:sz w:val="22"/>
          <w:szCs w:val="22"/>
        </w:rPr>
        <w:t>XI.</w:t>
      </w:r>
      <w:r w:rsidRPr="00596A3A">
        <w:rPr>
          <w:rFonts w:ascii="Arial" w:hAnsi="Arial" w:cs="Arial"/>
          <w:sz w:val="22"/>
          <w:szCs w:val="22"/>
        </w:rPr>
        <w:tab/>
        <w:t>Al identificar un ejemplar de vida silvestre y si quieren hacer nado con él, deberán acercarse lentamente por su parte de atrás, apagar o mantener en neutral el motor cuando se encuentre a una distancia del ejemplar no menor al largo de la eslora de la embarcación y entonces permitir a los turistas que desciendan y se acerquen nadando al ejemplar;</w:t>
      </w:r>
    </w:p>
    <w:p w14:paraId="46B5ABE6" w14:textId="77777777" w:rsidR="00B54919" w:rsidRPr="00596A3A" w:rsidRDefault="00B54919" w:rsidP="00C80695">
      <w:pPr>
        <w:pStyle w:val="Texto"/>
        <w:ind w:left="900" w:hanging="612"/>
        <w:jc w:val="both"/>
        <w:rPr>
          <w:rFonts w:ascii="Arial" w:hAnsi="Arial" w:cs="Arial"/>
          <w:sz w:val="22"/>
          <w:szCs w:val="22"/>
        </w:rPr>
      </w:pPr>
      <w:r w:rsidRPr="00596A3A">
        <w:rPr>
          <w:rFonts w:ascii="Arial" w:hAnsi="Arial" w:cs="Arial"/>
          <w:sz w:val="22"/>
          <w:szCs w:val="22"/>
        </w:rPr>
        <w:t>XII.</w:t>
      </w:r>
      <w:r w:rsidRPr="00596A3A">
        <w:rPr>
          <w:rFonts w:ascii="Arial" w:hAnsi="Arial" w:cs="Arial"/>
          <w:sz w:val="22"/>
          <w:szCs w:val="22"/>
        </w:rPr>
        <w:tab/>
        <w:t>Sólo podrá permanecer una embarcación por ejemplar de vida silvestre a la distancia mínima de una eslora. Cualquier otra embarcación autorizada que desee observarlo deberá esperar a que la primera termine con sus actividades, otorgándole un lapso de 30 minutos y esperando a una distancia de 50 metros, o si ambas embarcaciones lo acuerdan, podrán alternarse en la realización de la actividad, sin rebasar los límites de personas en el agua alrededor del ejemplar, asimismo, se podrá realizar un máximo de 2 inmersiones por persona, y</w:t>
      </w:r>
    </w:p>
    <w:p w14:paraId="42905FC3" w14:textId="77777777" w:rsidR="00B54919" w:rsidRPr="00596A3A" w:rsidRDefault="00B54919" w:rsidP="00C80695">
      <w:pPr>
        <w:pStyle w:val="Texto"/>
        <w:ind w:left="900" w:hanging="612"/>
        <w:jc w:val="both"/>
        <w:rPr>
          <w:rFonts w:ascii="Arial" w:hAnsi="Arial" w:cs="Arial"/>
          <w:sz w:val="22"/>
          <w:szCs w:val="22"/>
        </w:rPr>
      </w:pPr>
      <w:r w:rsidRPr="00596A3A">
        <w:rPr>
          <w:rFonts w:ascii="Arial" w:hAnsi="Arial" w:cs="Arial"/>
          <w:sz w:val="22"/>
          <w:szCs w:val="22"/>
        </w:rPr>
        <w:t>XIII.</w:t>
      </w:r>
      <w:r w:rsidRPr="00596A3A">
        <w:rPr>
          <w:rFonts w:ascii="Arial" w:hAnsi="Arial" w:cs="Arial"/>
          <w:sz w:val="22"/>
          <w:szCs w:val="22"/>
        </w:rPr>
        <w:tab/>
        <w:t>Bajo ninguna circunstancia se podrá tener contacto físico con los ejemplares de vida silvestre, por lo que los nadadores deberán mantener una distancia mínima de dos metros al cuerpo de dichos ejemplares.</w:t>
      </w:r>
    </w:p>
    <w:p w14:paraId="37B68113" w14:textId="77777777" w:rsidR="00B54919" w:rsidRPr="00596A3A" w:rsidRDefault="00B54919" w:rsidP="00C80695">
      <w:pPr>
        <w:pStyle w:val="Texto"/>
        <w:ind w:left="900" w:hanging="612"/>
        <w:jc w:val="both"/>
        <w:rPr>
          <w:rFonts w:ascii="Arial" w:hAnsi="Arial" w:cs="Arial"/>
          <w:sz w:val="22"/>
          <w:szCs w:val="22"/>
        </w:rPr>
      </w:pPr>
      <w:r w:rsidRPr="00596A3A">
        <w:rPr>
          <w:rFonts w:ascii="Arial" w:hAnsi="Arial" w:cs="Arial"/>
          <w:sz w:val="22"/>
          <w:szCs w:val="22"/>
        </w:rPr>
        <w:t>XIV. Las actividades sólo podrán realizarse en embarcaciones menores que cubran las especificaciones que señalen la Capitanía de Puerto local y la SCT y deberán operar en condiciones mecánicas y de seguridad óptimas</w:t>
      </w:r>
    </w:p>
    <w:p w14:paraId="6F828972" w14:textId="57B80406" w:rsidR="00B54919" w:rsidRPr="00596A3A" w:rsidRDefault="00B54919" w:rsidP="00C80695">
      <w:pPr>
        <w:pStyle w:val="Texto"/>
        <w:ind w:left="851" w:hanging="563"/>
        <w:jc w:val="both"/>
        <w:rPr>
          <w:rFonts w:ascii="Arial" w:hAnsi="Arial" w:cs="Arial"/>
          <w:sz w:val="22"/>
          <w:szCs w:val="22"/>
        </w:rPr>
      </w:pPr>
      <w:r w:rsidRPr="00596A3A">
        <w:rPr>
          <w:rFonts w:ascii="Arial" w:hAnsi="Arial" w:cs="Arial"/>
          <w:sz w:val="22"/>
          <w:szCs w:val="22"/>
        </w:rPr>
        <w:t xml:space="preserve">XV. La temporada de observación y nado con </w:t>
      </w:r>
      <w:r w:rsidR="00560D28">
        <w:rPr>
          <w:rFonts w:ascii="Arial" w:hAnsi="Arial" w:cs="Arial"/>
          <w:sz w:val="22"/>
          <w:szCs w:val="22"/>
        </w:rPr>
        <w:t>T</w:t>
      </w:r>
      <w:r w:rsidRPr="00596A3A">
        <w:rPr>
          <w:rFonts w:ascii="Arial" w:hAnsi="Arial" w:cs="Arial"/>
          <w:sz w:val="22"/>
          <w:szCs w:val="22"/>
        </w:rPr>
        <w:t xml:space="preserve">iburón </w:t>
      </w:r>
      <w:r w:rsidR="00560D28">
        <w:rPr>
          <w:rFonts w:ascii="Arial" w:hAnsi="Arial" w:cs="Arial"/>
          <w:sz w:val="22"/>
          <w:szCs w:val="22"/>
        </w:rPr>
        <w:t>B</w:t>
      </w:r>
      <w:r w:rsidRPr="00596A3A">
        <w:rPr>
          <w:rFonts w:ascii="Arial" w:hAnsi="Arial" w:cs="Arial"/>
          <w:sz w:val="22"/>
          <w:szCs w:val="22"/>
        </w:rPr>
        <w:t>allena dentro de la Reserva quedará comprendida entre el 15 de mayo y el 17 de septiembre de cada año.</w:t>
      </w:r>
    </w:p>
    <w:p w14:paraId="7DDFC88E" w14:textId="77777777" w:rsidR="00B54919" w:rsidRPr="00596A3A" w:rsidRDefault="00B54919" w:rsidP="00C80695">
      <w:pPr>
        <w:pStyle w:val="Texto"/>
        <w:ind w:left="851" w:hanging="563"/>
        <w:jc w:val="both"/>
        <w:rPr>
          <w:rFonts w:ascii="Arial" w:hAnsi="Arial" w:cs="Arial"/>
          <w:sz w:val="22"/>
          <w:szCs w:val="22"/>
        </w:rPr>
      </w:pPr>
      <w:r w:rsidRPr="00596A3A">
        <w:rPr>
          <w:rFonts w:ascii="Arial" w:hAnsi="Arial" w:cs="Arial"/>
          <w:sz w:val="22"/>
          <w:szCs w:val="22"/>
        </w:rPr>
        <w:t>XV. En concordancia con el estudio de capacidad de carga para la actividad turístico recreativa de observación y nado con tiburón ballena</w:t>
      </w:r>
      <w:r w:rsidRPr="00596A3A">
        <w:rPr>
          <w:rFonts w:ascii="Arial" w:hAnsi="Arial" w:cs="Arial"/>
          <w:i/>
          <w:sz w:val="22"/>
          <w:szCs w:val="22"/>
        </w:rPr>
        <w:t xml:space="preserve"> (Rhincodon typus) </w:t>
      </w:r>
      <w:r w:rsidRPr="00596A3A">
        <w:rPr>
          <w:rFonts w:ascii="Arial" w:hAnsi="Arial" w:cs="Arial"/>
          <w:sz w:val="22"/>
          <w:szCs w:val="22"/>
        </w:rPr>
        <w:t xml:space="preserve">aplicable a la RBCM, el número máximo de embarcaciones que podrán realizar recorridos turísticos dentro de la Subzona de Aprovechamiento Sustentable de los Recursos Naturales Tiburón Ballena (RBCM) en conjunto con esas dos ANP, será de máximo </w:t>
      </w:r>
      <w:r w:rsidRPr="00596A3A">
        <w:rPr>
          <w:rFonts w:ascii="Arial" w:hAnsi="Arial" w:cs="Arial"/>
          <w:sz w:val="22"/>
          <w:szCs w:val="22"/>
          <w:u w:val="single"/>
        </w:rPr>
        <w:t xml:space="preserve">xxx </w:t>
      </w:r>
      <w:r w:rsidRPr="00596A3A">
        <w:rPr>
          <w:rFonts w:ascii="Arial" w:hAnsi="Arial" w:cs="Arial"/>
          <w:sz w:val="22"/>
          <w:szCs w:val="22"/>
        </w:rPr>
        <w:t xml:space="preserve">visitantes diarios. </w:t>
      </w:r>
    </w:p>
    <w:p w14:paraId="0D1DF03E" w14:textId="77777777" w:rsidR="00B54919" w:rsidRPr="00596A3A" w:rsidRDefault="00B54919" w:rsidP="00C80695">
      <w:pPr>
        <w:pStyle w:val="Texto"/>
        <w:rPr>
          <w:rFonts w:ascii="Arial" w:hAnsi="Arial" w:cs="Arial"/>
          <w:sz w:val="22"/>
          <w:szCs w:val="22"/>
        </w:rPr>
      </w:pPr>
    </w:p>
    <w:p w14:paraId="5096295A" w14:textId="77777777" w:rsidR="00B54919" w:rsidRPr="00596A3A" w:rsidRDefault="00B54919" w:rsidP="00C80695">
      <w:pPr>
        <w:pStyle w:val="Texto"/>
        <w:rPr>
          <w:rFonts w:ascii="Arial" w:hAnsi="Arial" w:cs="Arial"/>
          <w:sz w:val="22"/>
          <w:szCs w:val="22"/>
        </w:rPr>
      </w:pPr>
      <w:r w:rsidRPr="00596A3A">
        <w:rPr>
          <w:rFonts w:ascii="Arial" w:hAnsi="Arial" w:cs="Arial"/>
          <w:b/>
          <w:sz w:val="22"/>
          <w:szCs w:val="22"/>
        </w:rPr>
        <w:t>Regla 28.</w:t>
      </w:r>
      <w:r w:rsidRPr="00596A3A">
        <w:rPr>
          <w:rFonts w:ascii="Arial" w:hAnsi="Arial" w:cs="Arial"/>
          <w:sz w:val="22"/>
          <w:szCs w:val="22"/>
        </w:rPr>
        <w:t xml:space="preserve"> Los prestadores de servicios, capitanes de embarcaciones y guías de actividades turístico recreativas deben cumplir con las especificaciones señaladas por la SCT y contar con la capacitación impartida por parte de CONANP relativa a la importancia de la conservación de los recursos existentes en la RBCM, manejo de buenas prácticas, y posibles efectos a los ecosistemas por su desatención. </w:t>
      </w:r>
    </w:p>
    <w:p w14:paraId="2BBD4FB1" w14:textId="77777777" w:rsidR="00B54919" w:rsidRPr="00596A3A" w:rsidRDefault="00B54919" w:rsidP="00C80695">
      <w:pPr>
        <w:pStyle w:val="Texto"/>
        <w:rPr>
          <w:rFonts w:ascii="Arial" w:hAnsi="Arial" w:cs="Arial"/>
          <w:sz w:val="22"/>
          <w:szCs w:val="22"/>
        </w:rPr>
      </w:pPr>
    </w:p>
    <w:p w14:paraId="18A705A8" w14:textId="448BE5FF" w:rsidR="00B54919" w:rsidRPr="00596A3A" w:rsidRDefault="00B54919" w:rsidP="00C80695">
      <w:pPr>
        <w:spacing w:before="0" w:after="0" w:line="240" w:lineRule="auto"/>
        <w:rPr>
          <w:rFonts w:ascii="Arial" w:hAnsi="Arial" w:cs="Arial"/>
        </w:rPr>
      </w:pPr>
      <w:r w:rsidRPr="00596A3A">
        <w:rPr>
          <w:rFonts w:ascii="Arial" w:hAnsi="Arial" w:cs="Arial"/>
          <w:b/>
        </w:rPr>
        <w:t>Regla 29.</w:t>
      </w:r>
      <w:r w:rsidRPr="00596A3A">
        <w:rPr>
          <w:rFonts w:ascii="Arial" w:hAnsi="Arial" w:cs="Arial"/>
        </w:rPr>
        <w:t xml:space="preserve"> Durante las actividades de observación y nado con tiburón toro</w:t>
      </w:r>
      <w:r w:rsidR="00AD2091" w:rsidRPr="00596A3A">
        <w:rPr>
          <w:rFonts w:ascii="Arial" w:hAnsi="Arial" w:cs="Arial"/>
        </w:rPr>
        <w:t xml:space="preserve"> en la subzona </w:t>
      </w:r>
      <w:r w:rsidR="005B2A09" w:rsidRPr="00596A3A">
        <w:rPr>
          <w:rFonts w:ascii="Arial" w:hAnsi="Arial" w:cs="Arial"/>
        </w:rPr>
        <w:t>correspondiente</w:t>
      </w:r>
      <w:r w:rsidR="00AD2091" w:rsidRPr="00596A3A">
        <w:rPr>
          <w:rFonts w:ascii="Arial" w:hAnsi="Arial" w:cs="Arial"/>
        </w:rPr>
        <w:t>,</w:t>
      </w:r>
      <w:r w:rsidRPr="00596A3A">
        <w:rPr>
          <w:rFonts w:ascii="Arial" w:hAnsi="Arial" w:cs="Arial"/>
        </w:rPr>
        <w:t xml:space="preserve"> deberán atenderse las siguientes indicaciones:</w:t>
      </w:r>
    </w:p>
    <w:p w14:paraId="3BB4DD45" w14:textId="6B6D040E" w:rsidR="00F9084D" w:rsidRPr="00596A3A" w:rsidRDefault="00F9084D" w:rsidP="00C80695">
      <w:pPr>
        <w:pStyle w:val="Texto"/>
        <w:numPr>
          <w:ilvl w:val="0"/>
          <w:numId w:val="80"/>
        </w:numPr>
        <w:ind w:left="851" w:hanging="284"/>
        <w:jc w:val="both"/>
        <w:rPr>
          <w:rFonts w:ascii="Arial" w:hAnsi="Arial" w:cs="Arial"/>
          <w:sz w:val="22"/>
          <w:szCs w:val="22"/>
        </w:rPr>
      </w:pPr>
      <w:r w:rsidRPr="00596A3A">
        <w:rPr>
          <w:rFonts w:ascii="Arial" w:hAnsi="Arial" w:cs="Arial"/>
          <w:sz w:val="22"/>
          <w:szCs w:val="22"/>
        </w:rPr>
        <w:t>No se permitirá el buceo nocturno para esta actividad;</w:t>
      </w:r>
    </w:p>
    <w:p w14:paraId="0D1AEE1E" w14:textId="08FE84A6" w:rsidR="00F9084D" w:rsidRPr="00596A3A" w:rsidRDefault="00F9084D" w:rsidP="00C80695">
      <w:pPr>
        <w:pStyle w:val="Texto"/>
        <w:numPr>
          <w:ilvl w:val="0"/>
          <w:numId w:val="80"/>
        </w:numPr>
        <w:ind w:left="851" w:hanging="284"/>
        <w:jc w:val="both"/>
        <w:rPr>
          <w:rFonts w:ascii="Arial" w:hAnsi="Arial" w:cs="Arial"/>
          <w:sz w:val="22"/>
          <w:szCs w:val="22"/>
        </w:rPr>
      </w:pPr>
      <w:r w:rsidRPr="00596A3A">
        <w:rPr>
          <w:rFonts w:ascii="Arial" w:hAnsi="Arial" w:cs="Arial"/>
          <w:sz w:val="22"/>
          <w:szCs w:val="22"/>
        </w:rPr>
        <w:t>El horario para las actividades de buceo será de 7:00 a 17:00 hrs;</w:t>
      </w:r>
    </w:p>
    <w:p w14:paraId="19CADCF0" w14:textId="26129924" w:rsidR="00905DBB" w:rsidRPr="00596A3A" w:rsidRDefault="00905DBB" w:rsidP="00C80695">
      <w:pPr>
        <w:pStyle w:val="Texto"/>
        <w:numPr>
          <w:ilvl w:val="0"/>
          <w:numId w:val="80"/>
        </w:numPr>
        <w:ind w:left="851" w:hanging="284"/>
        <w:jc w:val="both"/>
        <w:rPr>
          <w:rFonts w:ascii="Arial" w:hAnsi="Arial" w:cs="Arial"/>
          <w:sz w:val="22"/>
          <w:szCs w:val="22"/>
        </w:rPr>
      </w:pPr>
      <w:r w:rsidRPr="00596A3A">
        <w:rPr>
          <w:rFonts w:ascii="Arial" w:hAnsi="Arial" w:cs="Arial"/>
          <w:sz w:val="22"/>
          <w:szCs w:val="22"/>
        </w:rPr>
        <w:t xml:space="preserve">Los turistas deberán utilizar guías certificados en el buceo con el tiburón toro y acreditados bajo las especificaciones de la NOM-09TUR-2002, con el propósito de realizar buenas prácticas </w:t>
      </w:r>
    </w:p>
    <w:p w14:paraId="13AB60AC" w14:textId="7AD9C7B5" w:rsidR="00B934A6" w:rsidRPr="00596A3A" w:rsidRDefault="00B934A6" w:rsidP="00C80695">
      <w:pPr>
        <w:pStyle w:val="Texto"/>
        <w:numPr>
          <w:ilvl w:val="0"/>
          <w:numId w:val="80"/>
        </w:numPr>
        <w:ind w:left="851" w:hanging="284"/>
        <w:jc w:val="both"/>
        <w:rPr>
          <w:rFonts w:ascii="Arial" w:hAnsi="Arial" w:cs="Arial"/>
          <w:sz w:val="22"/>
          <w:szCs w:val="22"/>
        </w:rPr>
      </w:pPr>
      <w:r w:rsidRPr="00596A3A">
        <w:rPr>
          <w:rFonts w:ascii="Arial" w:hAnsi="Arial" w:cs="Arial"/>
          <w:sz w:val="22"/>
          <w:szCs w:val="22"/>
        </w:rPr>
        <w:lastRenderedPageBreak/>
        <w:t>Se contará con un plan de emergencia específico para este buceo que debe ser conocido por los turistas antes de realizar la actividad</w:t>
      </w:r>
    </w:p>
    <w:p w14:paraId="78CCDBFB" w14:textId="77777777" w:rsidR="009F370B" w:rsidRPr="00596A3A" w:rsidRDefault="009F370B" w:rsidP="00C80695">
      <w:pPr>
        <w:pStyle w:val="Texto"/>
        <w:numPr>
          <w:ilvl w:val="0"/>
          <w:numId w:val="80"/>
        </w:numPr>
        <w:ind w:left="851" w:hanging="284"/>
        <w:jc w:val="both"/>
        <w:rPr>
          <w:rFonts w:ascii="Arial" w:hAnsi="Arial" w:cs="Arial"/>
          <w:sz w:val="22"/>
          <w:szCs w:val="22"/>
        </w:rPr>
      </w:pPr>
      <w:r w:rsidRPr="00596A3A">
        <w:rPr>
          <w:rFonts w:ascii="Arial" w:hAnsi="Arial" w:cs="Arial"/>
          <w:sz w:val="22"/>
          <w:szCs w:val="22"/>
        </w:rPr>
        <w:t>Se podrá alimentar a los ejemplares únicamente cuando cuenten con la autorización correspondiente, por parte del guía;</w:t>
      </w:r>
    </w:p>
    <w:p w14:paraId="0FCF5395" w14:textId="575F6FCA" w:rsidR="00B934A6" w:rsidRPr="00596A3A" w:rsidRDefault="00B934A6" w:rsidP="00C80695">
      <w:pPr>
        <w:pStyle w:val="Texto"/>
        <w:numPr>
          <w:ilvl w:val="0"/>
          <w:numId w:val="80"/>
        </w:numPr>
        <w:ind w:left="851" w:hanging="284"/>
        <w:jc w:val="both"/>
        <w:rPr>
          <w:rFonts w:ascii="Arial" w:hAnsi="Arial" w:cs="Arial"/>
          <w:sz w:val="22"/>
          <w:szCs w:val="22"/>
        </w:rPr>
      </w:pPr>
      <w:r w:rsidRPr="00596A3A">
        <w:rPr>
          <w:rFonts w:ascii="Arial" w:hAnsi="Arial" w:cs="Arial"/>
          <w:sz w:val="22"/>
          <w:szCs w:val="22"/>
        </w:rPr>
        <w:t>No se permite atraer a los tiburones fuera del horario y subzonas designadas para tal efecto.</w:t>
      </w:r>
    </w:p>
    <w:p w14:paraId="035072D3" w14:textId="1C0C9FC2" w:rsidR="00B934A6" w:rsidRPr="00596A3A" w:rsidRDefault="00B934A6" w:rsidP="00C80695">
      <w:pPr>
        <w:pStyle w:val="Texto"/>
        <w:numPr>
          <w:ilvl w:val="0"/>
          <w:numId w:val="80"/>
        </w:numPr>
        <w:ind w:left="851" w:hanging="284"/>
        <w:jc w:val="both"/>
        <w:rPr>
          <w:rFonts w:ascii="Arial" w:hAnsi="Arial" w:cs="Arial"/>
          <w:sz w:val="22"/>
          <w:szCs w:val="22"/>
        </w:rPr>
      </w:pPr>
      <w:r w:rsidRPr="00596A3A">
        <w:rPr>
          <w:rFonts w:ascii="Arial" w:hAnsi="Arial" w:cs="Arial"/>
          <w:sz w:val="22"/>
          <w:szCs w:val="22"/>
        </w:rPr>
        <w:t>Bajo ninguna circunstancia se deberá lanzar ningún tipo de atrayente o carnada desde la superficie.</w:t>
      </w:r>
    </w:p>
    <w:p w14:paraId="2B599757" w14:textId="02BCB434" w:rsidR="00B934A6" w:rsidRPr="00596A3A" w:rsidRDefault="00B934A6" w:rsidP="00C80695">
      <w:pPr>
        <w:pStyle w:val="Texto"/>
        <w:numPr>
          <w:ilvl w:val="0"/>
          <w:numId w:val="80"/>
        </w:numPr>
        <w:ind w:left="851" w:hanging="284"/>
        <w:jc w:val="both"/>
        <w:rPr>
          <w:rFonts w:ascii="Arial" w:hAnsi="Arial" w:cs="Arial"/>
          <w:sz w:val="22"/>
          <w:szCs w:val="22"/>
        </w:rPr>
      </w:pPr>
      <w:r w:rsidRPr="00596A3A">
        <w:rPr>
          <w:rFonts w:ascii="Arial" w:hAnsi="Arial" w:cs="Arial"/>
          <w:sz w:val="22"/>
          <w:szCs w:val="22"/>
        </w:rPr>
        <w:t>Se deberá contar con la certificación de</w:t>
      </w:r>
      <w:r w:rsidR="005B2A09" w:rsidRPr="00596A3A">
        <w:rPr>
          <w:rFonts w:ascii="Arial" w:hAnsi="Arial" w:cs="Arial"/>
          <w:sz w:val="22"/>
          <w:szCs w:val="22"/>
        </w:rPr>
        <w:t xml:space="preserve"> guía especializado para reali</w:t>
      </w:r>
      <w:r w:rsidRPr="00596A3A">
        <w:rPr>
          <w:rFonts w:ascii="Arial" w:hAnsi="Arial" w:cs="Arial"/>
          <w:sz w:val="22"/>
          <w:szCs w:val="22"/>
        </w:rPr>
        <w:t>zar el buceo de observación con TT.</w:t>
      </w:r>
    </w:p>
    <w:p w14:paraId="087DA60F" w14:textId="7158FC3C" w:rsidR="00905DBB" w:rsidRPr="00596A3A" w:rsidRDefault="00905DBB" w:rsidP="00C80695">
      <w:pPr>
        <w:pStyle w:val="Texto"/>
        <w:numPr>
          <w:ilvl w:val="0"/>
          <w:numId w:val="80"/>
        </w:numPr>
        <w:ind w:left="851" w:hanging="284"/>
        <w:jc w:val="both"/>
        <w:rPr>
          <w:rFonts w:ascii="Arial" w:hAnsi="Arial" w:cs="Arial"/>
          <w:sz w:val="22"/>
          <w:szCs w:val="22"/>
        </w:rPr>
      </w:pPr>
      <w:r w:rsidRPr="00596A3A">
        <w:rPr>
          <w:rFonts w:ascii="Arial" w:hAnsi="Arial" w:cs="Arial"/>
          <w:sz w:val="22"/>
          <w:szCs w:val="22"/>
        </w:rPr>
        <w:t>El guía proporcionará a los turistas antes de la inmersión, información relevante sobre las medidas de seguridad, normas de conducta, comportamiento de los tiburones y la importancia de su conservación</w:t>
      </w:r>
    </w:p>
    <w:p w14:paraId="6C43AF4B" w14:textId="0D2EA5AE" w:rsidR="00B934A6" w:rsidRPr="00596A3A" w:rsidRDefault="00B934A6" w:rsidP="00C80695">
      <w:pPr>
        <w:pStyle w:val="Texto"/>
        <w:numPr>
          <w:ilvl w:val="0"/>
          <w:numId w:val="80"/>
        </w:numPr>
        <w:ind w:left="851" w:hanging="284"/>
        <w:jc w:val="both"/>
        <w:rPr>
          <w:rFonts w:ascii="Arial" w:hAnsi="Arial" w:cs="Arial"/>
          <w:sz w:val="22"/>
          <w:szCs w:val="22"/>
        </w:rPr>
      </w:pPr>
      <w:r w:rsidRPr="00596A3A">
        <w:rPr>
          <w:rFonts w:ascii="Arial" w:hAnsi="Arial" w:cs="Arial"/>
          <w:sz w:val="22"/>
          <w:szCs w:val="22"/>
        </w:rPr>
        <w:t>Nunca se bloqueará el circuito de nado de los tiburones, su trayectoria;</w:t>
      </w:r>
    </w:p>
    <w:p w14:paraId="72C84B52" w14:textId="230610FB" w:rsidR="00F9084D" w:rsidRPr="00596A3A" w:rsidRDefault="009F370B" w:rsidP="00C80695">
      <w:pPr>
        <w:pStyle w:val="Texto"/>
        <w:numPr>
          <w:ilvl w:val="0"/>
          <w:numId w:val="80"/>
        </w:numPr>
        <w:ind w:left="851" w:hanging="284"/>
        <w:jc w:val="both"/>
        <w:rPr>
          <w:rFonts w:ascii="Arial" w:hAnsi="Arial" w:cs="Arial"/>
          <w:sz w:val="22"/>
          <w:szCs w:val="22"/>
        </w:rPr>
      </w:pPr>
      <w:r w:rsidRPr="00596A3A">
        <w:rPr>
          <w:rFonts w:ascii="Arial" w:hAnsi="Arial" w:cs="Arial"/>
          <w:sz w:val="22"/>
          <w:szCs w:val="22"/>
        </w:rPr>
        <w:t>Se deberá evitar que los visitantes tengan contacto directo con los  tiburones y la fauna marina en general</w:t>
      </w:r>
    </w:p>
    <w:p w14:paraId="3B3F8C0D" w14:textId="173B4173" w:rsidR="009F370B" w:rsidRPr="00596A3A" w:rsidRDefault="009F370B" w:rsidP="00C80695">
      <w:pPr>
        <w:pStyle w:val="Texto"/>
        <w:numPr>
          <w:ilvl w:val="0"/>
          <w:numId w:val="80"/>
        </w:numPr>
        <w:ind w:left="851" w:hanging="284"/>
        <w:jc w:val="both"/>
        <w:rPr>
          <w:rFonts w:ascii="Arial" w:hAnsi="Arial" w:cs="Arial"/>
          <w:sz w:val="22"/>
          <w:szCs w:val="22"/>
        </w:rPr>
      </w:pPr>
      <w:r w:rsidRPr="00596A3A">
        <w:rPr>
          <w:rFonts w:ascii="Arial" w:hAnsi="Arial" w:cs="Arial"/>
          <w:sz w:val="22"/>
          <w:szCs w:val="22"/>
        </w:rPr>
        <w:t xml:space="preserve">La profundidad mínima para el buceo de observación con tiburón toro es de </w:t>
      </w:r>
      <w:r w:rsidR="00905DBB" w:rsidRPr="00596A3A">
        <w:rPr>
          <w:rFonts w:ascii="Arial" w:hAnsi="Arial" w:cs="Arial"/>
          <w:sz w:val="22"/>
          <w:szCs w:val="22"/>
        </w:rPr>
        <w:t>14 m y la máxima de 20 m, y</w:t>
      </w:r>
      <w:r w:rsidRPr="00596A3A">
        <w:rPr>
          <w:rFonts w:ascii="Arial" w:hAnsi="Arial" w:cs="Arial"/>
          <w:sz w:val="22"/>
          <w:szCs w:val="22"/>
        </w:rPr>
        <w:t xml:space="preserve"> de 23 a 27m en el buceo de atracción</w:t>
      </w:r>
    </w:p>
    <w:p w14:paraId="72F5690F" w14:textId="661681C7" w:rsidR="00B934A6" w:rsidRPr="00596A3A" w:rsidRDefault="00F9084D" w:rsidP="00C80695">
      <w:pPr>
        <w:pStyle w:val="Texto"/>
        <w:numPr>
          <w:ilvl w:val="0"/>
          <w:numId w:val="80"/>
        </w:numPr>
        <w:ind w:left="851" w:hanging="284"/>
        <w:jc w:val="both"/>
        <w:rPr>
          <w:rFonts w:ascii="Arial" w:hAnsi="Arial" w:cs="Arial"/>
          <w:sz w:val="22"/>
          <w:szCs w:val="22"/>
        </w:rPr>
      </w:pPr>
      <w:r w:rsidRPr="00596A3A">
        <w:rPr>
          <w:rFonts w:ascii="Arial" w:hAnsi="Arial" w:cs="Arial"/>
          <w:sz w:val="22"/>
          <w:szCs w:val="22"/>
        </w:rPr>
        <w:t xml:space="preserve">El buceo </w:t>
      </w:r>
      <w:r w:rsidR="00AD2091" w:rsidRPr="00596A3A">
        <w:rPr>
          <w:rFonts w:ascii="Arial" w:hAnsi="Arial" w:cs="Arial"/>
          <w:sz w:val="22"/>
          <w:szCs w:val="22"/>
        </w:rPr>
        <w:t xml:space="preserve">en modalidad de atracción directa </w:t>
      </w:r>
      <w:r w:rsidRPr="00596A3A">
        <w:rPr>
          <w:rFonts w:ascii="Arial" w:hAnsi="Arial" w:cs="Arial"/>
          <w:sz w:val="22"/>
          <w:szCs w:val="22"/>
        </w:rPr>
        <w:t>se</w:t>
      </w:r>
      <w:r w:rsidR="00B934A6" w:rsidRPr="00596A3A">
        <w:rPr>
          <w:rFonts w:ascii="Arial" w:hAnsi="Arial" w:cs="Arial"/>
          <w:sz w:val="22"/>
          <w:szCs w:val="22"/>
        </w:rPr>
        <w:t xml:space="preserve"> deberá usar traje de neopreno completo, guantes, botas o calcetines de color oscuro, y no podrá utilizarse cuchillo. Solamente se permitirá el descenso con otro tipo de aditamentos a los guías y al personal técnico y científico del área</w:t>
      </w:r>
    </w:p>
    <w:p w14:paraId="20A81240" w14:textId="77777777" w:rsidR="00B54919" w:rsidRPr="00596A3A" w:rsidRDefault="00B54919" w:rsidP="00C80695">
      <w:pPr>
        <w:spacing w:before="0" w:after="0" w:line="240" w:lineRule="auto"/>
        <w:rPr>
          <w:rFonts w:ascii="Arial" w:hAnsi="Arial" w:cs="Arial"/>
          <w:b/>
          <w:bCs/>
        </w:rPr>
      </w:pPr>
    </w:p>
    <w:p w14:paraId="6AD0EAD4"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CAPÍTULO V </w:t>
      </w:r>
    </w:p>
    <w:p w14:paraId="6BCDAF17"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De las embarcaciones </w:t>
      </w:r>
    </w:p>
    <w:p w14:paraId="4CC2EABC" w14:textId="77777777" w:rsidR="00B54919" w:rsidRPr="00596A3A" w:rsidRDefault="00B54919" w:rsidP="00C80695">
      <w:pPr>
        <w:spacing w:before="0" w:after="0" w:line="240" w:lineRule="auto"/>
        <w:rPr>
          <w:rFonts w:ascii="Arial" w:hAnsi="Arial" w:cs="Arial"/>
          <w:b/>
          <w:bCs/>
        </w:rPr>
      </w:pPr>
    </w:p>
    <w:p w14:paraId="6DE6AF09" w14:textId="795CC55B" w:rsidR="003811E1" w:rsidRPr="00596A3A" w:rsidRDefault="003811E1" w:rsidP="00C80695">
      <w:pPr>
        <w:spacing w:before="0" w:after="0" w:line="240" w:lineRule="auto"/>
        <w:rPr>
          <w:rFonts w:ascii="Arial" w:hAnsi="Arial" w:cs="Arial"/>
        </w:rPr>
      </w:pPr>
      <w:r w:rsidRPr="00596A3A">
        <w:rPr>
          <w:rFonts w:ascii="Arial" w:hAnsi="Arial" w:cs="Arial"/>
          <w:b/>
        </w:rPr>
        <w:t xml:space="preserve">Regla </w:t>
      </w:r>
      <w:r w:rsidR="000270B4" w:rsidRPr="00596A3A">
        <w:rPr>
          <w:rFonts w:ascii="Arial" w:hAnsi="Arial" w:cs="Arial"/>
          <w:b/>
        </w:rPr>
        <w:t>30</w:t>
      </w:r>
      <w:r w:rsidRPr="00596A3A">
        <w:rPr>
          <w:rFonts w:ascii="Arial" w:hAnsi="Arial" w:cs="Arial"/>
          <w:b/>
        </w:rPr>
        <w:t>.</w:t>
      </w:r>
      <w:r w:rsidRPr="00596A3A">
        <w:rPr>
          <w:rFonts w:ascii="Arial" w:hAnsi="Arial" w:cs="Arial"/>
        </w:rPr>
        <w:t xml:space="preserve"> La navegación en tránsito se deberá efectuar estrictamente fuera de los lugares de nado, esnorquel y buceo, y nunca sobre las formaciones arrecifales.</w:t>
      </w:r>
    </w:p>
    <w:p w14:paraId="45D5E102" w14:textId="77777777" w:rsidR="003811E1" w:rsidRPr="00596A3A" w:rsidRDefault="003811E1" w:rsidP="00C80695">
      <w:pPr>
        <w:spacing w:before="0" w:after="0" w:line="240" w:lineRule="auto"/>
        <w:rPr>
          <w:rFonts w:ascii="Arial" w:hAnsi="Arial" w:cs="Arial"/>
        </w:rPr>
      </w:pPr>
    </w:p>
    <w:p w14:paraId="4CBF50B1" w14:textId="5F41915E" w:rsidR="00B54919" w:rsidRPr="00596A3A" w:rsidRDefault="000270B4" w:rsidP="00C80695">
      <w:pPr>
        <w:spacing w:before="0" w:after="0" w:line="240" w:lineRule="auto"/>
        <w:rPr>
          <w:rFonts w:ascii="Arial" w:hAnsi="Arial" w:cs="Arial"/>
        </w:rPr>
      </w:pPr>
      <w:r w:rsidRPr="00596A3A">
        <w:rPr>
          <w:rFonts w:ascii="Arial" w:hAnsi="Arial" w:cs="Arial"/>
          <w:b/>
          <w:bCs/>
        </w:rPr>
        <w:t>Regla 31</w:t>
      </w:r>
      <w:r w:rsidR="00B54919" w:rsidRPr="00596A3A">
        <w:rPr>
          <w:rFonts w:ascii="Arial" w:hAnsi="Arial" w:cs="Arial"/>
          <w:b/>
          <w:bCs/>
        </w:rPr>
        <w:t xml:space="preserve">. </w:t>
      </w:r>
      <w:r w:rsidR="00B54919" w:rsidRPr="00596A3A">
        <w:rPr>
          <w:rFonts w:ascii="Arial" w:hAnsi="Arial" w:cs="Arial"/>
        </w:rPr>
        <w:t xml:space="preserve">En los canales, sitios y lagunas someras y áreas de buceo, la velocidad máxima será de 4 nudos, o aquella que reduzca al mínimo los efectos del oleaje sobre la orilla y no provoque suspensión de sedimentos del fondo. El uso de embarcaciones motorizadas estará restringido en aguas someras, donde el tamaño de eslora y calado pudiera afectar al hábitat o a las especies de flora y fauna. </w:t>
      </w:r>
    </w:p>
    <w:p w14:paraId="6287838B" w14:textId="77777777" w:rsidR="00B54919" w:rsidRPr="00596A3A" w:rsidRDefault="00B54919" w:rsidP="00C80695">
      <w:pPr>
        <w:spacing w:before="0" w:after="0" w:line="240" w:lineRule="auto"/>
        <w:rPr>
          <w:rFonts w:ascii="Arial" w:hAnsi="Arial" w:cs="Arial"/>
          <w:b/>
          <w:bCs/>
        </w:rPr>
      </w:pPr>
    </w:p>
    <w:p w14:paraId="03CE6542" w14:textId="56E331BA" w:rsidR="00B54919" w:rsidRPr="00596A3A" w:rsidRDefault="00B54919" w:rsidP="00C80695">
      <w:pPr>
        <w:spacing w:before="0" w:after="0" w:line="240" w:lineRule="auto"/>
        <w:rPr>
          <w:rFonts w:ascii="Arial" w:hAnsi="Arial" w:cs="Arial"/>
        </w:rPr>
      </w:pPr>
      <w:r w:rsidRPr="00596A3A">
        <w:rPr>
          <w:rFonts w:ascii="Arial" w:hAnsi="Arial" w:cs="Arial"/>
          <w:b/>
          <w:bCs/>
        </w:rPr>
        <w:t>Regla 3</w:t>
      </w:r>
      <w:r w:rsidR="000270B4" w:rsidRPr="00596A3A">
        <w:rPr>
          <w:rFonts w:ascii="Arial" w:hAnsi="Arial" w:cs="Arial"/>
          <w:b/>
          <w:bCs/>
        </w:rPr>
        <w:t>2</w:t>
      </w:r>
      <w:r w:rsidRPr="00596A3A">
        <w:rPr>
          <w:rFonts w:ascii="Arial" w:hAnsi="Arial" w:cs="Arial"/>
          <w:b/>
          <w:bCs/>
        </w:rPr>
        <w:t xml:space="preserve">. </w:t>
      </w:r>
      <w:r w:rsidRPr="00596A3A">
        <w:rPr>
          <w:rFonts w:ascii="Arial" w:hAnsi="Arial" w:cs="Arial"/>
        </w:rPr>
        <w:t xml:space="preserve">Las embarcaciones de usuarios particulares, en tránsito, de auxilio o de rescate, así como las de uso oficial, no requieren permiso para transitar dentro de la Reserva de la Biosfera, sin embargo, las actividades que realicen están sujetas a las disposiciones establecidas en el Programa de Manejo. </w:t>
      </w:r>
    </w:p>
    <w:p w14:paraId="200F4ED3" w14:textId="77777777" w:rsidR="00B54919" w:rsidRPr="00596A3A" w:rsidRDefault="00B54919" w:rsidP="00C80695">
      <w:pPr>
        <w:spacing w:before="0" w:after="0" w:line="240" w:lineRule="auto"/>
        <w:rPr>
          <w:rFonts w:ascii="Arial" w:hAnsi="Arial" w:cs="Arial"/>
        </w:rPr>
      </w:pPr>
      <w:r w:rsidRPr="00596A3A">
        <w:rPr>
          <w:rFonts w:ascii="Arial" w:hAnsi="Arial" w:cs="Arial"/>
        </w:rPr>
        <w:t xml:space="preserve"> </w:t>
      </w:r>
    </w:p>
    <w:p w14:paraId="064FB0D3" w14:textId="05FAC6AF" w:rsidR="00B54919" w:rsidRPr="00596A3A" w:rsidRDefault="00B54919" w:rsidP="00C80695">
      <w:pPr>
        <w:spacing w:before="0" w:after="0" w:line="240" w:lineRule="auto"/>
        <w:rPr>
          <w:rFonts w:ascii="Arial" w:hAnsi="Arial" w:cs="Arial"/>
        </w:rPr>
      </w:pPr>
      <w:r w:rsidRPr="00596A3A">
        <w:rPr>
          <w:rFonts w:ascii="Arial" w:hAnsi="Arial" w:cs="Arial"/>
          <w:b/>
          <w:bCs/>
        </w:rPr>
        <w:t>Regla 3</w:t>
      </w:r>
      <w:r w:rsidR="000270B4" w:rsidRPr="00596A3A">
        <w:rPr>
          <w:rFonts w:ascii="Arial" w:hAnsi="Arial" w:cs="Arial"/>
          <w:b/>
          <w:bCs/>
        </w:rPr>
        <w:t>3</w:t>
      </w:r>
      <w:r w:rsidRPr="00596A3A">
        <w:rPr>
          <w:rFonts w:ascii="Arial" w:hAnsi="Arial" w:cs="Arial"/>
          <w:b/>
          <w:bCs/>
        </w:rPr>
        <w:t xml:space="preserve">. </w:t>
      </w:r>
      <w:r w:rsidRPr="00596A3A">
        <w:rPr>
          <w:rFonts w:ascii="Arial" w:hAnsi="Arial" w:cs="Arial"/>
        </w:rPr>
        <w:t xml:space="preserve">Toda embarcación autorizada por la CONANP, deberá llevar a bordo de la misma una copia de su autorización. </w:t>
      </w:r>
    </w:p>
    <w:p w14:paraId="3A3F3CA9" w14:textId="77777777" w:rsidR="00B54919" w:rsidRPr="00596A3A" w:rsidRDefault="00B54919" w:rsidP="00C80695">
      <w:pPr>
        <w:spacing w:before="0" w:after="0" w:line="240" w:lineRule="auto"/>
        <w:rPr>
          <w:rFonts w:ascii="Arial" w:hAnsi="Arial" w:cs="Arial"/>
        </w:rPr>
      </w:pPr>
    </w:p>
    <w:p w14:paraId="2706E71A" w14:textId="4F85929E" w:rsidR="00B54919" w:rsidRPr="00596A3A" w:rsidRDefault="00B54919" w:rsidP="00C80695">
      <w:pPr>
        <w:spacing w:before="0" w:after="0" w:line="240" w:lineRule="auto"/>
        <w:rPr>
          <w:rFonts w:ascii="Arial" w:hAnsi="Arial" w:cs="Arial"/>
        </w:rPr>
      </w:pPr>
      <w:r w:rsidRPr="00596A3A">
        <w:rPr>
          <w:rFonts w:ascii="Arial" w:hAnsi="Arial" w:cs="Arial"/>
          <w:b/>
          <w:bCs/>
        </w:rPr>
        <w:t>Regla 3</w:t>
      </w:r>
      <w:r w:rsidR="000270B4" w:rsidRPr="00596A3A">
        <w:rPr>
          <w:rFonts w:ascii="Arial" w:hAnsi="Arial" w:cs="Arial"/>
          <w:b/>
          <w:bCs/>
        </w:rPr>
        <w:t>4</w:t>
      </w:r>
      <w:r w:rsidRPr="00596A3A">
        <w:rPr>
          <w:rFonts w:ascii="Arial" w:hAnsi="Arial" w:cs="Arial"/>
          <w:b/>
          <w:bCs/>
        </w:rPr>
        <w:t xml:space="preserve">. </w:t>
      </w:r>
      <w:r w:rsidRPr="00596A3A">
        <w:rPr>
          <w:rFonts w:ascii="Arial" w:hAnsi="Arial" w:cs="Arial"/>
        </w:rPr>
        <w:t xml:space="preserve">Las embarcaciones que tengan servicio de sanitarios deben contar con los tanques contenedores apropiados para aguas residuales y serán responsables de garantizar su adecuada disposición final de conformidad con la normatividad vigente. </w:t>
      </w:r>
    </w:p>
    <w:p w14:paraId="4EDCA3C4" w14:textId="77777777" w:rsidR="00B54919" w:rsidRPr="00596A3A" w:rsidRDefault="00B54919" w:rsidP="00C80695">
      <w:pPr>
        <w:spacing w:before="0" w:after="0" w:line="240" w:lineRule="auto"/>
        <w:rPr>
          <w:rFonts w:ascii="Arial" w:hAnsi="Arial" w:cs="Arial"/>
        </w:rPr>
      </w:pPr>
    </w:p>
    <w:p w14:paraId="01836F72" w14:textId="60089788" w:rsidR="00B54919" w:rsidRPr="00596A3A" w:rsidRDefault="00B54919" w:rsidP="00C80695">
      <w:pPr>
        <w:spacing w:before="0" w:after="0" w:line="240" w:lineRule="auto"/>
        <w:rPr>
          <w:rFonts w:ascii="Arial" w:hAnsi="Arial" w:cs="Arial"/>
        </w:rPr>
      </w:pPr>
      <w:r w:rsidRPr="00596A3A">
        <w:rPr>
          <w:rFonts w:ascii="Arial" w:hAnsi="Arial" w:cs="Arial"/>
          <w:b/>
          <w:bCs/>
        </w:rPr>
        <w:t>Regla 3</w:t>
      </w:r>
      <w:r w:rsidR="000270B4" w:rsidRPr="00596A3A">
        <w:rPr>
          <w:rFonts w:ascii="Arial" w:hAnsi="Arial" w:cs="Arial"/>
          <w:b/>
          <w:bCs/>
        </w:rPr>
        <w:t>5</w:t>
      </w:r>
      <w:r w:rsidRPr="00596A3A">
        <w:rPr>
          <w:rFonts w:ascii="Arial" w:hAnsi="Arial" w:cs="Arial"/>
          <w:b/>
          <w:bCs/>
        </w:rPr>
        <w:t xml:space="preserve">. </w:t>
      </w:r>
      <w:r w:rsidRPr="00596A3A">
        <w:rPr>
          <w:rFonts w:ascii="Arial" w:hAnsi="Arial" w:cs="Arial"/>
        </w:rPr>
        <w:t xml:space="preserve">Dentro de la Reserva de la Biosfera no podrán realizarse actividades de limpieza o mantenimiento de embarcaciones con uso de sustancias químicas, ni cualquier otra actividad que pueda alterar el equilibrio ecológico del área. Para el abastecimiento de combustible deberán tomar las medidas necesarias para evitar el vertido de combustible al mar. </w:t>
      </w:r>
    </w:p>
    <w:p w14:paraId="2A5728B4" w14:textId="77777777" w:rsidR="00B54919" w:rsidRPr="00596A3A" w:rsidRDefault="00B54919" w:rsidP="00C80695">
      <w:pPr>
        <w:spacing w:before="0" w:after="0" w:line="240" w:lineRule="auto"/>
        <w:rPr>
          <w:rFonts w:ascii="Arial" w:hAnsi="Arial" w:cs="Arial"/>
        </w:rPr>
      </w:pPr>
    </w:p>
    <w:p w14:paraId="6CC15562" w14:textId="512926C0" w:rsidR="00B54919" w:rsidRPr="00596A3A" w:rsidRDefault="00B54919" w:rsidP="00C80695">
      <w:pPr>
        <w:spacing w:before="0" w:after="0" w:line="240" w:lineRule="auto"/>
        <w:rPr>
          <w:rFonts w:ascii="Arial" w:hAnsi="Arial" w:cs="Arial"/>
        </w:rPr>
      </w:pPr>
      <w:r w:rsidRPr="00596A3A">
        <w:rPr>
          <w:rFonts w:ascii="Arial" w:hAnsi="Arial" w:cs="Arial"/>
          <w:b/>
          <w:bCs/>
        </w:rPr>
        <w:t>Regla 3</w:t>
      </w:r>
      <w:r w:rsidR="000270B4" w:rsidRPr="00596A3A">
        <w:rPr>
          <w:rFonts w:ascii="Arial" w:hAnsi="Arial" w:cs="Arial"/>
          <w:b/>
          <w:bCs/>
        </w:rPr>
        <w:t>6</w:t>
      </w:r>
      <w:r w:rsidRPr="00596A3A">
        <w:rPr>
          <w:rFonts w:ascii="Arial" w:hAnsi="Arial" w:cs="Arial"/>
          <w:b/>
          <w:bCs/>
        </w:rPr>
        <w:t xml:space="preserve">. </w:t>
      </w:r>
      <w:r w:rsidRPr="00596A3A">
        <w:rPr>
          <w:rFonts w:ascii="Arial" w:hAnsi="Arial" w:cs="Arial"/>
        </w:rPr>
        <w:t xml:space="preserve">La reparación de motores u otros equipos que puedan tener como consecuencia derrame de combustibles o aceites, sólo podrá realizarse en casos de emergencia y deberá evitarse el vertimiento de los mismos a fin no dañar a los ecosistemas. </w:t>
      </w:r>
    </w:p>
    <w:p w14:paraId="4FF58DB2" w14:textId="77777777" w:rsidR="00B54919" w:rsidRPr="00596A3A" w:rsidRDefault="00B54919" w:rsidP="00C80695">
      <w:pPr>
        <w:spacing w:before="0" w:after="0" w:line="240" w:lineRule="auto"/>
        <w:rPr>
          <w:rFonts w:ascii="Arial" w:hAnsi="Arial" w:cs="Arial"/>
        </w:rPr>
      </w:pPr>
    </w:p>
    <w:p w14:paraId="1A49B5EA" w14:textId="1B0DED78" w:rsidR="00B54919" w:rsidRPr="00596A3A" w:rsidRDefault="00B54919" w:rsidP="00C80695">
      <w:pPr>
        <w:spacing w:before="0" w:after="0" w:line="240" w:lineRule="auto"/>
        <w:rPr>
          <w:rFonts w:ascii="Arial" w:hAnsi="Arial" w:cs="Arial"/>
        </w:rPr>
      </w:pPr>
      <w:r w:rsidRPr="00596A3A">
        <w:rPr>
          <w:rFonts w:ascii="Arial" w:hAnsi="Arial" w:cs="Arial"/>
          <w:b/>
          <w:bCs/>
        </w:rPr>
        <w:t>Regla 3</w:t>
      </w:r>
      <w:r w:rsidR="000270B4" w:rsidRPr="00596A3A">
        <w:rPr>
          <w:rFonts w:ascii="Arial" w:hAnsi="Arial" w:cs="Arial"/>
          <w:b/>
          <w:bCs/>
        </w:rPr>
        <w:t>7</w:t>
      </w:r>
      <w:r w:rsidRPr="00596A3A">
        <w:rPr>
          <w:rFonts w:ascii="Arial" w:hAnsi="Arial" w:cs="Arial"/>
          <w:b/>
          <w:bCs/>
        </w:rPr>
        <w:t xml:space="preserve">. </w:t>
      </w:r>
      <w:r w:rsidRPr="00596A3A">
        <w:rPr>
          <w:rFonts w:ascii="Arial" w:hAnsi="Arial" w:cs="Arial"/>
        </w:rPr>
        <w:t xml:space="preserve">Todas las embarcaciones deberán eliminar el uso de aceites para impermeabilizarlas, y contar con dispositivos adecuados para almacenar sustancias contaminantes durante su estadía en la Reserva de la Biosfera, tales como aceites, combustibles o basura. </w:t>
      </w:r>
    </w:p>
    <w:p w14:paraId="18D49A17" w14:textId="77777777" w:rsidR="00B54919" w:rsidRPr="00596A3A" w:rsidRDefault="00B54919" w:rsidP="00C80695">
      <w:pPr>
        <w:spacing w:before="0" w:after="0" w:line="240" w:lineRule="auto"/>
        <w:rPr>
          <w:rFonts w:ascii="Arial" w:hAnsi="Arial" w:cs="Arial"/>
        </w:rPr>
      </w:pPr>
    </w:p>
    <w:p w14:paraId="444B0CF7" w14:textId="77777777" w:rsidR="00096571" w:rsidRPr="00596A3A" w:rsidRDefault="00096571" w:rsidP="00096571">
      <w:pPr>
        <w:spacing w:before="0" w:after="0" w:line="240" w:lineRule="auto"/>
        <w:rPr>
          <w:rFonts w:ascii="Arial" w:hAnsi="Arial" w:cs="Arial"/>
        </w:rPr>
      </w:pPr>
      <w:r w:rsidRPr="00596A3A">
        <w:rPr>
          <w:rFonts w:ascii="Arial" w:hAnsi="Arial" w:cs="Arial"/>
          <w:b/>
          <w:bCs/>
        </w:rPr>
        <w:t xml:space="preserve">Regla 38. </w:t>
      </w:r>
      <w:r w:rsidRPr="00596A3A">
        <w:rPr>
          <w:rFonts w:ascii="Arial" w:hAnsi="Arial" w:cs="Arial"/>
        </w:rPr>
        <w:t xml:space="preserve">Se permite el fondeo de embarcaciones, únicamente en los sitios definidos para tal efecto, mientras que el anclaje sólo se permite en áreas de arenales, y de conformidad con la subzonificación, sin provocar alteraciones a las áreas de pastos o estructuras arrecifales cercanas. </w:t>
      </w:r>
    </w:p>
    <w:p w14:paraId="3465A72B" w14:textId="77777777" w:rsidR="00B54919" w:rsidRPr="00596A3A" w:rsidRDefault="00B54919" w:rsidP="00C80695">
      <w:pPr>
        <w:spacing w:before="0" w:after="0" w:line="240" w:lineRule="auto"/>
        <w:rPr>
          <w:rFonts w:ascii="Arial" w:hAnsi="Arial" w:cs="Arial"/>
        </w:rPr>
      </w:pPr>
    </w:p>
    <w:p w14:paraId="3ACADEC9" w14:textId="0239A7DA" w:rsidR="00B54919" w:rsidRPr="00596A3A" w:rsidRDefault="00B54919" w:rsidP="00C80695">
      <w:pPr>
        <w:spacing w:before="0" w:after="0" w:line="240" w:lineRule="auto"/>
        <w:rPr>
          <w:rFonts w:ascii="Arial" w:hAnsi="Arial" w:cs="Arial"/>
        </w:rPr>
      </w:pPr>
      <w:r w:rsidRPr="00596A3A">
        <w:rPr>
          <w:rFonts w:ascii="Arial" w:hAnsi="Arial" w:cs="Arial"/>
          <w:b/>
          <w:bCs/>
        </w:rPr>
        <w:t>Regla 3</w:t>
      </w:r>
      <w:r w:rsidR="000270B4" w:rsidRPr="00596A3A">
        <w:rPr>
          <w:rFonts w:ascii="Arial" w:hAnsi="Arial" w:cs="Arial"/>
          <w:b/>
          <w:bCs/>
        </w:rPr>
        <w:t>9</w:t>
      </w:r>
      <w:r w:rsidRPr="00596A3A">
        <w:rPr>
          <w:rFonts w:ascii="Arial" w:hAnsi="Arial" w:cs="Arial"/>
          <w:b/>
          <w:bCs/>
        </w:rPr>
        <w:t xml:space="preserve">. </w:t>
      </w:r>
      <w:r w:rsidRPr="00596A3A">
        <w:rPr>
          <w:rFonts w:ascii="Arial" w:hAnsi="Arial" w:cs="Arial"/>
        </w:rPr>
        <w:t>El paracaidi</w:t>
      </w:r>
      <w:r w:rsidR="00D24712" w:rsidRPr="00596A3A">
        <w:rPr>
          <w:rFonts w:ascii="Arial" w:hAnsi="Arial" w:cs="Arial"/>
        </w:rPr>
        <w:t>smo, banana, parasail, kitesurf</w:t>
      </w:r>
      <w:r w:rsidRPr="00596A3A">
        <w:rPr>
          <w:rFonts w:ascii="Arial" w:hAnsi="Arial" w:cs="Arial"/>
        </w:rPr>
        <w:t xml:space="preserve"> y actividades similares permitidas, podrán realizarse de conformidad con la subzonificación, siempre que se realicen fuera de áreas arrecifales. </w:t>
      </w:r>
    </w:p>
    <w:p w14:paraId="13D18769" w14:textId="77777777" w:rsidR="00B54919" w:rsidRPr="00596A3A" w:rsidRDefault="00B54919" w:rsidP="00C80695">
      <w:pPr>
        <w:spacing w:before="0" w:after="0" w:line="240" w:lineRule="auto"/>
        <w:rPr>
          <w:rFonts w:ascii="Arial" w:hAnsi="Arial" w:cs="Arial"/>
        </w:rPr>
      </w:pPr>
    </w:p>
    <w:p w14:paraId="68447812"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CAPÍTULO VI </w:t>
      </w:r>
    </w:p>
    <w:p w14:paraId="25BF3BD5"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De la investigación científica </w:t>
      </w:r>
    </w:p>
    <w:p w14:paraId="3467266F" w14:textId="77777777" w:rsidR="00B54919" w:rsidRPr="00596A3A" w:rsidRDefault="00B54919" w:rsidP="00C80695">
      <w:pPr>
        <w:spacing w:before="0" w:after="0" w:line="240" w:lineRule="auto"/>
        <w:rPr>
          <w:rFonts w:ascii="Arial" w:hAnsi="Arial" w:cs="Arial"/>
          <w:b/>
          <w:bCs/>
        </w:rPr>
      </w:pPr>
    </w:p>
    <w:p w14:paraId="743A31CF" w14:textId="23D0C85B"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w:t>
      </w:r>
      <w:r w:rsidR="000270B4" w:rsidRPr="00596A3A">
        <w:rPr>
          <w:rFonts w:ascii="Arial" w:hAnsi="Arial" w:cs="Arial"/>
          <w:b/>
          <w:bCs/>
        </w:rPr>
        <w:t>40</w:t>
      </w:r>
      <w:r w:rsidRPr="00596A3A">
        <w:rPr>
          <w:rFonts w:ascii="Arial" w:hAnsi="Arial" w:cs="Arial"/>
          <w:b/>
          <w:bCs/>
        </w:rPr>
        <w:t xml:space="preserve">. </w:t>
      </w:r>
      <w:r w:rsidRPr="00596A3A">
        <w:rPr>
          <w:rFonts w:ascii="Arial" w:hAnsi="Arial" w:cs="Arial"/>
        </w:rPr>
        <w:t xml:space="preserve">Todo investigador que ingrese a la Reserva de la Biosfera con el propósito de realizar colecta con fines científicos deberá notificar a la Dirección sobre el inicio y término de sus actividades de conformidad con la fracción V de la Regla 12, adjuntando una copia de la autorización con la que se cuente. Asimismo, deberá hacer llegar a la Dirección una copia de los informes exigidos en dicha autorización. </w:t>
      </w:r>
    </w:p>
    <w:p w14:paraId="7795C8F5" w14:textId="77777777" w:rsidR="00B54919" w:rsidRPr="00596A3A" w:rsidRDefault="00B54919" w:rsidP="00C80695">
      <w:pPr>
        <w:spacing w:before="0" w:after="0" w:line="240" w:lineRule="auto"/>
        <w:rPr>
          <w:rFonts w:ascii="Arial" w:hAnsi="Arial" w:cs="Arial"/>
          <w:b/>
          <w:bCs/>
        </w:rPr>
      </w:pPr>
    </w:p>
    <w:p w14:paraId="484B5B76" w14:textId="58EE89B7" w:rsidR="00B54919" w:rsidRPr="00596A3A" w:rsidRDefault="00B54919" w:rsidP="00C80695">
      <w:pPr>
        <w:spacing w:before="0" w:after="0" w:line="240" w:lineRule="auto"/>
        <w:rPr>
          <w:rFonts w:ascii="Arial" w:hAnsi="Arial" w:cs="Arial"/>
        </w:rPr>
      </w:pPr>
      <w:r w:rsidRPr="00596A3A">
        <w:rPr>
          <w:rFonts w:ascii="Arial" w:hAnsi="Arial" w:cs="Arial"/>
          <w:b/>
          <w:bCs/>
        </w:rPr>
        <w:t>Regla 4</w:t>
      </w:r>
      <w:r w:rsidR="000270B4" w:rsidRPr="00596A3A">
        <w:rPr>
          <w:rFonts w:ascii="Arial" w:hAnsi="Arial" w:cs="Arial"/>
          <w:b/>
          <w:bCs/>
        </w:rPr>
        <w:t>1</w:t>
      </w:r>
      <w:r w:rsidRPr="00596A3A">
        <w:rPr>
          <w:rFonts w:ascii="Arial" w:hAnsi="Arial" w:cs="Arial"/>
          <w:b/>
          <w:bCs/>
        </w:rPr>
        <w:t xml:space="preserve">. </w:t>
      </w:r>
      <w:r w:rsidRPr="00596A3A">
        <w:rPr>
          <w:rFonts w:ascii="Arial" w:hAnsi="Arial" w:cs="Arial"/>
        </w:rPr>
        <w:t xml:space="preserve">Para el desarrollo de colecta e investigación científica en las distintas subzonas que comprende la Reserva de la Biosfera, y salvaguardar la integridad de los ecosistemas, los interesados deberán sujetarse a los lineamientos y condicionantes establecidos en la autorización respectiva y la Norma Oficial Mexicana NOM-126-SEMARNAT-2000, Por la que se establecen las especificaciones para la realización de actividades de colecta científica de material biológico de especies de flora y fauna silvestres y otros recursos biológicos en el territorio nacional, el Decreto de establecimiento de la Reserva de la Biosfera, las presentes Reglas y demás disposiciones legales aplicables. </w:t>
      </w:r>
    </w:p>
    <w:p w14:paraId="0E008C78" w14:textId="77777777" w:rsidR="00B54919" w:rsidRPr="00596A3A" w:rsidRDefault="00B54919" w:rsidP="00C80695">
      <w:pPr>
        <w:spacing w:before="0" w:after="0" w:line="240" w:lineRule="auto"/>
        <w:rPr>
          <w:rFonts w:ascii="Arial" w:hAnsi="Arial" w:cs="Arial"/>
        </w:rPr>
      </w:pPr>
    </w:p>
    <w:p w14:paraId="46199FD3" w14:textId="1836DE58" w:rsidR="00B54919" w:rsidRPr="00596A3A" w:rsidRDefault="00B54919" w:rsidP="00C80695">
      <w:pPr>
        <w:spacing w:before="0" w:after="0" w:line="240" w:lineRule="auto"/>
        <w:rPr>
          <w:rFonts w:ascii="Arial" w:hAnsi="Arial" w:cs="Arial"/>
        </w:rPr>
      </w:pPr>
      <w:r w:rsidRPr="00596A3A">
        <w:rPr>
          <w:rFonts w:ascii="Arial" w:hAnsi="Arial" w:cs="Arial"/>
          <w:b/>
          <w:bCs/>
        </w:rPr>
        <w:t>Regla 4</w:t>
      </w:r>
      <w:r w:rsidR="000270B4" w:rsidRPr="00596A3A">
        <w:rPr>
          <w:rFonts w:ascii="Arial" w:hAnsi="Arial" w:cs="Arial"/>
          <w:b/>
          <w:bCs/>
        </w:rPr>
        <w:t>2</w:t>
      </w:r>
      <w:r w:rsidRPr="00596A3A">
        <w:rPr>
          <w:rFonts w:ascii="Arial" w:hAnsi="Arial" w:cs="Arial"/>
          <w:b/>
          <w:bCs/>
        </w:rPr>
        <w:t xml:space="preserve">. </w:t>
      </w:r>
      <w:r w:rsidRPr="00596A3A">
        <w:rPr>
          <w:rFonts w:ascii="Arial" w:hAnsi="Arial" w:cs="Arial"/>
        </w:rPr>
        <w:t xml:space="preserve">En el caso de organismos capturados accidentalmente, éstos deberán ser liberados inmediatamente en el sitio de la captura. </w:t>
      </w:r>
    </w:p>
    <w:p w14:paraId="60153F63" w14:textId="77777777" w:rsidR="00B54919" w:rsidRPr="00596A3A" w:rsidRDefault="00B54919" w:rsidP="00C80695">
      <w:pPr>
        <w:spacing w:before="0" w:after="0" w:line="240" w:lineRule="auto"/>
        <w:rPr>
          <w:rFonts w:ascii="Arial" w:hAnsi="Arial" w:cs="Arial"/>
        </w:rPr>
      </w:pPr>
    </w:p>
    <w:p w14:paraId="2A2D9BB9" w14:textId="73681E1E" w:rsidR="00B54919" w:rsidRPr="00596A3A" w:rsidRDefault="00B54919" w:rsidP="00C80695">
      <w:pPr>
        <w:spacing w:before="0" w:after="0" w:line="240" w:lineRule="auto"/>
        <w:rPr>
          <w:rFonts w:ascii="Arial" w:hAnsi="Arial" w:cs="Arial"/>
        </w:rPr>
      </w:pPr>
      <w:r w:rsidRPr="00596A3A">
        <w:rPr>
          <w:rFonts w:ascii="Arial" w:hAnsi="Arial" w:cs="Arial"/>
          <w:b/>
          <w:bCs/>
        </w:rPr>
        <w:t>Regla 4</w:t>
      </w:r>
      <w:r w:rsidR="000270B4" w:rsidRPr="00596A3A">
        <w:rPr>
          <w:rFonts w:ascii="Arial" w:hAnsi="Arial" w:cs="Arial"/>
          <w:b/>
          <w:bCs/>
        </w:rPr>
        <w:t>3</w:t>
      </w:r>
      <w:r w:rsidRPr="00596A3A">
        <w:rPr>
          <w:rFonts w:ascii="Arial" w:hAnsi="Arial" w:cs="Arial"/>
          <w:b/>
          <w:bCs/>
        </w:rPr>
        <w:t xml:space="preserve">. </w:t>
      </w:r>
      <w:r w:rsidRPr="00596A3A">
        <w:rPr>
          <w:rFonts w:ascii="Arial" w:hAnsi="Arial" w:cs="Arial"/>
        </w:rPr>
        <w:t xml:space="preserve">Los investigadores que como parte de su trabajo requieran extraer de la Reserva de la Biosfera ejemplares de flora, fauna, fósiles, rocas o minerales, deberán contar con la autorización por parte de las autoridades correspondientes, de acuerdo a la legislación aplicable en la materia. </w:t>
      </w:r>
    </w:p>
    <w:p w14:paraId="32BBCB1E" w14:textId="77777777" w:rsidR="00B54919" w:rsidRPr="00596A3A" w:rsidRDefault="00B54919" w:rsidP="00C80695">
      <w:pPr>
        <w:spacing w:before="0" w:after="0" w:line="240" w:lineRule="auto"/>
        <w:rPr>
          <w:rFonts w:ascii="Arial" w:hAnsi="Arial" w:cs="Arial"/>
        </w:rPr>
      </w:pPr>
    </w:p>
    <w:p w14:paraId="696C1F9A" w14:textId="62A4D0CC" w:rsidR="00B54919" w:rsidRPr="00596A3A" w:rsidRDefault="00B54919" w:rsidP="00C80695">
      <w:pPr>
        <w:spacing w:before="0" w:after="0" w:line="240" w:lineRule="auto"/>
        <w:rPr>
          <w:rFonts w:ascii="Arial" w:hAnsi="Arial" w:cs="Arial"/>
        </w:rPr>
      </w:pPr>
      <w:r w:rsidRPr="00596A3A">
        <w:rPr>
          <w:rFonts w:ascii="Arial" w:hAnsi="Arial" w:cs="Arial"/>
          <w:b/>
          <w:bCs/>
        </w:rPr>
        <w:t>Regla 4</w:t>
      </w:r>
      <w:r w:rsidR="000270B4" w:rsidRPr="00596A3A">
        <w:rPr>
          <w:rFonts w:ascii="Arial" w:hAnsi="Arial" w:cs="Arial"/>
          <w:b/>
          <w:bCs/>
        </w:rPr>
        <w:t>4</w:t>
      </w:r>
      <w:r w:rsidRPr="00596A3A">
        <w:rPr>
          <w:rFonts w:ascii="Arial" w:hAnsi="Arial" w:cs="Arial"/>
          <w:b/>
          <w:bCs/>
        </w:rPr>
        <w:t xml:space="preserve">. </w:t>
      </w:r>
      <w:r w:rsidRPr="00596A3A">
        <w:rPr>
          <w:rFonts w:ascii="Arial" w:hAnsi="Arial" w:cs="Arial"/>
        </w:rPr>
        <w:t xml:space="preserve">La investigación científica que implique la colecta de ejemplares, partes o derivados de la vida silvestre se realizará siempre que no se afecte negativamente con ello el hábitat o la viabilidad de sus poblaciones o especies. </w:t>
      </w:r>
    </w:p>
    <w:p w14:paraId="740551C0" w14:textId="77777777" w:rsidR="00B54919" w:rsidRPr="00596A3A" w:rsidRDefault="00B54919" w:rsidP="00C80695">
      <w:pPr>
        <w:spacing w:before="0" w:after="0" w:line="240" w:lineRule="auto"/>
        <w:rPr>
          <w:rFonts w:ascii="Arial" w:hAnsi="Arial" w:cs="Arial"/>
        </w:rPr>
      </w:pPr>
    </w:p>
    <w:p w14:paraId="0B1E27CB" w14:textId="25B6DF28" w:rsidR="00B54919" w:rsidRPr="00596A3A" w:rsidRDefault="000270B4" w:rsidP="00C80695">
      <w:pPr>
        <w:spacing w:before="0" w:after="0" w:line="240" w:lineRule="auto"/>
        <w:rPr>
          <w:rFonts w:ascii="Arial" w:hAnsi="Arial" w:cs="Arial"/>
        </w:rPr>
      </w:pPr>
      <w:r w:rsidRPr="00596A3A">
        <w:rPr>
          <w:rFonts w:ascii="Arial" w:hAnsi="Arial" w:cs="Arial"/>
          <w:b/>
          <w:bCs/>
        </w:rPr>
        <w:lastRenderedPageBreak/>
        <w:t>Regla 45</w:t>
      </w:r>
      <w:r w:rsidR="00B54919" w:rsidRPr="00596A3A">
        <w:rPr>
          <w:rFonts w:ascii="Arial" w:hAnsi="Arial" w:cs="Arial"/>
          <w:b/>
          <w:bCs/>
        </w:rPr>
        <w:t xml:space="preserve">. </w:t>
      </w:r>
      <w:r w:rsidR="00B54919" w:rsidRPr="00596A3A">
        <w:rPr>
          <w:rFonts w:ascii="Arial" w:hAnsi="Arial" w:cs="Arial"/>
        </w:rPr>
        <w:t xml:space="preserve">Las colectas estarán restringidas a los sitios especificados en la autorización correspondiente y con apego a la subzonificación establecida en el presente Programa de Manejo. </w:t>
      </w:r>
    </w:p>
    <w:p w14:paraId="1EE93F96" w14:textId="77777777" w:rsidR="00B54919" w:rsidRPr="00596A3A" w:rsidRDefault="00B54919" w:rsidP="00C80695">
      <w:pPr>
        <w:spacing w:before="0" w:after="0" w:line="240" w:lineRule="auto"/>
        <w:rPr>
          <w:rFonts w:ascii="Arial" w:hAnsi="Arial" w:cs="Arial"/>
        </w:rPr>
      </w:pPr>
    </w:p>
    <w:p w14:paraId="753910BD"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CAPÍTULO VII </w:t>
      </w:r>
    </w:p>
    <w:p w14:paraId="29442C28" w14:textId="77777777" w:rsidR="00B54919" w:rsidRPr="00596A3A" w:rsidRDefault="00B54919" w:rsidP="00C80695">
      <w:pPr>
        <w:spacing w:before="0" w:after="0" w:line="240" w:lineRule="auto"/>
        <w:rPr>
          <w:rFonts w:ascii="Arial" w:hAnsi="Arial" w:cs="Arial"/>
          <w:b/>
          <w:bCs/>
        </w:rPr>
      </w:pPr>
      <w:r w:rsidRPr="00596A3A">
        <w:rPr>
          <w:rFonts w:ascii="Arial" w:hAnsi="Arial" w:cs="Arial"/>
          <w:b/>
          <w:bCs/>
        </w:rPr>
        <w:t xml:space="preserve">De los usos y aprovechamientos </w:t>
      </w:r>
    </w:p>
    <w:p w14:paraId="375EB9FF" w14:textId="77777777" w:rsidR="00B54919" w:rsidRPr="00596A3A" w:rsidRDefault="00B54919" w:rsidP="00C80695">
      <w:pPr>
        <w:spacing w:before="0" w:after="0" w:line="240" w:lineRule="auto"/>
        <w:rPr>
          <w:rFonts w:ascii="Arial" w:hAnsi="Arial" w:cs="Arial"/>
        </w:rPr>
      </w:pPr>
    </w:p>
    <w:p w14:paraId="48123FB5" w14:textId="3DA467D2" w:rsidR="00B54919" w:rsidRPr="00596A3A" w:rsidRDefault="000270B4" w:rsidP="00C80695">
      <w:pPr>
        <w:spacing w:before="0" w:after="0" w:line="240" w:lineRule="auto"/>
        <w:rPr>
          <w:rFonts w:ascii="Arial" w:hAnsi="Arial" w:cs="Arial"/>
        </w:rPr>
      </w:pPr>
      <w:r w:rsidRPr="00596A3A">
        <w:rPr>
          <w:rFonts w:ascii="Arial" w:hAnsi="Arial" w:cs="Arial"/>
          <w:b/>
          <w:bCs/>
        </w:rPr>
        <w:t>Regla 46</w:t>
      </w:r>
      <w:r w:rsidR="00B54919" w:rsidRPr="00596A3A">
        <w:rPr>
          <w:rFonts w:ascii="Arial" w:hAnsi="Arial" w:cs="Arial"/>
          <w:b/>
          <w:bCs/>
        </w:rPr>
        <w:t xml:space="preserve">. </w:t>
      </w:r>
      <w:r w:rsidR="00B54919" w:rsidRPr="00596A3A">
        <w:rPr>
          <w:rFonts w:ascii="Arial" w:hAnsi="Arial" w:cs="Arial"/>
        </w:rPr>
        <w:t>Cualquier obra o actividad pública o privada que se pretenda realizar dentro de la Reserva de la Biosfera, deberá sujetarse a los lineamientos y modalidades establecidos en su decreto de establecimiento, el presente programa de manejo y a las demás disposiciones jurídicas aplicables.</w:t>
      </w:r>
    </w:p>
    <w:p w14:paraId="7F22D4F2" w14:textId="77777777" w:rsidR="00B54919" w:rsidRPr="00596A3A" w:rsidRDefault="00B54919" w:rsidP="00C80695">
      <w:pPr>
        <w:spacing w:before="0" w:after="0" w:line="240" w:lineRule="auto"/>
        <w:rPr>
          <w:rFonts w:ascii="Arial" w:hAnsi="Arial" w:cs="Arial"/>
        </w:rPr>
      </w:pPr>
    </w:p>
    <w:p w14:paraId="76505214" w14:textId="77777777" w:rsidR="00B54919" w:rsidRPr="00596A3A" w:rsidRDefault="00B54919" w:rsidP="00C80695">
      <w:pPr>
        <w:spacing w:before="0" w:after="0" w:line="240" w:lineRule="auto"/>
        <w:rPr>
          <w:rFonts w:ascii="Arial" w:hAnsi="Arial" w:cs="Arial"/>
        </w:rPr>
      </w:pPr>
      <w:r w:rsidRPr="00596A3A">
        <w:rPr>
          <w:rFonts w:ascii="Arial" w:hAnsi="Arial" w:cs="Arial"/>
        </w:rPr>
        <w:t xml:space="preserve">Asimismo, quienes pretendan realizar dichas obras o actividades deberán contar, en su caso y previamente a su ejecución, con la autorización de impacto ambiental correspondiente en los términos de la LGEEPA y su Reglamento en Materia de Evaluación del Impacto Ambiental, independientemente del otorgamiento de permisos, licencias y autorizaciones que deban expedir otras autoridades conforme a las disposiciones jurídicas que correspondan. </w:t>
      </w:r>
    </w:p>
    <w:p w14:paraId="0269C760" w14:textId="77777777" w:rsidR="00B54919" w:rsidRPr="00596A3A" w:rsidRDefault="00B54919" w:rsidP="00C80695">
      <w:pPr>
        <w:spacing w:before="0" w:after="0" w:line="240" w:lineRule="auto"/>
        <w:rPr>
          <w:rFonts w:ascii="Arial" w:hAnsi="Arial" w:cs="Arial"/>
          <w:sz w:val="24"/>
        </w:rPr>
      </w:pPr>
    </w:p>
    <w:p w14:paraId="355430EF" w14:textId="0CD6470D" w:rsidR="00ED3220" w:rsidRPr="00596A3A" w:rsidRDefault="000270B4" w:rsidP="00C80695">
      <w:pPr>
        <w:spacing w:before="0" w:after="0" w:line="240" w:lineRule="auto"/>
        <w:rPr>
          <w:rFonts w:ascii="Arial" w:hAnsi="Arial" w:cs="Arial"/>
          <w:szCs w:val="20"/>
        </w:rPr>
      </w:pPr>
      <w:r w:rsidRPr="00596A3A">
        <w:rPr>
          <w:rFonts w:ascii="Arial" w:hAnsi="Arial" w:cs="Arial"/>
          <w:b/>
          <w:szCs w:val="20"/>
        </w:rPr>
        <w:t>Regla 47</w:t>
      </w:r>
      <w:r w:rsidR="00ED3220" w:rsidRPr="00596A3A">
        <w:rPr>
          <w:rFonts w:ascii="Arial" w:hAnsi="Arial" w:cs="Arial"/>
          <w:b/>
          <w:szCs w:val="20"/>
        </w:rPr>
        <w:t>.</w:t>
      </w:r>
      <w:r w:rsidR="00ED3220" w:rsidRPr="00596A3A">
        <w:rPr>
          <w:rFonts w:ascii="Arial" w:hAnsi="Arial" w:cs="Arial"/>
          <w:szCs w:val="20"/>
        </w:rPr>
        <w:t xml:space="preserve"> No se permite </w:t>
      </w:r>
      <w:r w:rsidR="00ED3220" w:rsidRPr="00596A3A">
        <w:rPr>
          <w:rFonts w:ascii="Arial" w:hAnsi="Arial" w:cs="Arial"/>
          <w:bCs/>
          <w:spacing w:val="-3"/>
          <w:szCs w:val="20"/>
          <w:lang w:eastAsia="es-MX"/>
        </w:rPr>
        <w:t xml:space="preserve">la construcción de muelles, embarcaderos, plataformas o </w:t>
      </w:r>
      <w:r w:rsidR="00ED3220" w:rsidRPr="00596A3A">
        <w:rPr>
          <w:rFonts w:ascii="Arial" w:hAnsi="Arial" w:cs="Arial"/>
          <w:szCs w:val="20"/>
        </w:rPr>
        <w:t xml:space="preserve">infraestructura de cualquier índole que afecte las formaciones coralinas y las áreas de pastos marinos. </w:t>
      </w:r>
    </w:p>
    <w:p w14:paraId="2ACD8A9E" w14:textId="77777777" w:rsidR="00ED3220" w:rsidRPr="00596A3A" w:rsidRDefault="00ED3220" w:rsidP="00C80695">
      <w:pPr>
        <w:spacing w:before="0" w:after="0" w:line="240" w:lineRule="auto"/>
        <w:rPr>
          <w:rFonts w:ascii="Arial" w:hAnsi="Arial" w:cs="Arial"/>
          <w:b/>
          <w:bCs/>
          <w:sz w:val="24"/>
        </w:rPr>
      </w:pPr>
    </w:p>
    <w:p w14:paraId="2F1255F7" w14:textId="5D852E3F" w:rsidR="00B54919" w:rsidRPr="00596A3A" w:rsidRDefault="00B54919" w:rsidP="00C80695">
      <w:pPr>
        <w:spacing w:before="0" w:after="0" w:line="240" w:lineRule="auto"/>
        <w:rPr>
          <w:rFonts w:ascii="Arial" w:hAnsi="Arial" w:cs="Arial"/>
        </w:rPr>
      </w:pPr>
      <w:r w:rsidRPr="00596A3A">
        <w:rPr>
          <w:rFonts w:ascii="Arial" w:hAnsi="Arial" w:cs="Arial"/>
          <w:b/>
          <w:bCs/>
        </w:rPr>
        <w:t>Regla 4</w:t>
      </w:r>
      <w:r w:rsidR="000270B4" w:rsidRPr="00596A3A">
        <w:rPr>
          <w:rFonts w:ascii="Arial" w:hAnsi="Arial" w:cs="Arial"/>
          <w:b/>
          <w:bCs/>
        </w:rPr>
        <w:t>8</w:t>
      </w:r>
      <w:r w:rsidRPr="00596A3A">
        <w:rPr>
          <w:rFonts w:ascii="Arial" w:hAnsi="Arial" w:cs="Arial"/>
          <w:b/>
          <w:bCs/>
        </w:rPr>
        <w:t xml:space="preserve">. </w:t>
      </w:r>
      <w:r w:rsidRPr="00596A3A">
        <w:rPr>
          <w:rFonts w:ascii="Arial" w:hAnsi="Arial" w:cs="Arial"/>
        </w:rPr>
        <w:t xml:space="preserve">El aprovechamiento de especies consideradas en riesgo por la Norma Oficial Mexicana NOM-059-SEMARNAT-2010, Protección ambiental-Especies nativas de México de flora y fauna silvestres-Categorías de riesgo y especificaciones para su inclusión, exclusión o cambio-Lista de especies en riesgo, estará sujeto a lo estipulado en los artículos 85 y 87 de la LGVS. </w:t>
      </w:r>
    </w:p>
    <w:p w14:paraId="6D789F06" w14:textId="77777777" w:rsidR="00B54919" w:rsidRPr="00596A3A" w:rsidRDefault="00B54919" w:rsidP="00C80695">
      <w:pPr>
        <w:spacing w:before="0" w:after="0" w:line="240" w:lineRule="auto"/>
        <w:rPr>
          <w:rFonts w:ascii="Arial" w:hAnsi="Arial" w:cs="Arial"/>
        </w:rPr>
      </w:pPr>
    </w:p>
    <w:p w14:paraId="4779A629" w14:textId="57230A71" w:rsidR="00B54919" w:rsidRPr="00596A3A" w:rsidRDefault="00B54919" w:rsidP="00C80695">
      <w:pPr>
        <w:spacing w:before="0" w:after="0" w:line="240" w:lineRule="auto"/>
        <w:rPr>
          <w:rFonts w:ascii="Arial" w:hAnsi="Arial" w:cs="Arial"/>
        </w:rPr>
      </w:pPr>
      <w:r w:rsidRPr="00596A3A">
        <w:rPr>
          <w:rFonts w:ascii="Arial" w:hAnsi="Arial" w:cs="Arial"/>
          <w:b/>
          <w:bCs/>
        </w:rPr>
        <w:t>Regla 4</w:t>
      </w:r>
      <w:r w:rsidR="000270B4" w:rsidRPr="00596A3A">
        <w:rPr>
          <w:rFonts w:ascii="Arial" w:hAnsi="Arial" w:cs="Arial"/>
          <w:b/>
          <w:bCs/>
        </w:rPr>
        <w:t>9</w:t>
      </w:r>
      <w:r w:rsidRPr="00596A3A">
        <w:rPr>
          <w:rFonts w:ascii="Arial" w:hAnsi="Arial" w:cs="Arial"/>
          <w:b/>
          <w:bCs/>
        </w:rPr>
        <w:t xml:space="preserve">. </w:t>
      </w:r>
      <w:r w:rsidRPr="00596A3A">
        <w:rPr>
          <w:rFonts w:ascii="Arial" w:hAnsi="Arial" w:cs="Arial"/>
        </w:rPr>
        <w:t xml:space="preserve">Dentro de la Reserva de la Biosfera, sólo se permitirán las instalaciones necesarias para el desarrollo de las actividades de turismo, investigación, manejo y operación de la Dirección siempre que para ello se utilicen exclusivamente ecotecnias, materiales propios de la región, se respeten las condiciones naturales originales y no se fragmente el hábitat del que depende el desarrollo evolutivo de las especies. </w:t>
      </w:r>
    </w:p>
    <w:p w14:paraId="20E84BD6" w14:textId="77777777" w:rsidR="00B54919" w:rsidRPr="00596A3A" w:rsidRDefault="00B54919" w:rsidP="00C80695">
      <w:pPr>
        <w:spacing w:before="0" w:after="0" w:line="240" w:lineRule="auto"/>
        <w:rPr>
          <w:rFonts w:ascii="Arial" w:hAnsi="Arial" w:cs="Arial"/>
        </w:rPr>
      </w:pPr>
    </w:p>
    <w:p w14:paraId="0AB21B86" w14:textId="44681F40"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w:t>
      </w:r>
      <w:r w:rsidR="000270B4" w:rsidRPr="00596A3A">
        <w:rPr>
          <w:rFonts w:ascii="Arial" w:hAnsi="Arial" w:cs="Arial"/>
          <w:b/>
          <w:bCs/>
        </w:rPr>
        <w:t>50</w:t>
      </w:r>
      <w:r w:rsidRPr="00596A3A">
        <w:rPr>
          <w:rFonts w:ascii="Arial" w:hAnsi="Arial" w:cs="Arial"/>
          <w:b/>
          <w:bCs/>
        </w:rPr>
        <w:t xml:space="preserve">. </w:t>
      </w:r>
      <w:r w:rsidRPr="00596A3A">
        <w:rPr>
          <w:rFonts w:ascii="Arial" w:hAnsi="Arial" w:cs="Arial"/>
        </w:rPr>
        <w:t xml:space="preserve">Las obras o instalaciones de embarque y desembarque deberán constituirse mediante la utilización de pilotes, usando materiales naturales o bien materiales flotantes que permitan la remoción de la estructura. </w:t>
      </w:r>
    </w:p>
    <w:p w14:paraId="6DD6A1CB" w14:textId="77777777" w:rsidR="00B54919" w:rsidRPr="00596A3A" w:rsidRDefault="00B54919" w:rsidP="00C80695">
      <w:pPr>
        <w:spacing w:before="0" w:after="0" w:line="240" w:lineRule="auto"/>
        <w:rPr>
          <w:rFonts w:ascii="Arial" w:hAnsi="Arial" w:cs="Arial"/>
        </w:rPr>
      </w:pPr>
    </w:p>
    <w:p w14:paraId="5E09D8D6" w14:textId="3EC44798"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w:t>
      </w:r>
      <w:r w:rsidR="000270B4" w:rsidRPr="00596A3A">
        <w:rPr>
          <w:rFonts w:ascii="Arial" w:hAnsi="Arial" w:cs="Arial"/>
          <w:b/>
          <w:bCs/>
        </w:rPr>
        <w:t>51</w:t>
      </w:r>
      <w:r w:rsidRPr="00596A3A">
        <w:rPr>
          <w:rFonts w:ascii="Arial" w:hAnsi="Arial" w:cs="Arial"/>
          <w:b/>
          <w:bCs/>
        </w:rPr>
        <w:t xml:space="preserve">. </w:t>
      </w:r>
      <w:r w:rsidRPr="00596A3A">
        <w:rPr>
          <w:rFonts w:ascii="Arial" w:hAnsi="Arial" w:cs="Arial"/>
        </w:rPr>
        <w:t xml:space="preserve">La infraestructura </w:t>
      </w:r>
      <w:r w:rsidR="003F66D6" w:rsidRPr="00596A3A">
        <w:rPr>
          <w:rFonts w:ascii="Arial" w:hAnsi="Arial" w:cs="Arial"/>
        </w:rPr>
        <w:t xml:space="preserve">terrestre </w:t>
      </w:r>
      <w:r w:rsidRPr="00596A3A">
        <w:rPr>
          <w:rFonts w:ascii="Arial" w:hAnsi="Arial" w:cs="Arial"/>
        </w:rPr>
        <w:t xml:space="preserve">que en su caso se construya para el desarrollo de actividades permitidas, deberá ubicarse cuarenta metros detrás del primer cordón de dunas costeras, utilizando preferentemente materiales de la región. </w:t>
      </w:r>
    </w:p>
    <w:p w14:paraId="3AD07FC1" w14:textId="77777777" w:rsidR="00B54919" w:rsidRPr="00596A3A" w:rsidRDefault="00B54919" w:rsidP="00C80695">
      <w:pPr>
        <w:spacing w:before="0" w:after="0" w:line="240" w:lineRule="auto"/>
        <w:rPr>
          <w:rFonts w:ascii="Arial" w:hAnsi="Arial" w:cs="Arial"/>
        </w:rPr>
      </w:pPr>
    </w:p>
    <w:p w14:paraId="6BC1EC2C" w14:textId="6BBABE1E" w:rsidR="00B54919" w:rsidRPr="00596A3A" w:rsidRDefault="00B54919" w:rsidP="00C80695">
      <w:pPr>
        <w:spacing w:before="0" w:after="0" w:line="240" w:lineRule="auto"/>
        <w:rPr>
          <w:rFonts w:ascii="Arial" w:hAnsi="Arial" w:cs="Arial"/>
        </w:rPr>
      </w:pPr>
      <w:r w:rsidRPr="00596A3A">
        <w:rPr>
          <w:rFonts w:ascii="Arial" w:hAnsi="Arial" w:cs="Arial"/>
          <w:b/>
          <w:bCs/>
        </w:rPr>
        <w:t>Regla 5</w:t>
      </w:r>
      <w:r w:rsidR="000270B4" w:rsidRPr="00596A3A">
        <w:rPr>
          <w:rFonts w:ascii="Arial" w:hAnsi="Arial" w:cs="Arial"/>
          <w:b/>
          <w:bCs/>
        </w:rPr>
        <w:t>2</w:t>
      </w:r>
      <w:r w:rsidRPr="00596A3A">
        <w:rPr>
          <w:rFonts w:ascii="Arial" w:hAnsi="Arial" w:cs="Arial"/>
          <w:b/>
          <w:bCs/>
        </w:rPr>
        <w:t xml:space="preserve">. </w:t>
      </w:r>
      <w:r w:rsidRPr="00596A3A">
        <w:rPr>
          <w:rFonts w:ascii="Arial" w:hAnsi="Arial" w:cs="Arial"/>
        </w:rPr>
        <w:t xml:space="preserve">La apertura de caminos, brechas o senderos se podrá llevar a cabo, siempre y cuando no implique la modificación sustancial de las características y condiciones naturales del lugar, y se realice con material permeable o propio de la región o bien con otro material que acredite que no genera un impacto a los ecosistemas, manteniendo la permeabilidad y los flujos hidrológicos, así como los movimientos de fauna silvestre nativa. En áreas inundables deberán ser piloteados, de manera que no afecte el flujo hídrico. </w:t>
      </w:r>
    </w:p>
    <w:p w14:paraId="098E44C1" w14:textId="77777777" w:rsidR="00B54919" w:rsidRPr="00596A3A" w:rsidRDefault="00B54919" w:rsidP="00C80695">
      <w:pPr>
        <w:spacing w:before="0" w:after="0" w:line="240" w:lineRule="auto"/>
        <w:rPr>
          <w:rFonts w:ascii="Arial" w:hAnsi="Arial" w:cs="Arial"/>
        </w:rPr>
      </w:pPr>
    </w:p>
    <w:p w14:paraId="31F061D4" w14:textId="3C73677D" w:rsidR="00B54919" w:rsidRPr="00596A3A" w:rsidRDefault="00B54919" w:rsidP="00C80695">
      <w:pPr>
        <w:spacing w:before="0" w:after="0" w:line="240" w:lineRule="auto"/>
        <w:rPr>
          <w:rFonts w:ascii="Arial" w:hAnsi="Arial" w:cs="Arial"/>
        </w:rPr>
      </w:pPr>
      <w:r w:rsidRPr="00596A3A">
        <w:rPr>
          <w:rFonts w:ascii="Arial" w:hAnsi="Arial" w:cs="Arial"/>
          <w:b/>
          <w:bCs/>
        </w:rPr>
        <w:t>Regla 5</w:t>
      </w:r>
      <w:r w:rsidR="000270B4" w:rsidRPr="00596A3A">
        <w:rPr>
          <w:rFonts w:ascii="Arial" w:hAnsi="Arial" w:cs="Arial"/>
          <w:b/>
          <w:bCs/>
        </w:rPr>
        <w:t>3</w:t>
      </w:r>
      <w:r w:rsidRPr="00596A3A">
        <w:rPr>
          <w:rFonts w:ascii="Arial" w:hAnsi="Arial" w:cs="Arial"/>
          <w:b/>
          <w:bCs/>
        </w:rPr>
        <w:t xml:space="preserve">. </w:t>
      </w:r>
      <w:r w:rsidRPr="00596A3A">
        <w:rPr>
          <w:rFonts w:ascii="Arial" w:hAnsi="Arial" w:cs="Arial"/>
        </w:rPr>
        <w:t xml:space="preserve">La apertura de senderos se permitirá únicamente para el apoyo a las actividades de manejo, restauración, investigación y turismo de bajo impacto ambiental. Lo anterior, siempre y </w:t>
      </w:r>
      <w:r w:rsidRPr="00596A3A">
        <w:rPr>
          <w:rFonts w:ascii="Arial" w:hAnsi="Arial" w:cs="Arial"/>
        </w:rPr>
        <w:lastRenderedPageBreak/>
        <w:t xml:space="preserve">cuando se realicen minimizando la extracción lateral de vegetación y sin utilizar material que impida la captación natural de agua o su infiltración al suelo. </w:t>
      </w:r>
    </w:p>
    <w:p w14:paraId="6DE5C0F4" w14:textId="77777777" w:rsidR="00B54919" w:rsidRPr="00596A3A" w:rsidRDefault="00B54919" w:rsidP="00C80695">
      <w:pPr>
        <w:spacing w:before="0" w:after="0" w:line="240" w:lineRule="auto"/>
        <w:rPr>
          <w:rFonts w:ascii="Arial" w:hAnsi="Arial" w:cs="Arial"/>
        </w:rPr>
      </w:pPr>
    </w:p>
    <w:p w14:paraId="222840A9" w14:textId="294B9DCD" w:rsidR="00B54919" w:rsidRPr="00596A3A" w:rsidRDefault="00B54919" w:rsidP="00C80695">
      <w:pPr>
        <w:spacing w:before="0" w:after="0" w:line="240" w:lineRule="auto"/>
        <w:rPr>
          <w:rFonts w:ascii="Arial" w:hAnsi="Arial" w:cs="Arial"/>
        </w:rPr>
      </w:pPr>
      <w:r w:rsidRPr="00596A3A">
        <w:rPr>
          <w:rFonts w:ascii="Arial" w:hAnsi="Arial" w:cs="Arial"/>
          <w:b/>
          <w:bCs/>
        </w:rPr>
        <w:t>Regla 5</w:t>
      </w:r>
      <w:r w:rsidR="000270B4" w:rsidRPr="00596A3A">
        <w:rPr>
          <w:rFonts w:ascii="Arial" w:hAnsi="Arial" w:cs="Arial"/>
          <w:b/>
          <w:bCs/>
        </w:rPr>
        <w:t>4</w:t>
      </w:r>
      <w:r w:rsidRPr="00596A3A">
        <w:rPr>
          <w:rFonts w:ascii="Arial" w:hAnsi="Arial" w:cs="Arial"/>
          <w:b/>
          <w:bCs/>
        </w:rPr>
        <w:t xml:space="preserve">. </w:t>
      </w:r>
      <w:r w:rsidRPr="00596A3A">
        <w:rPr>
          <w:rFonts w:ascii="Arial" w:hAnsi="Arial" w:cs="Arial"/>
        </w:rPr>
        <w:t xml:space="preserve">No se permite la apertura de bancos de material ni la extracción de arena o materiales para construcción. </w:t>
      </w:r>
    </w:p>
    <w:p w14:paraId="7D455C26" w14:textId="77777777" w:rsidR="00B54919" w:rsidRPr="00596A3A" w:rsidRDefault="00B54919" w:rsidP="00C80695">
      <w:pPr>
        <w:spacing w:before="0" w:after="0" w:line="240" w:lineRule="auto"/>
        <w:rPr>
          <w:rFonts w:ascii="Arial" w:hAnsi="Arial" w:cs="Arial"/>
        </w:rPr>
      </w:pPr>
    </w:p>
    <w:p w14:paraId="680A4DE9" w14:textId="52702E4A" w:rsidR="00B54919" w:rsidRPr="00596A3A" w:rsidRDefault="00326B03" w:rsidP="00C80695">
      <w:pPr>
        <w:spacing w:before="0" w:after="0" w:line="240" w:lineRule="auto"/>
        <w:rPr>
          <w:rFonts w:ascii="Arial" w:hAnsi="Arial" w:cs="Arial"/>
        </w:rPr>
      </w:pPr>
      <w:r w:rsidRPr="00596A3A">
        <w:rPr>
          <w:rFonts w:ascii="Arial" w:hAnsi="Arial" w:cs="Arial"/>
          <w:b/>
          <w:bCs/>
        </w:rPr>
        <w:t>Regla 5</w:t>
      </w:r>
      <w:r w:rsidR="000270B4" w:rsidRPr="00596A3A">
        <w:rPr>
          <w:rFonts w:ascii="Arial" w:hAnsi="Arial" w:cs="Arial"/>
          <w:b/>
          <w:bCs/>
        </w:rPr>
        <w:t>5</w:t>
      </w:r>
      <w:r w:rsidR="00B54919" w:rsidRPr="00596A3A">
        <w:rPr>
          <w:rFonts w:ascii="Arial" w:hAnsi="Arial" w:cs="Arial"/>
          <w:b/>
          <w:bCs/>
        </w:rPr>
        <w:t xml:space="preserve">. </w:t>
      </w:r>
      <w:r w:rsidR="00B54919" w:rsidRPr="00596A3A">
        <w:rPr>
          <w:rFonts w:ascii="Arial" w:hAnsi="Arial" w:cs="Arial"/>
        </w:rPr>
        <w:t xml:space="preserve">La reintroducción o repoblación de vida silvestre se realizará con especies nativas, tomando en consideración que con estas actividades no se comprometa o afecte la recuperación de otras especies existentes en el área que se encuentren catalogadas en alguna categoría de riesgo. </w:t>
      </w:r>
    </w:p>
    <w:p w14:paraId="6E5BCF8A" w14:textId="77777777" w:rsidR="00B54919" w:rsidRPr="00596A3A" w:rsidRDefault="00B54919" w:rsidP="00C80695">
      <w:pPr>
        <w:spacing w:before="0" w:after="0" w:line="240" w:lineRule="auto"/>
        <w:rPr>
          <w:rFonts w:ascii="Arial" w:hAnsi="Arial" w:cs="Arial"/>
        </w:rPr>
      </w:pPr>
    </w:p>
    <w:p w14:paraId="2D93DE72" w14:textId="17AC29B6" w:rsidR="00004BC2" w:rsidRPr="00596A3A" w:rsidRDefault="00004BC2" w:rsidP="00C80695">
      <w:pPr>
        <w:spacing w:before="0" w:after="0" w:line="240" w:lineRule="auto"/>
        <w:rPr>
          <w:rFonts w:ascii="Arial" w:hAnsi="Arial" w:cs="Arial"/>
        </w:rPr>
      </w:pPr>
      <w:r w:rsidRPr="00596A3A">
        <w:rPr>
          <w:rFonts w:ascii="Arial" w:hAnsi="Arial" w:cs="Arial"/>
          <w:b/>
          <w:bCs/>
        </w:rPr>
        <w:t xml:space="preserve">Regla 56. </w:t>
      </w:r>
      <w:r w:rsidRPr="00596A3A">
        <w:rPr>
          <w:rFonts w:ascii="Arial" w:hAnsi="Arial" w:cs="Arial"/>
        </w:rPr>
        <w:t xml:space="preserve">Los pescadores sólo podrán utilizar las artes y equipos de pesca autorizados por la SAGARPA y deberán sujetarse estrictamente a lo establecido en la autorización correspondiente emitida por la SAGARPA. </w:t>
      </w:r>
    </w:p>
    <w:p w14:paraId="1CC979FB" w14:textId="77777777" w:rsidR="00004BC2" w:rsidRPr="00596A3A" w:rsidRDefault="00004BC2" w:rsidP="00C80695">
      <w:pPr>
        <w:spacing w:before="0" w:after="0" w:line="240" w:lineRule="auto"/>
        <w:rPr>
          <w:rFonts w:ascii="Arial" w:hAnsi="Arial" w:cs="Arial"/>
        </w:rPr>
      </w:pPr>
    </w:p>
    <w:p w14:paraId="5335D08D" w14:textId="415F7219" w:rsidR="00B54919" w:rsidRPr="00596A3A" w:rsidRDefault="00ED3513" w:rsidP="00C80695">
      <w:pPr>
        <w:spacing w:before="0" w:after="0" w:line="240" w:lineRule="auto"/>
        <w:rPr>
          <w:rFonts w:ascii="Arial" w:hAnsi="Arial" w:cs="Arial"/>
        </w:rPr>
      </w:pPr>
      <w:r w:rsidRPr="00596A3A">
        <w:rPr>
          <w:rFonts w:ascii="Arial" w:hAnsi="Arial" w:cs="Arial"/>
          <w:b/>
          <w:bCs/>
        </w:rPr>
        <w:t>Regla 5</w:t>
      </w:r>
      <w:r w:rsidR="00004BC2" w:rsidRPr="00596A3A">
        <w:rPr>
          <w:rFonts w:ascii="Arial" w:hAnsi="Arial" w:cs="Arial"/>
          <w:b/>
          <w:bCs/>
        </w:rPr>
        <w:t>7</w:t>
      </w:r>
      <w:r w:rsidR="00B54919" w:rsidRPr="00596A3A">
        <w:rPr>
          <w:rFonts w:ascii="Arial" w:hAnsi="Arial" w:cs="Arial"/>
          <w:b/>
          <w:bCs/>
        </w:rPr>
        <w:t xml:space="preserve">. </w:t>
      </w:r>
      <w:r w:rsidR="00B54919" w:rsidRPr="00596A3A">
        <w:rPr>
          <w:rFonts w:ascii="Arial" w:hAnsi="Arial" w:cs="Arial"/>
        </w:rPr>
        <w:t>La pesca de consumo doméstico se podrá efectuar sin propósito de lucro y con el único objeto de obtener alimento para quien la realice y de sus dependientes, por tanto no podrá ser objeto de comercialización</w:t>
      </w:r>
      <w:r w:rsidRPr="00596A3A">
        <w:rPr>
          <w:rFonts w:ascii="Arial" w:hAnsi="Arial" w:cs="Arial"/>
        </w:rPr>
        <w:t>,</w:t>
      </w:r>
      <w:r w:rsidR="00B54919" w:rsidRPr="00596A3A">
        <w:rPr>
          <w:rFonts w:ascii="Arial" w:hAnsi="Arial" w:cs="Arial"/>
        </w:rPr>
        <w:t xml:space="preserve"> y estará sujeta a lo previsto en la Ley General de Pesca y Acuacultura Sustentables. </w:t>
      </w:r>
    </w:p>
    <w:p w14:paraId="528E8EF5" w14:textId="77777777" w:rsidR="00B54919" w:rsidRPr="00596A3A" w:rsidRDefault="00B54919" w:rsidP="00C80695">
      <w:pPr>
        <w:spacing w:before="0" w:after="0" w:line="240" w:lineRule="auto"/>
        <w:rPr>
          <w:rFonts w:ascii="Arial" w:hAnsi="Arial" w:cs="Arial"/>
        </w:rPr>
      </w:pPr>
    </w:p>
    <w:p w14:paraId="420F2FC2" w14:textId="3F43D085" w:rsidR="00B54919" w:rsidRPr="00596A3A" w:rsidRDefault="00326B03" w:rsidP="00C80695">
      <w:pPr>
        <w:spacing w:before="0" w:after="0" w:line="240" w:lineRule="auto"/>
        <w:rPr>
          <w:rFonts w:ascii="Arial" w:hAnsi="Arial" w:cs="Arial"/>
        </w:rPr>
      </w:pPr>
      <w:r w:rsidRPr="00596A3A">
        <w:rPr>
          <w:rFonts w:ascii="Arial" w:hAnsi="Arial" w:cs="Arial"/>
          <w:b/>
          <w:bCs/>
        </w:rPr>
        <w:t>Regla 5</w:t>
      </w:r>
      <w:r w:rsidR="00004BC2" w:rsidRPr="00596A3A">
        <w:rPr>
          <w:rFonts w:ascii="Arial" w:hAnsi="Arial" w:cs="Arial"/>
          <w:b/>
          <w:bCs/>
        </w:rPr>
        <w:t>8</w:t>
      </w:r>
      <w:r w:rsidR="00B54919" w:rsidRPr="00596A3A">
        <w:rPr>
          <w:rFonts w:ascii="Arial" w:hAnsi="Arial" w:cs="Arial"/>
          <w:b/>
          <w:bCs/>
        </w:rPr>
        <w:t xml:space="preserve">. </w:t>
      </w:r>
      <w:r w:rsidR="00B54919" w:rsidRPr="00596A3A">
        <w:rPr>
          <w:rFonts w:ascii="Arial" w:hAnsi="Arial" w:cs="Arial"/>
        </w:rPr>
        <w:t>La pesca deportivo-recreativa de ninguna manera se podrá realizar sobre las estructuras arrecifales.</w:t>
      </w:r>
    </w:p>
    <w:p w14:paraId="5BA80EC0" w14:textId="77777777" w:rsidR="00B54919" w:rsidRPr="00596A3A" w:rsidRDefault="00B54919" w:rsidP="00C80695">
      <w:pPr>
        <w:spacing w:before="0" w:after="0" w:line="240" w:lineRule="auto"/>
        <w:rPr>
          <w:rFonts w:ascii="Arial" w:hAnsi="Arial" w:cs="Arial"/>
        </w:rPr>
      </w:pPr>
    </w:p>
    <w:p w14:paraId="431809F4" w14:textId="479F5AA2" w:rsidR="00B54919" w:rsidRPr="00596A3A" w:rsidRDefault="00B54919" w:rsidP="00C80695">
      <w:pPr>
        <w:spacing w:before="0" w:after="0" w:line="240" w:lineRule="auto"/>
        <w:rPr>
          <w:rFonts w:ascii="Arial" w:hAnsi="Arial" w:cs="Arial"/>
        </w:rPr>
      </w:pPr>
      <w:r w:rsidRPr="00596A3A">
        <w:rPr>
          <w:rFonts w:ascii="Arial" w:hAnsi="Arial" w:cs="Arial"/>
          <w:b/>
          <w:bCs/>
        </w:rPr>
        <w:t>Regla 5</w:t>
      </w:r>
      <w:r w:rsidR="00ED3513" w:rsidRPr="00596A3A">
        <w:rPr>
          <w:rFonts w:ascii="Arial" w:hAnsi="Arial" w:cs="Arial"/>
          <w:b/>
          <w:bCs/>
        </w:rPr>
        <w:t>9</w:t>
      </w:r>
      <w:r w:rsidRPr="00596A3A">
        <w:rPr>
          <w:rFonts w:ascii="Arial" w:hAnsi="Arial" w:cs="Arial"/>
          <w:b/>
          <w:bCs/>
        </w:rPr>
        <w:t xml:space="preserve">. </w:t>
      </w:r>
      <w:r w:rsidRPr="00596A3A">
        <w:rPr>
          <w:rFonts w:ascii="Arial" w:hAnsi="Arial" w:cs="Arial"/>
        </w:rPr>
        <w:t>El aprovechamiento de los recursos pesqueros respetará la estructura de las formaciones coralinas y de</w:t>
      </w:r>
      <w:r w:rsidR="00ED3513" w:rsidRPr="00596A3A">
        <w:rPr>
          <w:rFonts w:ascii="Arial" w:hAnsi="Arial" w:cs="Arial"/>
        </w:rPr>
        <w:t>l</w:t>
      </w:r>
      <w:r w:rsidRPr="00596A3A">
        <w:rPr>
          <w:rFonts w:ascii="Arial" w:hAnsi="Arial" w:cs="Arial"/>
        </w:rPr>
        <w:t xml:space="preserve"> lecho marino y se sujetará a lo dispuesto en la Norma Oficial Mexicana NOM-064-SAG/PESC/SEMARNAT-2013, Sobre sistemas, métodos y técnicas de captura prohibidos en la pesca en aguas de jurisdicción federal de los Estados Unidos Mexicanos. </w:t>
      </w:r>
    </w:p>
    <w:p w14:paraId="0C42A4D8" w14:textId="77777777" w:rsidR="00B54919" w:rsidRPr="00596A3A" w:rsidRDefault="00B54919" w:rsidP="00C80695">
      <w:pPr>
        <w:spacing w:before="0" w:after="0" w:line="240" w:lineRule="auto"/>
        <w:rPr>
          <w:rFonts w:ascii="Arial" w:hAnsi="Arial" w:cs="Arial"/>
        </w:rPr>
      </w:pPr>
    </w:p>
    <w:p w14:paraId="73BAA5B8" w14:textId="77777777" w:rsidR="00B54919" w:rsidRPr="00596A3A" w:rsidRDefault="00B54919" w:rsidP="00C80695">
      <w:pPr>
        <w:spacing w:before="0" w:after="0" w:line="240" w:lineRule="auto"/>
        <w:rPr>
          <w:rFonts w:ascii="Arial" w:hAnsi="Arial" w:cs="Arial"/>
        </w:rPr>
      </w:pPr>
      <w:r w:rsidRPr="00596A3A">
        <w:rPr>
          <w:rFonts w:ascii="Arial" w:hAnsi="Arial" w:cs="Arial"/>
        </w:rPr>
        <w:t>En el caso del aprovechamiento de la langosta (</w:t>
      </w:r>
      <w:r w:rsidRPr="00596A3A">
        <w:rPr>
          <w:rFonts w:ascii="Arial" w:hAnsi="Arial" w:cs="Arial"/>
          <w:i/>
          <w:iCs/>
        </w:rPr>
        <w:t>Panulirus argus</w:t>
      </w:r>
      <w:r w:rsidRPr="00596A3A">
        <w:rPr>
          <w:rFonts w:ascii="Arial" w:hAnsi="Arial" w:cs="Arial"/>
        </w:rPr>
        <w:t xml:space="preserve">) se deberá dar cumplimiento a la Norma Oficial Mexicana NOM-006-PESC-1993, Para regular el aprovechamiento de todas las especies de langosta en las aguas de jurisdicción federal del Golfo de México y Mar Caribe, así como a las temporadas de veda. </w:t>
      </w:r>
    </w:p>
    <w:p w14:paraId="5A7466F9" w14:textId="77777777" w:rsidR="00B54919" w:rsidRPr="00596A3A" w:rsidRDefault="00B54919" w:rsidP="00C80695">
      <w:pPr>
        <w:spacing w:before="0" w:after="0" w:line="240" w:lineRule="auto"/>
        <w:rPr>
          <w:rFonts w:ascii="Arial" w:hAnsi="Arial" w:cs="Arial"/>
        </w:rPr>
      </w:pPr>
    </w:p>
    <w:p w14:paraId="0CDE4DAC" w14:textId="3277EDEC" w:rsidR="00326B03" w:rsidRPr="00596A3A" w:rsidRDefault="00ED3513" w:rsidP="00C80695">
      <w:pPr>
        <w:spacing w:before="0" w:after="0" w:line="240" w:lineRule="auto"/>
        <w:rPr>
          <w:rFonts w:ascii="Arial" w:hAnsi="Arial" w:cs="Arial"/>
        </w:rPr>
      </w:pPr>
      <w:r w:rsidRPr="00596A3A">
        <w:rPr>
          <w:rFonts w:ascii="Arial" w:hAnsi="Arial" w:cs="Arial"/>
          <w:b/>
        </w:rPr>
        <w:t>Regla 60</w:t>
      </w:r>
      <w:r w:rsidR="00326B03" w:rsidRPr="00596A3A">
        <w:rPr>
          <w:rFonts w:ascii="Arial" w:hAnsi="Arial" w:cs="Arial"/>
          <w:b/>
        </w:rPr>
        <w:t>.</w:t>
      </w:r>
      <w:r w:rsidR="00326B03" w:rsidRPr="00596A3A">
        <w:rPr>
          <w:rFonts w:ascii="Arial" w:hAnsi="Arial" w:cs="Arial"/>
        </w:rPr>
        <w:t xml:space="preserve"> En toda la Reserva se podrán llevar a cabo actividades de pesca comercial o para consumo doméstico de pez león (</w:t>
      </w:r>
      <w:r w:rsidR="00326B03" w:rsidRPr="00596A3A">
        <w:rPr>
          <w:rFonts w:ascii="Arial" w:hAnsi="Arial" w:cs="Arial"/>
          <w:i/>
        </w:rPr>
        <w:t>Pterois volitans</w:t>
      </w:r>
      <w:r w:rsidR="00326B03" w:rsidRPr="00596A3A">
        <w:rPr>
          <w:rFonts w:ascii="Arial" w:hAnsi="Arial" w:cs="Arial"/>
        </w:rPr>
        <w:t>) mediante buceo libre por apnea y sólo con arpón de liga, resorte o neumático, estando prohibida la captura de cualquier otra especie de flora y fauna acuáticas, durante dicho aprovechamiento.</w:t>
      </w:r>
    </w:p>
    <w:p w14:paraId="13B4744C" w14:textId="77777777" w:rsidR="00326B03" w:rsidRPr="00596A3A" w:rsidRDefault="00326B03" w:rsidP="00C80695">
      <w:pPr>
        <w:spacing w:before="0" w:after="0" w:line="240" w:lineRule="auto"/>
        <w:rPr>
          <w:rFonts w:ascii="Arial" w:hAnsi="Arial" w:cs="Arial"/>
        </w:rPr>
      </w:pPr>
    </w:p>
    <w:p w14:paraId="3E9F4449" w14:textId="064AF58C" w:rsidR="00B54919" w:rsidRPr="00596A3A" w:rsidRDefault="00B54919" w:rsidP="00C80695">
      <w:pPr>
        <w:spacing w:before="0" w:after="0" w:line="240" w:lineRule="auto"/>
        <w:rPr>
          <w:rFonts w:ascii="Arial" w:hAnsi="Arial" w:cs="Arial"/>
        </w:rPr>
      </w:pPr>
      <w:r w:rsidRPr="00596A3A">
        <w:rPr>
          <w:rFonts w:ascii="Arial" w:hAnsi="Arial" w:cs="Arial"/>
          <w:b/>
          <w:bCs/>
        </w:rPr>
        <w:t xml:space="preserve">Regla </w:t>
      </w:r>
      <w:r w:rsidR="00ED3513" w:rsidRPr="00596A3A">
        <w:rPr>
          <w:rFonts w:ascii="Arial" w:hAnsi="Arial" w:cs="Arial"/>
          <w:b/>
          <w:bCs/>
        </w:rPr>
        <w:t>61</w:t>
      </w:r>
      <w:r w:rsidRPr="00596A3A">
        <w:rPr>
          <w:rFonts w:ascii="Arial" w:hAnsi="Arial" w:cs="Arial"/>
          <w:b/>
          <w:bCs/>
        </w:rPr>
        <w:t xml:space="preserve">. </w:t>
      </w:r>
      <w:r w:rsidRPr="00596A3A">
        <w:rPr>
          <w:rFonts w:ascii="Arial" w:hAnsi="Arial" w:cs="Arial"/>
          <w:bCs/>
        </w:rPr>
        <w:t xml:space="preserve">El anclaje de boyas y </w:t>
      </w:r>
      <w:r w:rsidRPr="00596A3A">
        <w:rPr>
          <w:rFonts w:ascii="Arial" w:hAnsi="Arial" w:cs="Arial"/>
        </w:rPr>
        <w:t>la instalación de arrecifes artificiales promotores de nuevos hábitats para la flora y fauna marina, así como para los proyectos de recuperación de playas,</w:t>
      </w:r>
      <w:r w:rsidRPr="00596A3A">
        <w:rPr>
          <w:rFonts w:ascii="Arial" w:hAnsi="Arial" w:cs="Arial"/>
          <w:bCs/>
        </w:rPr>
        <w:t xml:space="preserve"> deberá realizarse de manera que no afecte pastos marinos ni unidades arrecifales, y sin utilizar estructuras que puedan convertirse en “proyectiles”.</w:t>
      </w:r>
      <w:r w:rsidRPr="00596A3A">
        <w:rPr>
          <w:rFonts w:ascii="Arial" w:hAnsi="Arial" w:cs="Arial"/>
        </w:rPr>
        <w:t xml:space="preserve"> </w:t>
      </w:r>
    </w:p>
    <w:p w14:paraId="6271A2F0" w14:textId="77777777" w:rsidR="007D74F2" w:rsidRPr="00596A3A" w:rsidRDefault="007D74F2" w:rsidP="00C80695">
      <w:pPr>
        <w:spacing w:before="0" w:after="0" w:line="240" w:lineRule="auto"/>
        <w:rPr>
          <w:rFonts w:ascii="Arial" w:hAnsi="Arial" w:cs="Arial"/>
        </w:rPr>
      </w:pPr>
    </w:p>
    <w:p w14:paraId="761E0B0D" w14:textId="080DB19E" w:rsidR="00B54919" w:rsidRPr="00596A3A" w:rsidRDefault="00B54919" w:rsidP="00C80695">
      <w:pPr>
        <w:spacing w:before="0" w:after="0" w:line="240" w:lineRule="auto"/>
        <w:rPr>
          <w:rFonts w:ascii="Arial" w:hAnsi="Arial" w:cs="Arial"/>
        </w:rPr>
      </w:pPr>
      <w:r w:rsidRPr="00596A3A">
        <w:rPr>
          <w:rFonts w:ascii="Arial" w:hAnsi="Arial" w:cs="Arial"/>
          <w:b/>
          <w:bCs/>
        </w:rPr>
        <w:t>Regla 6</w:t>
      </w:r>
      <w:r w:rsidR="00ED3513" w:rsidRPr="00596A3A">
        <w:rPr>
          <w:rFonts w:ascii="Arial" w:hAnsi="Arial" w:cs="Arial"/>
          <w:b/>
          <w:bCs/>
        </w:rPr>
        <w:t>2</w:t>
      </w:r>
      <w:r w:rsidRPr="00596A3A">
        <w:rPr>
          <w:rFonts w:ascii="Arial" w:hAnsi="Arial" w:cs="Arial"/>
          <w:b/>
          <w:bCs/>
        </w:rPr>
        <w:t>.</w:t>
      </w:r>
      <w:r w:rsidRPr="00596A3A">
        <w:rPr>
          <w:rFonts w:ascii="Arial" w:hAnsi="Arial" w:cs="Arial"/>
        </w:rPr>
        <w:t xml:space="preserve"> No se permite la descarga directa de ningún tipo de sustancia de desecho, desagüe o drenaje en los cuerpos de agua, lagunas o mar. Cualquier manejo de aguas residuales deberá ser tratado.</w:t>
      </w:r>
    </w:p>
    <w:p w14:paraId="799AD599" w14:textId="77777777" w:rsidR="00B54919" w:rsidRPr="00596A3A" w:rsidRDefault="00B54919" w:rsidP="00C80695">
      <w:pPr>
        <w:spacing w:before="0" w:after="0" w:line="240" w:lineRule="auto"/>
        <w:rPr>
          <w:rFonts w:ascii="Arial" w:hAnsi="Arial" w:cs="Arial"/>
        </w:rPr>
      </w:pPr>
    </w:p>
    <w:p w14:paraId="440153BB" w14:textId="5B545912" w:rsidR="00B54919" w:rsidRPr="00596A3A" w:rsidRDefault="00B54919" w:rsidP="00C80695">
      <w:pPr>
        <w:spacing w:before="0" w:after="0" w:line="240" w:lineRule="auto"/>
        <w:rPr>
          <w:rFonts w:ascii="Arial" w:hAnsi="Arial" w:cs="Arial"/>
        </w:rPr>
      </w:pPr>
      <w:r w:rsidRPr="00596A3A">
        <w:rPr>
          <w:rFonts w:ascii="Arial" w:hAnsi="Arial" w:cs="Arial"/>
          <w:b/>
          <w:bCs/>
        </w:rPr>
        <w:t>Regla 6</w:t>
      </w:r>
      <w:r w:rsidR="00ED3513" w:rsidRPr="00596A3A">
        <w:rPr>
          <w:rFonts w:ascii="Arial" w:hAnsi="Arial" w:cs="Arial"/>
          <w:b/>
          <w:bCs/>
        </w:rPr>
        <w:t>3</w:t>
      </w:r>
      <w:r w:rsidRPr="00596A3A">
        <w:rPr>
          <w:rFonts w:ascii="Arial" w:hAnsi="Arial" w:cs="Arial"/>
          <w:b/>
          <w:bCs/>
        </w:rPr>
        <w:t xml:space="preserve">. </w:t>
      </w:r>
      <w:r w:rsidRPr="00596A3A">
        <w:rPr>
          <w:rFonts w:ascii="Arial" w:hAnsi="Arial" w:cs="Arial"/>
        </w:rPr>
        <w:t xml:space="preserve">Las plantas de tratamiento de aguas servidas deberán contar con un sistema que cumpla con la normatividad vigente. Además deberán contar con un programa operativo que </w:t>
      </w:r>
      <w:r w:rsidRPr="00596A3A">
        <w:rPr>
          <w:rFonts w:ascii="Arial" w:hAnsi="Arial" w:cs="Arial"/>
        </w:rPr>
        <w:lastRenderedPageBreak/>
        <w:t xml:space="preserve">considere la estabilización de los lodos, así como su disposición final fuera de la Reserva de la Biosfera. </w:t>
      </w:r>
    </w:p>
    <w:p w14:paraId="01F5FE3C" w14:textId="77777777" w:rsidR="00B54919" w:rsidRPr="00596A3A" w:rsidRDefault="00B54919" w:rsidP="00C80695">
      <w:pPr>
        <w:spacing w:before="0" w:after="0" w:line="240" w:lineRule="auto"/>
        <w:rPr>
          <w:rFonts w:ascii="Arial" w:hAnsi="Arial" w:cs="Arial"/>
        </w:rPr>
      </w:pPr>
    </w:p>
    <w:p w14:paraId="7A7C6D5A" w14:textId="2371D5A4" w:rsidR="00B54919" w:rsidRPr="00596A3A" w:rsidRDefault="00B54919" w:rsidP="00C80695">
      <w:pPr>
        <w:spacing w:before="0" w:after="0" w:line="240" w:lineRule="auto"/>
        <w:rPr>
          <w:rFonts w:ascii="Arial" w:hAnsi="Arial" w:cs="Arial"/>
        </w:rPr>
      </w:pPr>
      <w:r w:rsidRPr="00596A3A">
        <w:rPr>
          <w:rFonts w:ascii="Arial" w:hAnsi="Arial" w:cs="Arial"/>
          <w:b/>
          <w:bCs/>
        </w:rPr>
        <w:t>Regla 6</w:t>
      </w:r>
      <w:r w:rsidR="00ED3513" w:rsidRPr="00596A3A">
        <w:rPr>
          <w:rFonts w:ascii="Arial" w:hAnsi="Arial" w:cs="Arial"/>
          <w:b/>
          <w:bCs/>
        </w:rPr>
        <w:t>4</w:t>
      </w:r>
      <w:r w:rsidRPr="00596A3A">
        <w:rPr>
          <w:rFonts w:ascii="Arial" w:hAnsi="Arial" w:cs="Arial"/>
          <w:b/>
          <w:bCs/>
        </w:rPr>
        <w:t xml:space="preserve">. </w:t>
      </w:r>
      <w:r w:rsidRPr="00596A3A">
        <w:rPr>
          <w:rFonts w:ascii="Arial" w:hAnsi="Arial" w:cs="Arial"/>
        </w:rPr>
        <w:t xml:space="preserve">Para la limpieza de playa producto de la acumulación de sargazo, se deberá respetar la estructura de las dunas costeras, así como la vegetación asociada a éstas y sin que interfiera con la anidación de tortugas marinas. </w:t>
      </w:r>
    </w:p>
    <w:p w14:paraId="127C1095" w14:textId="77777777" w:rsidR="00B54919" w:rsidRPr="00596A3A" w:rsidRDefault="00B54919" w:rsidP="00C80695">
      <w:pPr>
        <w:spacing w:before="0" w:after="0" w:line="240" w:lineRule="auto"/>
        <w:rPr>
          <w:rFonts w:ascii="Arial" w:hAnsi="Arial" w:cs="Arial"/>
        </w:rPr>
      </w:pPr>
    </w:p>
    <w:p w14:paraId="3C94D369" w14:textId="271246AD" w:rsidR="00B54919" w:rsidRPr="00596A3A" w:rsidRDefault="00ED3513" w:rsidP="00C80695">
      <w:pPr>
        <w:spacing w:before="0" w:after="0" w:line="240" w:lineRule="auto"/>
        <w:rPr>
          <w:rFonts w:ascii="Arial" w:hAnsi="Arial" w:cs="Arial"/>
        </w:rPr>
      </w:pPr>
      <w:r w:rsidRPr="00596A3A">
        <w:rPr>
          <w:rFonts w:ascii="Arial" w:hAnsi="Arial" w:cs="Arial"/>
          <w:b/>
          <w:bCs/>
        </w:rPr>
        <w:t>Regla 65</w:t>
      </w:r>
      <w:r w:rsidR="00B54919" w:rsidRPr="00596A3A">
        <w:rPr>
          <w:rFonts w:ascii="Arial" w:hAnsi="Arial" w:cs="Arial"/>
          <w:b/>
          <w:bCs/>
        </w:rPr>
        <w:t>.</w:t>
      </w:r>
      <w:r w:rsidR="001B3228" w:rsidRPr="00596A3A">
        <w:rPr>
          <w:rFonts w:ascii="Arial" w:hAnsi="Arial" w:cs="Arial"/>
        </w:rPr>
        <w:t xml:space="preserve"> L</w:t>
      </w:r>
      <w:r w:rsidR="00B54919" w:rsidRPr="00596A3A">
        <w:rPr>
          <w:rFonts w:ascii="Arial" w:hAnsi="Arial" w:cs="Arial"/>
        </w:rPr>
        <w:t>as actividades de turismo de bajo impacto se podrán realizar en las zonas núcleo siempre que no impliquen modificaciones de las características o condiciones naturales originales, ni la instalación de construcciones de apoyo.</w:t>
      </w:r>
    </w:p>
    <w:p w14:paraId="347F2E39" w14:textId="77777777" w:rsidR="00B54919" w:rsidRPr="00596A3A" w:rsidRDefault="00B54919" w:rsidP="00C80695">
      <w:pPr>
        <w:spacing w:before="0" w:after="0" w:line="240" w:lineRule="auto"/>
        <w:rPr>
          <w:rFonts w:ascii="Arial" w:hAnsi="Arial" w:cs="Arial"/>
        </w:rPr>
      </w:pPr>
    </w:p>
    <w:p w14:paraId="6891718A" w14:textId="6C23C0C3" w:rsidR="007D74F2" w:rsidRPr="00596A3A" w:rsidRDefault="007D74F2" w:rsidP="00C80695">
      <w:pPr>
        <w:spacing w:before="0" w:after="0" w:line="240" w:lineRule="auto"/>
        <w:rPr>
          <w:rFonts w:ascii="Arial" w:hAnsi="Arial" w:cs="Arial"/>
          <w:bCs/>
        </w:rPr>
      </w:pPr>
      <w:r w:rsidRPr="00596A3A">
        <w:rPr>
          <w:rFonts w:ascii="Arial" w:hAnsi="Arial" w:cs="Arial"/>
          <w:b/>
          <w:bCs/>
        </w:rPr>
        <w:t>Regla 66.</w:t>
      </w:r>
      <w:r w:rsidRPr="00596A3A">
        <w:rPr>
          <w:rFonts w:ascii="Arial" w:hAnsi="Arial" w:cs="Arial"/>
          <w:bCs/>
        </w:rPr>
        <w:t xml:space="preserve"> No se permite la utilización de artefactos de propulsión a chorro como parte de las actividades turístico recreativas, salvo en las subzonas que así lo indiquen, únicamente en áreas de arenales.</w:t>
      </w:r>
    </w:p>
    <w:p w14:paraId="2EBD9C17" w14:textId="77777777" w:rsidR="007D74F2" w:rsidRPr="00596A3A" w:rsidRDefault="007D74F2" w:rsidP="00C80695">
      <w:pPr>
        <w:spacing w:before="0" w:after="0" w:line="240" w:lineRule="auto"/>
        <w:rPr>
          <w:rFonts w:ascii="Arial" w:hAnsi="Arial" w:cs="Arial"/>
          <w:bCs/>
        </w:rPr>
      </w:pPr>
    </w:p>
    <w:p w14:paraId="0E1D1AB3" w14:textId="795B091C" w:rsidR="00B54919" w:rsidRPr="00596A3A" w:rsidRDefault="00ED3513" w:rsidP="00C80695">
      <w:pPr>
        <w:spacing w:before="0" w:after="0" w:line="240" w:lineRule="auto"/>
        <w:rPr>
          <w:rFonts w:ascii="Arial" w:hAnsi="Arial" w:cs="Arial"/>
        </w:rPr>
      </w:pPr>
      <w:r w:rsidRPr="00596A3A">
        <w:rPr>
          <w:rFonts w:ascii="Arial" w:hAnsi="Arial" w:cs="Arial"/>
          <w:b/>
          <w:bCs/>
        </w:rPr>
        <w:t>Regla 6</w:t>
      </w:r>
      <w:r w:rsidR="007D74F2" w:rsidRPr="00596A3A">
        <w:rPr>
          <w:rFonts w:ascii="Arial" w:hAnsi="Arial" w:cs="Arial"/>
          <w:b/>
          <w:bCs/>
        </w:rPr>
        <w:t>7</w:t>
      </w:r>
      <w:r w:rsidR="00B54919" w:rsidRPr="00596A3A">
        <w:rPr>
          <w:rFonts w:ascii="Arial" w:hAnsi="Arial" w:cs="Arial"/>
          <w:b/>
          <w:bCs/>
        </w:rPr>
        <w:t>.</w:t>
      </w:r>
      <w:r w:rsidR="00B54919" w:rsidRPr="00596A3A">
        <w:rPr>
          <w:rFonts w:ascii="Arial" w:hAnsi="Arial" w:cs="Arial"/>
        </w:rPr>
        <w:t xml:space="preserve"> Quienes pretendan realizar obras o actividades dentro de la Reserva de la Biosfera deberán contar, en su caso, y previamente a su ejecución, con la autorización en materia de impacto ambiental correspondiente en los términos de la Ley General del Equilibrio Ecológico y la Protección al Ambiente y su Reglamento en materia de Evaluación del Impacto Ambiental, independientemente del otorgamiento de permisos, licencias y autorizaciones que deban expedir otras autoridades, conforme a las disposiciones jurídicas que correspondan</w:t>
      </w:r>
    </w:p>
    <w:p w14:paraId="0D95FE47" w14:textId="77777777" w:rsidR="00B54919" w:rsidRPr="00596A3A" w:rsidRDefault="00B54919" w:rsidP="00C80695">
      <w:pPr>
        <w:spacing w:before="0" w:after="0" w:line="240" w:lineRule="auto"/>
        <w:rPr>
          <w:rFonts w:ascii="Arial" w:hAnsi="Arial" w:cs="Arial"/>
          <w:b/>
          <w:bCs/>
        </w:rPr>
      </w:pPr>
    </w:p>
    <w:p w14:paraId="4E489494"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CAPÍTULO VIII </w:t>
      </w:r>
    </w:p>
    <w:p w14:paraId="5178C0BD"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De la subzonificación </w:t>
      </w:r>
    </w:p>
    <w:p w14:paraId="2086FDBC" w14:textId="77777777" w:rsidR="00B54919" w:rsidRPr="00596A3A" w:rsidRDefault="00B54919" w:rsidP="00C80695">
      <w:pPr>
        <w:spacing w:before="0" w:after="0" w:line="240" w:lineRule="auto"/>
        <w:rPr>
          <w:rFonts w:ascii="Arial" w:hAnsi="Arial" w:cs="Arial"/>
          <w:b/>
          <w:bCs/>
        </w:rPr>
      </w:pPr>
    </w:p>
    <w:p w14:paraId="75C0DE6D" w14:textId="462960BB" w:rsidR="00B54919" w:rsidRPr="00596A3A" w:rsidRDefault="00ED3513" w:rsidP="00C80695">
      <w:pPr>
        <w:spacing w:before="0" w:after="0" w:line="240" w:lineRule="auto"/>
        <w:rPr>
          <w:rFonts w:ascii="Arial" w:hAnsi="Arial" w:cs="Arial"/>
        </w:rPr>
      </w:pPr>
      <w:r w:rsidRPr="00596A3A">
        <w:rPr>
          <w:rFonts w:ascii="Arial" w:hAnsi="Arial" w:cs="Arial"/>
          <w:b/>
          <w:bCs/>
        </w:rPr>
        <w:t>Regla 6</w:t>
      </w:r>
      <w:r w:rsidR="007D74F2" w:rsidRPr="00596A3A">
        <w:rPr>
          <w:rFonts w:ascii="Arial" w:hAnsi="Arial" w:cs="Arial"/>
          <w:b/>
          <w:bCs/>
        </w:rPr>
        <w:t>8</w:t>
      </w:r>
      <w:r w:rsidR="00B54919" w:rsidRPr="00596A3A">
        <w:rPr>
          <w:rFonts w:ascii="Arial" w:hAnsi="Arial" w:cs="Arial"/>
          <w:b/>
          <w:bCs/>
        </w:rPr>
        <w:t xml:space="preserve">. </w:t>
      </w:r>
      <w:r w:rsidR="00B54919" w:rsidRPr="00596A3A">
        <w:rPr>
          <w:rFonts w:ascii="Arial" w:hAnsi="Arial" w:cs="Arial"/>
        </w:rPr>
        <w:t xml:space="preserve">Con el objeto de conservar el sistema ecológico y su biodiversidad que se distribuyen en la Reserva de la Biosfera, así como delimitar y ordenar territorialmente las actividades dentro de la misma, se establecen las siguientes subzonas: </w:t>
      </w:r>
    </w:p>
    <w:p w14:paraId="0321E03B" w14:textId="77777777" w:rsidR="00B54919" w:rsidRPr="00596A3A" w:rsidRDefault="00B54919" w:rsidP="00C80695">
      <w:pPr>
        <w:spacing w:before="0" w:after="0" w:line="240" w:lineRule="auto"/>
        <w:rPr>
          <w:rFonts w:ascii="Arial" w:hAnsi="Arial" w:cs="Arial"/>
        </w:rPr>
      </w:pPr>
    </w:p>
    <w:p w14:paraId="488CCD4C" w14:textId="77777777" w:rsidR="001B3228" w:rsidRPr="00596A3A" w:rsidRDefault="001B3228"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Uso Restringido Boca Iglesias</w:t>
      </w:r>
    </w:p>
    <w:p w14:paraId="76C494B7" w14:textId="77777777" w:rsidR="001B3228" w:rsidRPr="00596A3A" w:rsidRDefault="001B3228" w:rsidP="00C80695">
      <w:pPr>
        <w:pStyle w:val="Default"/>
        <w:ind w:firstLine="284"/>
        <w:rPr>
          <w:rFonts w:ascii="Arial" w:hAnsi="Arial" w:cs="Arial"/>
          <w:color w:val="auto"/>
          <w:sz w:val="22"/>
          <w:szCs w:val="22"/>
        </w:rPr>
      </w:pPr>
      <w:r w:rsidRPr="00596A3A">
        <w:rPr>
          <w:rFonts w:ascii="Arial" w:hAnsi="Arial" w:cs="Arial"/>
          <w:color w:val="auto"/>
          <w:sz w:val="22"/>
          <w:szCs w:val="22"/>
        </w:rPr>
        <w:t xml:space="preserve">Subzona de Uso Restringido Chacmochuch  </w:t>
      </w:r>
    </w:p>
    <w:p w14:paraId="7D8C56E7" w14:textId="77777777" w:rsidR="001B3228" w:rsidRPr="00596A3A" w:rsidRDefault="001B3228" w:rsidP="00C80695">
      <w:pPr>
        <w:pStyle w:val="Default"/>
        <w:ind w:firstLine="284"/>
        <w:rPr>
          <w:rFonts w:ascii="Arial" w:hAnsi="Arial" w:cs="Arial"/>
          <w:color w:val="auto"/>
          <w:sz w:val="22"/>
          <w:szCs w:val="22"/>
        </w:rPr>
      </w:pPr>
      <w:r w:rsidRPr="00596A3A">
        <w:rPr>
          <w:rFonts w:ascii="Arial" w:hAnsi="Arial" w:cs="Arial"/>
          <w:color w:val="auto"/>
          <w:sz w:val="22"/>
          <w:szCs w:val="22"/>
        </w:rPr>
        <w:t xml:space="preserve">Subzona de Uso Restringido Xcacel-Xcacelito </w:t>
      </w:r>
    </w:p>
    <w:p w14:paraId="0A251B75" w14:textId="77777777" w:rsidR="001B3228" w:rsidRPr="00596A3A" w:rsidRDefault="001B3228"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Uso Restringido Profundo</w:t>
      </w:r>
      <w:r w:rsidRPr="00596A3A">
        <w:rPr>
          <w:rFonts w:ascii="Arial" w:hAnsi="Arial" w:cs="Arial"/>
          <w:color w:val="auto"/>
          <w:sz w:val="22"/>
          <w:szCs w:val="22"/>
        </w:rPr>
        <w:tab/>
      </w:r>
    </w:p>
    <w:p w14:paraId="4C9B0B94" w14:textId="77777777" w:rsidR="001B3228" w:rsidRPr="00596A3A" w:rsidRDefault="001B3228" w:rsidP="00C80695">
      <w:pPr>
        <w:pStyle w:val="Default"/>
        <w:rPr>
          <w:rFonts w:ascii="Arial" w:hAnsi="Arial" w:cs="Arial"/>
          <w:color w:val="auto"/>
          <w:sz w:val="22"/>
          <w:szCs w:val="22"/>
        </w:rPr>
      </w:pPr>
      <w:r w:rsidRPr="00596A3A">
        <w:rPr>
          <w:rFonts w:ascii="Arial" w:hAnsi="Arial" w:cs="Arial"/>
          <w:color w:val="auto"/>
          <w:sz w:val="22"/>
          <w:szCs w:val="22"/>
        </w:rPr>
        <w:tab/>
        <w:t>1. Polígono Colinas Submarinas de Colmer</w:t>
      </w:r>
    </w:p>
    <w:p w14:paraId="610C0C33" w14:textId="77777777" w:rsidR="001B3228" w:rsidRPr="00596A3A" w:rsidRDefault="001B3228" w:rsidP="00C80695">
      <w:pPr>
        <w:pStyle w:val="Default"/>
        <w:rPr>
          <w:rFonts w:ascii="Arial" w:hAnsi="Arial" w:cs="Arial"/>
          <w:color w:val="auto"/>
          <w:sz w:val="22"/>
          <w:szCs w:val="22"/>
        </w:rPr>
      </w:pPr>
      <w:r w:rsidRPr="00596A3A">
        <w:rPr>
          <w:rFonts w:ascii="Arial" w:hAnsi="Arial" w:cs="Arial"/>
          <w:color w:val="auto"/>
          <w:sz w:val="22"/>
          <w:szCs w:val="22"/>
        </w:rPr>
        <w:tab/>
        <w:t>2. Polígono Banco Chinchorro Profundo</w:t>
      </w:r>
    </w:p>
    <w:p w14:paraId="2282C617" w14:textId="5677ACD8" w:rsidR="001B3228" w:rsidRPr="00596A3A" w:rsidRDefault="001B3228" w:rsidP="00C80695">
      <w:pPr>
        <w:pStyle w:val="Default"/>
        <w:rPr>
          <w:rFonts w:ascii="Arial" w:hAnsi="Arial" w:cs="Arial"/>
          <w:color w:val="auto"/>
          <w:sz w:val="22"/>
          <w:szCs w:val="22"/>
        </w:rPr>
      </w:pPr>
      <w:r w:rsidRPr="00596A3A">
        <w:rPr>
          <w:rFonts w:ascii="Arial" w:hAnsi="Arial" w:cs="Arial"/>
          <w:color w:val="auto"/>
          <w:sz w:val="22"/>
          <w:szCs w:val="22"/>
        </w:rPr>
        <w:tab/>
        <w:t xml:space="preserve">3.- Polígono </w:t>
      </w:r>
      <w:r w:rsidR="00C313EF">
        <w:rPr>
          <w:rFonts w:ascii="Arial" w:hAnsi="Arial" w:cs="Arial"/>
        </w:rPr>
        <w:t>Cordillera Submarina Caimán</w:t>
      </w:r>
    </w:p>
    <w:p w14:paraId="09BD60F9" w14:textId="77777777" w:rsidR="001B3228" w:rsidRPr="00596A3A" w:rsidRDefault="001B3228" w:rsidP="00C80695">
      <w:pPr>
        <w:pStyle w:val="Default"/>
        <w:ind w:firstLine="284"/>
        <w:rPr>
          <w:rFonts w:ascii="Arial" w:hAnsi="Arial" w:cs="Arial"/>
          <w:color w:val="auto"/>
          <w:sz w:val="22"/>
          <w:szCs w:val="22"/>
        </w:rPr>
      </w:pPr>
    </w:p>
    <w:p w14:paraId="656E41E9" w14:textId="77777777" w:rsidR="001B3228" w:rsidRPr="00596A3A" w:rsidRDefault="001B3228"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Preservación Humedales de Salsipuedes</w:t>
      </w:r>
      <w:r w:rsidRPr="00596A3A">
        <w:rPr>
          <w:rFonts w:ascii="Arial" w:hAnsi="Arial" w:cs="Arial"/>
          <w:color w:val="auto"/>
          <w:sz w:val="22"/>
          <w:szCs w:val="22"/>
        </w:rPr>
        <w:tab/>
      </w:r>
    </w:p>
    <w:p w14:paraId="51E377E3" w14:textId="77777777" w:rsidR="001B3228" w:rsidRPr="00596A3A" w:rsidRDefault="001B3228"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Preservación Profunda Talud Puerto Morelos-Tiburón Ballena</w:t>
      </w:r>
    </w:p>
    <w:p w14:paraId="1E7B1D0D" w14:textId="52D03DA9" w:rsidR="001B3228" w:rsidRPr="00596A3A" w:rsidRDefault="001B3228"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Preservación Arrow</w:t>
      </w:r>
      <w:r w:rsidR="0043772D" w:rsidRPr="00596A3A">
        <w:rPr>
          <w:rFonts w:ascii="Arial" w:hAnsi="Arial" w:cs="Arial"/>
          <w:color w:val="auto"/>
          <w:sz w:val="22"/>
          <w:szCs w:val="22"/>
        </w:rPr>
        <w:t>s</w:t>
      </w:r>
      <w:r w:rsidRPr="00596A3A">
        <w:rPr>
          <w:rFonts w:ascii="Arial" w:hAnsi="Arial" w:cs="Arial"/>
          <w:color w:val="auto"/>
          <w:sz w:val="22"/>
          <w:szCs w:val="22"/>
        </w:rPr>
        <w:t>mith</w:t>
      </w:r>
      <w:r w:rsidRPr="00596A3A">
        <w:rPr>
          <w:rFonts w:ascii="Arial" w:hAnsi="Arial" w:cs="Arial"/>
          <w:color w:val="auto"/>
          <w:sz w:val="22"/>
          <w:szCs w:val="22"/>
        </w:rPr>
        <w:tab/>
      </w:r>
    </w:p>
    <w:p w14:paraId="7416508A" w14:textId="77777777" w:rsidR="001B3228" w:rsidRPr="00596A3A" w:rsidRDefault="001B3228"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Preservación Playa Xcacel</w:t>
      </w:r>
      <w:r w:rsidRPr="00596A3A">
        <w:rPr>
          <w:rFonts w:ascii="Arial" w:hAnsi="Arial" w:cs="Arial"/>
          <w:color w:val="auto"/>
          <w:sz w:val="22"/>
          <w:szCs w:val="22"/>
        </w:rPr>
        <w:tab/>
      </w:r>
    </w:p>
    <w:p w14:paraId="171CAFA7" w14:textId="77777777" w:rsidR="001B3228" w:rsidRPr="00596A3A" w:rsidRDefault="001B3228"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Preservación Talud de Sian Ka’an</w:t>
      </w:r>
    </w:p>
    <w:p w14:paraId="428B5456" w14:textId="77777777" w:rsidR="001B3228" w:rsidRPr="00596A3A" w:rsidRDefault="001B3228"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Preservación Uaymil-Xahuayxol</w:t>
      </w:r>
    </w:p>
    <w:p w14:paraId="762F49B2" w14:textId="77777777" w:rsidR="001B3228" w:rsidRPr="00596A3A" w:rsidRDefault="001B3228" w:rsidP="00C80695">
      <w:pPr>
        <w:pStyle w:val="Default"/>
        <w:rPr>
          <w:rFonts w:ascii="Arial" w:hAnsi="Arial" w:cs="Arial"/>
          <w:color w:val="auto"/>
          <w:sz w:val="22"/>
          <w:szCs w:val="22"/>
        </w:rPr>
      </w:pPr>
    </w:p>
    <w:p w14:paraId="0F2B256E" w14:textId="77777777" w:rsidR="001B3228" w:rsidRPr="00596A3A" w:rsidRDefault="001B3228"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Aprovechamiento Sustentable de los Recursos Naturales Costa Norte</w:t>
      </w:r>
      <w:r w:rsidRPr="00596A3A">
        <w:rPr>
          <w:rFonts w:ascii="Arial" w:hAnsi="Arial" w:cs="Arial"/>
          <w:color w:val="auto"/>
          <w:sz w:val="22"/>
          <w:szCs w:val="22"/>
        </w:rPr>
        <w:tab/>
      </w:r>
    </w:p>
    <w:p w14:paraId="0547B8DE" w14:textId="77777777" w:rsidR="001B3228" w:rsidRPr="00596A3A" w:rsidRDefault="001B3228"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Aprovechamiento Sustentable de los Recursos Naturales Tiburón Ballena</w:t>
      </w:r>
      <w:r w:rsidRPr="00596A3A">
        <w:rPr>
          <w:rFonts w:ascii="Arial" w:hAnsi="Arial" w:cs="Arial"/>
          <w:color w:val="auto"/>
          <w:sz w:val="22"/>
          <w:szCs w:val="22"/>
        </w:rPr>
        <w:tab/>
      </w:r>
    </w:p>
    <w:p w14:paraId="2B8BD033" w14:textId="77777777" w:rsidR="001B3228" w:rsidRPr="00596A3A" w:rsidRDefault="001B3228"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Aprovechamiento Sustentable de los Recursos Naturales Laguna Chacmochuch</w:t>
      </w:r>
    </w:p>
    <w:p w14:paraId="2DBF0D2B" w14:textId="77777777" w:rsidR="001B3228" w:rsidRPr="00596A3A" w:rsidRDefault="001B3228"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Aprovechamiento Sustentable De Los Recursos Naturales Isla Blanca</w:t>
      </w:r>
      <w:r w:rsidRPr="00596A3A">
        <w:rPr>
          <w:rFonts w:ascii="Arial" w:hAnsi="Arial" w:cs="Arial"/>
          <w:color w:val="auto"/>
          <w:sz w:val="22"/>
          <w:szCs w:val="22"/>
        </w:rPr>
        <w:tab/>
      </w:r>
    </w:p>
    <w:p w14:paraId="1568FFE4" w14:textId="685CF25C" w:rsidR="001B3228" w:rsidRPr="00596A3A" w:rsidRDefault="001B3228" w:rsidP="00C80695">
      <w:pPr>
        <w:pStyle w:val="Default"/>
        <w:ind w:left="567" w:hanging="283"/>
        <w:rPr>
          <w:rFonts w:ascii="Arial" w:hAnsi="Arial" w:cs="Arial"/>
          <w:color w:val="auto"/>
          <w:sz w:val="22"/>
          <w:szCs w:val="22"/>
        </w:rPr>
      </w:pPr>
      <w:r w:rsidRPr="00596A3A">
        <w:rPr>
          <w:rFonts w:ascii="Arial" w:hAnsi="Arial" w:cs="Arial"/>
          <w:color w:val="auto"/>
          <w:sz w:val="22"/>
          <w:szCs w:val="22"/>
        </w:rPr>
        <w:t xml:space="preserve">Subzona de Aprovechamiento Sustentable De Los Recursos Naturales </w:t>
      </w:r>
      <w:r w:rsidR="00ED3513" w:rsidRPr="00596A3A">
        <w:rPr>
          <w:rFonts w:ascii="Arial" w:hAnsi="Arial" w:cs="Arial"/>
          <w:color w:val="auto"/>
          <w:sz w:val="22"/>
          <w:szCs w:val="22"/>
        </w:rPr>
        <w:t>Tiburón Toro</w:t>
      </w:r>
      <w:r w:rsidRPr="00596A3A">
        <w:rPr>
          <w:rFonts w:ascii="Arial" w:hAnsi="Arial" w:cs="Arial"/>
          <w:color w:val="auto"/>
          <w:sz w:val="22"/>
          <w:szCs w:val="22"/>
        </w:rPr>
        <w:tab/>
      </w:r>
    </w:p>
    <w:p w14:paraId="69A2FC3F" w14:textId="77777777" w:rsidR="00ED3513" w:rsidRPr="00596A3A" w:rsidRDefault="00ED3513"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Aprovechamiento Sustentable de los Recursos Naturales Refugio Akumal</w:t>
      </w:r>
      <w:r w:rsidRPr="00596A3A">
        <w:rPr>
          <w:rFonts w:ascii="Arial" w:hAnsi="Arial" w:cs="Arial"/>
          <w:color w:val="auto"/>
          <w:sz w:val="22"/>
          <w:szCs w:val="22"/>
        </w:rPr>
        <w:tab/>
      </w:r>
    </w:p>
    <w:p w14:paraId="2CB3E6D6" w14:textId="77777777" w:rsidR="00ED3513" w:rsidRPr="00596A3A" w:rsidRDefault="00ED3513" w:rsidP="00C80695">
      <w:pPr>
        <w:pStyle w:val="Default"/>
        <w:ind w:left="567" w:hanging="283"/>
        <w:rPr>
          <w:rFonts w:ascii="Arial" w:hAnsi="Arial" w:cs="Arial"/>
          <w:color w:val="auto"/>
          <w:sz w:val="22"/>
          <w:szCs w:val="22"/>
        </w:rPr>
      </w:pPr>
      <w:r w:rsidRPr="00596A3A">
        <w:rPr>
          <w:rFonts w:ascii="Arial" w:hAnsi="Arial" w:cs="Arial"/>
          <w:color w:val="auto"/>
          <w:sz w:val="22"/>
          <w:szCs w:val="22"/>
        </w:rPr>
        <w:lastRenderedPageBreak/>
        <w:t>Subzona de Aprovechamiento Sustentable de Los Recursos Naturales Refugio Akumal Bahía</w:t>
      </w:r>
      <w:r w:rsidRPr="00596A3A">
        <w:rPr>
          <w:rFonts w:ascii="Arial" w:hAnsi="Arial" w:cs="Arial"/>
          <w:color w:val="auto"/>
          <w:sz w:val="22"/>
          <w:szCs w:val="22"/>
        </w:rPr>
        <w:tab/>
      </w:r>
    </w:p>
    <w:p w14:paraId="38C96589" w14:textId="77777777" w:rsidR="001B3228" w:rsidRPr="00596A3A" w:rsidRDefault="001B3228" w:rsidP="00C80695">
      <w:pPr>
        <w:pStyle w:val="Default"/>
        <w:ind w:left="567" w:hanging="283"/>
        <w:rPr>
          <w:rFonts w:ascii="Arial" w:hAnsi="Arial" w:cs="Arial"/>
          <w:color w:val="auto"/>
          <w:sz w:val="22"/>
          <w:szCs w:val="22"/>
        </w:rPr>
      </w:pPr>
      <w:r w:rsidRPr="00596A3A">
        <w:rPr>
          <w:rFonts w:ascii="Arial" w:hAnsi="Arial" w:cs="Arial"/>
          <w:color w:val="auto"/>
          <w:sz w:val="22"/>
          <w:szCs w:val="22"/>
        </w:rPr>
        <w:t>Subzona de Aprovechamiento Sustentable De Los Recursos Naturales Riviera Maya y Mahahual</w:t>
      </w:r>
      <w:r w:rsidRPr="00596A3A">
        <w:rPr>
          <w:rFonts w:ascii="Arial" w:hAnsi="Arial" w:cs="Arial"/>
          <w:color w:val="auto"/>
          <w:sz w:val="22"/>
          <w:szCs w:val="22"/>
        </w:rPr>
        <w:tab/>
      </w:r>
    </w:p>
    <w:p w14:paraId="21491B87" w14:textId="77777777" w:rsidR="001B3228" w:rsidRPr="00596A3A" w:rsidRDefault="001B3228" w:rsidP="00C80695">
      <w:pPr>
        <w:pStyle w:val="Default"/>
        <w:rPr>
          <w:rFonts w:ascii="Arial" w:hAnsi="Arial" w:cs="Arial"/>
          <w:color w:val="auto"/>
          <w:sz w:val="22"/>
          <w:szCs w:val="22"/>
        </w:rPr>
      </w:pPr>
    </w:p>
    <w:p w14:paraId="0CB1CCF5" w14:textId="77777777" w:rsidR="001B3228" w:rsidRPr="00596A3A" w:rsidRDefault="001B3228"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Aprovechamiento Sustentable de los Ecosistemas Marinos</w:t>
      </w:r>
    </w:p>
    <w:p w14:paraId="1C108E5A" w14:textId="77777777" w:rsidR="001B3228" w:rsidRPr="00596A3A" w:rsidRDefault="001B3228" w:rsidP="00C80695">
      <w:pPr>
        <w:pStyle w:val="Default"/>
        <w:rPr>
          <w:rFonts w:ascii="Arial" w:hAnsi="Arial" w:cs="Arial"/>
          <w:color w:val="auto"/>
          <w:sz w:val="22"/>
          <w:szCs w:val="22"/>
        </w:rPr>
      </w:pPr>
    </w:p>
    <w:p w14:paraId="09AD8612" w14:textId="77777777" w:rsidR="00ED3513" w:rsidRPr="00596A3A" w:rsidRDefault="001B3228"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Uso Público Playa del Carmen y Tulum-Sian ka’an</w:t>
      </w:r>
    </w:p>
    <w:p w14:paraId="1828CF13" w14:textId="77777777" w:rsidR="00ED3513" w:rsidRPr="00596A3A" w:rsidRDefault="00ED3513" w:rsidP="00C80695">
      <w:pPr>
        <w:pStyle w:val="Default"/>
        <w:ind w:firstLine="284"/>
        <w:rPr>
          <w:rFonts w:ascii="Arial" w:hAnsi="Arial" w:cs="Arial"/>
          <w:color w:val="auto"/>
          <w:sz w:val="22"/>
          <w:szCs w:val="22"/>
        </w:rPr>
      </w:pPr>
    </w:p>
    <w:p w14:paraId="67ED0F83" w14:textId="77777777" w:rsidR="00ED3513" w:rsidRPr="00596A3A" w:rsidRDefault="00ED3513" w:rsidP="00C80695">
      <w:pPr>
        <w:pStyle w:val="Default"/>
        <w:ind w:firstLine="284"/>
        <w:rPr>
          <w:rFonts w:ascii="Arial" w:hAnsi="Arial" w:cs="Arial"/>
          <w:color w:val="auto"/>
          <w:sz w:val="22"/>
          <w:szCs w:val="22"/>
        </w:rPr>
      </w:pPr>
      <w:r w:rsidRPr="00596A3A">
        <w:rPr>
          <w:rFonts w:ascii="Arial" w:hAnsi="Arial" w:cs="Arial"/>
          <w:color w:val="auto"/>
          <w:sz w:val="22"/>
          <w:szCs w:val="22"/>
        </w:rPr>
        <w:t>Subzona de Aprovechamiento Especial Extracción de Arena</w:t>
      </w:r>
    </w:p>
    <w:p w14:paraId="3C2741F1" w14:textId="77777777" w:rsidR="00B54919" w:rsidRPr="00596A3A" w:rsidRDefault="00B54919" w:rsidP="00C80695">
      <w:pPr>
        <w:spacing w:before="0" w:after="0" w:line="240" w:lineRule="auto"/>
        <w:rPr>
          <w:rFonts w:ascii="Arial" w:hAnsi="Arial" w:cs="Arial"/>
          <w:b/>
          <w:bCs/>
        </w:rPr>
      </w:pPr>
    </w:p>
    <w:p w14:paraId="491984E1" w14:textId="77777777" w:rsidR="00B54919" w:rsidRPr="00596A3A" w:rsidRDefault="00B54919" w:rsidP="00C80695">
      <w:pPr>
        <w:spacing w:before="0" w:after="0" w:line="240" w:lineRule="auto"/>
        <w:rPr>
          <w:rFonts w:ascii="Arial" w:hAnsi="Arial" w:cs="Arial"/>
          <w:b/>
          <w:bCs/>
        </w:rPr>
      </w:pPr>
    </w:p>
    <w:p w14:paraId="1084FB3E" w14:textId="3FC6BC64" w:rsidR="001B3228" w:rsidRPr="00596A3A" w:rsidRDefault="00ED3513" w:rsidP="00C80695">
      <w:pPr>
        <w:spacing w:before="0" w:after="0" w:line="240" w:lineRule="auto"/>
        <w:rPr>
          <w:rFonts w:ascii="Arial" w:hAnsi="Arial" w:cs="Arial"/>
          <w:bCs/>
        </w:rPr>
      </w:pPr>
      <w:r w:rsidRPr="00596A3A">
        <w:rPr>
          <w:rFonts w:ascii="Arial" w:hAnsi="Arial" w:cs="Arial"/>
          <w:b/>
          <w:bCs/>
        </w:rPr>
        <w:t>Regla 6</w:t>
      </w:r>
      <w:r w:rsidR="007D74F2" w:rsidRPr="00596A3A">
        <w:rPr>
          <w:rFonts w:ascii="Arial" w:hAnsi="Arial" w:cs="Arial"/>
          <w:b/>
          <w:bCs/>
        </w:rPr>
        <w:t>9</w:t>
      </w:r>
      <w:r w:rsidR="001B3228" w:rsidRPr="00596A3A">
        <w:rPr>
          <w:rFonts w:ascii="Arial" w:hAnsi="Arial" w:cs="Arial"/>
          <w:b/>
          <w:bCs/>
        </w:rPr>
        <w:t xml:space="preserve">. </w:t>
      </w:r>
      <w:r w:rsidR="001B3228" w:rsidRPr="00596A3A">
        <w:rPr>
          <w:rFonts w:ascii="Arial" w:hAnsi="Arial" w:cs="Arial"/>
          <w:bCs/>
        </w:rPr>
        <w:t xml:space="preserve">El desarrollo de </w:t>
      </w:r>
      <w:r w:rsidR="005B2A09" w:rsidRPr="00596A3A">
        <w:rPr>
          <w:rFonts w:ascii="Arial" w:hAnsi="Arial" w:cs="Arial"/>
          <w:bCs/>
        </w:rPr>
        <w:t>las</w:t>
      </w:r>
      <w:r w:rsidR="001B3228" w:rsidRPr="00596A3A">
        <w:rPr>
          <w:rFonts w:ascii="Arial" w:hAnsi="Arial" w:cs="Arial"/>
          <w:bCs/>
        </w:rPr>
        <w:t xml:space="preserve"> actividades permitidas y no permitidas dentro de las subzonas mencionadas en la Regla anterior, se estará a lo previsto en el apartado de Subzonificación del presente Programa de Manejo.</w:t>
      </w:r>
    </w:p>
    <w:p w14:paraId="7E6E692C" w14:textId="77777777" w:rsidR="001B3228" w:rsidRPr="00596A3A" w:rsidRDefault="001B3228" w:rsidP="00C80695">
      <w:pPr>
        <w:spacing w:before="0" w:after="0" w:line="240" w:lineRule="auto"/>
        <w:rPr>
          <w:rFonts w:ascii="Arial" w:hAnsi="Arial" w:cs="Arial"/>
          <w:bCs/>
        </w:rPr>
      </w:pPr>
    </w:p>
    <w:p w14:paraId="6CC5A9A1" w14:textId="77777777" w:rsidR="001B3228" w:rsidRPr="00596A3A" w:rsidRDefault="001B3228" w:rsidP="00C80695">
      <w:pPr>
        <w:spacing w:before="0" w:after="0" w:line="240" w:lineRule="auto"/>
        <w:rPr>
          <w:rFonts w:ascii="Arial" w:hAnsi="Arial" w:cs="Arial"/>
          <w:bCs/>
        </w:rPr>
      </w:pPr>
    </w:p>
    <w:p w14:paraId="730B8CC5"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CAPÍTULO IX </w:t>
      </w:r>
    </w:p>
    <w:p w14:paraId="1D244406"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De las actividades prohibidas </w:t>
      </w:r>
    </w:p>
    <w:p w14:paraId="13526795" w14:textId="77777777" w:rsidR="00B54919" w:rsidRPr="00596A3A" w:rsidRDefault="00B54919" w:rsidP="00C80695">
      <w:pPr>
        <w:spacing w:before="0" w:after="0" w:line="240" w:lineRule="auto"/>
        <w:rPr>
          <w:rFonts w:ascii="Arial" w:hAnsi="Arial" w:cs="Arial"/>
          <w:b/>
          <w:bCs/>
        </w:rPr>
      </w:pPr>
    </w:p>
    <w:p w14:paraId="5B5C8AF4" w14:textId="7101CF35" w:rsidR="00B54919" w:rsidRPr="00596A3A" w:rsidRDefault="00B54919" w:rsidP="00C80695">
      <w:pPr>
        <w:pStyle w:val="Texto"/>
        <w:rPr>
          <w:rFonts w:ascii="Arial" w:hAnsi="Arial" w:cs="Arial"/>
          <w:sz w:val="22"/>
          <w:szCs w:val="22"/>
        </w:rPr>
      </w:pPr>
      <w:r w:rsidRPr="00596A3A">
        <w:rPr>
          <w:rFonts w:ascii="Arial" w:hAnsi="Arial" w:cs="Arial"/>
          <w:b/>
          <w:sz w:val="22"/>
          <w:szCs w:val="22"/>
        </w:rPr>
        <w:t xml:space="preserve">Regla </w:t>
      </w:r>
      <w:r w:rsidR="007D74F2" w:rsidRPr="00596A3A">
        <w:rPr>
          <w:rFonts w:ascii="Arial" w:hAnsi="Arial" w:cs="Arial"/>
          <w:b/>
          <w:sz w:val="22"/>
          <w:szCs w:val="22"/>
        </w:rPr>
        <w:t>70</w:t>
      </w:r>
      <w:r w:rsidRPr="00596A3A">
        <w:rPr>
          <w:rFonts w:ascii="Arial" w:hAnsi="Arial" w:cs="Arial"/>
          <w:b/>
          <w:sz w:val="22"/>
          <w:szCs w:val="22"/>
        </w:rPr>
        <w:t xml:space="preserve">. </w:t>
      </w:r>
      <w:r w:rsidRPr="00596A3A">
        <w:rPr>
          <w:rFonts w:ascii="Arial" w:hAnsi="Arial" w:cs="Arial"/>
          <w:sz w:val="22"/>
          <w:szCs w:val="22"/>
        </w:rPr>
        <w:t>En las zonas núcleo de la reserva de la biosfera Caribe Mexicano queda prohibido:</w:t>
      </w:r>
    </w:p>
    <w:p w14:paraId="084BABF4"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I.</w:t>
      </w:r>
      <w:r w:rsidRPr="00596A3A">
        <w:rPr>
          <w:rFonts w:ascii="Arial" w:hAnsi="Arial" w:cs="Arial"/>
          <w:b/>
          <w:sz w:val="22"/>
          <w:szCs w:val="22"/>
        </w:rPr>
        <w:tab/>
      </w:r>
      <w:r w:rsidRPr="00596A3A">
        <w:rPr>
          <w:rFonts w:ascii="Arial" w:hAnsi="Arial" w:cs="Arial"/>
          <w:sz w:val="22"/>
          <w:szCs w:val="22"/>
        </w:rPr>
        <w:t>Verter o descargar contaminantes en el suelo, subsuelo y cualquier clase de cauce, vaso, acuífero, aguas marinas interiores o en el medio marino, así como desarrollar cualquier actividad contaminante;</w:t>
      </w:r>
    </w:p>
    <w:p w14:paraId="5A10660A"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II.</w:t>
      </w:r>
      <w:r w:rsidRPr="00596A3A">
        <w:rPr>
          <w:rFonts w:ascii="Arial" w:hAnsi="Arial" w:cs="Arial"/>
          <w:b/>
          <w:sz w:val="22"/>
          <w:szCs w:val="22"/>
        </w:rPr>
        <w:tab/>
      </w:r>
      <w:r w:rsidRPr="00596A3A">
        <w:rPr>
          <w:rFonts w:ascii="Arial" w:hAnsi="Arial" w:cs="Arial"/>
          <w:sz w:val="22"/>
          <w:szCs w:val="22"/>
        </w:rPr>
        <w:t>Interrumpir, rellenar, desecar o desviar los flujos hidráulicos;</w:t>
      </w:r>
    </w:p>
    <w:p w14:paraId="42276287"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III.</w:t>
      </w:r>
      <w:r w:rsidRPr="00596A3A">
        <w:rPr>
          <w:rFonts w:ascii="Arial" w:hAnsi="Arial" w:cs="Arial"/>
          <w:b/>
          <w:sz w:val="22"/>
          <w:szCs w:val="22"/>
        </w:rPr>
        <w:tab/>
      </w:r>
      <w:r w:rsidRPr="00596A3A">
        <w:rPr>
          <w:rFonts w:ascii="Arial" w:hAnsi="Arial" w:cs="Arial"/>
          <w:sz w:val="22"/>
          <w:szCs w:val="22"/>
        </w:rPr>
        <w:t>Perseguir o dañar a las especies de tortuga marina, así como extraer, poseer y comercializar sus huevos o productos;</w:t>
      </w:r>
    </w:p>
    <w:p w14:paraId="7BFBA729"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IV.</w:t>
      </w:r>
      <w:r w:rsidRPr="00596A3A">
        <w:rPr>
          <w:rFonts w:ascii="Arial" w:hAnsi="Arial" w:cs="Arial"/>
          <w:b/>
          <w:sz w:val="22"/>
          <w:szCs w:val="22"/>
        </w:rPr>
        <w:tab/>
      </w:r>
      <w:r w:rsidRPr="00596A3A">
        <w:rPr>
          <w:rFonts w:ascii="Arial" w:hAnsi="Arial" w:cs="Arial"/>
          <w:sz w:val="22"/>
          <w:szCs w:val="22"/>
        </w:rPr>
        <w:t>Realizar actividades pesqueras, acuícolas o de aprovechamiento extractivo de especies de flora y fauna silvestre, así como extracción de pastos marinos;</w:t>
      </w:r>
    </w:p>
    <w:p w14:paraId="0048D319"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V.</w:t>
      </w:r>
      <w:r w:rsidRPr="00596A3A">
        <w:rPr>
          <w:rFonts w:ascii="Arial" w:hAnsi="Arial" w:cs="Arial"/>
          <w:b/>
          <w:sz w:val="22"/>
          <w:szCs w:val="22"/>
        </w:rPr>
        <w:tab/>
      </w:r>
      <w:r w:rsidRPr="00596A3A">
        <w:rPr>
          <w:rFonts w:ascii="Arial" w:hAnsi="Arial" w:cs="Arial"/>
          <w:sz w:val="22"/>
          <w:szCs w:val="22"/>
        </w:rPr>
        <w:t>Introducir ejemplares o poblaciones exóticos de la vida silvestre, así como organismos genéticamente modificados;</w:t>
      </w:r>
    </w:p>
    <w:p w14:paraId="04D71BA9"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VI.</w:t>
      </w:r>
      <w:r w:rsidRPr="00596A3A">
        <w:rPr>
          <w:rFonts w:ascii="Arial" w:hAnsi="Arial" w:cs="Arial"/>
          <w:b/>
          <w:sz w:val="22"/>
          <w:szCs w:val="22"/>
        </w:rPr>
        <w:tab/>
      </w:r>
      <w:r w:rsidRPr="00596A3A">
        <w:rPr>
          <w:rFonts w:ascii="Arial" w:hAnsi="Arial" w:cs="Arial"/>
          <w:sz w:val="22"/>
          <w:szCs w:val="22"/>
        </w:rPr>
        <w:t>Destruir o dañar por cualquier medio o acción los sitios de alimentación, anidación, refugio o reproducción de las especies silvestres;</w:t>
      </w:r>
    </w:p>
    <w:p w14:paraId="4B4CD100"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VII.</w:t>
      </w:r>
      <w:r w:rsidRPr="00596A3A">
        <w:rPr>
          <w:rFonts w:ascii="Arial" w:hAnsi="Arial" w:cs="Arial"/>
          <w:b/>
          <w:sz w:val="22"/>
          <w:szCs w:val="22"/>
        </w:rPr>
        <w:tab/>
      </w:r>
      <w:r w:rsidRPr="00596A3A">
        <w:rPr>
          <w:rFonts w:ascii="Arial" w:hAnsi="Arial" w:cs="Arial"/>
          <w:sz w:val="22"/>
          <w:szCs w:val="22"/>
        </w:rPr>
        <w:t>Emplear métodos de arrastre y otras técnicas invasivas en los fondos marinos;</w:t>
      </w:r>
    </w:p>
    <w:p w14:paraId="5CFAD476"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VIII.</w:t>
      </w:r>
      <w:r w:rsidRPr="00596A3A">
        <w:rPr>
          <w:rFonts w:ascii="Arial" w:hAnsi="Arial" w:cs="Arial"/>
          <w:b/>
          <w:sz w:val="22"/>
          <w:szCs w:val="22"/>
        </w:rPr>
        <w:tab/>
      </w:r>
      <w:r w:rsidRPr="00596A3A">
        <w:rPr>
          <w:rFonts w:ascii="Arial" w:hAnsi="Arial" w:cs="Arial"/>
          <w:sz w:val="22"/>
          <w:szCs w:val="22"/>
        </w:rPr>
        <w:t>Cambiar el uso del suelo;</w:t>
      </w:r>
    </w:p>
    <w:p w14:paraId="1DB5964D"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IX.</w:t>
      </w:r>
      <w:r w:rsidRPr="00596A3A">
        <w:rPr>
          <w:rFonts w:ascii="Arial" w:hAnsi="Arial" w:cs="Arial"/>
          <w:b/>
          <w:sz w:val="22"/>
          <w:szCs w:val="22"/>
        </w:rPr>
        <w:tab/>
      </w:r>
      <w:r w:rsidRPr="00596A3A">
        <w:rPr>
          <w:rFonts w:ascii="Arial" w:hAnsi="Arial" w:cs="Arial"/>
          <w:sz w:val="22"/>
          <w:szCs w:val="22"/>
        </w:rPr>
        <w:t>Remover, rellenar, trasplantar, podar, o realizar cualquier obra o actividad que afecte la integralidad de los flujos hidrológicos, la productividad y capacidad de carga natural de los ecosistemas; de las zonas de anidación, reproducción, refugio, alimentación y alevinaje de las especies nativas; o bien de las interacciones entre manglares, dunas, la zona marítima adyacente y los bosques de sargazo, o que provoque cambios en las características naturales y los servicios ecológicos;</w:t>
      </w:r>
    </w:p>
    <w:p w14:paraId="5A53BCDF"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X.</w:t>
      </w:r>
      <w:r w:rsidRPr="00596A3A">
        <w:rPr>
          <w:rFonts w:ascii="Arial" w:hAnsi="Arial" w:cs="Arial"/>
          <w:b/>
          <w:sz w:val="22"/>
          <w:szCs w:val="22"/>
        </w:rPr>
        <w:tab/>
      </w:r>
      <w:r w:rsidRPr="00596A3A">
        <w:rPr>
          <w:rFonts w:ascii="Arial" w:hAnsi="Arial" w:cs="Arial"/>
          <w:sz w:val="22"/>
          <w:szCs w:val="22"/>
        </w:rPr>
        <w:t>Construir confinamientos de residuos sólidos, así como de materiales y sustancias peligrosas;</w:t>
      </w:r>
    </w:p>
    <w:p w14:paraId="598199FE"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XI.</w:t>
      </w:r>
      <w:r w:rsidRPr="00596A3A">
        <w:rPr>
          <w:rFonts w:ascii="Arial" w:hAnsi="Arial" w:cs="Arial"/>
          <w:b/>
          <w:sz w:val="22"/>
          <w:szCs w:val="22"/>
        </w:rPr>
        <w:tab/>
      </w:r>
      <w:r w:rsidRPr="00596A3A">
        <w:rPr>
          <w:rFonts w:ascii="Arial" w:hAnsi="Arial" w:cs="Arial"/>
          <w:sz w:val="22"/>
          <w:szCs w:val="22"/>
        </w:rPr>
        <w:t>Colocar iluminación dirigida hacia el mar y las playas, que altere el ciclo reproductivo de las tortugas marinas, así como su ingreso o tránsito; a excepción del señalamiento marítimo que determine la autoridad competente;</w:t>
      </w:r>
    </w:p>
    <w:p w14:paraId="5BFD7D17"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XII.</w:t>
      </w:r>
      <w:r w:rsidRPr="00596A3A">
        <w:rPr>
          <w:rFonts w:ascii="Arial" w:hAnsi="Arial" w:cs="Arial"/>
          <w:b/>
          <w:sz w:val="22"/>
          <w:szCs w:val="22"/>
        </w:rPr>
        <w:tab/>
      </w:r>
      <w:r w:rsidRPr="00596A3A">
        <w:rPr>
          <w:rFonts w:ascii="Arial" w:hAnsi="Arial" w:cs="Arial"/>
          <w:sz w:val="22"/>
          <w:szCs w:val="22"/>
        </w:rPr>
        <w:t>Hacer uso de explosivos;</w:t>
      </w:r>
    </w:p>
    <w:p w14:paraId="26B4B0B3"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XIII.</w:t>
      </w:r>
      <w:r w:rsidRPr="00596A3A">
        <w:rPr>
          <w:rFonts w:ascii="Arial" w:hAnsi="Arial" w:cs="Arial"/>
          <w:b/>
          <w:sz w:val="22"/>
          <w:szCs w:val="22"/>
        </w:rPr>
        <w:tab/>
      </w:r>
      <w:r w:rsidRPr="00596A3A">
        <w:rPr>
          <w:rFonts w:ascii="Arial" w:hAnsi="Arial" w:cs="Arial"/>
          <w:sz w:val="22"/>
          <w:szCs w:val="22"/>
        </w:rPr>
        <w:t>La apertura de bancos de material, así como la extracción de arena;</w:t>
      </w:r>
    </w:p>
    <w:p w14:paraId="7CEB9898"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XIV.</w:t>
      </w:r>
      <w:r w:rsidRPr="00596A3A">
        <w:rPr>
          <w:rFonts w:ascii="Arial" w:hAnsi="Arial" w:cs="Arial"/>
          <w:b/>
          <w:sz w:val="22"/>
          <w:szCs w:val="22"/>
        </w:rPr>
        <w:tab/>
      </w:r>
      <w:r w:rsidRPr="00596A3A">
        <w:rPr>
          <w:rFonts w:ascii="Arial" w:hAnsi="Arial" w:cs="Arial"/>
          <w:sz w:val="22"/>
          <w:szCs w:val="22"/>
        </w:rPr>
        <w:t>Realizar exploración, explotación minera y extracción de material pétreo;</w:t>
      </w:r>
    </w:p>
    <w:p w14:paraId="7549E9B0"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XV.</w:t>
      </w:r>
      <w:r w:rsidRPr="00596A3A">
        <w:rPr>
          <w:rFonts w:ascii="Arial" w:hAnsi="Arial" w:cs="Arial"/>
          <w:b/>
          <w:sz w:val="22"/>
          <w:szCs w:val="22"/>
        </w:rPr>
        <w:tab/>
      </w:r>
      <w:r w:rsidRPr="00596A3A">
        <w:rPr>
          <w:rFonts w:ascii="Arial" w:hAnsi="Arial" w:cs="Arial"/>
          <w:sz w:val="22"/>
          <w:szCs w:val="22"/>
        </w:rPr>
        <w:t>Realizar cualquier actividad de limpieza de embarcaciones, verter aguas de lastre y achicar sentinas, y</w:t>
      </w:r>
    </w:p>
    <w:p w14:paraId="2F97097D" w14:textId="77777777" w:rsidR="00B54919" w:rsidRPr="00596A3A" w:rsidRDefault="00B54919" w:rsidP="00C80695">
      <w:pPr>
        <w:spacing w:before="0" w:after="0" w:line="240" w:lineRule="auto"/>
        <w:rPr>
          <w:rFonts w:ascii="Arial" w:hAnsi="Arial" w:cs="Arial"/>
        </w:rPr>
      </w:pPr>
      <w:r w:rsidRPr="00596A3A">
        <w:rPr>
          <w:rFonts w:ascii="Arial" w:hAnsi="Arial" w:cs="Arial"/>
          <w:b/>
        </w:rPr>
        <w:lastRenderedPageBreak/>
        <w:t>XVI.</w:t>
      </w:r>
      <w:r w:rsidRPr="00596A3A">
        <w:rPr>
          <w:rFonts w:ascii="Arial" w:hAnsi="Arial" w:cs="Arial"/>
          <w:b/>
        </w:rPr>
        <w:tab/>
      </w:r>
      <w:r w:rsidRPr="00596A3A">
        <w:rPr>
          <w:rFonts w:ascii="Arial" w:hAnsi="Arial" w:cs="Arial"/>
        </w:rPr>
        <w:t>Las demás que ordenen las leyes generales del Equilibrio Ecológico y la Protección al Ambiente y de Vida Silvestre.</w:t>
      </w:r>
    </w:p>
    <w:p w14:paraId="5053C053" w14:textId="77777777" w:rsidR="00B54919" w:rsidRPr="00596A3A" w:rsidRDefault="00B54919" w:rsidP="00C80695">
      <w:pPr>
        <w:spacing w:before="0" w:after="0" w:line="240" w:lineRule="auto"/>
        <w:rPr>
          <w:rFonts w:ascii="Arial" w:hAnsi="Arial" w:cs="Arial"/>
        </w:rPr>
      </w:pPr>
    </w:p>
    <w:p w14:paraId="380607AB" w14:textId="0C76E86F" w:rsidR="00B54919" w:rsidRPr="00596A3A" w:rsidRDefault="00B54919" w:rsidP="00C80695">
      <w:pPr>
        <w:pStyle w:val="Texto"/>
        <w:rPr>
          <w:rFonts w:ascii="Arial" w:hAnsi="Arial" w:cs="Arial"/>
          <w:sz w:val="22"/>
          <w:szCs w:val="22"/>
        </w:rPr>
      </w:pPr>
      <w:r w:rsidRPr="00596A3A">
        <w:rPr>
          <w:rFonts w:ascii="Arial" w:hAnsi="Arial" w:cs="Arial"/>
          <w:b/>
          <w:sz w:val="22"/>
          <w:szCs w:val="22"/>
        </w:rPr>
        <w:t xml:space="preserve">Regla </w:t>
      </w:r>
      <w:r w:rsidR="00ED3513" w:rsidRPr="00596A3A">
        <w:rPr>
          <w:rFonts w:ascii="Arial" w:hAnsi="Arial" w:cs="Arial"/>
          <w:b/>
          <w:sz w:val="22"/>
          <w:szCs w:val="22"/>
        </w:rPr>
        <w:t>7</w:t>
      </w:r>
      <w:r w:rsidR="007D74F2" w:rsidRPr="00596A3A">
        <w:rPr>
          <w:rFonts w:ascii="Arial" w:hAnsi="Arial" w:cs="Arial"/>
          <w:b/>
          <w:sz w:val="22"/>
          <w:szCs w:val="22"/>
        </w:rPr>
        <w:t>1</w:t>
      </w:r>
      <w:r w:rsidRPr="00596A3A">
        <w:rPr>
          <w:rFonts w:ascii="Arial" w:hAnsi="Arial" w:cs="Arial"/>
          <w:b/>
          <w:sz w:val="22"/>
          <w:szCs w:val="22"/>
        </w:rPr>
        <w:t xml:space="preserve">. </w:t>
      </w:r>
      <w:r w:rsidRPr="00596A3A">
        <w:rPr>
          <w:rFonts w:ascii="Arial" w:hAnsi="Arial" w:cs="Arial"/>
          <w:sz w:val="22"/>
          <w:szCs w:val="22"/>
        </w:rPr>
        <w:t>Dentro de la zona de amortiguamiento de la reserva de la biosfera Caribe Mexicano, queda prohibido:</w:t>
      </w:r>
    </w:p>
    <w:p w14:paraId="5A610AF4"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I.</w:t>
      </w:r>
      <w:r w:rsidRPr="00596A3A">
        <w:rPr>
          <w:rFonts w:ascii="Arial" w:hAnsi="Arial" w:cs="Arial"/>
          <w:b/>
          <w:sz w:val="22"/>
          <w:szCs w:val="22"/>
        </w:rPr>
        <w:tab/>
      </w:r>
      <w:r w:rsidRPr="00596A3A">
        <w:rPr>
          <w:rFonts w:ascii="Arial" w:hAnsi="Arial" w:cs="Arial"/>
          <w:sz w:val="22"/>
          <w:szCs w:val="22"/>
        </w:rPr>
        <w:t>Arrojar, verter, almacenar, descargar o depositar desechos derivados de actividades altamente riesgosas en virtud de las características corrosivas, reactivas, radioactivas, explosivas, tóxicas, inflamables o biológico-infecciosas, que pueden afectar el equilibrio ecológico o el ambiente; así como desechar otras sustancias contaminantes como insecticidas, fungicidas y pesticidas, o los envases que las contienen;</w:t>
      </w:r>
    </w:p>
    <w:p w14:paraId="57EE18B1"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II.</w:t>
      </w:r>
      <w:r w:rsidRPr="00596A3A">
        <w:rPr>
          <w:rFonts w:ascii="Arial" w:hAnsi="Arial" w:cs="Arial"/>
          <w:b/>
          <w:sz w:val="22"/>
          <w:szCs w:val="22"/>
        </w:rPr>
        <w:tab/>
      </w:r>
      <w:r w:rsidRPr="00596A3A">
        <w:rPr>
          <w:rFonts w:ascii="Arial" w:hAnsi="Arial" w:cs="Arial"/>
          <w:sz w:val="22"/>
          <w:szCs w:val="22"/>
        </w:rPr>
        <w:t>Construir confinamientos o terminales de almacenamiento de materiales y sustancias peligrosas;</w:t>
      </w:r>
    </w:p>
    <w:p w14:paraId="64362746"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III.</w:t>
      </w:r>
      <w:r w:rsidRPr="00596A3A">
        <w:rPr>
          <w:rFonts w:ascii="Arial" w:hAnsi="Arial" w:cs="Arial"/>
          <w:b/>
          <w:sz w:val="22"/>
          <w:szCs w:val="22"/>
        </w:rPr>
        <w:tab/>
      </w:r>
      <w:r w:rsidRPr="00596A3A">
        <w:rPr>
          <w:rFonts w:ascii="Arial" w:hAnsi="Arial" w:cs="Arial"/>
          <w:sz w:val="22"/>
          <w:szCs w:val="22"/>
        </w:rPr>
        <w:t>Construir sitios de disposición final o rellenos sanitarios de residuos sólidos, salvo el mantenimiento y mejoramiento de los existentes;</w:t>
      </w:r>
    </w:p>
    <w:p w14:paraId="0C8D94A1"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IV.</w:t>
      </w:r>
      <w:r w:rsidRPr="00596A3A">
        <w:rPr>
          <w:rFonts w:ascii="Arial" w:hAnsi="Arial" w:cs="Arial"/>
          <w:b/>
          <w:sz w:val="22"/>
          <w:szCs w:val="22"/>
        </w:rPr>
        <w:tab/>
      </w:r>
      <w:r w:rsidRPr="00596A3A">
        <w:rPr>
          <w:rFonts w:ascii="Arial" w:hAnsi="Arial" w:cs="Arial"/>
          <w:sz w:val="22"/>
          <w:szCs w:val="22"/>
        </w:rPr>
        <w:t>Emplear equipos y artes de pesca fijas permanentes o de arrastre sobre el fondo marino, salvo para la pesquería de camarón en la zona Noroeste de Isla Contoy, y para la instalación del arte de pesca conocida como “casita cubana” para la pesca de langosta en la Laguna Chacmochuch;</w:t>
      </w:r>
    </w:p>
    <w:p w14:paraId="2E8BA30E"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V.</w:t>
      </w:r>
      <w:r w:rsidRPr="00596A3A">
        <w:rPr>
          <w:rFonts w:ascii="Arial" w:hAnsi="Arial" w:cs="Arial"/>
          <w:b/>
          <w:sz w:val="22"/>
          <w:szCs w:val="22"/>
        </w:rPr>
        <w:tab/>
      </w:r>
      <w:r w:rsidRPr="00596A3A">
        <w:rPr>
          <w:rFonts w:ascii="Arial" w:hAnsi="Arial" w:cs="Arial"/>
          <w:sz w:val="22"/>
          <w:szCs w:val="22"/>
        </w:rPr>
        <w:t>Utilizar sistemas, métodos y técnicas de captura prohibidos en la pesca en aguas de jurisdicción federal de los Estados Unidos Mexicanos, de conformidad con la Norma Oficial Mexicana NOM-064-SAG/PESC/SEMARNAT-2013 o la Norma Oficial Mexicana que la sustituya;</w:t>
      </w:r>
    </w:p>
    <w:p w14:paraId="3DFB1D43"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VI.</w:t>
      </w:r>
      <w:r w:rsidRPr="00596A3A">
        <w:rPr>
          <w:rFonts w:ascii="Arial" w:hAnsi="Arial" w:cs="Arial"/>
          <w:b/>
          <w:sz w:val="22"/>
          <w:szCs w:val="22"/>
        </w:rPr>
        <w:tab/>
      </w:r>
      <w:r w:rsidRPr="00596A3A">
        <w:rPr>
          <w:rFonts w:ascii="Arial" w:hAnsi="Arial" w:cs="Arial"/>
          <w:sz w:val="22"/>
          <w:szCs w:val="22"/>
        </w:rPr>
        <w:t>Introducir especies exóticas invasoras;</w:t>
      </w:r>
    </w:p>
    <w:p w14:paraId="659E70A0" w14:textId="2639B840"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VII.</w:t>
      </w:r>
      <w:r w:rsidRPr="00596A3A">
        <w:rPr>
          <w:rFonts w:ascii="Arial" w:hAnsi="Arial" w:cs="Arial"/>
          <w:b/>
          <w:sz w:val="22"/>
          <w:szCs w:val="22"/>
        </w:rPr>
        <w:tab/>
      </w:r>
      <w:r w:rsidRPr="00596A3A">
        <w:rPr>
          <w:rFonts w:ascii="Arial" w:hAnsi="Arial" w:cs="Arial"/>
          <w:sz w:val="22"/>
          <w:szCs w:val="22"/>
        </w:rPr>
        <w:t xml:space="preserve">Alimentar, tocar </w:t>
      </w:r>
      <w:r w:rsidR="005B2A09" w:rsidRPr="00596A3A">
        <w:rPr>
          <w:rFonts w:ascii="Arial" w:hAnsi="Arial" w:cs="Arial"/>
          <w:sz w:val="22"/>
          <w:szCs w:val="22"/>
        </w:rPr>
        <w:t>o perseguir</w:t>
      </w:r>
      <w:r w:rsidRPr="00596A3A">
        <w:rPr>
          <w:rFonts w:ascii="Arial" w:hAnsi="Arial" w:cs="Arial"/>
          <w:sz w:val="22"/>
          <w:szCs w:val="22"/>
        </w:rPr>
        <w:t xml:space="preserve"> a los ejemplares de la vida silvestre, salvo que se cuente con la autorización correspondiente;</w:t>
      </w:r>
    </w:p>
    <w:p w14:paraId="0A538970"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VIII.</w:t>
      </w:r>
      <w:r w:rsidRPr="00596A3A">
        <w:rPr>
          <w:rFonts w:ascii="Arial" w:hAnsi="Arial" w:cs="Arial"/>
          <w:b/>
          <w:sz w:val="22"/>
          <w:szCs w:val="22"/>
        </w:rPr>
        <w:tab/>
      </w:r>
      <w:r w:rsidRPr="00596A3A">
        <w:rPr>
          <w:rFonts w:ascii="Arial" w:hAnsi="Arial" w:cs="Arial"/>
          <w:sz w:val="22"/>
          <w:szCs w:val="22"/>
        </w:rPr>
        <w:t>Colocar iluminación dirigida hacia el mar y las playas, que altere el ciclo reproductivo de las tortugas marinas, así como su ingreso o tránsito; a excepción del señalamiento marítimo que determine la autoridad competente;</w:t>
      </w:r>
    </w:p>
    <w:p w14:paraId="41CC42F6"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IX.</w:t>
      </w:r>
      <w:r w:rsidRPr="00596A3A">
        <w:rPr>
          <w:rFonts w:ascii="Arial" w:hAnsi="Arial" w:cs="Arial"/>
          <w:b/>
          <w:sz w:val="22"/>
          <w:szCs w:val="22"/>
        </w:rPr>
        <w:tab/>
      </w:r>
      <w:r w:rsidRPr="00596A3A">
        <w:rPr>
          <w:rFonts w:ascii="Arial" w:hAnsi="Arial" w:cs="Arial"/>
          <w:sz w:val="22"/>
          <w:szCs w:val="22"/>
        </w:rPr>
        <w:t>Remover el fondo marino o generar la suspensión de sedimentos, aguas fangosas o limosas sobre los ecosistemas costeros, salvo para recuperación de playas y arrecifes artificiales que cuenten con la autorización correspondiente;</w:t>
      </w:r>
    </w:p>
    <w:p w14:paraId="5431B6D3"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X.</w:t>
      </w:r>
      <w:r w:rsidRPr="00596A3A">
        <w:rPr>
          <w:rFonts w:ascii="Arial" w:hAnsi="Arial" w:cs="Arial"/>
          <w:b/>
          <w:sz w:val="22"/>
          <w:szCs w:val="22"/>
        </w:rPr>
        <w:tab/>
      </w:r>
      <w:r w:rsidRPr="00596A3A">
        <w:rPr>
          <w:rFonts w:ascii="Arial" w:hAnsi="Arial" w:cs="Arial"/>
          <w:sz w:val="22"/>
          <w:szCs w:val="22"/>
        </w:rPr>
        <w:t>Usar explosivos, salvo para las actividades que en el ejercicio de sus atribuciones requiera la Secretaría de Marina;</w:t>
      </w:r>
    </w:p>
    <w:p w14:paraId="123FA63B"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XI.</w:t>
      </w:r>
      <w:r w:rsidRPr="00596A3A">
        <w:rPr>
          <w:rFonts w:ascii="Arial" w:hAnsi="Arial" w:cs="Arial"/>
          <w:b/>
          <w:sz w:val="22"/>
          <w:szCs w:val="22"/>
        </w:rPr>
        <w:tab/>
      </w:r>
      <w:r w:rsidRPr="00596A3A">
        <w:rPr>
          <w:rFonts w:ascii="Arial" w:hAnsi="Arial" w:cs="Arial"/>
          <w:sz w:val="22"/>
          <w:szCs w:val="22"/>
        </w:rPr>
        <w:t>Realizar exploración y explotación tanto minera como de hidrocarburos y extracción de material pétreo;</w:t>
      </w:r>
    </w:p>
    <w:p w14:paraId="2ED8D64A"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XII.</w:t>
      </w:r>
      <w:r w:rsidRPr="00596A3A">
        <w:rPr>
          <w:rFonts w:ascii="Arial" w:hAnsi="Arial" w:cs="Arial"/>
          <w:b/>
          <w:sz w:val="22"/>
          <w:szCs w:val="22"/>
        </w:rPr>
        <w:tab/>
      </w:r>
      <w:r w:rsidRPr="00596A3A">
        <w:rPr>
          <w:rFonts w:ascii="Arial" w:hAnsi="Arial" w:cs="Arial"/>
          <w:sz w:val="22"/>
          <w:szCs w:val="22"/>
        </w:rPr>
        <w:t>Carga, descarga, recarga y almacenamiento de hidrocarburos en zonas arrecifales;</w:t>
      </w:r>
    </w:p>
    <w:p w14:paraId="4FA198D8"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XIII.</w:t>
      </w:r>
      <w:r w:rsidRPr="00596A3A">
        <w:rPr>
          <w:rFonts w:ascii="Arial" w:hAnsi="Arial" w:cs="Arial"/>
          <w:b/>
          <w:sz w:val="22"/>
          <w:szCs w:val="22"/>
        </w:rPr>
        <w:tab/>
      </w:r>
      <w:r w:rsidRPr="00596A3A">
        <w:rPr>
          <w:rFonts w:ascii="Arial" w:hAnsi="Arial" w:cs="Arial"/>
          <w:sz w:val="22"/>
          <w:szCs w:val="22"/>
        </w:rPr>
        <w:t>Verter aguas de lastre y achicar sentinas, salvo en situaciones de emergencia cuando se trate de embarcaciones mayores, y</w:t>
      </w:r>
    </w:p>
    <w:p w14:paraId="057166A5" w14:textId="77777777" w:rsidR="00B54919" w:rsidRPr="00596A3A" w:rsidRDefault="00B54919" w:rsidP="00C80695">
      <w:pPr>
        <w:pStyle w:val="Texto"/>
        <w:ind w:left="864" w:hanging="576"/>
        <w:rPr>
          <w:rFonts w:ascii="Arial" w:hAnsi="Arial" w:cs="Arial"/>
          <w:sz w:val="22"/>
          <w:szCs w:val="22"/>
        </w:rPr>
      </w:pPr>
      <w:r w:rsidRPr="00596A3A">
        <w:rPr>
          <w:rFonts w:ascii="Arial" w:hAnsi="Arial" w:cs="Arial"/>
          <w:b/>
          <w:sz w:val="22"/>
          <w:szCs w:val="22"/>
        </w:rPr>
        <w:t>XIV.</w:t>
      </w:r>
      <w:r w:rsidRPr="00596A3A">
        <w:rPr>
          <w:rFonts w:ascii="Arial" w:hAnsi="Arial" w:cs="Arial"/>
          <w:b/>
          <w:sz w:val="22"/>
          <w:szCs w:val="22"/>
        </w:rPr>
        <w:tab/>
      </w:r>
      <w:r w:rsidRPr="00596A3A">
        <w:rPr>
          <w:rFonts w:ascii="Arial" w:hAnsi="Arial" w:cs="Arial"/>
          <w:sz w:val="22"/>
          <w:szCs w:val="22"/>
        </w:rPr>
        <w:t>Las demás que ordenen las leyes generales del Equilibrio Ecológico y la Protección al Ambiente; de Vida Silvestre; de Pesca y Acuacultura Sustentables, y demás disposiciones jurídicas que resulten aplicables.</w:t>
      </w:r>
    </w:p>
    <w:p w14:paraId="6A7B890D" w14:textId="77777777" w:rsidR="00B54919" w:rsidRPr="00596A3A" w:rsidRDefault="00B54919" w:rsidP="00C80695">
      <w:pPr>
        <w:spacing w:before="0" w:after="0" w:line="240" w:lineRule="auto"/>
        <w:rPr>
          <w:rFonts w:ascii="Arial" w:hAnsi="Arial" w:cs="Arial"/>
          <w:b/>
          <w:bCs/>
        </w:rPr>
      </w:pPr>
    </w:p>
    <w:p w14:paraId="2045B202"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CAPÍTULO X </w:t>
      </w:r>
    </w:p>
    <w:p w14:paraId="2CCABAFD"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De la inspección y vigilancia </w:t>
      </w:r>
    </w:p>
    <w:p w14:paraId="78744197" w14:textId="77777777" w:rsidR="00B54919" w:rsidRPr="00596A3A" w:rsidRDefault="00B54919" w:rsidP="00C80695">
      <w:pPr>
        <w:spacing w:before="0" w:after="0" w:line="240" w:lineRule="auto"/>
        <w:rPr>
          <w:rFonts w:ascii="Arial" w:hAnsi="Arial" w:cs="Arial"/>
          <w:b/>
          <w:bCs/>
        </w:rPr>
      </w:pPr>
    </w:p>
    <w:p w14:paraId="1F053B36" w14:textId="78EAA097" w:rsidR="00B54919" w:rsidRPr="00596A3A" w:rsidRDefault="00B54919" w:rsidP="00C80695">
      <w:pPr>
        <w:spacing w:before="0" w:after="0" w:line="240" w:lineRule="auto"/>
        <w:rPr>
          <w:rFonts w:ascii="Arial" w:hAnsi="Arial" w:cs="Arial"/>
        </w:rPr>
      </w:pPr>
      <w:r w:rsidRPr="00596A3A">
        <w:rPr>
          <w:rFonts w:ascii="Arial" w:hAnsi="Arial" w:cs="Arial"/>
          <w:b/>
          <w:bCs/>
        </w:rPr>
        <w:t>Regla</w:t>
      </w:r>
      <w:r w:rsidR="00047B44" w:rsidRPr="00596A3A">
        <w:rPr>
          <w:rFonts w:ascii="Arial" w:hAnsi="Arial" w:cs="Arial"/>
          <w:b/>
          <w:bCs/>
        </w:rPr>
        <w:t xml:space="preserve"> 7</w:t>
      </w:r>
      <w:r w:rsidR="007D74F2" w:rsidRPr="00596A3A">
        <w:rPr>
          <w:rFonts w:ascii="Arial" w:hAnsi="Arial" w:cs="Arial"/>
          <w:b/>
          <w:bCs/>
        </w:rPr>
        <w:t>2</w:t>
      </w:r>
      <w:r w:rsidRPr="00596A3A">
        <w:rPr>
          <w:rFonts w:ascii="Arial" w:hAnsi="Arial" w:cs="Arial"/>
          <w:b/>
          <w:bCs/>
        </w:rPr>
        <w:t xml:space="preserve">. </w:t>
      </w:r>
      <w:r w:rsidRPr="00596A3A">
        <w:rPr>
          <w:rFonts w:ascii="Arial" w:hAnsi="Arial" w:cs="Arial"/>
        </w:rPr>
        <w:t xml:space="preserve">La inspección y vigilancia del cumplimiento de las presentes Reglas Administrativas corresponde a la SEMARNAT, por conducto de la PROFEPA y de la Secretaría de Marina, sin perjuicio del ejercicio de las atribuciones que corresponden a otras dependencias de Ejecutivo Federal. </w:t>
      </w:r>
    </w:p>
    <w:p w14:paraId="26BD5C1D" w14:textId="77777777" w:rsidR="00B54919" w:rsidRPr="00596A3A" w:rsidRDefault="00B54919" w:rsidP="00C80695">
      <w:pPr>
        <w:spacing w:before="0" w:after="0" w:line="240" w:lineRule="auto"/>
        <w:rPr>
          <w:rFonts w:ascii="Arial" w:hAnsi="Arial" w:cs="Arial"/>
          <w:b/>
          <w:bCs/>
        </w:rPr>
      </w:pPr>
    </w:p>
    <w:p w14:paraId="498381AD" w14:textId="4A29E397" w:rsidR="00B54919" w:rsidRPr="00596A3A" w:rsidRDefault="00B54919" w:rsidP="00C80695">
      <w:pPr>
        <w:spacing w:before="0" w:after="0" w:line="240" w:lineRule="auto"/>
        <w:rPr>
          <w:rFonts w:ascii="Arial" w:hAnsi="Arial" w:cs="Arial"/>
        </w:rPr>
      </w:pPr>
      <w:r w:rsidRPr="00596A3A">
        <w:rPr>
          <w:rFonts w:ascii="Arial" w:hAnsi="Arial" w:cs="Arial"/>
          <w:b/>
          <w:bCs/>
        </w:rPr>
        <w:lastRenderedPageBreak/>
        <w:t>Regla</w:t>
      </w:r>
      <w:r w:rsidR="00047B44" w:rsidRPr="00596A3A">
        <w:rPr>
          <w:rFonts w:ascii="Arial" w:hAnsi="Arial" w:cs="Arial"/>
          <w:b/>
          <w:bCs/>
        </w:rPr>
        <w:t xml:space="preserve"> 7</w:t>
      </w:r>
      <w:r w:rsidR="007D74F2" w:rsidRPr="00596A3A">
        <w:rPr>
          <w:rFonts w:ascii="Arial" w:hAnsi="Arial" w:cs="Arial"/>
          <w:b/>
          <w:bCs/>
        </w:rPr>
        <w:t>3</w:t>
      </w:r>
      <w:r w:rsidRPr="00596A3A">
        <w:rPr>
          <w:rFonts w:ascii="Arial" w:hAnsi="Arial" w:cs="Arial"/>
          <w:b/>
          <w:bCs/>
        </w:rPr>
        <w:t xml:space="preserve">. </w:t>
      </w:r>
      <w:r w:rsidRPr="00596A3A">
        <w:rPr>
          <w:rFonts w:ascii="Arial" w:hAnsi="Arial" w:cs="Arial"/>
        </w:rPr>
        <w:t xml:space="preserve">Toda persona que tenga conocimiento de alguna infracción o ilícito que pudiera ocasionar algún daño, deberá notificar a las autoridades competentes de dicha situación, por conducto de la PROFEPA o al personal de la Reserva de la Biosfera, para que se realicen las gestiones jurídicas correspondientes. </w:t>
      </w:r>
    </w:p>
    <w:p w14:paraId="5512AC14" w14:textId="77777777" w:rsidR="00B54919" w:rsidRPr="00596A3A" w:rsidRDefault="00B54919" w:rsidP="00C80695">
      <w:pPr>
        <w:spacing w:before="0" w:after="0" w:line="240" w:lineRule="auto"/>
        <w:rPr>
          <w:rFonts w:ascii="Arial" w:hAnsi="Arial" w:cs="Arial"/>
          <w:b/>
          <w:bCs/>
        </w:rPr>
      </w:pPr>
    </w:p>
    <w:p w14:paraId="48605A20"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CAPÍTULO XI </w:t>
      </w:r>
    </w:p>
    <w:p w14:paraId="336E55D1" w14:textId="77777777" w:rsidR="00B54919" w:rsidRPr="00596A3A" w:rsidRDefault="00B54919" w:rsidP="00C80695">
      <w:pPr>
        <w:spacing w:before="0" w:after="0" w:line="240" w:lineRule="auto"/>
        <w:rPr>
          <w:rFonts w:ascii="Arial" w:hAnsi="Arial" w:cs="Arial"/>
        </w:rPr>
      </w:pPr>
      <w:r w:rsidRPr="00596A3A">
        <w:rPr>
          <w:rFonts w:ascii="Arial" w:hAnsi="Arial" w:cs="Arial"/>
          <w:b/>
          <w:bCs/>
        </w:rPr>
        <w:t xml:space="preserve">De las sanciones </w:t>
      </w:r>
    </w:p>
    <w:p w14:paraId="2ADF04C0" w14:textId="77777777" w:rsidR="00B54919" w:rsidRPr="00596A3A" w:rsidRDefault="00B54919" w:rsidP="00C80695">
      <w:pPr>
        <w:spacing w:before="0" w:after="0" w:line="240" w:lineRule="auto"/>
        <w:rPr>
          <w:rFonts w:ascii="Arial" w:hAnsi="Arial" w:cs="Arial"/>
          <w:b/>
          <w:bCs/>
        </w:rPr>
      </w:pPr>
    </w:p>
    <w:p w14:paraId="48C5FAB6" w14:textId="41B4D369" w:rsidR="00B54919" w:rsidRPr="00596A3A" w:rsidRDefault="00B54919" w:rsidP="00C80695">
      <w:pPr>
        <w:spacing w:before="0" w:after="0" w:line="240" w:lineRule="auto"/>
        <w:rPr>
          <w:rFonts w:ascii="Arial" w:hAnsi="Arial" w:cs="Arial"/>
        </w:rPr>
      </w:pPr>
      <w:r w:rsidRPr="00596A3A">
        <w:rPr>
          <w:rFonts w:ascii="Arial" w:hAnsi="Arial" w:cs="Arial"/>
          <w:b/>
          <w:bCs/>
        </w:rPr>
        <w:t>Regla</w:t>
      </w:r>
      <w:r w:rsidR="00047B44" w:rsidRPr="00596A3A">
        <w:rPr>
          <w:rFonts w:ascii="Arial" w:hAnsi="Arial" w:cs="Arial"/>
          <w:b/>
          <w:bCs/>
        </w:rPr>
        <w:t xml:space="preserve"> 7</w:t>
      </w:r>
      <w:r w:rsidR="007D74F2" w:rsidRPr="00596A3A">
        <w:rPr>
          <w:rFonts w:ascii="Arial" w:hAnsi="Arial" w:cs="Arial"/>
          <w:b/>
          <w:bCs/>
        </w:rPr>
        <w:t>4</w:t>
      </w:r>
      <w:r w:rsidRPr="00596A3A">
        <w:rPr>
          <w:rFonts w:ascii="Arial" w:hAnsi="Arial" w:cs="Arial"/>
          <w:b/>
          <w:bCs/>
        </w:rPr>
        <w:t xml:space="preserve">. </w:t>
      </w:r>
      <w:r w:rsidRPr="00596A3A">
        <w:rPr>
          <w:rFonts w:ascii="Arial" w:hAnsi="Arial" w:cs="Arial"/>
        </w:rPr>
        <w:t>Las violaciones al presente instrumento, serán sancionadas de conformidad con lo dispuesto en la LGEEPA y sus reglamentos, en el Título Vigésimo Quinto del Código Penal Federal, y demás disposiciones legales aplicables.</w:t>
      </w:r>
    </w:p>
    <w:p w14:paraId="6E300476" w14:textId="77777777" w:rsidR="00B54919" w:rsidRPr="00596A3A" w:rsidRDefault="00B54919" w:rsidP="00C80695">
      <w:pPr>
        <w:spacing w:before="0" w:after="0" w:line="240" w:lineRule="auto"/>
        <w:rPr>
          <w:rFonts w:ascii="Arial" w:hAnsi="Arial" w:cs="Arial"/>
        </w:rPr>
      </w:pPr>
    </w:p>
    <w:p w14:paraId="0970A3ED" w14:textId="77777777" w:rsidR="00B54919" w:rsidRPr="00596A3A" w:rsidRDefault="00B54919" w:rsidP="00C80695">
      <w:pPr>
        <w:pStyle w:val="Default"/>
        <w:jc w:val="both"/>
        <w:rPr>
          <w:rFonts w:ascii="Arial" w:hAnsi="Arial" w:cs="Arial"/>
          <w:color w:val="auto"/>
          <w:sz w:val="22"/>
          <w:szCs w:val="22"/>
        </w:rPr>
      </w:pPr>
    </w:p>
    <w:p w14:paraId="71D1B8A1" w14:textId="77777777" w:rsidR="000E624E" w:rsidRPr="00596A3A" w:rsidRDefault="000E624E" w:rsidP="00C80695">
      <w:pPr>
        <w:pStyle w:val="Default"/>
        <w:jc w:val="both"/>
        <w:rPr>
          <w:rFonts w:ascii="Arial" w:hAnsi="Arial" w:cs="Arial"/>
          <w:color w:val="auto"/>
          <w:sz w:val="22"/>
          <w:szCs w:val="22"/>
        </w:rPr>
      </w:pPr>
      <w:bookmarkStart w:id="179" w:name="_Toc446493340"/>
    </w:p>
    <w:p w14:paraId="6998065D" w14:textId="0F7114D5" w:rsidR="00EA6EFE" w:rsidRPr="00596A3A" w:rsidRDefault="00510331" w:rsidP="00C80695">
      <w:pPr>
        <w:pStyle w:val="Ttulo1"/>
        <w:ind w:left="0"/>
      </w:pPr>
      <w:bookmarkStart w:id="180" w:name="_Toc483396518"/>
      <w:r w:rsidRPr="00596A3A">
        <w:t>BIBLIOGRAFÍA</w:t>
      </w:r>
      <w:bookmarkEnd w:id="179"/>
      <w:bookmarkEnd w:id="180"/>
    </w:p>
    <w:p w14:paraId="4A274716" w14:textId="77777777" w:rsidR="00297715" w:rsidRPr="00596A3A" w:rsidRDefault="00297715" w:rsidP="00C80695">
      <w:pPr>
        <w:autoSpaceDE w:val="0"/>
        <w:autoSpaceDN w:val="0"/>
        <w:adjustRightInd w:val="0"/>
        <w:spacing w:before="0" w:after="0" w:line="240" w:lineRule="auto"/>
        <w:rPr>
          <w:rFonts w:ascii="Arial" w:hAnsi="Arial" w:cs="Arial"/>
          <w:sz w:val="24"/>
          <w:szCs w:val="24"/>
        </w:rPr>
      </w:pPr>
    </w:p>
    <w:p w14:paraId="69C8155E" w14:textId="77777777" w:rsidR="00D103F7" w:rsidRPr="00596A3A" w:rsidRDefault="00D103F7" w:rsidP="009B345A">
      <w:pPr>
        <w:pStyle w:val="Prrafodelista"/>
        <w:rPr>
          <w:rStyle w:val="Referenciasutil"/>
          <w:rFonts w:ascii="Arial" w:hAnsi="Arial"/>
          <w:i w:val="0"/>
        </w:rPr>
      </w:pPr>
      <w:r w:rsidRPr="00596A3A">
        <w:rPr>
          <w:rStyle w:val="Referenciasutil"/>
          <w:rFonts w:ascii="Arial" w:hAnsi="Arial"/>
          <w:i w:val="0"/>
          <w:lang w:val="en-US"/>
        </w:rPr>
        <w:t xml:space="preserve">Back, W. 1985. Hydrogeology of the Yucatan. En: Geology and Hydrogeology of Northeastern Yucatan and Quaternary Geology of Northeastern Yucatan (edited by W. C. Ward, A. E. Weidie, W. Back), pp 99-124. </w:t>
      </w:r>
      <w:r w:rsidRPr="00596A3A">
        <w:rPr>
          <w:rStyle w:val="Referenciasutil"/>
          <w:rFonts w:ascii="Arial" w:hAnsi="Arial"/>
          <w:i w:val="0"/>
        </w:rPr>
        <w:t>New Orleans Geological Society. New Orleans LA, USA, 153 pp.</w:t>
      </w:r>
    </w:p>
    <w:p w14:paraId="3BE8ADFC" w14:textId="77777777" w:rsidR="00D103F7" w:rsidRPr="00596A3A" w:rsidRDefault="00D103F7" w:rsidP="009B345A">
      <w:pPr>
        <w:pStyle w:val="Prrafodelista"/>
        <w:rPr>
          <w:rStyle w:val="Referenciasutil"/>
          <w:rFonts w:ascii="Arial" w:hAnsi="Arial"/>
          <w:i w:val="0"/>
        </w:rPr>
      </w:pPr>
      <w:r w:rsidRPr="00596A3A">
        <w:rPr>
          <w:rStyle w:val="Referenciasutil"/>
          <w:rFonts w:ascii="Arial" w:hAnsi="Arial"/>
          <w:i w:val="0"/>
        </w:rPr>
        <w:t>Barrera-Escorcia, G. &amp; Namihira-Santillán, P. E. (2004). Contaminación microbiológica en la zona costera de Akumal, Quintana Roo, Mexico.Hidrobiológica, 14(1), 27-35.</w:t>
      </w:r>
    </w:p>
    <w:p w14:paraId="68677988" w14:textId="77777777" w:rsidR="00D103F7" w:rsidRPr="00596A3A" w:rsidRDefault="00D103F7" w:rsidP="009B345A">
      <w:pPr>
        <w:pStyle w:val="Prrafodelista"/>
        <w:rPr>
          <w:rStyle w:val="Referenciasutil"/>
          <w:rFonts w:ascii="Arial" w:hAnsi="Arial"/>
          <w:i w:val="0"/>
        </w:rPr>
      </w:pPr>
      <w:r w:rsidRPr="00596A3A">
        <w:rPr>
          <w:rStyle w:val="Referenciasutil"/>
          <w:rFonts w:ascii="Arial" w:hAnsi="Arial"/>
          <w:i w:val="0"/>
          <w:lang w:val="en-US"/>
        </w:rPr>
        <w:t xml:space="preserve">Borowitzka M. A. y A. W, Larkum. </w:t>
      </w:r>
      <w:r w:rsidRPr="00596A3A">
        <w:rPr>
          <w:rStyle w:val="Referenciasutil"/>
          <w:rFonts w:ascii="Arial" w:hAnsi="Arial"/>
          <w:i w:val="0"/>
        </w:rPr>
        <w:t>1986. Reef Algae. Oceanus. 29(2): 49-54 pp.</w:t>
      </w:r>
    </w:p>
    <w:p w14:paraId="64AE4034" w14:textId="77777777" w:rsidR="00D103F7" w:rsidRPr="00596A3A" w:rsidRDefault="00D103F7" w:rsidP="009B345A">
      <w:pPr>
        <w:pStyle w:val="Prrafodelista"/>
      </w:pPr>
      <w:r w:rsidRPr="00596A3A">
        <w:t>Brock, R. J., E. Kenchington y A. Martínez Arroyo (comps.). 2012. Directrices científicas para la creación de redes de áreas marinas protegidas en un contexto de cambio climático, Comisión para la Cooperación Ambiental, Montreal, Canadá. 82 pp.</w:t>
      </w:r>
    </w:p>
    <w:p w14:paraId="0BE1F704" w14:textId="77777777" w:rsidR="00D103F7" w:rsidRPr="00596A3A" w:rsidRDefault="00D103F7" w:rsidP="009B345A">
      <w:pPr>
        <w:pStyle w:val="Prrafodelista"/>
      </w:pPr>
      <w:r w:rsidRPr="00596A3A">
        <w:t>CONABIO, 2009. Manglares de México; Extensión y distribución. México. 99 pp.</w:t>
      </w:r>
    </w:p>
    <w:p w14:paraId="76CE0C0C" w14:textId="77777777" w:rsidR="00D103F7" w:rsidRPr="00596A3A" w:rsidRDefault="00D103F7" w:rsidP="009B345A">
      <w:pPr>
        <w:pStyle w:val="Prrafodelista"/>
      </w:pPr>
      <w:r w:rsidRPr="00596A3A">
        <w:t>CONABIO, 2016. Servicios ambientales. Portal electrónico de la Comisión Nacional para el Conocimiento y Uso de la Biodiversidad. Consultado en línea en enero de 2016.  http://www.biodiversidad.gob.mx/ecosistemas/serviciosam.html</w:t>
      </w:r>
    </w:p>
    <w:p w14:paraId="59B12005" w14:textId="77777777" w:rsidR="00D103F7" w:rsidRPr="00596A3A" w:rsidRDefault="00D103F7" w:rsidP="009B345A">
      <w:pPr>
        <w:pStyle w:val="Prrafodelista"/>
        <w:rPr>
          <w:lang w:val="es-ES_tradnl"/>
        </w:rPr>
      </w:pPr>
      <w:r w:rsidRPr="00596A3A">
        <w:rPr>
          <w:lang w:val="es-ES_tradnl"/>
        </w:rPr>
        <w:t>CONAGUA, 2010. Atlas del agua en México 2009. Editor Secretaría del Medio Ambiente y Recursos Naturales y Comisión Nacional del Agua, México, Primera Reimpresión marzo.</w:t>
      </w:r>
    </w:p>
    <w:p w14:paraId="7B263CCD" w14:textId="77777777" w:rsidR="00D103F7" w:rsidRPr="00596A3A" w:rsidRDefault="00D103F7" w:rsidP="009B345A">
      <w:pPr>
        <w:pStyle w:val="Prrafodelista"/>
        <w:rPr>
          <w:lang w:eastAsia="es-MX"/>
        </w:rPr>
      </w:pPr>
      <w:r w:rsidRPr="00596A3A">
        <w:rPr>
          <w:lang w:eastAsia="es-MX"/>
        </w:rPr>
        <w:t>CONAPESCA, Comisión Nacional de Acuacultura y Pesca (2013). Anuario Estadístico de Acuacultura y Pesca. Mazatlán, Sinaloa México: Gobierno Federal.</w:t>
      </w:r>
    </w:p>
    <w:p w14:paraId="04F76E46" w14:textId="77777777" w:rsidR="00D103F7" w:rsidRPr="00596A3A" w:rsidRDefault="00D103F7" w:rsidP="009B345A">
      <w:pPr>
        <w:pStyle w:val="Prrafodelista"/>
        <w:rPr>
          <w:lang w:val="en-US"/>
        </w:rPr>
      </w:pPr>
      <w:r w:rsidRPr="00596A3A">
        <w:rPr>
          <w:lang w:val="es-ES_tradnl"/>
        </w:rPr>
        <w:t xml:space="preserve">Cuarón, A., M. A. Martínez-Morales, K. W. Mcfadden, D. Valenzuela and M. E. Gompper. </w:t>
      </w:r>
      <w:r w:rsidRPr="00596A3A">
        <w:rPr>
          <w:lang w:val="en-US"/>
        </w:rPr>
        <w:t>2004. The status of dwarf carnivores on Cozumel Island, México. Biodiversity and conservation 13: 317–331</w:t>
      </w:r>
    </w:p>
    <w:p w14:paraId="234E3931" w14:textId="77777777" w:rsidR="00D103F7" w:rsidRPr="00596A3A" w:rsidRDefault="00D103F7" w:rsidP="009B345A">
      <w:pPr>
        <w:pStyle w:val="Prrafodelista"/>
        <w:rPr>
          <w:lang w:val="en-US"/>
        </w:rPr>
      </w:pPr>
      <w:r w:rsidRPr="00596A3A">
        <w:t xml:space="preserve">Dawes C. J. 1986. Botánica Marina. </w:t>
      </w:r>
      <w:r w:rsidRPr="00596A3A">
        <w:rPr>
          <w:lang w:val="en-US"/>
        </w:rPr>
        <w:t>Limusa. México. 673 pp.</w:t>
      </w:r>
    </w:p>
    <w:p w14:paraId="0AF4C467" w14:textId="77777777" w:rsidR="00D103F7" w:rsidRPr="00596A3A" w:rsidRDefault="00D103F7" w:rsidP="009B345A">
      <w:pPr>
        <w:pStyle w:val="Prrafodelista"/>
        <w:rPr>
          <w:rStyle w:val="Referenciasutil"/>
          <w:rFonts w:ascii="Arial" w:hAnsi="Arial"/>
          <w:i w:val="0"/>
        </w:rPr>
      </w:pPr>
      <w:r w:rsidRPr="00596A3A">
        <w:rPr>
          <w:lang w:val="en-US"/>
        </w:rPr>
        <w:t xml:space="preserve">Enfield, D. B. y D. A. Mayer, 1997: Tropical Atlantic sea surface temperature variability and its relation to El Niño–Southern Oscillation. </w:t>
      </w:r>
      <w:r w:rsidRPr="00596A3A">
        <w:t>J. Geophys. Res., 102, 929–945 pp.</w:t>
      </w:r>
    </w:p>
    <w:p w14:paraId="6B1F4E59" w14:textId="77777777" w:rsidR="00D103F7" w:rsidRPr="00596A3A" w:rsidRDefault="00D103F7" w:rsidP="009B345A">
      <w:pPr>
        <w:pStyle w:val="Prrafodelista"/>
        <w:rPr>
          <w:rStyle w:val="Referenciasutil"/>
          <w:rFonts w:ascii="Arial" w:hAnsi="Arial"/>
          <w:i w:val="0"/>
        </w:rPr>
      </w:pPr>
      <w:r w:rsidRPr="00596A3A">
        <w:rPr>
          <w:rStyle w:val="Referenciasutil"/>
          <w:rFonts w:ascii="Arial" w:hAnsi="Arial"/>
          <w:i w:val="0"/>
        </w:rPr>
        <w:t>Espinoza-Avalos, J. y N. P. Cetz Navarro. 2011. Pastos marinos y macroalgas. En: Pozo, C., Armijo, N. y Calmé, S. (editoras). 2011. Riqueza Biológica de Quintana Roo. Un análisis para su conservación, Tomo 2. El Colegio de la Frontera Sur (ECOSUR), Comisión Nacional para el Conocimiento y Uso de la Biodiversidad (CONABIO), Gobierno del Estado de Quintana Roo y Programa de Pequeñas Donaciones (PPD). México, D. F. 38:43 pp.</w:t>
      </w:r>
    </w:p>
    <w:p w14:paraId="2B0DAF9C" w14:textId="77777777" w:rsidR="00D103F7" w:rsidRPr="00596A3A" w:rsidRDefault="00D103F7" w:rsidP="009B345A">
      <w:pPr>
        <w:pStyle w:val="Prrafodelista"/>
        <w:rPr>
          <w:rStyle w:val="Referenciasutil"/>
          <w:rFonts w:ascii="Arial" w:hAnsi="Arial"/>
          <w:i w:val="0"/>
        </w:rPr>
      </w:pPr>
      <w:r w:rsidRPr="00596A3A">
        <w:rPr>
          <w:rStyle w:val="Referenciasutil"/>
          <w:rFonts w:ascii="Arial" w:hAnsi="Arial"/>
          <w:i w:val="0"/>
          <w:lang w:val="en-US"/>
        </w:rPr>
        <w:t xml:space="preserve">Ferré-D'Amare, A.R. 1985. Coral reefs of the Mexican Atlantic: A review. </w:t>
      </w:r>
      <w:r w:rsidRPr="00596A3A">
        <w:rPr>
          <w:rStyle w:val="Referenciasutil"/>
          <w:rFonts w:ascii="Arial" w:hAnsi="Arial"/>
          <w:i w:val="0"/>
        </w:rPr>
        <w:t>Proc. 5th Int. Coral Reef Congr., Tahiti 6: 349-354 pp.</w:t>
      </w:r>
    </w:p>
    <w:p w14:paraId="4716B024" w14:textId="77777777" w:rsidR="00D103F7" w:rsidRPr="00596A3A" w:rsidRDefault="00D103F7" w:rsidP="009B345A">
      <w:pPr>
        <w:pStyle w:val="Prrafodelista"/>
        <w:rPr>
          <w:rStyle w:val="Referenciasutil"/>
          <w:rFonts w:ascii="Arial" w:hAnsi="Arial"/>
          <w:i w:val="0"/>
        </w:rPr>
      </w:pPr>
      <w:r w:rsidRPr="00596A3A">
        <w:rPr>
          <w:rStyle w:val="Referenciasutil"/>
          <w:rFonts w:ascii="Arial" w:hAnsi="Arial"/>
          <w:i w:val="0"/>
          <w:lang w:val="en-US"/>
        </w:rPr>
        <w:lastRenderedPageBreak/>
        <w:t xml:space="preserve">Fonseca, </w:t>
      </w:r>
      <w:r w:rsidRPr="00596A3A">
        <w:rPr>
          <w:rStyle w:val="Referenciasutil"/>
          <w:rFonts w:ascii="Arial" w:hAnsi="Arial"/>
          <w:lang w:val="en-US"/>
        </w:rPr>
        <w:t>et al</w:t>
      </w:r>
      <w:r w:rsidRPr="00596A3A">
        <w:rPr>
          <w:rStyle w:val="Referenciasutil"/>
          <w:rFonts w:ascii="Arial" w:hAnsi="Arial"/>
          <w:i w:val="0"/>
          <w:lang w:val="en-US"/>
        </w:rPr>
        <w:t xml:space="preserve">, 1982; MS Fonseca, JS Fisher, JC Zieman, GW Thayer; Influence of the seagrass (Zostera marina) on current flow. </w:t>
      </w:r>
      <w:r w:rsidRPr="00596A3A">
        <w:rPr>
          <w:rStyle w:val="Referenciasutil"/>
          <w:rFonts w:ascii="Arial" w:hAnsi="Arial"/>
          <w:i w:val="0"/>
        </w:rPr>
        <w:t>Estuarine, Coastal and Shelf Science, 15 (1982), 351–364 pp.</w:t>
      </w:r>
    </w:p>
    <w:p w14:paraId="4C701EF5" w14:textId="77777777" w:rsidR="00D103F7" w:rsidRPr="00596A3A" w:rsidRDefault="00D103F7" w:rsidP="009B345A">
      <w:pPr>
        <w:pStyle w:val="Prrafodelista"/>
      </w:pPr>
      <w:r w:rsidRPr="00596A3A">
        <w:t>García, E., 1981. Modificaciones al sistema de clasificación climática de Köeppen. Instituto de Geografía, Universidad Nacional Autónoma de México, México D.F.</w:t>
      </w:r>
    </w:p>
    <w:p w14:paraId="261854D9" w14:textId="77777777" w:rsidR="00CF3F45" w:rsidRPr="00596A3A" w:rsidRDefault="00CF3F45" w:rsidP="009B345A">
      <w:pPr>
        <w:pStyle w:val="Prrafodelista"/>
      </w:pPr>
      <w:r w:rsidRPr="00596A3A">
        <w:t xml:space="preserve">Garza-Pérez JR, Mata-Lara M, García-Guzmán S, EA Schirp-García. 2010. Reporte de Caracterización y Evaluación de Estado de Condición Arrecifal Akumal, Q. Roo. </w:t>
      </w:r>
    </w:p>
    <w:p w14:paraId="04607A98" w14:textId="77777777" w:rsidR="00D103F7" w:rsidRPr="00596A3A" w:rsidRDefault="00D103F7" w:rsidP="009B345A">
      <w:pPr>
        <w:pStyle w:val="Prrafodelista"/>
        <w:rPr>
          <w:lang w:val="en-US"/>
        </w:rPr>
      </w:pPr>
      <w:r w:rsidRPr="00596A3A">
        <w:t xml:space="preserve">González-Salas, Carlos; Núñez-Lara, Enrique: Ruiz-Zárate, Miguel Á.; Hernández-Landa, Robert.; Arias-González-Ernesto. </w:t>
      </w:r>
      <w:r w:rsidRPr="00596A3A">
        <w:rPr>
          <w:lang w:val="en-US"/>
        </w:rPr>
        <w:t>2003a. Condition of coral reef ecosystems in Centroal-Southern Quintana Roo (Part 1: Stony corals and algae). Atoll research bulletin.</w:t>
      </w:r>
    </w:p>
    <w:p w14:paraId="044BC7AE" w14:textId="77777777" w:rsidR="00D103F7" w:rsidRPr="00596A3A" w:rsidRDefault="00D103F7" w:rsidP="009B345A">
      <w:pPr>
        <w:pStyle w:val="Prrafodelista"/>
        <w:rPr>
          <w:lang w:val="en-US"/>
        </w:rPr>
      </w:pPr>
      <w:r w:rsidRPr="00596A3A">
        <w:t xml:space="preserve">González-Salas, Carlos; Núñez-Lara, Enrique: Ruiz-Zárate, Miguel Á.; Hernández-Landa, Robert.; Arias-González-Ernesto. </w:t>
      </w:r>
      <w:r w:rsidRPr="00596A3A">
        <w:rPr>
          <w:lang w:val="en-US"/>
        </w:rPr>
        <w:t>2003b. Condition of coral reef ecosystems in Centroal-Southern Quintana Roo (Part 1: Fish communities). Atoll research bulletin.</w:t>
      </w:r>
    </w:p>
    <w:p w14:paraId="6A380300" w14:textId="77777777" w:rsidR="00D103F7" w:rsidRPr="00596A3A" w:rsidRDefault="00D103F7" w:rsidP="009B345A">
      <w:pPr>
        <w:pStyle w:val="Prrafodelista"/>
        <w:rPr>
          <w:lang w:val="en-US"/>
        </w:rPr>
      </w:pPr>
      <w:r w:rsidRPr="00596A3A">
        <w:t xml:space="preserve">González-Salas, Carlos; Núñez-Lara, Enrique: Ruiz-Zárate, Miguel Á.; Hernández-Landa, Robert.; Arias-González-Ernesto. </w:t>
      </w:r>
      <w:r w:rsidRPr="00596A3A">
        <w:rPr>
          <w:lang w:val="en-US"/>
        </w:rPr>
        <w:t>2003c. Condition of coral reef ecosystems in Centroal-Southern Quintana Roo (Part 3: Juvenile Reef fishes. Atoll research bulletin.</w:t>
      </w:r>
    </w:p>
    <w:p w14:paraId="01D7F7F6" w14:textId="77777777" w:rsidR="00D103F7" w:rsidRPr="00596A3A" w:rsidRDefault="00D103F7" w:rsidP="009B345A">
      <w:pPr>
        <w:pStyle w:val="Prrafodelista"/>
        <w:rPr>
          <w:lang w:eastAsia="es-MX"/>
        </w:rPr>
      </w:pPr>
      <w:r w:rsidRPr="00596A3A">
        <w:rPr>
          <w:lang w:val="en-US" w:eastAsia="es-ES"/>
        </w:rPr>
        <w:t xml:space="preserve">Gulf of Mexico Coastal Ocean Observing System –GCOOS-, 2014. Data Portal. </w:t>
      </w:r>
      <w:r w:rsidRPr="00596A3A">
        <w:rPr>
          <w:lang w:val="en-US"/>
        </w:rPr>
        <w:t>http://data.gcoos.org/</w:t>
      </w:r>
      <w:r w:rsidRPr="00596A3A">
        <w:rPr>
          <w:lang w:val="en-US" w:eastAsia="es-ES"/>
        </w:rPr>
        <w:t xml:space="preserve">. College Station, Texas, USA. </w:t>
      </w:r>
      <w:r w:rsidRPr="00596A3A">
        <w:rPr>
          <w:lang w:eastAsia="es-ES"/>
        </w:rPr>
        <w:t>Fecha de consulta: Abril 2015.</w:t>
      </w:r>
    </w:p>
    <w:p w14:paraId="55504D7E" w14:textId="77777777" w:rsidR="00D103F7" w:rsidRPr="00596A3A" w:rsidRDefault="00D103F7" w:rsidP="009B345A">
      <w:pPr>
        <w:pStyle w:val="Prrafodelista"/>
      </w:pPr>
      <w:r w:rsidRPr="00596A3A">
        <w:t xml:space="preserve">Herrera, J., y S. Morales, 2010. </w:t>
      </w:r>
      <w:r w:rsidRPr="00596A3A">
        <w:rPr>
          <w:lang w:val="en-US"/>
        </w:rPr>
        <w:t xml:space="preserve">Subtropical Karstic Coastal Lagoon Assessment, Southeast Mexico. The Yucatan Peninsula Case. Coastal Lagoons: Critical Habitats of Environmental Change. </w:t>
      </w:r>
      <w:r w:rsidRPr="00596A3A">
        <w:t>28 pp.</w:t>
      </w:r>
    </w:p>
    <w:p w14:paraId="04B9AC4D" w14:textId="77777777" w:rsidR="00D103F7" w:rsidRPr="00596A3A" w:rsidRDefault="00D103F7" w:rsidP="009B345A">
      <w:pPr>
        <w:pStyle w:val="Prrafodelista"/>
      </w:pPr>
      <w:r w:rsidRPr="00596A3A">
        <w:rPr>
          <w:lang w:val="en-US"/>
        </w:rPr>
        <w:t xml:space="preserve">Holcombe, T.L. 1977. Caribbean bathymetry and sediments. En: Weaver, J.D. (Ed.). Geology geophysics and resources of the Caribbean: Report of the IDOE Workshop on the geology and Marine Geophysics of the Caribbean region and its resources. </w:t>
      </w:r>
      <w:r w:rsidRPr="00596A3A">
        <w:t>Kingston, Jamaica, 17-22 February 1975. Intergovernmental Oceanographic Commission, UNESCO. pp. 27-62.</w:t>
      </w:r>
    </w:p>
    <w:p w14:paraId="6213C210" w14:textId="77777777" w:rsidR="00D103F7" w:rsidRPr="00596A3A" w:rsidRDefault="00D103F7" w:rsidP="009B345A">
      <w:pPr>
        <w:pStyle w:val="Prrafodelista"/>
        <w:rPr>
          <w:lang w:val="en-US"/>
        </w:rPr>
      </w:pPr>
      <w:r w:rsidRPr="00596A3A">
        <w:rPr>
          <w:lang w:val="en-US"/>
        </w:rPr>
        <w:t>Humann, P. 1993. Reef coral identification New World Publications, Inc., Florida, E.UA 253 p.</w:t>
      </w:r>
    </w:p>
    <w:p w14:paraId="0CA9A099" w14:textId="77777777" w:rsidR="00D103F7" w:rsidRPr="00596A3A" w:rsidRDefault="00D103F7" w:rsidP="009B345A">
      <w:pPr>
        <w:pStyle w:val="Prrafodelista"/>
        <w:rPr>
          <w:rStyle w:val="Hipervnculo"/>
          <w:rFonts w:cs="Arial"/>
          <w:color w:val="auto"/>
        </w:rPr>
      </w:pPr>
      <w:r w:rsidRPr="00596A3A">
        <w:t xml:space="preserve">Instituto Nacional de Estadística, Geografía e Informática. Estadísticas Quintana Roo INEGI. 2011. </w:t>
      </w:r>
      <w:hyperlink r:id="rId36" w:history="1">
        <w:r w:rsidRPr="00596A3A">
          <w:rPr>
            <w:rStyle w:val="Hipervnculo"/>
            <w:rFonts w:cs="Arial"/>
            <w:color w:val="auto"/>
          </w:rPr>
          <w:t>http://mapserver.inegi.org.mx/geografía/español/estados</w:t>
        </w:r>
      </w:hyperlink>
    </w:p>
    <w:p w14:paraId="6282BA2A" w14:textId="77777777" w:rsidR="00D103F7" w:rsidRPr="00596A3A" w:rsidRDefault="00D103F7" w:rsidP="009B345A">
      <w:pPr>
        <w:pStyle w:val="Prrafodelista"/>
        <w:rPr>
          <w:lang w:eastAsia="es-MX"/>
        </w:rPr>
      </w:pPr>
      <w:r w:rsidRPr="00596A3A">
        <w:rPr>
          <w:lang w:eastAsia="es-MX"/>
        </w:rPr>
        <w:t xml:space="preserve">Jauregui, E. </w:t>
      </w:r>
      <w:r w:rsidRPr="00596A3A">
        <w:rPr>
          <w:i/>
          <w:lang w:eastAsia="es-MX"/>
        </w:rPr>
        <w:t>et al</w:t>
      </w:r>
      <w:r w:rsidRPr="00596A3A">
        <w:rPr>
          <w:lang w:eastAsia="es-MX"/>
        </w:rPr>
        <w:t>. 1980. Los ciclones y tormentas tropicales en Quintana Roo durante el periodo 1871- 1978. Instituto de Geología de la Universidad Nacional Autónoma de México (UNAM).</w:t>
      </w:r>
    </w:p>
    <w:p w14:paraId="4C2CBA05" w14:textId="77777777" w:rsidR="00D103F7" w:rsidRPr="00596A3A" w:rsidRDefault="00D103F7" w:rsidP="009B345A">
      <w:pPr>
        <w:pStyle w:val="Prrafodelista"/>
        <w:rPr>
          <w:lang w:val="en-US" w:eastAsia="es-MX"/>
        </w:rPr>
      </w:pPr>
      <w:r w:rsidRPr="00596A3A">
        <w:rPr>
          <w:lang w:eastAsia="es-MX"/>
        </w:rPr>
        <w:t xml:space="preserve">Kramer, P.A. y P.R. Kramer. </w:t>
      </w:r>
      <w:r w:rsidRPr="00596A3A">
        <w:rPr>
          <w:lang w:val="en-US" w:eastAsia="es-MX"/>
        </w:rPr>
        <w:t>2002. Ecoregional Conservation Planning for the Mesoamerican Caribbean Reef. World Wildlife Fund, Washington.</w:t>
      </w:r>
    </w:p>
    <w:p w14:paraId="6AE926B5" w14:textId="77777777" w:rsidR="00D103F7" w:rsidRPr="00596A3A" w:rsidRDefault="00D103F7" w:rsidP="009B345A">
      <w:pPr>
        <w:pStyle w:val="Prrafodelista"/>
        <w:rPr>
          <w:rStyle w:val="Referenciasutil"/>
          <w:rFonts w:ascii="Arial" w:hAnsi="Arial"/>
          <w:i w:val="0"/>
        </w:rPr>
      </w:pPr>
      <w:r w:rsidRPr="00596A3A">
        <w:rPr>
          <w:rStyle w:val="Referenciasutil"/>
          <w:rFonts w:ascii="Arial" w:hAnsi="Arial"/>
          <w:i w:val="0"/>
          <w:lang w:val="en-US"/>
        </w:rPr>
        <w:t xml:space="preserve">Lanyon J. 1986. Seagrasses of the Great Barrier Reef. Great Barrier Reef Marine park Authority Special Publication Series (3). </w:t>
      </w:r>
      <w:r w:rsidRPr="00596A3A">
        <w:rPr>
          <w:rStyle w:val="Referenciasutil"/>
          <w:rFonts w:ascii="Arial" w:hAnsi="Arial"/>
          <w:i w:val="0"/>
        </w:rPr>
        <w:t>Townsville, Australia. 54 pp.</w:t>
      </w:r>
    </w:p>
    <w:p w14:paraId="0D7EE63E" w14:textId="77777777" w:rsidR="00D103F7" w:rsidRPr="00596A3A" w:rsidRDefault="00D103F7" w:rsidP="009B345A">
      <w:pPr>
        <w:pStyle w:val="Prrafodelista"/>
        <w:rPr>
          <w:rStyle w:val="Referenciasutil"/>
          <w:rFonts w:ascii="Arial" w:hAnsi="Arial"/>
          <w:i w:val="0"/>
        </w:rPr>
      </w:pPr>
      <w:r w:rsidRPr="00596A3A">
        <w:rPr>
          <w:rStyle w:val="Referenciasutil"/>
          <w:rFonts w:ascii="Arial" w:hAnsi="Arial"/>
          <w:i w:val="0"/>
          <w:lang w:val="en-US"/>
        </w:rPr>
        <w:t xml:space="preserve">Littler D, Littler M, Bucher K y J. Norris. 1989. Marine Plants of the Caribbean. A field guide from Florida to Brazil. Smithsonian Institution Press. </w:t>
      </w:r>
      <w:r w:rsidRPr="00596A3A">
        <w:rPr>
          <w:rStyle w:val="Referenciasutil"/>
          <w:rFonts w:ascii="Arial" w:hAnsi="Arial"/>
          <w:i w:val="0"/>
        </w:rPr>
        <w:t>Washington, D. C. 263 pp.</w:t>
      </w:r>
    </w:p>
    <w:p w14:paraId="58538EFF" w14:textId="77777777" w:rsidR="00D103F7" w:rsidRPr="00596A3A" w:rsidRDefault="00D103F7" w:rsidP="009B345A">
      <w:pPr>
        <w:pStyle w:val="Prrafodelista"/>
        <w:rPr>
          <w:lang w:val="en-US"/>
        </w:rPr>
      </w:pPr>
      <w:r w:rsidRPr="00596A3A">
        <w:rPr>
          <w:lang w:val="en-US"/>
        </w:rPr>
        <w:t>Logan, B. W., J. L. Harding, W. M. Ahr, J. D. Williams y R. G. Snead. 1969. Late Cuaternary Sediments of Yucatan Shelf, Mexico. En: Mac Birney, A. R. (Comp.) Carbonate Sediment sand Reefs. Yucatan Shelf, Mexico. Am. Ass. Petro. Mem. 11:5-28.</w:t>
      </w:r>
    </w:p>
    <w:p w14:paraId="18A1A880" w14:textId="77777777" w:rsidR="00D103F7" w:rsidRPr="00596A3A" w:rsidRDefault="00D103F7" w:rsidP="009B345A">
      <w:pPr>
        <w:pStyle w:val="Prrafodelista"/>
        <w:rPr>
          <w:rStyle w:val="Referenciasutil"/>
          <w:rFonts w:ascii="Arial" w:hAnsi="Arial"/>
          <w:i w:val="0"/>
        </w:rPr>
      </w:pPr>
      <w:r w:rsidRPr="00596A3A">
        <w:rPr>
          <w:rStyle w:val="Referenciasutil"/>
          <w:rFonts w:ascii="Arial" w:hAnsi="Arial"/>
          <w:i w:val="0"/>
        </w:rPr>
        <w:t xml:space="preserve">López–Ramos, E., 1983, Geología de México: México, D.F., Universidad Nacional Autónoma de México, 3a. ed., 453 pp. </w:t>
      </w:r>
    </w:p>
    <w:p w14:paraId="0CCA0481" w14:textId="77777777" w:rsidR="00D103F7" w:rsidRPr="00596A3A" w:rsidRDefault="00D103F7" w:rsidP="009B345A">
      <w:pPr>
        <w:pStyle w:val="Prrafodelista"/>
      </w:pPr>
      <w:r w:rsidRPr="00596A3A">
        <w:t>Lugo-Hubp, J., J. F. Aceves Quesada y R. Espinasa-Pereña. 1992. Rasgos Geomorfológicos Mayores de la Península de Yucatán. Revista del Instituto de Geología. Universidad Nacional Autónoma de México. Vol. 10, Núm. 2, 1992, pp 143-150.</w:t>
      </w:r>
    </w:p>
    <w:p w14:paraId="7CA1FA1B" w14:textId="77777777" w:rsidR="00CF3F45" w:rsidRPr="00596A3A" w:rsidRDefault="00CF3F45" w:rsidP="009B345A">
      <w:pPr>
        <w:pStyle w:val="Prrafodelista"/>
      </w:pPr>
      <w:r w:rsidRPr="00596A3A">
        <w:lastRenderedPageBreak/>
        <w:t>Martínez, Oscar Frausto, Fraga Verdugo, Julia, Vázquez Sosa, Aidé, Pueblos de apoyo en contextos turísticos. Akumal, enclave turístico de la Riviera Maya de Quintana RooTemas Antropológicos [en linea] 2015, 37 (Abril-Septiembre): [Fecha de consulta: 17 de marzo de 2017] Disponible en:</w:t>
      </w:r>
      <w:hyperlink r:id="rId37" w:history="1">
        <w:r w:rsidRPr="00596A3A">
          <w:rPr>
            <w:rStyle w:val="Hipervnculo"/>
            <w:rFonts w:cs="Arial"/>
            <w:b/>
            <w:bCs/>
          </w:rPr>
          <w:t xml:space="preserve">&lt;http://www.redalyc.org/articulo.oa?id=455844901005&gt; </w:t>
        </w:r>
      </w:hyperlink>
      <w:r w:rsidRPr="00596A3A">
        <w:t>ISSN 1405-843X</w:t>
      </w:r>
    </w:p>
    <w:p w14:paraId="3D1B7FB6" w14:textId="77777777" w:rsidR="00D103F7" w:rsidRPr="00596A3A" w:rsidRDefault="00D103F7" w:rsidP="009B345A">
      <w:pPr>
        <w:pStyle w:val="Prrafodelista"/>
      </w:pPr>
      <w:r w:rsidRPr="00596A3A">
        <w:t xml:space="preserve">Merediz Alonso, G. 2012. Caracterización y monitoreo de la condición arrecifal en cinco áreas naturales protegidas y un área de influencia de Quintana Roo, México: Primera etapa. Amigos de Sian Ka'an A.C. </w:t>
      </w:r>
      <w:r w:rsidRPr="00596A3A">
        <w:rPr>
          <w:bCs/>
        </w:rPr>
        <w:t>Informe final SNIB-CONABIO</w:t>
      </w:r>
      <w:r w:rsidRPr="00596A3A">
        <w:t xml:space="preserve">, </w:t>
      </w:r>
      <w:r w:rsidRPr="00596A3A">
        <w:rPr>
          <w:bCs/>
        </w:rPr>
        <w:t xml:space="preserve">proyecto No. DM011 </w:t>
      </w:r>
      <w:r w:rsidRPr="00596A3A">
        <w:t>México D.F.</w:t>
      </w:r>
    </w:p>
    <w:p w14:paraId="62FF4175" w14:textId="77777777" w:rsidR="00D103F7" w:rsidRPr="00596A3A" w:rsidRDefault="00D103F7" w:rsidP="009B345A">
      <w:pPr>
        <w:pStyle w:val="Prrafodelista"/>
        <w:rPr>
          <w:rStyle w:val="Referenciasutil"/>
          <w:rFonts w:ascii="Arial" w:hAnsi="Arial"/>
          <w:i w:val="0"/>
        </w:rPr>
      </w:pPr>
      <w:r w:rsidRPr="00596A3A">
        <w:rPr>
          <w:rStyle w:val="Referenciasutil"/>
          <w:rFonts w:ascii="Arial" w:hAnsi="Arial"/>
          <w:i w:val="0"/>
        </w:rPr>
        <w:t>Morales, J. J. 2004. El joven Mar Caribe. En: C. Carrillo Trueba y N. Hinket (Eds.), Ciencias, 76:34-41 pp.</w:t>
      </w:r>
    </w:p>
    <w:p w14:paraId="757F0542" w14:textId="77777777" w:rsidR="00D103F7" w:rsidRPr="00596A3A" w:rsidRDefault="00D103F7" w:rsidP="009B345A">
      <w:pPr>
        <w:pStyle w:val="Prrafodelista"/>
        <w:rPr>
          <w:rStyle w:val="Referenciasutil"/>
          <w:rFonts w:ascii="Arial" w:hAnsi="Arial"/>
          <w:i w:val="0"/>
        </w:rPr>
      </w:pPr>
      <w:r w:rsidRPr="00596A3A">
        <w:rPr>
          <w:rStyle w:val="Referenciasutil"/>
          <w:rFonts w:ascii="Arial" w:hAnsi="Arial"/>
        </w:rPr>
        <w:t xml:space="preserve">Moshinsky, R., Sanchez-Sesma, J. 1990. </w:t>
      </w:r>
      <w:bookmarkStart w:id="181" w:name="citation"/>
      <w:r w:rsidRPr="00596A3A">
        <w:rPr>
          <w:rStyle w:val="Referenciasutil"/>
          <w:rFonts w:ascii="Arial" w:hAnsi="Arial"/>
        </w:rPr>
        <w:t>Gilbert: ejemplo de huracanes de gran intensidad</w:t>
      </w:r>
      <w:bookmarkEnd w:id="181"/>
      <w:r w:rsidRPr="00596A3A">
        <w:rPr>
          <w:rStyle w:val="Referenciasutil"/>
          <w:rFonts w:ascii="Arial" w:hAnsi="Arial"/>
        </w:rPr>
        <w:t xml:space="preserve">. Ingeniería hidráulica en México. Instituto Mexicano de Tecnología del Agua, Comisión Nacional del Agua. </w:t>
      </w:r>
    </w:p>
    <w:p w14:paraId="24F9BA6D" w14:textId="77777777" w:rsidR="00D103F7" w:rsidRPr="00596A3A" w:rsidRDefault="00D103F7" w:rsidP="009B345A">
      <w:pPr>
        <w:pStyle w:val="Prrafodelista"/>
        <w:rPr>
          <w:rStyle w:val="Referenciasutil"/>
          <w:rFonts w:ascii="Arial" w:hAnsi="Arial"/>
        </w:rPr>
      </w:pPr>
      <w:r w:rsidRPr="00596A3A">
        <w:rPr>
          <w:lang w:eastAsia="es-MX"/>
        </w:rPr>
        <w:t xml:space="preserve">Moya, V., </w:t>
      </w:r>
      <w:r w:rsidRPr="00596A3A">
        <w:rPr>
          <w:rStyle w:val="Referenciasutil"/>
          <w:rFonts w:ascii="Arial" w:hAnsi="Arial"/>
        </w:rPr>
        <w:t>Reichert, R. (2010). El pecio Cuarenta Cañones: Joya arqueológica en el Caribe mexicano. Arqueología Mexicana, 102, 70-75.</w:t>
      </w:r>
    </w:p>
    <w:p w14:paraId="1B71AE68" w14:textId="77777777" w:rsidR="00D103F7" w:rsidRPr="00596A3A" w:rsidRDefault="00D103F7" w:rsidP="009B345A">
      <w:pPr>
        <w:pStyle w:val="Prrafodelista"/>
        <w:rPr>
          <w:rStyle w:val="Referenciasutil"/>
          <w:rFonts w:ascii="Arial" w:hAnsi="Arial"/>
        </w:rPr>
      </w:pPr>
      <w:r w:rsidRPr="00596A3A">
        <w:rPr>
          <w:rStyle w:val="Referenciasutil"/>
          <w:rFonts w:ascii="Arial" w:hAnsi="Arial"/>
        </w:rPr>
        <w:t xml:space="preserve">Muñoz-Chagin, R.F. &amp; G.de la Cruz-Aguera (1993). “Corales del Arrecife de Akumal, Quintana Roo”. p. 761-771. en Roy R.E. (2004). </w:t>
      </w:r>
      <w:r w:rsidRPr="00596A3A">
        <w:rPr>
          <w:rStyle w:val="Referenciasutil"/>
          <w:rFonts w:ascii="Arial" w:hAnsi="Arial"/>
          <w:lang w:val="en-US"/>
        </w:rPr>
        <w:t xml:space="preserve">Akumal's reefs: Stony coral communities along the developing Mexican Caribbean coastline. </w:t>
      </w:r>
      <w:r w:rsidRPr="00596A3A">
        <w:rPr>
          <w:rStyle w:val="Referenciasutil"/>
          <w:rFonts w:ascii="Arial" w:hAnsi="Arial"/>
        </w:rPr>
        <w:t>Revista de Biología Tropical. Vol. 52, no 4.</w:t>
      </w:r>
    </w:p>
    <w:p w14:paraId="733C9835" w14:textId="77777777" w:rsidR="00D103F7" w:rsidRPr="00596A3A" w:rsidRDefault="00D103F7" w:rsidP="009B345A">
      <w:pPr>
        <w:pStyle w:val="Prrafodelista"/>
      </w:pPr>
      <w:r w:rsidRPr="00596A3A">
        <w:t>Niño-Torres C. A., M. C. García-Rivas, D. N. Castelblanco-Martínez, J. A. Padilla-Saldívar, M. P. Blanco-Parra and R. de la Parra-Venegas. 2015.</w:t>
      </w:r>
    </w:p>
    <w:p w14:paraId="76A80D94" w14:textId="77777777" w:rsidR="00D103F7" w:rsidRPr="00596A3A" w:rsidRDefault="00D103F7" w:rsidP="009B345A">
      <w:pPr>
        <w:pStyle w:val="Prrafodelista"/>
        <w:rPr>
          <w:lang w:val="en-US"/>
        </w:rPr>
      </w:pPr>
      <w:r w:rsidRPr="00596A3A">
        <w:t xml:space="preserve">Nobre P. y Shukla J. 1996. </w:t>
      </w:r>
      <w:r w:rsidRPr="00596A3A">
        <w:rPr>
          <w:lang w:val="en-US"/>
        </w:rPr>
        <w:t>Variations of sea surface temperature, wind stress, and rainfall over the tropical Atlantic and South America, J. Clim., 9, 2464-2479 pp.</w:t>
      </w:r>
    </w:p>
    <w:p w14:paraId="281DEF5D" w14:textId="77777777" w:rsidR="00D103F7" w:rsidRPr="00596A3A" w:rsidRDefault="00D103F7" w:rsidP="009B345A">
      <w:pPr>
        <w:pStyle w:val="Prrafodelista"/>
        <w:rPr>
          <w:rStyle w:val="Referenciasutil"/>
          <w:rFonts w:ascii="Arial" w:hAnsi="Arial"/>
          <w:i w:val="0"/>
          <w:lang w:val="en-US"/>
        </w:rPr>
      </w:pPr>
      <w:r w:rsidRPr="00596A3A">
        <w:rPr>
          <w:rStyle w:val="Referenciasutil"/>
          <w:rFonts w:ascii="Arial" w:hAnsi="Arial"/>
          <w:i w:val="0"/>
        </w:rPr>
        <w:t xml:space="preserve">Ochoa, J., J. Sheinbaum, A. Badan, J. Candela, y D. Wilson. </w:t>
      </w:r>
      <w:r w:rsidRPr="00596A3A">
        <w:rPr>
          <w:rStyle w:val="Referenciasutil"/>
          <w:rFonts w:ascii="Arial" w:hAnsi="Arial"/>
          <w:i w:val="0"/>
          <w:lang w:val="en-US"/>
        </w:rPr>
        <w:t>2001. Geostrophy via potential vorticity inversion in the Yucatan Channel. Journal Marine Research.</w:t>
      </w:r>
    </w:p>
    <w:p w14:paraId="1F747B5C" w14:textId="77777777" w:rsidR="00D103F7" w:rsidRPr="00596A3A" w:rsidRDefault="00D103F7" w:rsidP="009B345A">
      <w:pPr>
        <w:pStyle w:val="Prrafodelista"/>
        <w:rPr>
          <w:rStyle w:val="Referenciasutil"/>
          <w:rFonts w:ascii="Arial" w:hAnsi="Arial"/>
          <w:i w:val="0"/>
        </w:rPr>
      </w:pPr>
      <w:r w:rsidRPr="00596A3A">
        <w:rPr>
          <w:rStyle w:val="Referenciasutil"/>
          <w:rFonts w:ascii="Arial" w:hAnsi="Arial"/>
          <w:i w:val="0"/>
        </w:rPr>
        <w:t>Orellana, R., E. García de Miranda, I. Bañuelos, M. Balan, J. A. González-Iturbe, F. Herrera y J. Vidal. 1999. Climatología de la Península de Yucatán. P. Chico-Ponce de León, A. García de Fuentes. (eds.). Atlas de Procesos Territoriales de Yucatán.</w:t>
      </w:r>
    </w:p>
    <w:p w14:paraId="52AD3137" w14:textId="77777777" w:rsidR="00D103F7" w:rsidRPr="00596A3A" w:rsidRDefault="00D103F7" w:rsidP="009B345A">
      <w:pPr>
        <w:pStyle w:val="Prrafodelista"/>
        <w:rPr>
          <w:rStyle w:val="Referenciasutil"/>
          <w:rFonts w:ascii="Arial" w:hAnsi="Arial"/>
          <w:i w:val="0"/>
        </w:rPr>
      </w:pPr>
      <w:r w:rsidRPr="00596A3A">
        <w:rPr>
          <w:lang w:val="en-US"/>
        </w:rPr>
        <w:t xml:space="preserve">Paynter, R. A.. 1955 The ornithogeography of the Yucatán Peninsula. </w:t>
      </w:r>
      <w:r w:rsidRPr="00596A3A">
        <w:t>Yale University Bulletin 9: 1-347.</w:t>
      </w:r>
    </w:p>
    <w:p w14:paraId="5945FF0B" w14:textId="77777777" w:rsidR="00D103F7" w:rsidRPr="00596A3A" w:rsidRDefault="00D103F7" w:rsidP="009B345A">
      <w:pPr>
        <w:pStyle w:val="Prrafodelista"/>
        <w:rPr>
          <w:lang w:eastAsia="es-MX"/>
        </w:rPr>
      </w:pPr>
      <w:r w:rsidRPr="00596A3A">
        <w:rPr>
          <w:lang w:eastAsia="es-MX"/>
        </w:rPr>
        <w:t xml:space="preserve">Pedraza, J., 2015. México y el Caribe: El derecho del mar en la construcción de una frontera. Tesis. Facultad de Filosofía y Letras, Universidad Nacional Autónoma de México. </w:t>
      </w:r>
    </w:p>
    <w:p w14:paraId="6D5630B2" w14:textId="77777777" w:rsidR="00D103F7" w:rsidRPr="00596A3A" w:rsidRDefault="00D103F7" w:rsidP="009B345A">
      <w:pPr>
        <w:pStyle w:val="Prrafodelista"/>
        <w:rPr>
          <w:lang w:eastAsia="es-MX"/>
        </w:rPr>
      </w:pPr>
      <w:r w:rsidRPr="00596A3A">
        <w:rPr>
          <w:lang w:val="en-US" w:eastAsia="es-MX"/>
        </w:rPr>
        <w:t xml:space="preserve">Pomponi, S.A. 1980. Cytological mechanisms of calcium carbonate excavation by boring sponges. </w:t>
      </w:r>
      <w:r w:rsidRPr="00596A3A">
        <w:rPr>
          <w:lang w:eastAsia="es-MX"/>
        </w:rPr>
        <w:t>Int. Rev. Cytol. 65: 301-319.</w:t>
      </w:r>
    </w:p>
    <w:p w14:paraId="1E97057E" w14:textId="29FDBA70" w:rsidR="00D103F7" w:rsidRPr="00776D5C" w:rsidRDefault="00D103F7" w:rsidP="009B345A">
      <w:pPr>
        <w:pStyle w:val="Prrafodelista"/>
        <w:rPr>
          <w:lang w:val="en-US" w:eastAsia="es-MX"/>
        </w:rPr>
      </w:pPr>
      <w:r w:rsidRPr="00596A3A">
        <w:rPr>
          <w:lang w:val="en-US" w:eastAsia="es-MX"/>
        </w:rPr>
        <w:t xml:space="preserve">Porter JM, Targett WM. Allelochemical interactions between sponges and corals. </w:t>
      </w:r>
      <w:r w:rsidRPr="00776D5C">
        <w:rPr>
          <w:lang w:val="en-US" w:eastAsia="es-MX"/>
        </w:rPr>
        <w:t>Biol Bull 1988;</w:t>
      </w:r>
      <w:r w:rsidR="00F83541" w:rsidRPr="00776D5C">
        <w:rPr>
          <w:lang w:val="en-US" w:eastAsia="es-MX"/>
        </w:rPr>
        <w:t xml:space="preserve"> </w:t>
      </w:r>
      <w:r w:rsidRPr="00776D5C">
        <w:rPr>
          <w:lang w:val="en-US" w:eastAsia="es-MX"/>
        </w:rPr>
        <w:t>175:230 – 9.</w:t>
      </w:r>
    </w:p>
    <w:p w14:paraId="66EB4C21" w14:textId="77777777" w:rsidR="00CF3F45" w:rsidRPr="00596A3A" w:rsidRDefault="00CF3F45" w:rsidP="009B345A">
      <w:pPr>
        <w:pStyle w:val="Prrafodelista"/>
      </w:pPr>
      <w:r w:rsidRPr="00596A3A">
        <w:t>Reporte técnico final del Programa de Recuperación y Repoblación de Especies en Riesgo (PROCER), a nivel nacional, con número de convenio PROCER/CCER/DGOR/14/2016, para ser evaluado por la Dirección General de Operación Regional. Realizado en base a los términos de referencia, punto 10.27 y el Plan del trabajo referido en el convenio.</w:t>
      </w:r>
    </w:p>
    <w:p w14:paraId="22BA6ABF" w14:textId="77777777" w:rsidR="00D103F7" w:rsidRPr="00596A3A" w:rsidRDefault="00D103F7" w:rsidP="009B345A">
      <w:pPr>
        <w:pStyle w:val="Prrafodelista"/>
        <w:rPr>
          <w:rStyle w:val="Referenciasutil"/>
          <w:rFonts w:ascii="Arial" w:hAnsi="Arial"/>
          <w:i w:val="0"/>
        </w:rPr>
      </w:pPr>
      <w:r w:rsidRPr="00596A3A">
        <w:rPr>
          <w:lang w:eastAsia="es-MX"/>
        </w:rPr>
        <w:t>Reyes, M. A. 2005. El sistema</w:t>
      </w:r>
      <w:r w:rsidRPr="00596A3A">
        <w:rPr>
          <w:rStyle w:val="Referenciasutil"/>
          <w:rFonts w:ascii="Arial" w:hAnsi="Arial"/>
          <w:i w:val="0"/>
        </w:rPr>
        <w:t xml:space="preserve"> circulatorio del planeta azul. Avance y perspectiva, 24 (3): 71-75 pp. CINVESTAV, Mérida. </w:t>
      </w:r>
    </w:p>
    <w:p w14:paraId="649DEF29" w14:textId="77777777" w:rsidR="00D103F7" w:rsidRPr="00596A3A" w:rsidRDefault="00D103F7" w:rsidP="009B345A">
      <w:pPr>
        <w:pStyle w:val="Prrafodelista"/>
        <w:rPr>
          <w:lang w:eastAsia="es-MX"/>
        </w:rPr>
      </w:pPr>
      <w:r w:rsidRPr="00596A3A">
        <w:rPr>
          <w:lang w:eastAsia="es-MX"/>
        </w:rPr>
        <w:t>Ríos-Meneses, M. B. 1988. Cozumel: centro prehispánico, religioso y comercial de los Mayas. P. 62- 67. En: E. Saavedra-Silva y J. Sobrino-Sierra (Eds.). Cozumel: Un Encuentro en la Historia. Memorias del I Encuentro de Historia sobre la Isla de Cozumel. Fondo de Publicaciones y Ediciones de Quintana Roo</w:t>
      </w:r>
    </w:p>
    <w:p w14:paraId="19ECE691" w14:textId="77777777" w:rsidR="00D103F7" w:rsidRPr="00596A3A" w:rsidRDefault="00D103F7" w:rsidP="009B345A">
      <w:pPr>
        <w:pStyle w:val="Prrafodelista"/>
      </w:pPr>
      <w:r w:rsidRPr="00596A3A">
        <w:lastRenderedPageBreak/>
        <w:t xml:space="preserve">Rodríguez-Zaragoza, Fabián A. y Arias-González, Jesús E. 2015. </w:t>
      </w:r>
      <w:r w:rsidRPr="00596A3A">
        <w:rPr>
          <w:lang w:val="en-US"/>
        </w:rPr>
        <w:t xml:space="preserve">Coral biodiversity and bio-construction in the northern sector of the mesoamerican reef system. </w:t>
      </w:r>
      <w:r w:rsidRPr="00596A3A">
        <w:t>Frontiers Marine Science. Vol. 2</w:t>
      </w:r>
    </w:p>
    <w:p w14:paraId="30560704" w14:textId="77777777" w:rsidR="00D103F7" w:rsidRPr="00596A3A" w:rsidRDefault="00D103F7" w:rsidP="009B345A">
      <w:pPr>
        <w:pStyle w:val="Prrafodelista"/>
        <w:rPr>
          <w:rStyle w:val="Referenciasutil"/>
          <w:rFonts w:ascii="Arial" w:hAnsi="Arial"/>
          <w:i w:val="0"/>
        </w:rPr>
      </w:pPr>
      <w:r w:rsidRPr="00596A3A">
        <w:rPr>
          <w:rStyle w:val="Referenciasutil"/>
          <w:rFonts w:ascii="Arial" w:hAnsi="Arial"/>
          <w:i w:val="0"/>
          <w:lang w:val="en-US"/>
        </w:rPr>
        <w:t xml:space="preserve">Round F. E. 1984. The ecology of algae. </w:t>
      </w:r>
      <w:r w:rsidRPr="00596A3A">
        <w:rPr>
          <w:rStyle w:val="Referenciasutil"/>
          <w:rFonts w:ascii="Arial" w:hAnsi="Arial"/>
          <w:i w:val="0"/>
        </w:rPr>
        <w:t>Cambridge University Press. 653 pp.</w:t>
      </w:r>
    </w:p>
    <w:p w14:paraId="6F580316" w14:textId="77777777" w:rsidR="00D103F7" w:rsidRPr="00596A3A" w:rsidRDefault="00D103F7" w:rsidP="009B345A">
      <w:pPr>
        <w:pStyle w:val="Prrafodelista"/>
        <w:rPr>
          <w:lang w:eastAsia="es-MX"/>
        </w:rPr>
      </w:pPr>
      <w:r w:rsidRPr="00596A3A">
        <w:rPr>
          <w:rStyle w:val="Referenciasutil"/>
          <w:rFonts w:ascii="Arial" w:hAnsi="Arial"/>
          <w:lang w:val="en-US"/>
        </w:rPr>
        <w:t xml:space="preserve">Roy R.E. (2004) "Akumal's reefs: Stony coral communities along the developing Mexican </w:t>
      </w:r>
      <w:r w:rsidRPr="00596A3A">
        <w:rPr>
          <w:lang w:val="en-US" w:eastAsia="es-MX"/>
        </w:rPr>
        <w:t xml:space="preserve">Caribbean coastline". </w:t>
      </w:r>
      <w:r w:rsidRPr="00596A3A">
        <w:rPr>
          <w:lang w:eastAsia="es-MX"/>
        </w:rPr>
        <w:t>Revista de Biología Tropical. Vol. 52, nº 4.</w:t>
      </w:r>
    </w:p>
    <w:p w14:paraId="1E7B4CA5" w14:textId="77777777" w:rsidR="00D103F7" w:rsidRPr="00596A3A" w:rsidRDefault="00D103F7" w:rsidP="009B345A">
      <w:pPr>
        <w:pStyle w:val="Prrafodelista"/>
        <w:rPr>
          <w:lang w:eastAsia="es-MX"/>
        </w:rPr>
      </w:pPr>
      <w:r w:rsidRPr="00596A3A">
        <w:rPr>
          <w:lang w:eastAsia="es-MX"/>
        </w:rPr>
        <w:t>Salazar-Vallejo, 2002. Huracanes y Biodiversidad Costera Tropical. Rev. Biol. Trop. 50(2):415-428.</w:t>
      </w:r>
    </w:p>
    <w:p w14:paraId="7B380DC2" w14:textId="77777777" w:rsidR="00D103F7" w:rsidRPr="00596A3A" w:rsidRDefault="00D103F7" w:rsidP="009B345A">
      <w:pPr>
        <w:pStyle w:val="Prrafodelista"/>
        <w:rPr>
          <w:lang w:eastAsia="es-MX"/>
        </w:rPr>
      </w:pPr>
      <w:r w:rsidRPr="00596A3A">
        <w:rPr>
          <w:lang w:eastAsia="es-MX"/>
        </w:rPr>
        <w:t>Salazar-Vallejo, S. I., González, N. E., y Schwindt, E. 2008. Taxonomía de invertebrados marinos: Necesidades en latinoamérica. Interciencia: Revista de ciencia y tecnología de América, 33(7), 510-517 pp.</w:t>
      </w:r>
    </w:p>
    <w:p w14:paraId="3074D80B" w14:textId="77777777" w:rsidR="00D103F7" w:rsidRPr="00596A3A" w:rsidRDefault="00D103F7" w:rsidP="009B345A">
      <w:pPr>
        <w:pStyle w:val="Prrafodelista"/>
        <w:rPr>
          <w:rStyle w:val="Referenciasutil"/>
          <w:rFonts w:ascii="Arial" w:hAnsi="Arial"/>
          <w:i w:val="0"/>
        </w:rPr>
      </w:pPr>
      <w:r w:rsidRPr="00596A3A">
        <w:rPr>
          <w:lang w:eastAsia="es-MX"/>
        </w:rPr>
        <w:t xml:space="preserve">Saravanan, R., y P. Chang, 2000. </w:t>
      </w:r>
      <w:r w:rsidRPr="00596A3A">
        <w:rPr>
          <w:lang w:val="en-US" w:eastAsia="es-MX"/>
        </w:rPr>
        <w:t>Interaction</w:t>
      </w:r>
      <w:r w:rsidRPr="00596A3A">
        <w:rPr>
          <w:lang w:val="en-US"/>
        </w:rPr>
        <w:t xml:space="preserve"> between tropical Atlantic variability and El Niño–Southern Oscillation. </w:t>
      </w:r>
      <w:r w:rsidRPr="00596A3A">
        <w:t>J. Climate, 13, 2177–2194 pp.</w:t>
      </w:r>
    </w:p>
    <w:p w14:paraId="0D90EE8C" w14:textId="77777777" w:rsidR="00D103F7" w:rsidRPr="00596A3A" w:rsidRDefault="00D103F7" w:rsidP="009B345A">
      <w:pPr>
        <w:pStyle w:val="Prrafodelista"/>
      </w:pPr>
      <w:r w:rsidRPr="00596A3A">
        <w:t>Schmitter-Soto, Juan Jacobo; Vásquez-Yeomans, Lourdes; Aguilar-Perea, Alfonso; Curiel-Mondragón, Concepción; Caballero-Vázquez, José Adán. 2000. Lista de peces marinos del Caribe mexicano. Anales del Instituto de Biología de la Universidad Nacional Autónoma del México, Serie Zoología 71 (2): 143-1777.</w:t>
      </w:r>
    </w:p>
    <w:p w14:paraId="0C1C2E74" w14:textId="77777777" w:rsidR="00D103F7" w:rsidRPr="00596A3A" w:rsidRDefault="00D103F7" w:rsidP="009B345A">
      <w:pPr>
        <w:pStyle w:val="Prrafodelista"/>
        <w:rPr>
          <w:rStyle w:val="Hipervnculo"/>
          <w:rFonts w:cs="Arial"/>
          <w:color w:val="auto"/>
          <w:lang w:eastAsia="es-MX"/>
        </w:rPr>
      </w:pPr>
      <w:r w:rsidRPr="00596A3A">
        <w:rPr>
          <w:lang w:eastAsia="es-MX"/>
        </w:rPr>
        <w:t xml:space="preserve">Secretaría de Agricultura, Ganadería, Desarrollo Rural, Pesca y alimentación, SAGARPA. (2015). Exitoso Cierre de Captura de Langosta. 08/02/2017, Comunicado Informativo. Sitio web: </w:t>
      </w:r>
      <w:hyperlink r:id="rId38" w:history="1">
        <w:r w:rsidRPr="00596A3A">
          <w:rPr>
            <w:rStyle w:val="Hipervnculo"/>
            <w:rFonts w:cs="Arial"/>
            <w:color w:val="auto"/>
            <w:lang w:eastAsia="es-MX"/>
          </w:rPr>
          <w:t>http://sagarpa.gob.mx/Delegaciones/quintanaroo/boletines/2015/Marzo/Documents/2015L025.pdf</w:t>
        </w:r>
      </w:hyperlink>
    </w:p>
    <w:p w14:paraId="302ED775" w14:textId="77777777" w:rsidR="00D103F7" w:rsidRPr="00596A3A" w:rsidRDefault="00D103F7" w:rsidP="009B345A">
      <w:pPr>
        <w:pStyle w:val="Prrafodelista"/>
      </w:pPr>
      <w:r w:rsidRPr="00596A3A">
        <w:t>SEMARNAT-CONANP. 2003. Ficha Informativa de los Humedales de Ramsar, Área de Protección de Flora y Fauna Yum Balam. Compilada por José Francisco Remolina Suárez. 22 pp.</w:t>
      </w:r>
    </w:p>
    <w:p w14:paraId="100C69A4" w14:textId="77777777" w:rsidR="00D103F7" w:rsidRPr="00596A3A" w:rsidRDefault="00D103F7" w:rsidP="009B345A">
      <w:pPr>
        <w:pStyle w:val="Prrafodelista"/>
        <w:rPr>
          <w:lang w:val="en-US" w:eastAsia="es-MX"/>
        </w:rPr>
      </w:pPr>
      <w:r w:rsidRPr="00596A3A">
        <w:rPr>
          <w:lang w:val="en-US" w:eastAsia="es-MX"/>
        </w:rPr>
        <w:t>Snedaker, S., J. Clarck y I. Olmsted. 1991. The Status of Biodiversity in Quintana Roo, Yucatán Peninsula. A Review Prepared by the Collaborating Institutions: CINVESTAV, Mérida, México; RSMAS/University of Miami, Miami; CIQRO, Chetumal, Q Roo, México.</w:t>
      </w:r>
    </w:p>
    <w:p w14:paraId="473D6CA7" w14:textId="77777777" w:rsidR="00D103F7" w:rsidRPr="00596A3A" w:rsidRDefault="00D103F7" w:rsidP="009B345A">
      <w:pPr>
        <w:pStyle w:val="Prrafodelista"/>
        <w:rPr>
          <w:lang w:eastAsia="es-MX"/>
        </w:rPr>
      </w:pPr>
      <w:r w:rsidRPr="00596A3A">
        <w:rPr>
          <w:lang w:val="en-US" w:eastAsia="es-MX"/>
        </w:rPr>
        <w:t xml:space="preserve">Terborgh, John. 1989. Where Have all the birds gone? Essays on the Biology and Conservation of Birds that Migrate to the American Tropics. </w:t>
      </w:r>
      <w:r w:rsidRPr="00596A3A">
        <w:rPr>
          <w:lang w:eastAsia="es-MX"/>
        </w:rPr>
        <w:t>Princeton University Press.</w:t>
      </w:r>
    </w:p>
    <w:p w14:paraId="1A7E25BA" w14:textId="77777777" w:rsidR="00D103F7" w:rsidRPr="00596A3A" w:rsidRDefault="00D103F7" w:rsidP="009B345A">
      <w:pPr>
        <w:pStyle w:val="Prrafodelista"/>
        <w:rPr>
          <w:lang w:eastAsia="es-MX"/>
        </w:rPr>
      </w:pPr>
      <w:r w:rsidRPr="00596A3A">
        <w:rPr>
          <w:lang w:eastAsia="es-MX"/>
        </w:rPr>
        <w:t>Venegas-Pérez, M.  2001.  Estudio de Oferta y Demanda de Productos Pesqueros en el Estado de Quintana Roo, Universidad La Salle, Dirección del Instituto de Investigaciones Turísticas, 181 pp.</w:t>
      </w:r>
    </w:p>
    <w:p w14:paraId="747A08FD" w14:textId="7187ED62" w:rsidR="00D103F7" w:rsidRPr="00596A3A" w:rsidRDefault="00D103F7" w:rsidP="009B345A">
      <w:pPr>
        <w:pStyle w:val="Prrafodelista"/>
        <w:rPr>
          <w:lang w:eastAsia="es-MX"/>
        </w:rPr>
      </w:pPr>
      <w:r w:rsidRPr="00596A3A">
        <w:rPr>
          <w:lang w:eastAsia="es-MX"/>
        </w:rPr>
        <w:t xml:space="preserve">Villanueva. F. (2003). Boca Iglesias. Where The Conquest of Mexico Began. 08/02/2017, de Municipio de Isla Mujeres Sitio web: </w:t>
      </w:r>
      <w:hyperlink r:id="rId39" w:history="1">
        <w:r w:rsidRPr="00596A3A">
          <w:rPr>
            <w:lang w:eastAsia="es-MX"/>
          </w:rPr>
          <w:t>http://www.bocaiglesia.com/HistoryArticlesBocaSite.pdf</w:t>
        </w:r>
      </w:hyperlink>
    </w:p>
    <w:p w14:paraId="08B7C980" w14:textId="77777777" w:rsidR="00D103F7" w:rsidRPr="00596A3A" w:rsidRDefault="00D103F7" w:rsidP="009B345A">
      <w:pPr>
        <w:pStyle w:val="Prrafodelista"/>
        <w:rPr>
          <w:lang w:eastAsia="es-MX"/>
        </w:rPr>
      </w:pPr>
      <w:r w:rsidRPr="00596A3A">
        <w:rPr>
          <w:lang w:eastAsia="es-MX"/>
        </w:rPr>
        <w:t>Villena Randolph, R. 1983. Estudio sistemático para la protección de los gasterópodos prosobranquios marinos de Isla Contoy, Quintana Roo. Tesis de Licenciatura en Biología. Universidad Nacional Autónoma de México. 107 pp.</w:t>
      </w:r>
    </w:p>
    <w:p w14:paraId="0DB9E315" w14:textId="77777777" w:rsidR="00D103F7" w:rsidRPr="00596A3A" w:rsidRDefault="00D103F7" w:rsidP="00C80695">
      <w:pPr>
        <w:pStyle w:val="Textodecuerpo"/>
        <w:numPr>
          <w:ilvl w:val="0"/>
          <w:numId w:val="13"/>
        </w:numPr>
        <w:spacing w:before="0" w:after="0" w:line="240" w:lineRule="auto"/>
        <w:ind w:left="709" w:hanging="425"/>
        <w:rPr>
          <w:rFonts w:ascii="Arial" w:hAnsi="Arial" w:cs="Arial"/>
          <w:lang w:val="en-US"/>
        </w:rPr>
      </w:pPr>
      <w:r w:rsidRPr="00596A3A">
        <w:rPr>
          <w:rFonts w:ascii="Arial" w:hAnsi="Arial" w:cs="Arial"/>
          <w:lang w:val="en-US"/>
        </w:rPr>
        <w:t>Wells S. M. 1988. Coral Reefs of the World. Atlantic and Eastern Pacific. Vol.1. UNEP. IUCN. Cambridge. 373 pp.</w:t>
      </w:r>
    </w:p>
    <w:p w14:paraId="2F495D38" w14:textId="77777777" w:rsidR="00D103F7" w:rsidRPr="00596A3A" w:rsidRDefault="00D103F7" w:rsidP="00C80695">
      <w:pPr>
        <w:pStyle w:val="Textodecuerpo"/>
        <w:numPr>
          <w:ilvl w:val="0"/>
          <w:numId w:val="13"/>
        </w:numPr>
        <w:spacing w:before="0" w:after="0" w:line="240" w:lineRule="auto"/>
        <w:ind w:left="709" w:hanging="425"/>
        <w:rPr>
          <w:rFonts w:ascii="Arial" w:hAnsi="Arial" w:cs="Arial"/>
          <w:lang w:val="en-US"/>
        </w:rPr>
      </w:pPr>
      <w:r w:rsidRPr="00596A3A">
        <w:rPr>
          <w:rFonts w:ascii="Arial" w:hAnsi="Arial" w:cs="Arial"/>
          <w:lang w:val="en-US"/>
        </w:rPr>
        <w:t xml:space="preserve">Wilhelm, O. y M. Ewin. </w:t>
      </w:r>
      <w:proofErr w:type="gramStart"/>
      <w:r w:rsidRPr="00596A3A">
        <w:rPr>
          <w:rFonts w:ascii="Arial" w:hAnsi="Arial" w:cs="Arial"/>
          <w:lang w:val="en-US"/>
        </w:rPr>
        <w:t>1972. Geology</w:t>
      </w:r>
      <w:proofErr w:type="gramEnd"/>
      <w:r w:rsidRPr="00596A3A">
        <w:rPr>
          <w:rFonts w:ascii="Arial" w:hAnsi="Arial" w:cs="Arial"/>
          <w:lang w:val="en-US"/>
        </w:rPr>
        <w:t xml:space="preserve"> and History of the Gulf of Mexico. Geol. Soc. A. Bull. 83 (3:575-600).</w:t>
      </w:r>
    </w:p>
    <w:p w14:paraId="2C89F6DA" w14:textId="77777777" w:rsidR="00D103F7" w:rsidRPr="00596A3A" w:rsidRDefault="00D103F7" w:rsidP="009B345A">
      <w:pPr>
        <w:pStyle w:val="Prrafodelista"/>
      </w:pPr>
      <w:r w:rsidRPr="00596A3A">
        <w:rPr>
          <w:lang w:val="en-US"/>
        </w:rPr>
        <w:t xml:space="preserve">Wilkinson, T., E. Wiken, J. Bezaury Creel, T. Hourigan, T. Agardy, H. Herrmann, L. Janishevski, C. Madden, L. Morgan y M. Padilla. </w:t>
      </w:r>
      <w:r w:rsidRPr="00596A3A">
        <w:t>2009. Ecorregiones Marinas de América del Norte. Comisión para la Cooperación Ambiental, Montreal. 200 pp.</w:t>
      </w:r>
    </w:p>
    <w:p w14:paraId="43CFC3F0" w14:textId="77777777" w:rsidR="00D103F7" w:rsidRPr="00596A3A" w:rsidRDefault="00D103F7" w:rsidP="009B345A">
      <w:pPr>
        <w:pStyle w:val="Prrafodelista"/>
        <w:rPr>
          <w:lang w:eastAsia="es-MX"/>
        </w:rPr>
      </w:pPr>
      <w:r w:rsidRPr="00596A3A">
        <w:rPr>
          <w:lang w:eastAsia="es-MX"/>
        </w:rPr>
        <w:t xml:space="preserve">Zúñiga I., (2014). Costa Oriental Maya: un acercamiento al comercio y navegación. Memorias: Revista digital de Historia y Arqueología desde el Caribe, 23, 111-127. </w:t>
      </w:r>
    </w:p>
    <w:p w14:paraId="149CB79D" w14:textId="77777777" w:rsidR="00D103F7" w:rsidRPr="00596A3A" w:rsidRDefault="00D103F7" w:rsidP="00C80695">
      <w:pPr>
        <w:spacing w:before="0" w:after="0" w:line="240" w:lineRule="auto"/>
        <w:rPr>
          <w:rFonts w:ascii="Arial" w:hAnsi="Arial" w:cs="Arial"/>
          <w:lang w:eastAsia="es-MX"/>
        </w:rPr>
      </w:pPr>
    </w:p>
    <w:p w14:paraId="25AE6042" w14:textId="77777777" w:rsidR="00443315" w:rsidRPr="00596A3A" w:rsidRDefault="00443315" w:rsidP="00C80695">
      <w:pPr>
        <w:spacing w:before="0" w:after="0" w:line="240" w:lineRule="auto"/>
        <w:rPr>
          <w:rFonts w:ascii="Arial" w:hAnsi="Arial" w:cs="Arial"/>
          <w:lang w:val="es-ES_tradnl" w:eastAsia="es-ES"/>
        </w:rPr>
      </w:pPr>
    </w:p>
    <w:p w14:paraId="6D93F1A3" w14:textId="77777777" w:rsidR="00CF3F45" w:rsidRPr="00596A3A" w:rsidRDefault="00CF3F45" w:rsidP="00C80695">
      <w:pPr>
        <w:spacing w:before="0" w:after="0" w:line="240" w:lineRule="auto"/>
        <w:rPr>
          <w:rFonts w:ascii="Arial" w:hAnsi="Arial" w:cs="Arial"/>
          <w:lang w:val="es-ES_tradnl" w:eastAsia="es-ES"/>
        </w:rPr>
      </w:pPr>
    </w:p>
    <w:p w14:paraId="5FA9F52C" w14:textId="77777777" w:rsidR="00CF3F45" w:rsidRPr="00596A3A" w:rsidRDefault="00CF3F45" w:rsidP="00C80695">
      <w:pPr>
        <w:spacing w:before="0" w:after="0" w:line="240" w:lineRule="auto"/>
        <w:rPr>
          <w:rFonts w:ascii="Arial" w:hAnsi="Arial" w:cs="Arial"/>
          <w:lang w:val="es-ES_tradnl" w:eastAsia="es-ES"/>
        </w:rPr>
      </w:pPr>
    </w:p>
    <w:p w14:paraId="50777A4E" w14:textId="77777777" w:rsidR="006C028E" w:rsidRPr="00596A3A" w:rsidRDefault="006C028E" w:rsidP="00C80695">
      <w:pPr>
        <w:spacing w:before="0" w:after="0" w:line="240" w:lineRule="auto"/>
        <w:rPr>
          <w:rFonts w:ascii="Arial" w:hAnsi="Arial" w:cs="Arial"/>
          <w:lang w:val="es-ES_tradnl" w:eastAsia="es-ES"/>
        </w:rPr>
      </w:pPr>
    </w:p>
    <w:p w14:paraId="0D036E0B" w14:textId="77777777" w:rsidR="00C51544" w:rsidRPr="00596A3A" w:rsidRDefault="00C51544" w:rsidP="00C80695">
      <w:pPr>
        <w:pStyle w:val="Ttulo1"/>
      </w:pPr>
      <w:bookmarkStart w:id="182" w:name="_Toc446493341"/>
      <w:bookmarkStart w:id="183" w:name="_Toc483396519"/>
      <w:r w:rsidRPr="00596A3A">
        <w:t>ANEXOS</w:t>
      </w:r>
      <w:bookmarkEnd w:id="182"/>
      <w:bookmarkEnd w:id="183"/>
    </w:p>
    <w:p w14:paraId="129BD5F6" w14:textId="77777777" w:rsidR="006C028E" w:rsidRPr="00596A3A" w:rsidRDefault="006C028E" w:rsidP="00C80695">
      <w:pPr>
        <w:spacing w:before="0" w:after="0" w:line="240" w:lineRule="auto"/>
        <w:rPr>
          <w:rFonts w:ascii="Arial" w:hAnsi="Arial" w:cs="Arial"/>
          <w:lang w:val="es-ES_tradnl" w:eastAsia="es-ES"/>
        </w:rPr>
      </w:pPr>
    </w:p>
    <w:p w14:paraId="20304FF6" w14:textId="77777777" w:rsidR="00A73339" w:rsidRPr="00596A3A" w:rsidRDefault="00A73339" w:rsidP="00C80695">
      <w:pPr>
        <w:pStyle w:val="Epgrafe"/>
        <w:spacing w:before="0"/>
        <w:rPr>
          <w:rFonts w:ascii="Arial" w:hAnsi="Arial" w:cs="Arial"/>
        </w:rPr>
      </w:pPr>
      <w:bookmarkStart w:id="184" w:name="_Toc422470187"/>
      <w:bookmarkStart w:id="185" w:name="_Toc446493426"/>
      <w:r w:rsidRPr="00596A3A">
        <w:rPr>
          <w:rFonts w:ascii="Arial" w:hAnsi="Arial" w:cs="Arial"/>
        </w:rPr>
        <w:t xml:space="preserve">Anexo </w:t>
      </w:r>
      <w:r w:rsidRPr="00596A3A">
        <w:rPr>
          <w:rFonts w:ascii="Arial" w:hAnsi="Arial" w:cs="Arial"/>
        </w:rPr>
        <w:fldChar w:fldCharType="begin"/>
      </w:r>
      <w:r w:rsidRPr="00596A3A">
        <w:rPr>
          <w:rFonts w:ascii="Arial" w:hAnsi="Arial" w:cs="Arial"/>
        </w:rPr>
        <w:instrText xml:space="preserve"> SEQ Anexo \* ARABIC </w:instrText>
      </w:r>
      <w:r w:rsidRPr="00596A3A">
        <w:rPr>
          <w:rFonts w:ascii="Arial" w:hAnsi="Arial" w:cs="Arial"/>
        </w:rPr>
        <w:fldChar w:fldCharType="separate"/>
      </w:r>
      <w:r w:rsidR="00851245" w:rsidRPr="00596A3A">
        <w:rPr>
          <w:rFonts w:ascii="Arial" w:hAnsi="Arial" w:cs="Arial"/>
          <w:noProof/>
        </w:rPr>
        <w:t>1</w:t>
      </w:r>
      <w:r w:rsidRPr="00596A3A">
        <w:rPr>
          <w:rFonts w:ascii="Arial" w:hAnsi="Arial" w:cs="Arial"/>
        </w:rPr>
        <w:fldChar w:fldCharType="end"/>
      </w:r>
      <w:r w:rsidRPr="00596A3A">
        <w:rPr>
          <w:rFonts w:ascii="Arial" w:hAnsi="Arial" w:cs="Arial"/>
        </w:rPr>
        <w:t xml:space="preserve">. Listado de fauna en la </w:t>
      </w:r>
      <w:r w:rsidRPr="00596A3A">
        <w:rPr>
          <w:rFonts w:ascii="Arial" w:hAnsi="Arial" w:cs="Arial"/>
          <w:lang w:val="es-ES"/>
        </w:rPr>
        <w:t>Reserva de la Biosfera</w:t>
      </w:r>
      <w:r w:rsidRPr="00596A3A">
        <w:rPr>
          <w:rFonts w:ascii="Arial" w:hAnsi="Arial" w:cs="Arial"/>
        </w:rPr>
        <w:t xml:space="preserve"> Caribe Mexicano</w:t>
      </w:r>
      <w:bookmarkEnd w:id="184"/>
      <w:bookmarkEnd w:id="185"/>
    </w:p>
    <w:p w14:paraId="78786602" w14:textId="77777777" w:rsidR="00A73339" w:rsidRPr="00596A3A" w:rsidRDefault="00A73339" w:rsidP="00C80695">
      <w:pPr>
        <w:spacing w:before="0" w:after="0" w:line="240" w:lineRule="auto"/>
        <w:rPr>
          <w:rFonts w:ascii="Arial" w:hAnsi="Arial" w:cs="Arial"/>
          <w:sz w:val="6"/>
          <w:szCs w:val="20"/>
          <w:lang w:eastAsia="es-ES"/>
        </w:rPr>
      </w:pPr>
    </w:p>
    <w:tbl>
      <w:tblPr>
        <w:tblStyle w:val="Tablaconcuadrcula"/>
        <w:tblW w:w="0" w:type="auto"/>
        <w:jc w:val="center"/>
        <w:tblLook w:val="04A0" w:firstRow="1" w:lastRow="0" w:firstColumn="1" w:lastColumn="0" w:noHBand="0" w:noVBand="1"/>
      </w:tblPr>
      <w:tblGrid>
        <w:gridCol w:w="1603"/>
        <w:gridCol w:w="2421"/>
        <w:gridCol w:w="2179"/>
        <w:gridCol w:w="2037"/>
        <w:gridCol w:w="1336"/>
      </w:tblGrid>
      <w:tr w:rsidR="00CF435B" w:rsidRPr="00596A3A" w14:paraId="79ECE79B" w14:textId="77777777" w:rsidTr="00A73339">
        <w:trPr>
          <w:trHeight w:val="300"/>
          <w:tblHeader/>
          <w:jc w:val="center"/>
        </w:trPr>
        <w:tc>
          <w:tcPr>
            <w:tcW w:w="11517" w:type="dxa"/>
            <w:gridSpan w:val="5"/>
            <w:shd w:val="clear" w:color="auto" w:fill="A6A6A6" w:themeFill="background1" w:themeFillShade="A6"/>
            <w:noWrap/>
            <w:vAlign w:val="center"/>
          </w:tcPr>
          <w:p w14:paraId="3DEE4C2B" w14:textId="77777777" w:rsidR="00A73339" w:rsidRPr="00596A3A" w:rsidRDefault="00A73339" w:rsidP="00C80695">
            <w:pPr>
              <w:spacing w:before="0" w:after="0"/>
              <w:jc w:val="center"/>
              <w:rPr>
                <w:rFonts w:ascii="Arial" w:hAnsi="Arial" w:cs="Arial"/>
                <w:b/>
                <w:sz w:val="20"/>
                <w:szCs w:val="20"/>
              </w:rPr>
            </w:pPr>
            <w:r w:rsidRPr="00596A3A">
              <w:rPr>
                <w:rFonts w:ascii="Arial" w:hAnsi="Arial" w:cs="Arial"/>
                <w:b/>
                <w:sz w:val="20"/>
                <w:szCs w:val="20"/>
              </w:rPr>
              <w:t>LISTA DE ESPECIES CORALES</w:t>
            </w:r>
          </w:p>
        </w:tc>
      </w:tr>
      <w:tr w:rsidR="00CF435B" w:rsidRPr="00596A3A" w14:paraId="4E7D0314" w14:textId="77777777" w:rsidTr="00A73339">
        <w:trPr>
          <w:trHeight w:val="300"/>
          <w:tblHeader/>
          <w:jc w:val="center"/>
        </w:trPr>
        <w:tc>
          <w:tcPr>
            <w:tcW w:w="1720" w:type="dxa"/>
            <w:shd w:val="clear" w:color="auto" w:fill="A6A6A6" w:themeFill="background1" w:themeFillShade="A6"/>
            <w:noWrap/>
            <w:vAlign w:val="center"/>
          </w:tcPr>
          <w:p w14:paraId="107E2B49" w14:textId="77777777" w:rsidR="00A73339" w:rsidRPr="00596A3A" w:rsidRDefault="00A73339" w:rsidP="00C80695">
            <w:pPr>
              <w:spacing w:before="0" w:after="0"/>
              <w:jc w:val="center"/>
              <w:rPr>
                <w:rFonts w:ascii="Arial" w:hAnsi="Arial" w:cs="Arial"/>
                <w:sz w:val="20"/>
                <w:szCs w:val="20"/>
              </w:rPr>
            </w:pPr>
            <w:r w:rsidRPr="00596A3A">
              <w:rPr>
                <w:rFonts w:ascii="Arial" w:eastAsia="Times New Roman" w:hAnsi="Arial" w:cs="Arial"/>
                <w:b/>
                <w:bCs/>
                <w:sz w:val="20"/>
                <w:szCs w:val="20"/>
                <w:lang w:eastAsia="es-MX"/>
              </w:rPr>
              <w:t>FAMILIA</w:t>
            </w:r>
          </w:p>
        </w:tc>
        <w:tc>
          <w:tcPr>
            <w:tcW w:w="3060" w:type="dxa"/>
            <w:shd w:val="clear" w:color="auto" w:fill="A6A6A6" w:themeFill="background1" w:themeFillShade="A6"/>
            <w:noWrap/>
            <w:vAlign w:val="center"/>
          </w:tcPr>
          <w:p w14:paraId="534F3A4E" w14:textId="77777777" w:rsidR="00A73339" w:rsidRPr="00596A3A" w:rsidRDefault="00A73339" w:rsidP="00C80695">
            <w:pPr>
              <w:spacing w:before="0" w:after="0"/>
              <w:jc w:val="center"/>
              <w:rPr>
                <w:rFonts w:ascii="Arial" w:hAnsi="Arial" w:cs="Arial"/>
                <w:i/>
                <w:iCs/>
                <w:sz w:val="20"/>
                <w:szCs w:val="20"/>
              </w:rPr>
            </w:pPr>
            <w:r w:rsidRPr="00596A3A">
              <w:rPr>
                <w:rFonts w:ascii="Arial" w:eastAsia="Times New Roman" w:hAnsi="Arial" w:cs="Arial"/>
                <w:b/>
                <w:bCs/>
                <w:sz w:val="20"/>
                <w:szCs w:val="20"/>
                <w:lang w:eastAsia="es-MX"/>
              </w:rPr>
              <w:t>NOMBRE CIENTÍFICO</w:t>
            </w:r>
          </w:p>
        </w:tc>
        <w:tc>
          <w:tcPr>
            <w:tcW w:w="2748" w:type="dxa"/>
            <w:shd w:val="clear" w:color="auto" w:fill="A6A6A6" w:themeFill="background1" w:themeFillShade="A6"/>
            <w:noWrap/>
            <w:vAlign w:val="center"/>
          </w:tcPr>
          <w:p w14:paraId="217C9150" w14:textId="77777777" w:rsidR="00A73339" w:rsidRPr="00596A3A" w:rsidRDefault="00A73339" w:rsidP="00C80695">
            <w:pPr>
              <w:spacing w:before="0" w:after="0"/>
              <w:jc w:val="center"/>
              <w:rPr>
                <w:rFonts w:ascii="Arial" w:hAnsi="Arial" w:cs="Arial"/>
                <w:sz w:val="20"/>
                <w:szCs w:val="20"/>
              </w:rPr>
            </w:pPr>
            <w:r w:rsidRPr="00596A3A">
              <w:rPr>
                <w:rFonts w:ascii="Arial" w:eastAsia="Times New Roman" w:hAnsi="Arial" w:cs="Arial"/>
                <w:b/>
                <w:bCs/>
                <w:sz w:val="20"/>
                <w:szCs w:val="20"/>
                <w:lang w:eastAsia="es-MX"/>
              </w:rPr>
              <w:t>NOMBRE COMÚN</w:t>
            </w:r>
          </w:p>
        </w:tc>
        <w:tc>
          <w:tcPr>
            <w:tcW w:w="2565" w:type="dxa"/>
            <w:shd w:val="clear" w:color="auto" w:fill="A6A6A6" w:themeFill="background1" w:themeFillShade="A6"/>
            <w:noWrap/>
            <w:vAlign w:val="center"/>
          </w:tcPr>
          <w:p w14:paraId="42DF6EC6" w14:textId="77777777" w:rsidR="00A73339" w:rsidRPr="00596A3A" w:rsidRDefault="00A73339" w:rsidP="00C80695">
            <w:pPr>
              <w:spacing w:before="0" w:after="0"/>
              <w:jc w:val="center"/>
              <w:rPr>
                <w:rFonts w:ascii="Arial" w:hAnsi="Arial" w:cs="Arial"/>
                <w:sz w:val="20"/>
                <w:szCs w:val="20"/>
              </w:rPr>
            </w:pPr>
            <w:r w:rsidRPr="00596A3A">
              <w:rPr>
                <w:rFonts w:ascii="Arial" w:eastAsia="Times New Roman" w:hAnsi="Arial" w:cs="Arial"/>
                <w:b/>
                <w:bCs/>
                <w:sz w:val="20"/>
                <w:szCs w:val="20"/>
                <w:lang w:eastAsia="es-MX"/>
              </w:rPr>
              <w:t xml:space="preserve">CATEGORIA DE RIESGO </w:t>
            </w:r>
            <w:r w:rsidRPr="00596A3A">
              <w:rPr>
                <w:rFonts w:ascii="Arial" w:eastAsia="Times New Roman" w:hAnsi="Arial" w:cs="Arial"/>
                <w:b/>
                <w:bCs/>
                <w:sz w:val="20"/>
                <w:szCs w:val="20"/>
                <w:lang w:eastAsia="es-MX"/>
              </w:rPr>
              <w:br/>
              <w:t>(NOM-059)</w:t>
            </w:r>
          </w:p>
        </w:tc>
        <w:tc>
          <w:tcPr>
            <w:tcW w:w="1424" w:type="dxa"/>
            <w:shd w:val="clear" w:color="auto" w:fill="A6A6A6" w:themeFill="background1" w:themeFillShade="A6"/>
            <w:noWrap/>
            <w:vAlign w:val="center"/>
          </w:tcPr>
          <w:p w14:paraId="10A96B10" w14:textId="77777777" w:rsidR="00A73339" w:rsidRPr="00596A3A" w:rsidRDefault="00A73339" w:rsidP="00C80695">
            <w:pPr>
              <w:spacing w:before="0" w:after="0"/>
              <w:jc w:val="center"/>
              <w:rPr>
                <w:rFonts w:ascii="Arial" w:hAnsi="Arial" w:cs="Arial"/>
                <w:sz w:val="20"/>
                <w:szCs w:val="20"/>
              </w:rPr>
            </w:pPr>
            <w:r w:rsidRPr="00596A3A">
              <w:rPr>
                <w:rFonts w:ascii="Arial" w:eastAsia="Times New Roman" w:hAnsi="Arial" w:cs="Arial"/>
                <w:b/>
                <w:bCs/>
                <w:sz w:val="20"/>
                <w:szCs w:val="20"/>
                <w:lang w:eastAsia="es-MX"/>
              </w:rPr>
              <w:t>DISTRIBUCIÓN</w:t>
            </w:r>
          </w:p>
        </w:tc>
      </w:tr>
      <w:tr w:rsidR="00CF435B" w:rsidRPr="00596A3A" w14:paraId="11E45D96" w14:textId="77777777" w:rsidTr="00A73339">
        <w:trPr>
          <w:trHeight w:val="300"/>
          <w:jc w:val="center"/>
        </w:trPr>
        <w:tc>
          <w:tcPr>
            <w:tcW w:w="1720" w:type="dxa"/>
            <w:vMerge w:val="restart"/>
            <w:noWrap/>
            <w:vAlign w:val="center"/>
            <w:hideMark/>
          </w:tcPr>
          <w:p w14:paraId="2CEBEDE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ACROPORIDAE</w:t>
            </w:r>
          </w:p>
        </w:tc>
        <w:tc>
          <w:tcPr>
            <w:tcW w:w="3060" w:type="dxa"/>
            <w:noWrap/>
            <w:hideMark/>
          </w:tcPr>
          <w:p w14:paraId="7213B13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Acropora cervicornis</w:t>
            </w:r>
          </w:p>
        </w:tc>
        <w:tc>
          <w:tcPr>
            <w:tcW w:w="2748" w:type="dxa"/>
            <w:noWrap/>
            <w:hideMark/>
          </w:tcPr>
          <w:p w14:paraId="7883023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Cuerno de ciervo</w:t>
            </w:r>
          </w:p>
        </w:tc>
        <w:tc>
          <w:tcPr>
            <w:tcW w:w="2565" w:type="dxa"/>
            <w:noWrap/>
            <w:hideMark/>
          </w:tcPr>
          <w:p w14:paraId="54F9EE3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1424" w:type="dxa"/>
            <w:noWrap/>
            <w:hideMark/>
          </w:tcPr>
          <w:p w14:paraId="1335CC1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4365840" w14:textId="77777777" w:rsidTr="00A73339">
        <w:trPr>
          <w:trHeight w:val="300"/>
          <w:jc w:val="center"/>
        </w:trPr>
        <w:tc>
          <w:tcPr>
            <w:tcW w:w="1720" w:type="dxa"/>
            <w:vMerge/>
            <w:noWrap/>
            <w:vAlign w:val="center"/>
            <w:hideMark/>
          </w:tcPr>
          <w:p w14:paraId="00E7104C"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3B68EE0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Acropora palmata</w:t>
            </w:r>
          </w:p>
        </w:tc>
        <w:tc>
          <w:tcPr>
            <w:tcW w:w="2748" w:type="dxa"/>
            <w:noWrap/>
            <w:hideMark/>
          </w:tcPr>
          <w:p w14:paraId="43815CA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Cuerno de alce</w:t>
            </w:r>
          </w:p>
        </w:tc>
        <w:tc>
          <w:tcPr>
            <w:tcW w:w="2565" w:type="dxa"/>
            <w:noWrap/>
            <w:hideMark/>
          </w:tcPr>
          <w:p w14:paraId="54CBBE7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1424" w:type="dxa"/>
            <w:noWrap/>
            <w:hideMark/>
          </w:tcPr>
          <w:p w14:paraId="2755DE1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A40A181" w14:textId="77777777" w:rsidTr="00A73339">
        <w:trPr>
          <w:trHeight w:val="300"/>
          <w:jc w:val="center"/>
        </w:trPr>
        <w:tc>
          <w:tcPr>
            <w:tcW w:w="1720" w:type="dxa"/>
            <w:vMerge w:val="restart"/>
            <w:noWrap/>
            <w:vAlign w:val="center"/>
            <w:hideMark/>
          </w:tcPr>
          <w:p w14:paraId="53E449B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AGARICIIDAE</w:t>
            </w:r>
          </w:p>
        </w:tc>
        <w:tc>
          <w:tcPr>
            <w:tcW w:w="3060" w:type="dxa"/>
            <w:noWrap/>
            <w:hideMark/>
          </w:tcPr>
          <w:p w14:paraId="77EBFF3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Agaricia agaricites</w:t>
            </w:r>
          </w:p>
        </w:tc>
        <w:tc>
          <w:tcPr>
            <w:tcW w:w="2748" w:type="dxa"/>
            <w:noWrap/>
            <w:hideMark/>
          </w:tcPr>
          <w:p w14:paraId="33AABAB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lechuga</w:t>
            </w:r>
          </w:p>
        </w:tc>
        <w:tc>
          <w:tcPr>
            <w:tcW w:w="2565" w:type="dxa"/>
            <w:noWrap/>
            <w:hideMark/>
          </w:tcPr>
          <w:p w14:paraId="37CAFC17" w14:textId="77777777" w:rsidR="00A73339" w:rsidRPr="00596A3A" w:rsidRDefault="00A73339" w:rsidP="00C80695">
            <w:pPr>
              <w:spacing w:before="0" w:after="0"/>
              <w:rPr>
                <w:rFonts w:ascii="Arial" w:hAnsi="Arial" w:cs="Arial"/>
                <w:sz w:val="20"/>
                <w:szCs w:val="20"/>
              </w:rPr>
            </w:pPr>
          </w:p>
        </w:tc>
        <w:tc>
          <w:tcPr>
            <w:tcW w:w="1424" w:type="dxa"/>
            <w:noWrap/>
            <w:hideMark/>
          </w:tcPr>
          <w:p w14:paraId="0135DBD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1DD6BC7" w14:textId="77777777" w:rsidTr="00A73339">
        <w:trPr>
          <w:trHeight w:val="300"/>
          <w:jc w:val="center"/>
        </w:trPr>
        <w:tc>
          <w:tcPr>
            <w:tcW w:w="1720" w:type="dxa"/>
            <w:vMerge/>
            <w:noWrap/>
            <w:vAlign w:val="center"/>
            <w:hideMark/>
          </w:tcPr>
          <w:p w14:paraId="6C807AC6"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17F2EA0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Agaricia fragilis</w:t>
            </w:r>
          </w:p>
        </w:tc>
        <w:tc>
          <w:tcPr>
            <w:tcW w:w="2748" w:type="dxa"/>
            <w:noWrap/>
            <w:hideMark/>
          </w:tcPr>
          <w:p w14:paraId="5D0862B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lechuga</w:t>
            </w:r>
          </w:p>
        </w:tc>
        <w:tc>
          <w:tcPr>
            <w:tcW w:w="2565" w:type="dxa"/>
            <w:noWrap/>
            <w:hideMark/>
          </w:tcPr>
          <w:p w14:paraId="25BFAFFE" w14:textId="77777777" w:rsidR="00A73339" w:rsidRPr="00596A3A" w:rsidRDefault="00A73339" w:rsidP="00C80695">
            <w:pPr>
              <w:spacing w:before="0" w:after="0"/>
              <w:rPr>
                <w:rFonts w:ascii="Arial" w:hAnsi="Arial" w:cs="Arial"/>
                <w:sz w:val="20"/>
                <w:szCs w:val="20"/>
              </w:rPr>
            </w:pPr>
          </w:p>
        </w:tc>
        <w:tc>
          <w:tcPr>
            <w:tcW w:w="1424" w:type="dxa"/>
            <w:noWrap/>
            <w:hideMark/>
          </w:tcPr>
          <w:p w14:paraId="45CF6EE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96F0C66" w14:textId="77777777" w:rsidTr="00A73339">
        <w:trPr>
          <w:trHeight w:val="300"/>
          <w:jc w:val="center"/>
        </w:trPr>
        <w:tc>
          <w:tcPr>
            <w:tcW w:w="1720" w:type="dxa"/>
            <w:vMerge/>
            <w:noWrap/>
            <w:vAlign w:val="center"/>
            <w:hideMark/>
          </w:tcPr>
          <w:p w14:paraId="667C9A6A"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553CCEA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Agaricia humilis</w:t>
            </w:r>
          </w:p>
        </w:tc>
        <w:tc>
          <w:tcPr>
            <w:tcW w:w="2748" w:type="dxa"/>
            <w:noWrap/>
            <w:hideMark/>
          </w:tcPr>
          <w:p w14:paraId="18D0464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pergamino</w:t>
            </w:r>
          </w:p>
        </w:tc>
        <w:tc>
          <w:tcPr>
            <w:tcW w:w="2565" w:type="dxa"/>
            <w:noWrap/>
            <w:hideMark/>
          </w:tcPr>
          <w:p w14:paraId="09246CA2" w14:textId="77777777" w:rsidR="00A73339" w:rsidRPr="00596A3A" w:rsidRDefault="00A73339" w:rsidP="00C80695">
            <w:pPr>
              <w:spacing w:before="0" w:after="0"/>
              <w:rPr>
                <w:rFonts w:ascii="Arial" w:hAnsi="Arial" w:cs="Arial"/>
                <w:sz w:val="20"/>
                <w:szCs w:val="20"/>
              </w:rPr>
            </w:pPr>
          </w:p>
        </w:tc>
        <w:tc>
          <w:tcPr>
            <w:tcW w:w="1424" w:type="dxa"/>
            <w:noWrap/>
            <w:hideMark/>
          </w:tcPr>
          <w:p w14:paraId="556832B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F5021FE" w14:textId="77777777" w:rsidTr="00A73339">
        <w:trPr>
          <w:trHeight w:val="300"/>
          <w:jc w:val="center"/>
        </w:trPr>
        <w:tc>
          <w:tcPr>
            <w:tcW w:w="1720" w:type="dxa"/>
            <w:vMerge/>
            <w:noWrap/>
            <w:vAlign w:val="center"/>
            <w:hideMark/>
          </w:tcPr>
          <w:p w14:paraId="543B5E13"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0494E18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Agaricia lamarcki</w:t>
            </w:r>
          </w:p>
        </w:tc>
        <w:tc>
          <w:tcPr>
            <w:tcW w:w="2748" w:type="dxa"/>
            <w:noWrap/>
            <w:hideMark/>
          </w:tcPr>
          <w:p w14:paraId="5E9C139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foliado</w:t>
            </w:r>
          </w:p>
        </w:tc>
        <w:tc>
          <w:tcPr>
            <w:tcW w:w="2565" w:type="dxa"/>
            <w:noWrap/>
            <w:hideMark/>
          </w:tcPr>
          <w:p w14:paraId="24A76543" w14:textId="77777777" w:rsidR="00A73339" w:rsidRPr="00596A3A" w:rsidRDefault="00A73339" w:rsidP="00C80695">
            <w:pPr>
              <w:spacing w:before="0" w:after="0"/>
              <w:rPr>
                <w:rFonts w:ascii="Arial" w:hAnsi="Arial" w:cs="Arial"/>
                <w:sz w:val="20"/>
                <w:szCs w:val="20"/>
              </w:rPr>
            </w:pPr>
          </w:p>
        </w:tc>
        <w:tc>
          <w:tcPr>
            <w:tcW w:w="1424" w:type="dxa"/>
            <w:noWrap/>
            <w:hideMark/>
          </w:tcPr>
          <w:p w14:paraId="44E48F0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4B4387B" w14:textId="77777777" w:rsidTr="00A73339">
        <w:trPr>
          <w:trHeight w:val="300"/>
          <w:jc w:val="center"/>
        </w:trPr>
        <w:tc>
          <w:tcPr>
            <w:tcW w:w="1720" w:type="dxa"/>
            <w:vMerge/>
            <w:noWrap/>
            <w:vAlign w:val="center"/>
            <w:hideMark/>
          </w:tcPr>
          <w:p w14:paraId="1034B8F6"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51A864D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Agaricia tenuifolia</w:t>
            </w:r>
          </w:p>
        </w:tc>
        <w:tc>
          <w:tcPr>
            <w:tcW w:w="2748" w:type="dxa"/>
            <w:noWrap/>
            <w:hideMark/>
          </w:tcPr>
          <w:p w14:paraId="44329EF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lechuga</w:t>
            </w:r>
          </w:p>
        </w:tc>
        <w:tc>
          <w:tcPr>
            <w:tcW w:w="2565" w:type="dxa"/>
            <w:noWrap/>
            <w:hideMark/>
          </w:tcPr>
          <w:p w14:paraId="650A6A43" w14:textId="77777777" w:rsidR="00A73339" w:rsidRPr="00596A3A" w:rsidRDefault="00A73339" w:rsidP="00C80695">
            <w:pPr>
              <w:spacing w:before="0" w:after="0"/>
              <w:rPr>
                <w:rFonts w:ascii="Arial" w:hAnsi="Arial" w:cs="Arial"/>
                <w:sz w:val="20"/>
                <w:szCs w:val="20"/>
              </w:rPr>
            </w:pPr>
          </w:p>
        </w:tc>
        <w:tc>
          <w:tcPr>
            <w:tcW w:w="1424" w:type="dxa"/>
            <w:noWrap/>
            <w:hideMark/>
          </w:tcPr>
          <w:p w14:paraId="5B9B6D1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77D9D58" w14:textId="77777777" w:rsidTr="00A73339">
        <w:trPr>
          <w:trHeight w:val="300"/>
          <w:jc w:val="center"/>
        </w:trPr>
        <w:tc>
          <w:tcPr>
            <w:tcW w:w="1720" w:type="dxa"/>
            <w:vMerge/>
            <w:noWrap/>
            <w:vAlign w:val="center"/>
            <w:hideMark/>
          </w:tcPr>
          <w:p w14:paraId="40E7CAEF"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1760FD3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Agaricia undata</w:t>
            </w:r>
          </w:p>
        </w:tc>
        <w:tc>
          <w:tcPr>
            <w:tcW w:w="2748" w:type="dxa"/>
            <w:noWrap/>
            <w:hideMark/>
          </w:tcPr>
          <w:p w14:paraId="7EDF8211" w14:textId="77777777" w:rsidR="00A73339" w:rsidRPr="00596A3A" w:rsidRDefault="00A73339" w:rsidP="00C80695">
            <w:pPr>
              <w:spacing w:before="0" w:after="0"/>
              <w:rPr>
                <w:rFonts w:ascii="Arial" w:hAnsi="Arial" w:cs="Arial"/>
                <w:sz w:val="20"/>
                <w:szCs w:val="20"/>
              </w:rPr>
            </w:pPr>
          </w:p>
        </w:tc>
        <w:tc>
          <w:tcPr>
            <w:tcW w:w="2565" w:type="dxa"/>
            <w:noWrap/>
            <w:hideMark/>
          </w:tcPr>
          <w:p w14:paraId="5F8DCADF" w14:textId="77777777" w:rsidR="00A73339" w:rsidRPr="00596A3A" w:rsidRDefault="00A73339" w:rsidP="00C80695">
            <w:pPr>
              <w:spacing w:before="0" w:after="0"/>
              <w:rPr>
                <w:rFonts w:ascii="Arial" w:hAnsi="Arial" w:cs="Arial"/>
                <w:sz w:val="20"/>
                <w:szCs w:val="20"/>
              </w:rPr>
            </w:pPr>
          </w:p>
        </w:tc>
        <w:tc>
          <w:tcPr>
            <w:tcW w:w="1424" w:type="dxa"/>
            <w:noWrap/>
            <w:hideMark/>
          </w:tcPr>
          <w:p w14:paraId="5DACC13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D24E838" w14:textId="77777777" w:rsidTr="00A73339">
        <w:trPr>
          <w:trHeight w:val="300"/>
          <w:jc w:val="center"/>
        </w:trPr>
        <w:tc>
          <w:tcPr>
            <w:tcW w:w="1720" w:type="dxa"/>
            <w:vMerge/>
            <w:noWrap/>
            <w:vAlign w:val="center"/>
            <w:hideMark/>
          </w:tcPr>
          <w:p w14:paraId="390A198D"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5383153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Leptoseris cucullata</w:t>
            </w:r>
          </w:p>
        </w:tc>
        <w:tc>
          <w:tcPr>
            <w:tcW w:w="2748" w:type="dxa"/>
            <w:noWrap/>
            <w:hideMark/>
          </w:tcPr>
          <w:p w14:paraId="66D25E8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lechuga</w:t>
            </w:r>
          </w:p>
        </w:tc>
        <w:tc>
          <w:tcPr>
            <w:tcW w:w="2565" w:type="dxa"/>
            <w:noWrap/>
            <w:hideMark/>
          </w:tcPr>
          <w:p w14:paraId="2F8283E5" w14:textId="77777777" w:rsidR="00A73339" w:rsidRPr="00596A3A" w:rsidRDefault="00A73339" w:rsidP="00C80695">
            <w:pPr>
              <w:spacing w:before="0" w:after="0"/>
              <w:rPr>
                <w:rFonts w:ascii="Arial" w:hAnsi="Arial" w:cs="Arial"/>
                <w:sz w:val="20"/>
                <w:szCs w:val="20"/>
              </w:rPr>
            </w:pPr>
          </w:p>
        </w:tc>
        <w:tc>
          <w:tcPr>
            <w:tcW w:w="1424" w:type="dxa"/>
            <w:noWrap/>
            <w:hideMark/>
          </w:tcPr>
          <w:p w14:paraId="3D0AA9E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FFB0ED3" w14:textId="77777777" w:rsidTr="00A73339">
        <w:trPr>
          <w:trHeight w:val="300"/>
          <w:jc w:val="center"/>
        </w:trPr>
        <w:tc>
          <w:tcPr>
            <w:tcW w:w="1720" w:type="dxa"/>
            <w:vMerge w:val="restart"/>
            <w:noWrap/>
            <w:vAlign w:val="center"/>
            <w:hideMark/>
          </w:tcPr>
          <w:p w14:paraId="6BED9C5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ANTHOTHELIDAE</w:t>
            </w:r>
          </w:p>
        </w:tc>
        <w:tc>
          <w:tcPr>
            <w:tcW w:w="3060" w:type="dxa"/>
            <w:noWrap/>
            <w:hideMark/>
          </w:tcPr>
          <w:p w14:paraId="1594647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Erythropodium caribaeorum</w:t>
            </w:r>
          </w:p>
        </w:tc>
        <w:tc>
          <w:tcPr>
            <w:tcW w:w="2748" w:type="dxa"/>
            <w:noWrap/>
            <w:hideMark/>
          </w:tcPr>
          <w:p w14:paraId="78DF0A6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incrustante</w:t>
            </w:r>
          </w:p>
        </w:tc>
        <w:tc>
          <w:tcPr>
            <w:tcW w:w="2565" w:type="dxa"/>
            <w:noWrap/>
            <w:hideMark/>
          </w:tcPr>
          <w:p w14:paraId="1F9F4E8A" w14:textId="77777777" w:rsidR="00A73339" w:rsidRPr="00596A3A" w:rsidRDefault="00A73339" w:rsidP="00C80695">
            <w:pPr>
              <w:spacing w:before="0" w:after="0"/>
              <w:rPr>
                <w:rFonts w:ascii="Arial" w:hAnsi="Arial" w:cs="Arial"/>
                <w:sz w:val="20"/>
                <w:szCs w:val="20"/>
              </w:rPr>
            </w:pPr>
          </w:p>
        </w:tc>
        <w:tc>
          <w:tcPr>
            <w:tcW w:w="1424" w:type="dxa"/>
            <w:noWrap/>
            <w:hideMark/>
          </w:tcPr>
          <w:p w14:paraId="3D94C94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83FCB0E" w14:textId="77777777" w:rsidTr="00A73339">
        <w:trPr>
          <w:trHeight w:val="300"/>
          <w:jc w:val="center"/>
        </w:trPr>
        <w:tc>
          <w:tcPr>
            <w:tcW w:w="1720" w:type="dxa"/>
            <w:vMerge/>
            <w:noWrap/>
            <w:vAlign w:val="center"/>
            <w:hideMark/>
          </w:tcPr>
          <w:p w14:paraId="2D74808E"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6974A17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Iciligorgia schrammi</w:t>
            </w:r>
          </w:p>
        </w:tc>
        <w:tc>
          <w:tcPr>
            <w:tcW w:w="2748" w:type="dxa"/>
            <w:noWrap/>
            <w:hideMark/>
          </w:tcPr>
          <w:p w14:paraId="3A64842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Abanico de mar profundo</w:t>
            </w:r>
          </w:p>
        </w:tc>
        <w:tc>
          <w:tcPr>
            <w:tcW w:w="2565" w:type="dxa"/>
            <w:noWrap/>
            <w:hideMark/>
          </w:tcPr>
          <w:p w14:paraId="3D2E2E59" w14:textId="77777777" w:rsidR="00A73339" w:rsidRPr="00596A3A" w:rsidRDefault="00A73339" w:rsidP="00C80695">
            <w:pPr>
              <w:spacing w:before="0" w:after="0"/>
              <w:rPr>
                <w:rFonts w:ascii="Arial" w:hAnsi="Arial" w:cs="Arial"/>
                <w:sz w:val="20"/>
                <w:szCs w:val="20"/>
              </w:rPr>
            </w:pPr>
          </w:p>
        </w:tc>
        <w:tc>
          <w:tcPr>
            <w:tcW w:w="1424" w:type="dxa"/>
            <w:noWrap/>
            <w:hideMark/>
          </w:tcPr>
          <w:p w14:paraId="2FB4DAE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BE89A50" w14:textId="77777777" w:rsidTr="00A73339">
        <w:trPr>
          <w:trHeight w:val="300"/>
          <w:jc w:val="center"/>
        </w:trPr>
        <w:tc>
          <w:tcPr>
            <w:tcW w:w="1720" w:type="dxa"/>
            <w:vMerge w:val="restart"/>
            <w:noWrap/>
            <w:vAlign w:val="center"/>
            <w:hideMark/>
          </w:tcPr>
          <w:p w14:paraId="525DB5D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ASTROCOENIIDAE</w:t>
            </w:r>
          </w:p>
        </w:tc>
        <w:tc>
          <w:tcPr>
            <w:tcW w:w="3060" w:type="dxa"/>
            <w:noWrap/>
            <w:hideMark/>
          </w:tcPr>
          <w:p w14:paraId="70151C0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Briareum asbestinum</w:t>
            </w:r>
          </w:p>
        </w:tc>
        <w:tc>
          <w:tcPr>
            <w:tcW w:w="2748" w:type="dxa"/>
            <w:noWrap/>
            <w:hideMark/>
          </w:tcPr>
          <w:p w14:paraId="74E1BB4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 de dedo</w:t>
            </w:r>
          </w:p>
        </w:tc>
        <w:tc>
          <w:tcPr>
            <w:tcW w:w="2565" w:type="dxa"/>
            <w:noWrap/>
            <w:hideMark/>
          </w:tcPr>
          <w:p w14:paraId="12DA27DA" w14:textId="77777777" w:rsidR="00A73339" w:rsidRPr="00596A3A" w:rsidRDefault="00A73339" w:rsidP="00C80695">
            <w:pPr>
              <w:spacing w:before="0" w:after="0"/>
              <w:rPr>
                <w:rFonts w:ascii="Arial" w:hAnsi="Arial" w:cs="Arial"/>
                <w:sz w:val="20"/>
                <w:szCs w:val="20"/>
              </w:rPr>
            </w:pPr>
          </w:p>
        </w:tc>
        <w:tc>
          <w:tcPr>
            <w:tcW w:w="1424" w:type="dxa"/>
            <w:noWrap/>
            <w:hideMark/>
          </w:tcPr>
          <w:p w14:paraId="56378B5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55368E5" w14:textId="77777777" w:rsidTr="00A73339">
        <w:trPr>
          <w:trHeight w:val="300"/>
          <w:jc w:val="center"/>
        </w:trPr>
        <w:tc>
          <w:tcPr>
            <w:tcW w:w="1720" w:type="dxa"/>
            <w:vMerge/>
            <w:noWrap/>
            <w:vAlign w:val="center"/>
            <w:hideMark/>
          </w:tcPr>
          <w:p w14:paraId="1574BA85"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3A24306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Madracis decactis</w:t>
            </w:r>
          </w:p>
        </w:tc>
        <w:tc>
          <w:tcPr>
            <w:tcW w:w="2748" w:type="dxa"/>
            <w:noWrap/>
            <w:hideMark/>
          </w:tcPr>
          <w:p w14:paraId="19626A3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de dedos</w:t>
            </w:r>
          </w:p>
        </w:tc>
        <w:tc>
          <w:tcPr>
            <w:tcW w:w="2565" w:type="dxa"/>
            <w:noWrap/>
            <w:hideMark/>
          </w:tcPr>
          <w:p w14:paraId="6F92792E" w14:textId="77777777" w:rsidR="00A73339" w:rsidRPr="00596A3A" w:rsidRDefault="00A73339" w:rsidP="00C80695">
            <w:pPr>
              <w:spacing w:before="0" w:after="0"/>
              <w:rPr>
                <w:rFonts w:ascii="Arial" w:hAnsi="Arial" w:cs="Arial"/>
                <w:sz w:val="20"/>
                <w:szCs w:val="20"/>
              </w:rPr>
            </w:pPr>
          </w:p>
        </w:tc>
        <w:tc>
          <w:tcPr>
            <w:tcW w:w="1424" w:type="dxa"/>
            <w:noWrap/>
            <w:hideMark/>
          </w:tcPr>
          <w:p w14:paraId="613FBD7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73C54FB" w14:textId="77777777" w:rsidTr="00A73339">
        <w:trPr>
          <w:trHeight w:val="300"/>
          <w:jc w:val="center"/>
        </w:trPr>
        <w:tc>
          <w:tcPr>
            <w:tcW w:w="1720" w:type="dxa"/>
            <w:vMerge/>
            <w:noWrap/>
            <w:vAlign w:val="center"/>
            <w:hideMark/>
          </w:tcPr>
          <w:p w14:paraId="4BEC1905"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3B88AA0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Stephanocoenia michelini</w:t>
            </w:r>
          </w:p>
        </w:tc>
        <w:tc>
          <w:tcPr>
            <w:tcW w:w="2748" w:type="dxa"/>
            <w:noWrap/>
            <w:hideMark/>
          </w:tcPr>
          <w:p w14:paraId="04EEFCB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estrellado</w:t>
            </w:r>
          </w:p>
        </w:tc>
        <w:tc>
          <w:tcPr>
            <w:tcW w:w="2565" w:type="dxa"/>
            <w:noWrap/>
            <w:hideMark/>
          </w:tcPr>
          <w:p w14:paraId="5F62118F" w14:textId="77777777" w:rsidR="00A73339" w:rsidRPr="00596A3A" w:rsidRDefault="00A73339" w:rsidP="00C80695">
            <w:pPr>
              <w:spacing w:before="0" w:after="0"/>
              <w:rPr>
                <w:rFonts w:ascii="Arial" w:hAnsi="Arial" w:cs="Arial"/>
                <w:sz w:val="20"/>
                <w:szCs w:val="20"/>
              </w:rPr>
            </w:pPr>
          </w:p>
        </w:tc>
        <w:tc>
          <w:tcPr>
            <w:tcW w:w="1424" w:type="dxa"/>
            <w:noWrap/>
            <w:hideMark/>
          </w:tcPr>
          <w:p w14:paraId="5048784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2CFB73B" w14:textId="77777777" w:rsidTr="00A73339">
        <w:trPr>
          <w:trHeight w:val="300"/>
          <w:jc w:val="center"/>
        </w:trPr>
        <w:tc>
          <w:tcPr>
            <w:tcW w:w="1720" w:type="dxa"/>
            <w:noWrap/>
            <w:vAlign w:val="center"/>
            <w:hideMark/>
          </w:tcPr>
          <w:p w14:paraId="3094D25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BRIAREIDAE</w:t>
            </w:r>
          </w:p>
        </w:tc>
        <w:tc>
          <w:tcPr>
            <w:tcW w:w="3060" w:type="dxa"/>
            <w:noWrap/>
            <w:hideMark/>
          </w:tcPr>
          <w:p w14:paraId="58560D1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Madracis mirabilis</w:t>
            </w:r>
          </w:p>
        </w:tc>
        <w:tc>
          <w:tcPr>
            <w:tcW w:w="2748" w:type="dxa"/>
            <w:noWrap/>
            <w:hideMark/>
          </w:tcPr>
          <w:p w14:paraId="784077F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lápiz</w:t>
            </w:r>
          </w:p>
        </w:tc>
        <w:tc>
          <w:tcPr>
            <w:tcW w:w="2565" w:type="dxa"/>
            <w:noWrap/>
            <w:hideMark/>
          </w:tcPr>
          <w:p w14:paraId="5C46B49D" w14:textId="77777777" w:rsidR="00A73339" w:rsidRPr="00596A3A" w:rsidRDefault="00A73339" w:rsidP="00C80695">
            <w:pPr>
              <w:spacing w:before="0" w:after="0"/>
              <w:rPr>
                <w:rFonts w:ascii="Arial" w:hAnsi="Arial" w:cs="Arial"/>
                <w:sz w:val="20"/>
                <w:szCs w:val="20"/>
              </w:rPr>
            </w:pPr>
          </w:p>
        </w:tc>
        <w:tc>
          <w:tcPr>
            <w:tcW w:w="1424" w:type="dxa"/>
            <w:noWrap/>
            <w:hideMark/>
          </w:tcPr>
          <w:p w14:paraId="1F8BD74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3389EF1" w14:textId="77777777" w:rsidTr="00A73339">
        <w:trPr>
          <w:trHeight w:val="300"/>
          <w:jc w:val="center"/>
        </w:trPr>
        <w:tc>
          <w:tcPr>
            <w:tcW w:w="1720" w:type="dxa"/>
            <w:vMerge w:val="restart"/>
            <w:noWrap/>
            <w:vAlign w:val="center"/>
            <w:hideMark/>
          </w:tcPr>
          <w:p w14:paraId="05B541D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FAVIDAE</w:t>
            </w:r>
          </w:p>
        </w:tc>
        <w:tc>
          <w:tcPr>
            <w:tcW w:w="3060" w:type="dxa"/>
            <w:noWrap/>
            <w:hideMark/>
          </w:tcPr>
          <w:p w14:paraId="15AC25D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Colpophyllia amaranthus</w:t>
            </w:r>
          </w:p>
        </w:tc>
        <w:tc>
          <w:tcPr>
            <w:tcW w:w="2748" w:type="dxa"/>
            <w:noWrap/>
            <w:hideMark/>
          </w:tcPr>
          <w:p w14:paraId="08351E5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cerebro</w:t>
            </w:r>
          </w:p>
        </w:tc>
        <w:tc>
          <w:tcPr>
            <w:tcW w:w="2565" w:type="dxa"/>
            <w:noWrap/>
            <w:hideMark/>
          </w:tcPr>
          <w:p w14:paraId="78DA035C" w14:textId="77777777" w:rsidR="00A73339" w:rsidRPr="00596A3A" w:rsidRDefault="00A73339" w:rsidP="00C80695">
            <w:pPr>
              <w:spacing w:before="0" w:after="0"/>
              <w:rPr>
                <w:rFonts w:ascii="Arial" w:hAnsi="Arial" w:cs="Arial"/>
                <w:sz w:val="20"/>
                <w:szCs w:val="20"/>
              </w:rPr>
            </w:pPr>
          </w:p>
        </w:tc>
        <w:tc>
          <w:tcPr>
            <w:tcW w:w="1424" w:type="dxa"/>
            <w:noWrap/>
            <w:hideMark/>
          </w:tcPr>
          <w:p w14:paraId="5EBFE81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5FDDF22" w14:textId="77777777" w:rsidTr="00A73339">
        <w:trPr>
          <w:trHeight w:val="300"/>
          <w:jc w:val="center"/>
        </w:trPr>
        <w:tc>
          <w:tcPr>
            <w:tcW w:w="1720" w:type="dxa"/>
            <w:vMerge/>
            <w:noWrap/>
            <w:vAlign w:val="center"/>
            <w:hideMark/>
          </w:tcPr>
          <w:p w14:paraId="2E364770"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735F5CE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Colpophyllia breviserialis</w:t>
            </w:r>
          </w:p>
        </w:tc>
        <w:tc>
          <w:tcPr>
            <w:tcW w:w="2748" w:type="dxa"/>
            <w:noWrap/>
            <w:hideMark/>
          </w:tcPr>
          <w:p w14:paraId="2C7B996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cerebro</w:t>
            </w:r>
          </w:p>
        </w:tc>
        <w:tc>
          <w:tcPr>
            <w:tcW w:w="2565" w:type="dxa"/>
            <w:noWrap/>
            <w:hideMark/>
          </w:tcPr>
          <w:p w14:paraId="1CB9DB84" w14:textId="77777777" w:rsidR="00A73339" w:rsidRPr="00596A3A" w:rsidRDefault="00A73339" w:rsidP="00C80695">
            <w:pPr>
              <w:spacing w:before="0" w:after="0"/>
              <w:rPr>
                <w:rFonts w:ascii="Arial" w:hAnsi="Arial" w:cs="Arial"/>
                <w:sz w:val="20"/>
                <w:szCs w:val="20"/>
              </w:rPr>
            </w:pPr>
          </w:p>
        </w:tc>
        <w:tc>
          <w:tcPr>
            <w:tcW w:w="1424" w:type="dxa"/>
            <w:noWrap/>
            <w:hideMark/>
          </w:tcPr>
          <w:p w14:paraId="2127268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7552876" w14:textId="77777777" w:rsidTr="00A73339">
        <w:trPr>
          <w:trHeight w:val="300"/>
          <w:jc w:val="center"/>
        </w:trPr>
        <w:tc>
          <w:tcPr>
            <w:tcW w:w="1720" w:type="dxa"/>
            <w:vMerge/>
            <w:noWrap/>
            <w:vAlign w:val="center"/>
            <w:hideMark/>
          </w:tcPr>
          <w:p w14:paraId="2766103E"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1189DBC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Colpophyllia natans</w:t>
            </w:r>
          </w:p>
        </w:tc>
        <w:tc>
          <w:tcPr>
            <w:tcW w:w="2748" w:type="dxa"/>
            <w:noWrap/>
            <w:hideMark/>
          </w:tcPr>
          <w:p w14:paraId="70C18FE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cerebro</w:t>
            </w:r>
          </w:p>
        </w:tc>
        <w:tc>
          <w:tcPr>
            <w:tcW w:w="2565" w:type="dxa"/>
            <w:noWrap/>
            <w:hideMark/>
          </w:tcPr>
          <w:p w14:paraId="4CB966C1" w14:textId="77777777" w:rsidR="00A73339" w:rsidRPr="00596A3A" w:rsidRDefault="00A73339" w:rsidP="00C80695">
            <w:pPr>
              <w:spacing w:before="0" w:after="0"/>
              <w:rPr>
                <w:rFonts w:ascii="Arial" w:hAnsi="Arial" w:cs="Arial"/>
                <w:sz w:val="20"/>
                <w:szCs w:val="20"/>
              </w:rPr>
            </w:pPr>
          </w:p>
        </w:tc>
        <w:tc>
          <w:tcPr>
            <w:tcW w:w="1424" w:type="dxa"/>
            <w:noWrap/>
            <w:hideMark/>
          </w:tcPr>
          <w:p w14:paraId="7FA7E6F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4AA6EE4" w14:textId="77777777" w:rsidTr="00A73339">
        <w:trPr>
          <w:trHeight w:val="300"/>
          <w:jc w:val="center"/>
        </w:trPr>
        <w:tc>
          <w:tcPr>
            <w:tcW w:w="1720" w:type="dxa"/>
            <w:vMerge/>
            <w:noWrap/>
            <w:vAlign w:val="center"/>
            <w:hideMark/>
          </w:tcPr>
          <w:p w14:paraId="48FE2BAE"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59DE92D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Diploria  clivosa</w:t>
            </w:r>
          </w:p>
        </w:tc>
        <w:tc>
          <w:tcPr>
            <w:tcW w:w="2748" w:type="dxa"/>
            <w:noWrap/>
            <w:hideMark/>
          </w:tcPr>
          <w:p w14:paraId="4AB534A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cerebro</w:t>
            </w:r>
          </w:p>
        </w:tc>
        <w:tc>
          <w:tcPr>
            <w:tcW w:w="2565" w:type="dxa"/>
            <w:noWrap/>
            <w:hideMark/>
          </w:tcPr>
          <w:p w14:paraId="24B0C022" w14:textId="77777777" w:rsidR="00A73339" w:rsidRPr="00596A3A" w:rsidRDefault="00A73339" w:rsidP="00C80695">
            <w:pPr>
              <w:spacing w:before="0" w:after="0"/>
              <w:rPr>
                <w:rFonts w:ascii="Arial" w:hAnsi="Arial" w:cs="Arial"/>
                <w:sz w:val="20"/>
                <w:szCs w:val="20"/>
              </w:rPr>
            </w:pPr>
          </w:p>
        </w:tc>
        <w:tc>
          <w:tcPr>
            <w:tcW w:w="1424" w:type="dxa"/>
            <w:noWrap/>
            <w:hideMark/>
          </w:tcPr>
          <w:p w14:paraId="2BC7A24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9D3B6BA" w14:textId="77777777" w:rsidTr="00A73339">
        <w:trPr>
          <w:trHeight w:val="300"/>
          <w:jc w:val="center"/>
        </w:trPr>
        <w:tc>
          <w:tcPr>
            <w:tcW w:w="1720" w:type="dxa"/>
            <w:vMerge/>
            <w:noWrap/>
            <w:vAlign w:val="center"/>
            <w:hideMark/>
          </w:tcPr>
          <w:p w14:paraId="396CF187"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237A939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Diploria labyrinthiformis</w:t>
            </w:r>
          </w:p>
        </w:tc>
        <w:tc>
          <w:tcPr>
            <w:tcW w:w="2748" w:type="dxa"/>
            <w:noWrap/>
            <w:hideMark/>
          </w:tcPr>
          <w:p w14:paraId="307C257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cerebro</w:t>
            </w:r>
          </w:p>
        </w:tc>
        <w:tc>
          <w:tcPr>
            <w:tcW w:w="2565" w:type="dxa"/>
            <w:noWrap/>
            <w:hideMark/>
          </w:tcPr>
          <w:p w14:paraId="25B68034" w14:textId="77777777" w:rsidR="00A73339" w:rsidRPr="00596A3A" w:rsidRDefault="00A73339" w:rsidP="00C80695">
            <w:pPr>
              <w:spacing w:before="0" w:after="0"/>
              <w:rPr>
                <w:rFonts w:ascii="Arial" w:hAnsi="Arial" w:cs="Arial"/>
                <w:sz w:val="20"/>
                <w:szCs w:val="20"/>
              </w:rPr>
            </w:pPr>
          </w:p>
        </w:tc>
        <w:tc>
          <w:tcPr>
            <w:tcW w:w="1424" w:type="dxa"/>
            <w:noWrap/>
            <w:hideMark/>
          </w:tcPr>
          <w:p w14:paraId="65611E4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E79CE5C" w14:textId="77777777" w:rsidTr="00A73339">
        <w:trPr>
          <w:trHeight w:val="300"/>
          <w:jc w:val="center"/>
        </w:trPr>
        <w:tc>
          <w:tcPr>
            <w:tcW w:w="1720" w:type="dxa"/>
            <w:vMerge/>
            <w:noWrap/>
            <w:vAlign w:val="center"/>
            <w:hideMark/>
          </w:tcPr>
          <w:p w14:paraId="2A15E01A"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244319D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Diploria strigosa</w:t>
            </w:r>
          </w:p>
        </w:tc>
        <w:tc>
          <w:tcPr>
            <w:tcW w:w="2748" w:type="dxa"/>
            <w:noWrap/>
            <w:hideMark/>
          </w:tcPr>
          <w:p w14:paraId="3D422EA2" w14:textId="77777777" w:rsidR="00A73339" w:rsidRPr="00596A3A" w:rsidRDefault="00A73339" w:rsidP="00C80695">
            <w:pPr>
              <w:spacing w:before="0" w:after="0"/>
              <w:rPr>
                <w:rFonts w:ascii="Arial" w:hAnsi="Arial" w:cs="Arial"/>
                <w:sz w:val="20"/>
                <w:szCs w:val="20"/>
              </w:rPr>
            </w:pPr>
          </w:p>
        </w:tc>
        <w:tc>
          <w:tcPr>
            <w:tcW w:w="2565" w:type="dxa"/>
            <w:noWrap/>
            <w:hideMark/>
          </w:tcPr>
          <w:p w14:paraId="2F03D02C" w14:textId="77777777" w:rsidR="00A73339" w:rsidRPr="00596A3A" w:rsidRDefault="00A73339" w:rsidP="00C80695">
            <w:pPr>
              <w:spacing w:before="0" w:after="0"/>
              <w:rPr>
                <w:rFonts w:ascii="Arial" w:hAnsi="Arial" w:cs="Arial"/>
                <w:sz w:val="20"/>
                <w:szCs w:val="20"/>
              </w:rPr>
            </w:pPr>
          </w:p>
        </w:tc>
        <w:tc>
          <w:tcPr>
            <w:tcW w:w="1424" w:type="dxa"/>
            <w:noWrap/>
            <w:hideMark/>
          </w:tcPr>
          <w:p w14:paraId="4056013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7910955" w14:textId="77777777" w:rsidTr="00A73339">
        <w:trPr>
          <w:trHeight w:val="300"/>
          <w:jc w:val="center"/>
        </w:trPr>
        <w:tc>
          <w:tcPr>
            <w:tcW w:w="1720" w:type="dxa"/>
            <w:vMerge/>
            <w:noWrap/>
            <w:vAlign w:val="center"/>
            <w:hideMark/>
          </w:tcPr>
          <w:p w14:paraId="61EE736A"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13CE9B1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Favia fragum</w:t>
            </w:r>
          </w:p>
        </w:tc>
        <w:tc>
          <w:tcPr>
            <w:tcW w:w="2748" w:type="dxa"/>
            <w:noWrap/>
            <w:hideMark/>
          </w:tcPr>
          <w:p w14:paraId="7820F60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pelota de golf</w:t>
            </w:r>
          </w:p>
        </w:tc>
        <w:tc>
          <w:tcPr>
            <w:tcW w:w="2565" w:type="dxa"/>
            <w:noWrap/>
            <w:hideMark/>
          </w:tcPr>
          <w:p w14:paraId="238A8218" w14:textId="77777777" w:rsidR="00A73339" w:rsidRPr="00596A3A" w:rsidRDefault="00A73339" w:rsidP="00C80695">
            <w:pPr>
              <w:spacing w:before="0" w:after="0"/>
              <w:rPr>
                <w:rFonts w:ascii="Arial" w:hAnsi="Arial" w:cs="Arial"/>
                <w:sz w:val="20"/>
                <w:szCs w:val="20"/>
              </w:rPr>
            </w:pPr>
          </w:p>
        </w:tc>
        <w:tc>
          <w:tcPr>
            <w:tcW w:w="1424" w:type="dxa"/>
            <w:noWrap/>
            <w:hideMark/>
          </w:tcPr>
          <w:p w14:paraId="13ADA49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7B8462E" w14:textId="77777777" w:rsidTr="00A73339">
        <w:trPr>
          <w:trHeight w:val="300"/>
          <w:jc w:val="center"/>
        </w:trPr>
        <w:tc>
          <w:tcPr>
            <w:tcW w:w="1720" w:type="dxa"/>
            <w:vMerge/>
            <w:noWrap/>
            <w:vAlign w:val="center"/>
            <w:hideMark/>
          </w:tcPr>
          <w:p w14:paraId="621FC3BD"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77A51CE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Manicina areolata</w:t>
            </w:r>
          </w:p>
        </w:tc>
        <w:tc>
          <w:tcPr>
            <w:tcW w:w="2748" w:type="dxa"/>
            <w:noWrap/>
            <w:hideMark/>
          </w:tcPr>
          <w:p w14:paraId="14528B5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rosa</w:t>
            </w:r>
          </w:p>
        </w:tc>
        <w:tc>
          <w:tcPr>
            <w:tcW w:w="2565" w:type="dxa"/>
            <w:noWrap/>
            <w:hideMark/>
          </w:tcPr>
          <w:p w14:paraId="3DB80562" w14:textId="77777777" w:rsidR="00A73339" w:rsidRPr="00596A3A" w:rsidRDefault="00A73339" w:rsidP="00C80695">
            <w:pPr>
              <w:spacing w:before="0" w:after="0"/>
              <w:rPr>
                <w:rFonts w:ascii="Arial" w:hAnsi="Arial" w:cs="Arial"/>
                <w:sz w:val="20"/>
                <w:szCs w:val="20"/>
              </w:rPr>
            </w:pPr>
          </w:p>
        </w:tc>
        <w:tc>
          <w:tcPr>
            <w:tcW w:w="1424" w:type="dxa"/>
            <w:noWrap/>
            <w:hideMark/>
          </w:tcPr>
          <w:p w14:paraId="57B361B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6FFFD38" w14:textId="77777777" w:rsidTr="00A73339">
        <w:trPr>
          <w:trHeight w:val="300"/>
          <w:jc w:val="center"/>
        </w:trPr>
        <w:tc>
          <w:tcPr>
            <w:tcW w:w="1720" w:type="dxa"/>
            <w:vMerge/>
            <w:noWrap/>
            <w:vAlign w:val="center"/>
            <w:hideMark/>
          </w:tcPr>
          <w:p w14:paraId="13691BFE"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4263AB7A" w14:textId="0A026DBD" w:rsidR="00A73339" w:rsidRPr="00596A3A" w:rsidRDefault="00D74CB8" w:rsidP="00C80695">
            <w:pPr>
              <w:spacing w:before="0" w:after="0"/>
              <w:rPr>
                <w:rFonts w:ascii="Arial" w:hAnsi="Arial" w:cs="Arial"/>
                <w:i/>
                <w:iCs/>
                <w:sz w:val="20"/>
                <w:szCs w:val="20"/>
              </w:rPr>
            </w:pPr>
            <w:r w:rsidRPr="00596A3A">
              <w:rPr>
                <w:rFonts w:ascii="Arial" w:hAnsi="Arial" w:cs="Arial"/>
                <w:i/>
                <w:iCs/>
                <w:sz w:val="20"/>
                <w:szCs w:val="20"/>
              </w:rPr>
              <w:t xml:space="preserve">Orbicella </w:t>
            </w:r>
            <w:r w:rsidR="00A73339" w:rsidRPr="00596A3A">
              <w:rPr>
                <w:rFonts w:ascii="Arial" w:hAnsi="Arial" w:cs="Arial"/>
                <w:i/>
                <w:iCs/>
                <w:sz w:val="20"/>
                <w:szCs w:val="20"/>
              </w:rPr>
              <w:t>annularis</w:t>
            </w:r>
          </w:p>
        </w:tc>
        <w:tc>
          <w:tcPr>
            <w:tcW w:w="2748" w:type="dxa"/>
            <w:noWrap/>
            <w:hideMark/>
          </w:tcPr>
          <w:p w14:paraId="04B636C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montaña</w:t>
            </w:r>
          </w:p>
        </w:tc>
        <w:tc>
          <w:tcPr>
            <w:tcW w:w="2565" w:type="dxa"/>
            <w:noWrap/>
            <w:hideMark/>
          </w:tcPr>
          <w:p w14:paraId="5D5F058B" w14:textId="77777777" w:rsidR="00A73339" w:rsidRPr="00596A3A" w:rsidRDefault="00A73339" w:rsidP="00C80695">
            <w:pPr>
              <w:spacing w:before="0" w:after="0"/>
              <w:rPr>
                <w:rFonts w:ascii="Arial" w:hAnsi="Arial" w:cs="Arial"/>
                <w:sz w:val="20"/>
                <w:szCs w:val="20"/>
              </w:rPr>
            </w:pPr>
          </w:p>
        </w:tc>
        <w:tc>
          <w:tcPr>
            <w:tcW w:w="1424" w:type="dxa"/>
            <w:noWrap/>
            <w:hideMark/>
          </w:tcPr>
          <w:p w14:paraId="21647C4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5F7779E" w14:textId="77777777" w:rsidTr="00A73339">
        <w:trPr>
          <w:trHeight w:val="300"/>
          <w:jc w:val="center"/>
        </w:trPr>
        <w:tc>
          <w:tcPr>
            <w:tcW w:w="1720" w:type="dxa"/>
            <w:vMerge/>
            <w:noWrap/>
            <w:vAlign w:val="center"/>
            <w:hideMark/>
          </w:tcPr>
          <w:p w14:paraId="45A20FE1"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75480FF7" w14:textId="1A38A522" w:rsidR="00A73339" w:rsidRPr="00596A3A" w:rsidRDefault="00D74CB8" w:rsidP="00C80695">
            <w:pPr>
              <w:spacing w:before="0" w:after="0"/>
              <w:rPr>
                <w:rFonts w:ascii="Arial" w:hAnsi="Arial" w:cs="Arial"/>
                <w:i/>
                <w:iCs/>
                <w:sz w:val="20"/>
                <w:szCs w:val="20"/>
              </w:rPr>
            </w:pPr>
            <w:r w:rsidRPr="00596A3A">
              <w:rPr>
                <w:rFonts w:ascii="Arial" w:hAnsi="Arial" w:cs="Arial"/>
                <w:i/>
                <w:iCs/>
                <w:sz w:val="20"/>
                <w:szCs w:val="20"/>
              </w:rPr>
              <w:t>Orbicella</w:t>
            </w:r>
            <w:r w:rsidRPr="00596A3A" w:rsidDel="00D74CB8">
              <w:rPr>
                <w:rFonts w:ascii="Arial" w:hAnsi="Arial" w:cs="Arial"/>
                <w:i/>
                <w:iCs/>
                <w:sz w:val="20"/>
                <w:szCs w:val="20"/>
              </w:rPr>
              <w:t xml:space="preserve"> </w:t>
            </w:r>
            <w:r w:rsidR="00A73339" w:rsidRPr="00596A3A">
              <w:rPr>
                <w:rFonts w:ascii="Arial" w:hAnsi="Arial" w:cs="Arial"/>
                <w:i/>
                <w:iCs/>
                <w:sz w:val="20"/>
                <w:szCs w:val="20"/>
              </w:rPr>
              <w:t>cavernosa</w:t>
            </w:r>
          </w:p>
        </w:tc>
        <w:tc>
          <w:tcPr>
            <w:tcW w:w="2748" w:type="dxa"/>
            <w:noWrap/>
            <w:hideMark/>
          </w:tcPr>
          <w:p w14:paraId="68995FC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montaña</w:t>
            </w:r>
          </w:p>
        </w:tc>
        <w:tc>
          <w:tcPr>
            <w:tcW w:w="2565" w:type="dxa"/>
            <w:noWrap/>
            <w:hideMark/>
          </w:tcPr>
          <w:p w14:paraId="5EFC4875" w14:textId="77777777" w:rsidR="00A73339" w:rsidRPr="00596A3A" w:rsidRDefault="00A73339" w:rsidP="00C80695">
            <w:pPr>
              <w:spacing w:before="0" w:after="0"/>
              <w:rPr>
                <w:rFonts w:ascii="Arial" w:hAnsi="Arial" w:cs="Arial"/>
                <w:sz w:val="20"/>
                <w:szCs w:val="20"/>
              </w:rPr>
            </w:pPr>
          </w:p>
        </w:tc>
        <w:tc>
          <w:tcPr>
            <w:tcW w:w="1424" w:type="dxa"/>
            <w:noWrap/>
            <w:hideMark/>
          </w:tcPr>
          <w:p w14:paraId="0F74915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C2918" w:rsidRPr="00596A3A" w14:paraId="4BEFC7F9" w14:textId="77777777" w:rsidTr="00A73339">
        <w:trPr>
          <w:trHeight w:val="300"/>
          <w:jc w:val="center"/>
        </w:trPr>
        <w:tc>
          <w:tcPr>
            <w:tcW w:w="1720" w:type="dxa"/>
            <w:vMerge/>
            <w:noWrap/>
            <w:vAlign w:val="center"/>
          </w:tcPr>
          <w:p w14:paraId="141007F3" w14:textId="77777777" w:rsidR="00CC2918" w:rsidRPr="00596A3A" w:rsidRDefault="00CC2918" w:rsidP="00C80695">
            <w:pPr>
              <w:spacing w:before="0" w:after="0"/>
              <w:jc w:val="center"/>
              <w:rPr>
                <w:rFonts w:ascii="Arial" w:hAnsi="Arial" w:cs="Arial"/>
                <w:sz w:val="20"/>
                <w:szCs w:val="20"/>
              </w:rPr>
            </w:pPr>
          </w:p>
        </w:tc>
        <w:tc>
          <w:tcPr>
            <w:tcW w:w="3060" w:type="dxa"/>
            <w:noWrap/>
          </w:tcPr>
          <w:p w14:paraId="460DB2A5" w14:textId="48D76B55" w:rsidR="00CC2918" w:rsidRPr="00596A3A" w:rsidRDefault="00CC2918" w:rsidP="00C80695">
            <w:pPr>
              <w:spacing w:before="0" w:after="0"/>
              <w:rPr>
                <w:rFonts w:ascii="Arial" w:hAnsi="Arial" w:cs="Arial"/>
                <w:i/>
                <w:iCs/>
                <w:sz w:val="20"/>
                <w:szCs w:val="20"/>
              </w:rPr>
            </w:pPr>
            <w:r w:rsidRPr="00596A3A">
              <w:rPr>
                <w:rFonts w:ascii="Arial" w:hAnsi="Arial" w:cs="Arial"/>
                <w:i/>
                <w:iCs/>
                <w:sz w:val="20"/>
                <w:szCs w:val="20"/>
              </w:rPr>
              <w:t>Orbicella faveolata</w:t>
            </w:r>
          </w:p>
        </w:tc>
        <w:tc>
          <w:tcPr>
            <w:tcW w:w="2748" w:type="dxa"/>
            <w:noWrap/>
          </w:tcPr>
          <w:p w14:paraId="168B34B8" w14:textId="20D057EE" w:rsidR="00CC2918" w:rsidRPr="00596A3A" w:rsidRDefault="00346618" w:rsidP="00C80695">
            <w:pPr>
              <w:spacing w:before="0" w:after="0"/>
              <w:rPr>
                <w:rFonts w:ascii="Arial" w:hAnsi="Arial" w:cs="Arial"/>
                <w:sz w:val="20"/>
                <w:szCs w:val="20"/>
              </w:rPr>
            </w:pPr>
            <w:r w:rsidRPr="00596A3A">
              <w:rPr>
                <w:rFonts w:ascii="Arial" w:hAnsi="Arial" w:cs="Arial"/>
                <w:sz w:val="20"/>
                <w:szCs w:val="20"/>
              </w:rPr>
              <w:t>Coral estrella de montaña</w:t>
            </w:r>
            <w:r w:rsidR="0049734F" w:rsidRPr="00596A3A">
              <w:rPr>
                <w:rFonts w:ascii="Arial" w:hAnsi="Arial" w:cs="Arial"/>
                <w:sz w:val="20"/>
                <w:szCs w:val="20"/>
              </w:rPr>
              <w:t xml:space="preserve"> </w:t>
            </w:r>
          </w:p>
        </w:tc>
        <w:tc>
          <w:tcPr>
            <w:tcW w:w="2565" w:type="dxa"/>
            <w:noWrap/>
          </w:tcPr>
          <w:p w14:paraId="757222F9" w14:textId="77777777" w:rsidR="00CC2918" w:rsidRPr="00596A3A" w:rsidRDefault="00CC2918" w:rsidP="00C80695">
            <w:pPr>
              <w:spacing w:before="0" w:after="0"/>
              <w:rPr>
                <w:rFonts w:ascii="Arial" w:hAnsi="Arial" w:cs="Arial"/>
                <w:sz w:val="20"/>
                <w:szCs w:val="20"/>
              </w:rPr>
            </w:pPr>
          </w:p>
        </w:tc>
        <w:tc>
          <w:tcPr>
            <w:tcW w:w="1424" w:type="dxa"/>
            <w:noWrap/>
          </w:tcPr>
          <w:p w14:paraId="36B4AA23" w14:textId="77777777" w:rsidR="00CC2918" w:rsidRPr="00596A3A" w:rsidRDefault="00CC2918" w:rsidP="00C80695">
            <w:pPr>
              <w:spacing w:before="0" w:after="0"/>
              <w:jc w:val="center"/>
              <w:rPr>
                <w:rFonts w:ascii="Arial" w:hAnsi="Arial" w:cs="Arial"/>
                <w:sz w:val="20"/>
                <w:szCs w:val="20"/>
              </w:rPr>
            </w:pPr>
          </w:p>
        </w:tc>
      </w:tr>
      <w:tr w:rsidR="00CF435B" w:rsidRPr="00596A3A" w14:paraId="4E899BCB" w14:textId="77777777" w:rsidTr="00A73339">
        <w:trPr>
          <w:trHeight w:val="300"/>
          <w:jc w:val="center"/>
        </w:trPr>
        <w:tc>
          <w:tcPr>
            <w:tcW w:w="1720" w:type="dxa"/>
            <w:vMerge/>
            <w:noWrap/>
            <w:vAlign w:val="center"/>
            <w:hideMark/>
          </w:tcPr>
          <w:p w14:paraId="01B49BCE"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08C9D22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Solenastrea bournoni</w:t>
            </w:r>
          </w:p>
        </w:tc>
        <w:tc>
          <w:tcPr>
            <w:tcW w:w="2748" w:type="dxa"/>
            <w:noWrap/>
            <w:hideMark/>
          </w:tcPr>
          <w:p w14:paraId="4190E5D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duro</w:t>
            </w:r>
          </w:p>
        </w:tc>
        <w:tc>
          <w:tcPr>
            <w:tcW w:w="2565" w:type="dxa"/>
            <w:noWrap/>
            <w:hideMark/>
          </w:tcPr>
          <w:p w14:paraId="6ECF0DC3" w14:textId="77777777" w:rsidR="00A73339" w:rsidRPr="00596A3A" w:rsidRDefault="00A73339" w:rsidP="00C80695">
            <w:pPr>
              <w:spacing w:before="0" w:after="0"/>
              <w:rPr>
                <w:rFonts w:ascii="Arial" w:hAnsi="Arial" w:cs="Arial"/>
                <w:sz w:val="20"/>
                <w:szCs w:val="20"/>
              </w:rPr>
            </w:pPr>
          </w:p>
        </w:tc>
        <w:tc>
          <w:tcPr>
            <w:tcW w:w="1424" w:type="dxa"/>
            <w:noWrap/>
            <w:hideMark/>
          </w:tcPr>
          <w:p w14:paraId="184FF57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4963FED" w14:textId="77777777" w:rsidTr="00A73339">
        <w:trPr>
          <w:trHeight w:val="300"/>
          <w:jc w:val="center"/>
        </w:trPr>
        <w:tc>
          <w:tcPr>
            <w:tcW w:w="1720" w:type="dxa"/>
            <w:vMerge/>
            <w:noWrap/>
            <w:vAlign w:val="center"/>
            <w:hideMark/>
          </w:tcPr>
          <w:p w14:paraId="102A9D5B"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4DE3610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Solenastrea hyades</w:t>
            </w:r>
          </w:p>
        </w:tc>
        <w:tc>
          <w:tcPr>
            <w:tcW w:w="2748" w:type="dxa"/>
            <w:noWrap/>
            <w:hideMark/>
          </w:tcPr>
          <w:p w14:paraId="270E59D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duro</w:t>
            </w:r>
          </w:p>
        </w:tc>
        <w:tc>
          <w:tcPr>
            <w:tcW w:w="2565" w:type="dxa"/>
            <w:noWrap/>
            <w:hideMark/>
          </w:tcPr>
          <w:p w14:paraId="6C99FA40" w14:textId="77777777" w:rsidR="00A73339" w:rsidRPr="00596A3A" w:rsidRDefault="00A73339" w:rsidP="00C80695">
            <w:pPr>
              <w:spacing w:before="0" w:after="0"/>
              <w:rPr>
                <w:rFonts w:ascii="Arial" w:hAnsi="Arial" w:cs="Arial"/>
                <w:sz w:val="20"/>
                <w:szCs w:val="20"/>
              </w:rPr>
            </w:pPr>
          </w:p>
        </w:tc>
        <w:tc>
          <w:tcPr>
            <w:tcW w:w="1424" w:type="dxa"/>
            <w:noWrap/>
            <w:hideMark/>
          </w:tcPr>
          <w:p w14:paraId="6A22655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AF25918" w14:textId="77777777" w:rsidTr="00A73339">
        <w:trPr>
          <w:trHeight w:val="300"/>
          <w:jc w:val="center"/>
        </w:trPr>
        <w:tc>
          <w:tcPr>
            <w:tcW w:w="1720" w:type="dxa"/>
            <w:vMerge w:val="restart"/>
            <w:noWrap/>
            <w:vAlign w:val="center"/>
            <w:hideMark/>
          </w:tcPr>
          <w:p w14:paraId="531F3CF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GORGONIIDAE</w:t>
            </w:r>
          </w:p>
        </w:tc>
        <w:tc>
          <w:tcPr>
            <w:tcW w:w="3060" w:type="dxa"/>
            <w:noWrap/>
            <w:hideMark/>
          </w:tcPr>
          <w:p w14:paraId="7072AFB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Gorgonia flabellum</w:t>
            </w:r>
          </w:p>
        </w:tc>
        <w:tc>
          <w:tcPr>
            <w:tcW w:w="2748" w:type="dxa"/>
            <w:noWrap/>
            <w:hideMark/>
          </w:tcPr>
          <w:p w14:paraId="7ACBCD1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abanico de venus</w:t>
            </w:r>
          </w:p>
        </w:tc>
        <w:tc>
          <w:tcPr>
            <w:tcW w:w="2565" w:type="dxa"/>
            <w:noWrap/>
            <w:hideMark/>
          </w:tcPr>
          <w:p w14:paraId="7788658A" w14:textId="77777777" w:rsidR="00A73339" w:rsidRPr="00596A3A" w:rsidRDefault="00A73339" w:rsidP="00C80695">
            <w:pPr>
              <w:spacing w:before="0" w:after="0"/>
              <w:rPr>
                <w:rFonts w:ascii="Arial" w:hAnsi="Arial" w:cs="Arial"/>
                <w:sz w:val="20"/>
                <w:szCs w:val="20"/>
              </w:rPr>
            </w:pPr>
          </w:p>
        </w:tc>
        <w:tc>
          <w:tcPr>
            <w:tcW w:w="1424" w:type="dxa"/>
            <w:noWrap/>
            <w:hideMark/>
          </w:tcPr>
          <w:p w14:paraId="46AC4C2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3E75D4D" w14:textId="77777777" w:rsidTr="00A73339">
        <w:trPr>
          <w:trHeight w:val="300"/>
          <w:jc w:val="center"/>
        </w:trPr>
        <w:tc>
          <w:tcPr>
            <w:tcW w:w="1720" w:type="dxa"/>
            <w:vMerge/>
            <w:noWrap/>
            <w:vAlign w:val="center"/>
            <w:hideMark/>
          </w:tcPr>
          <w:p w14:paraId="1E50E143"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1FDE7E4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Gorgonia mariae</w:t>
            </w:r>
          </w:p>
        </w:tc>
        <w:tc>
          <w:tcPr>
            <w:tcW w:w="2748" w:type="dxa"/>
            <w:noWrap/>
            <w:hideMark/>
          </w:tcPr>
          <w:p w14:paraId="359EAFA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abanico de malla grande</w:t>
            </w:r>
          </w:p>
        </w:tc>
        <w:tc>
          <w:tcPr>
            <w:tcW w:w="2565" w:type="dxa"/>
            <w:noWrap/>
            <w:hideMark/>
          </w:tcPr>
          <w:p w14:paraId="23C54EF2" w14:textId="77777777" w:rsidR="00A73339" w:rsidRPr="00596A3A" w:rsidRDefault="00A73339" w:rsidP="00C80695">
            <w:pPr>
              <w:spacing w:before="0" w:after="0"/>
              <w:rPr>
                <w:rFonts w:ascii="Arial" w:hAnsi="Arial" w:cs="Arial"/>
                <w:sz w:val="20"/>
                <w:szCs w:val="20"/>
              </w:rPr>
            </w:pPr>
          </w:p>
        </w:tc>
        <w:tc>
          <w:tcPr>
            <w:tcW w:w="1424" w:type="dxa"/>
            <w:noWrap/>
            <w:hideMark/>
          </w:tcPr>
          <w:p w14:paraId="6372530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BCCEBB6" w14:textId="77777777" w:rsidTr="00A73339">
        <w:trPr>
          <w:trHeight w:val="300"/>
          <w:jc w:val="center"/>
        </w:trPr>
        <w:tc>
          <w:tcPr>
            <w:tcW w:w="1720" w:type="dxa"/>
            <w:vMerge/>
            <w:noWrap/>
            <w:vAlign w:val="center"/>
            <w:hideMark/>
          </w:tcPr>
          <w:p w14:paraId="4DF32A30"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04A65DC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Gorgonia ventalina</w:t>
            </w:r>
          </w:p>
        </w:tc>
        <w:tc>
          <w:tcPr>
            <w:tcW w:w="2748" w:type="dxa"/>
            <w:noWrap/>
            <w:hideMark/>
          </w:tcPr>
          <w:p w14:paraId="7D67D20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abanico</w:t>
            </w:r>
          </w:p>
        </w:tc>
        <w:tc>
          <w:tcPr>
            <w:tcW w:w="2565" w:type="dxa"/>
            <w:noWrap/>
            <w:hideMark/>
          </w:tcPr>
          <w:p w14:paraId="12F0A492" w14:textId="77777777" w:rsidR="00A73339" w:rsidRPr="00596A3A" w:rsidRDefault="00A73339" w:rsidP="00C80695">
            <w:pPr>
              <w:spacing w:before="0" w:after="0"/>
              <w:rPr>
                <w:rFonts w:ascii="Arial" w:hAnsi="Arial" w:cs="Arial"/>
                <w:sz w:val="20"/>
                <w:szCs w:val="20"/>
              </w:rPr>
            </w:pPr>
          </w:p>
        </w:tc>
        <w:tc>
          <w:tcPr>
            <w:tcW w:w="1424" w:type="dxa"/>
            <w:noWrap/>
            <w:hideMark/>
          </w:tcPr>
          <w:p w14:paraId="34E622A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878B3CE" w14:textId="77777777" w:rsidTr="00A73339">
        <w:trPr>
          <w:trHeight w:val="300"/>
          <w:jc w:val="center"/>
        </w:trPr>
        <w:tc>
          <w:tcPr>
            <w:tcW w:w="1720" w:type="dxa"/>
            <w:vMerge/>
            <w:noWrap/>
            <w:vAlign w:val="center"/>
            <w:hideMark/>
          </w:tcPr>
          <w:p w14:paraId="7F7B8D0A"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41DEB67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Pseudopterogorgia  acerosa</w:t>
            </w:r>
          </w:p>
        </w:tc>
        <w:tc>
          <w:tcPr>
            <w:tcW w:w="2748" w:type="dxa"/>
            <w:noWrap/>
            <w:hideMark/>
          </w:tcPr>
          <w:p w14:paraId="1809BFA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pluma de mar</w:t>
            </w:r>
          </w:p>
        </w:tc>
        <w:tc>
          <w:tcPr>
            <w:tcW w:w="2565" w:type="dxa"/>
            <w:noWrap/>
            <w:hideMark/>
          </w:tcPr>
          <w:p w14:paraId="49094E44" w14:textId="77777777" w:rsidR="00A73339" w:rsidRPr="00596A3A" w:rsidRDefault="00A73339" w:rsidP="00C80695">
            <w:pPr>
              <w:spacing w:before="0" w:after="0"/>
              <w:rPr>
                <w:rFonts w:ascii="Arial" w:hAnsi="Arial" w:cs="Arial"/>
                <w:sz w:val="20"/>
                <w:szCs w:val="20"/>
              </w:rPr>
            </w:pPr>
          </w:p>
        </w:tc>
        <w:tc>
          <w:tcPr>
            <w:tcW w:w="1424" w:type="dxa"/>
            <w:noWrap/>
            <w:hideMark/>
          </w:tcPr>
          <w:p w14:paraId="050C6B3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0F0E8E4" w14:textId="77777777" w:rsidTr="00A73339">
        <w:trPr>
          <w:trHeight w:val="300"/>
          <w:jc w:val="center"/>
        </w:trPr>
        <w:tc>
          <w:tcPr>
            <w:tcW w:w="1720" w:type="dxa"/>
            <w:vMerge/>
            <w:noWrap/>
            <w:vAlign w:val="center"/>
            <w:hideMark/>
          </w:tcPr>
          <w:p w14:paraId="5996B57C"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05BD331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Pseudopterogorgia americana</w:t>
            </w:r>
          </w:p>
        </w:tc>
        <w:tc>
          <w:tcPr>
            <w:tcW w:w="2748" w:type="dxa"/>
            <w:noWrap/>
            <w:hideMark/>
          </w:tcPr>
          <w:p w14:paraId="465E839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 xml:space="preserve"> Coral pluma de mar viscosa</w:t>
            </w:r>
          </w:p>
        </w:tc>
        <w:tc>
          <w:tcPr>
            <w:tcW w:w="2565" w:type="dxa"/>
            <w:noWrap/>
            <w:hideMark/>
          </w:tcPr>
          <w:p w14:paraId="32EA8667" w14:textId="77777777" w:rsidR="00A73339" w:rsidRPr="00596A3A" w:rsidRDefault="00A73339" w:rsidP="00C80695">
            <w:pPr>
              <w:spacing w:before="0" w:after="0"/>
              <w:rPr>
                <w:rFonts w:ascii="Arial" w:hAnsi="Arial" w:cs="Arial"/>
                <w:sz w:val="20"/>
                <w:szCs w:val="20"/>
              </w:rPr>
            </w:pPr>
          </w:p>
        </w:tc>
        <w:tc>
          <w:tcPr>
            <w:tcW w:w="1424" w:type="dxa"/>
            <w:noWrap/>
            <w:hideMark/>
          </w:tcPr>
          <w:p w14:paraId="6A32FBC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5185B36" w14:textId="77777777" w:rsidTr="00A73339">
        <w:trPr>
          <w:trHeight w:val="300"/>
          <w:jc w:val="center"/>
        </w:trPr>
        <w:tc>
          <w:tcPr>
            <w:tcW w:w="1720" w:type="dxa"/>
            <w:vMerge/>
            <w:noWrap/>
            <w:vAlign w:val="center"/>
            <w:hideMark/>
          </w:tcPr>
          <w:p w14:paraId="75233B22"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63A06C0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Pseudopterogorgia bipinnata</w:t>
            </w:r>
          </w:p>
        </w:tc>
        <w:tc>
          <w:tcPr>
            <w:tcW w:w="2748" w:type="dxa"/>
            <w:noWrap/>
            <w:hideMark/>
          </w:tcPr>
          <w:p w14:paraId="1C5E33B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pluma de mar bipinada</w:t>
            </w:r>
          </w:p>
        </w:tc>
        <w:tc>
          <w:tcPr>
            <w:tcW w:w="2565" w:type="dxa"/>
            <w:noWrap/>
            <w:hideMark/>
          </w:tcPr>
          <w:p w14:paraId="64F3037E" w14:textId="77777777" w:rsidR="00A73339" w:rsidRPr="00596A3A" w:rsidRDefault="00A73339" w:rsidP="00C80695">
            <w:pPr>
              <w:spacing w:before="0" w:after="0"/>
              <w:rPr>
                <w:rFonts w:ascii="Arial" w:hAnsi="Arial" w:cs="Arial"/>
                <w:sz w:val="20"/>
                <w:szCs w:val="20"/>
              </w:rPr>
            </w:pPr>
          </w:p>
        </w:tc>
        <w:tc>
          <w:tcPr>
            <w:tcW w:w="1424" w:type="dxa"/>
            <w:noWrap/>
            <w:hideMark/>
          </w:tcPr>
          <w:p w14:paraId="59D9D6F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4235EA9" w14:textId="77777777" w:rsidTr="00A73339">
        <w:trPr>
          <w:trHeight w:val="300"/>
          <w:jc w:val="center"/>
        </w:trPr>
        <w:tc>
          <w:tcPr>
            <w:tcW w:w="1720" w:type="dxa"/>
            <w:vMerge/>
            <w:noWrap/>
            <w:vAlign w:val="center"/>
            <w:hideMark/>
          </w:tcPr>
          <w:p w14:paraId="626FD0CD"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76AA2C6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Pseudopterogorgia elisabethae</w:t>
            </w:r>
          </w:p>
        </w:tc>
        <w:tc>
          <w:tcPr>
            <w:tcW w:w="2748" w:type="dxa"/>
            <w:noWrap/>
            <w:hideMark/>
          </w:tcPr>
          <w:p w14:paraId="7977374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pluma de mar</w:t>
            </w:r>
          </w:p>
        </w:tc>
        <w:tc>
          <w:tcPr>
            <w:tcW w:w="2565" w:type="dxa"/>
            <w:noWrap/>
            <w:hideMark/>
          </w:tcPr>
          <w:p w14:paraId="6D906500" w14:textId="77777777" w:rsidR="00A73339" w:rsidRPr="00596A3A" w:rsidRDefault="00A73339" w:rsidP="00C80695">
            <w:pPr>
              <w:spacing w:before="0" w:after="0"/>
              <w:rPr>
                <w:rFonts w:ascii="Arial" w:hAnsi="Arial" w:cs="Arial"/>
                <w:sz w:val="20"/>
                <w:szCs w:val="20"/>
              </w:rPr>
            </w:pPr>
          </w:p>
        </w:tc>
        <w:tc>
          <w:tcPr>
            <w:tcW w:w="1424" w:type="dxa"/>
            <w:noWrap/>
            <w:hideMark/>
          </w:tcPr>
          <w:p w14:paraId="577F927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2A82A52" w14:textId="77777777" w:rsidTr="00A73339">
        <w:trPr>
          <w:trHeight w:val="300"/>
          <w:jc w:val="center"/>
        </w:trPr>
        <w:tc>
          <w:tcPr>
            <w:tcW w:w="1720" w:type="dxa"/>
            <w:vMerge/>
            <w:noWrap/>
            <w:vAlign w:val="center"/>
            <w:hideMark/>
          </w:tcPr>
          <w:p w14:paraId="6BF35B66"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7206485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Pseudopterogorgia hummelincki</w:t>
            </w:r>
          </w:p>
        </w:tc>
        <w:tc>
          <w:tcPr>
            <w:tcW w:w="2748" w:type="dxa"/>
            <w:noWrap/>
            <w:hideMark/>
          </w:tcPr>
          <w:p w14:paraId="7613492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pluma de mar</w:t>
            </w:r>
          </w:p>
        </w:tc>
        <w:tc>
          <w:tcPr>
            <w:tcW w:w="2565" w:type="dxa"/>
            <w:noWrap/>
            <w:hideMark/>
          </w:tcPr>
          <w:p w14:paraId="5CE9C1D1" w14:textId="77777777" w:rsidR="00A73339" w:rsidRPr="00596A3A" w:rsidRDefault="00A73339" w:rsidP="00C80695">
            <w:pPr>
              <w:spacing w:before="0" w:after="0"/>
              <w:rPr>
                <w:rFonts w:ascii="Arial" w:hAnsi="Arial" w:cs="Arial"/>
                <w:sz w:val="20"/>
                <w:szCs w:val="20"/>
              </w:rPr>
            </w:pPr>
          </w:p>
        </w:tc>
        <w:tc>
          <w:tcPr>
            <w:tcW w:w="1424" w:type="dxa"/>
            <w:noWrap/>
            <w:hideMark/>
          </w:tcPr>
          <w:p w14:paraId="0EBD63B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CF6CDCD" w14:textId="77777777" w:rsidTr="00A73339">
        <w:trPr>
          <w:trHeight w:val="300"/>
          <w:jc w:val="center"/>
        </w:trPr>
        <w:tc>
          <w:tcPr>
            <w:tcW w:w="1720" w:type="dxa"/>
            <w:vMerge/>
            <w:noWrap/>
            <w:vAlign w:val="center"/>
            <w:hideMark/>
          </w:tcPr>
          <w:p w14:paraId="586C4B67"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4D95906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Pseudopterogorgia rigida</w:t>
            </w:r>
          </w:p>
        </w:tc>
        <w:tc>
          <w:tcPr>
            <w:tcW w:w="2748" w:type="dxa"/>
            <w:noWrap/>
            <w:hideMark/>
          </w:tcPr>
          <w:p w14:paraId="7DD26F8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pluma de mar</w:t>
            </w:r>
          </w:p>
        </w:tc>
        <w:tc>
          <w:tcPr>
            <w:tcW w:w="2565" w:type="dxa"/>
            <w:noWrap/>
            <w:hideMark/>
          </w:tcPr>
          <w:p w14:paraId="0D0E58C8" w14:textId="77777777" w:rsidR="00A73339" w:rsidRPr="00596A3A" w:rsidRDefault="00A73339" w:rsidP="00C80695">
            <w:pPr>
              <w:spacing w:before="0" w:after="0"/>
              <w:rPr>
                <w:rFonts w:ascii="Arial" w:hAnsi="Arial" w:cs="Arial"/>
                <w:sz w:val="20"/>
                <w:szCs w:val="20"/>
              </w:rPr>
            </w:pPr>
          </w:p>
        </w:tc>
        <w:tc>
          <w:tcPr>
            <w:tcW w:w="1424" w:type="dxa"/>
            <w:noWrap/>
            <w:hideMark/>
          </w:tcPr>
          <w:p w14:paraId="7A709AF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55BB993" w14:textId="77777777" w:rsidTr="00A73339">
        <w:trPr>
          <w:trHeight w:val="300"/>
          <w:jc w:val="center"/>
        </w:trPr>
        <w:tc>
          <w:tcPr>
            <w:tcW w:w="1720" w:type="dxa"/>
            <w:vMerge/>
            <w:noWrap/>
            <w:vAlign w:val="center"/>
            <w:hideMark/>
          </w:tcPr>
          <w:p w14:paraId="33420EE9"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0842C78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Pterogorgia anceps</w:t>
            </w:r>
          </w:p>
        </w:tc>
        <w:tc>
          <w:tcPr>
            <w:tcW w:w="2748" w:type="dxa"/>
            <w:noWrap/>
            <w:hideMark/>
          </w:tcPr>
          <w:p w14:paraId="04ED597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pluma de mar</w:t>
            </w:r>
          </w:p>
        </w:tc>
        <w:tc>
          <w:tcPr>
            <w:tcW w:w="2565" w:type="dxa"/>
            <w:noWrap/>
            <w:hideMark/>
          </w:tcPr>
          <w:p w14:paraId="208CFDE6" w14:textId="77777777" w:rsidR="00A73339" w:rsidRPr="00596A3A" w:rsidRDefault="00A73339" w:rsidP="00C80695">
            <w:pPr>
              <w:spacing w:before="0" w:after="0"/>
              <w:rPr>
                <w:rFonts w:ascii="Arial" w:hAnsi="Arial" w:cs="Arial"/>
                <w:sz w:val="20"/>
                <w:szCs w:val="20"/>
              </w:rPr>
            </w:pPr>
          </w:p>
        </w:tc>
        <w:tc>
          <w:tcPr>
            <w:tcW w:w="1424" w:type="dxa"/>
            <w:noWrap/>
            <w:hideMark/>
          </w:tcPr>
          <w:p w14:paraId="5BF51CB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39A0F08" w14:textId="77777777" w:rsidTr="00A73339">
        <w:trPr>
          <w:trHeight w:val="300"/>
          <w:jc w:val="center"/>
        </w:trPr>
        <w:tc>
          <w:tcPr>
            <w:tcW w:w="1720" w:type="dxa"/>
            <w:vMerge/>
            <w:noWrap/>
            <w:vAlign w:val="center"/>
            <w:hideMark/>
          </w:tcPr>
          <w:p w14:paraId="0AEB2A7A"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7AC9374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Pterogorgia citrina</w:t>
            </w:r>
          </w:p>
        </w:tc>
        <w:tc>
          <w:tcPr>
            <w:tcW w:w="2748" w:type="dxa"/>
            <w:noWrap/>
            <w:hideMark/>
          </w:tcPr>
          <w:p w14:paraId="145A780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látigo marino amarillo</w:t>
            </w:r>
          </w:p>
        </w:tc>
        <w:tc>
          <w:tcPr>
            <w:tcW w:w="2565" w:type="dxa"/>
            <w:noWrap/>
            <w:hideMark/>
          </w:tcPr>
          <w:p w14:paraId="6DBBB1A1" w14:textId="77777777" w:rsidR="00A73339" w:rsidRPr="00596A3A" w:rsidRDefault="00A73339" w:rsidP="00C80695">
            <w:pPr>
              <w:spacing w:before="0" w:after="0"/>
              <w:rPr>
                <w:rFonts w:ascii="Arial" w:hAnsi="Arial" w:cs="Arial"/>
                <w:sz w:val="20"/>
                <w:szCs w:val="20"/>
              </w:rPr>
            </w:pPr>
          </w:p>
        </w:tc>
        <w:tc>
          <w:tcPr>
            <w:tcW w:w="1424" w:type="dxa"/>
            <w:noWrap/>
            <w:hideMark/>
          </w:tcPr>
          <w:p w14:paraId="549A6ED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9DFEDC7" w14:textId="77777777" w:rsidTr="00A73339">
        <w:trPr>
          <w:trHeight w:val="300"/>
          <w:jc w:val="center"/>
        </w:trPr>
        <w:tc>
          <w:tcPr>
            <w:tcW w:w="1720" w:type="dxa"/>
            <w:vMerge/>
            <w:noWrap/>
            <w:vAlign w:val="center"/>
            <w:hideMark/>
          </w:tcPr>
          <w:p w14:paraId="083F8E36"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093F5B1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Pterogorgia guadalupensis</w:t>
            </w:r>
          </w:p>
        </w:tc>
        <w:tc>
          <w:tcPr>
            <w:tcW w:w="2748" w:type="dxa"/>
            <w:noWrap/>
            <w:hideMark/>
          </w:tcPr>
          <w:p w14:paraId="5E96B1B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látigo acanalado</w:t>
            </w:r>
          </w:p>
        </w:tc>
        <w:tc>
          <w:tcPr>
            <w:tcW w:w="2565" w:type="dxa"/>
            <w:noWrap/>
            <w:hideMark/>
          </w:tcPr>
          <w:p w14:paraId="562D6977" w14:textId="77777777" w:rsidR="00A73339" w:rsidRPr="00596A3A" w:rsidRDefault="00A73339" w:rsidP="00C80695">
            <w:pPr>
              <w:spacing w:before="0" w:after="0"/>
              <w:rPr>
                <w:rFonts w:ascii="Arial" w:hAnsi="Arial" w:cs="Arial"/>
                <w:sz w:val="20"/>
                <w:szCs w:val="20"/>
              </w:rPr>
            </w:pPr>
          </w:p>
        </w:tc>
        <w:tc>
          <w:tcPr>
            <w:tcW w:w="1424" w:type="dxa"/>
            <w:noWrap/>
            <w:hideMark/>
          </w:tcPr>
          <w:p w14:paraId="2733D0D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24C6564" w14:textId="77777777" w:rsidTr="00A73339">
        <w:trPr>
          <w:trHeight w:val="300"/>
          <w:jc w:val="center"/>
        </w:trPr>
        <w:tc>
          <w:tcPr>
            <w:tcW w:w="1720" w:type="dxa"/>
            <w:vMerge w:val="restart"/>
            <w:noWrap/>
            <w:vAlign w:val="center"/>
            <w:hideMark/>
          </w:tcPr>
          <w:p w14:paraId="6EB18FB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MEANDRINIDAE</w:t>
            </w:r>
          </w:p>
        </w:tc>
        <w:tc>
          <w:tcPr>
            <w:tcW w:w="3060" w:type="dxa"/>
            <w:noWrap/>
            <w:hideMark/>
          </w:tcPr>
          <w:p w14:paraId="2CE2F73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Dendrogyra cylindrus</w:t>
            </w:r>
          </w:p>
        </w:tc>
        <w:tc>
          <w:tcPr>
            <w:tcW w:w="2748" w:type="dxa"/>
            <w:noWrap/>
            <w:hideMark/>
          </w:tcPr>
          <w:p w14:paraId="1A33829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de pilares</w:t>
            </w:r>
          </w:p>
        </w:tc>
        <w:tc>
          <w:tcPr>
            <w:tcW w:w="2565" w:type="dxa"/>
            <w:noWrap/>
            <w:hideMark/>
          </w:tcPr>
          <w:p w14:paraId="45262490" w14:textId="77777777" w:rsidR="00A73339" w:rsidRPr="00596A3A" w:rsidRDefault="00A73339" w:rsidP="00C80695">
            <w:pPr>
              <w:spacing w:before="0" w:after="0"/>
              <w:rPr>
                <w:rFonts w:ascii="Arial" w:hAnsi="Arial" w:cs="Arial"/>
                <w:sz w:val="20"/>
                <w:szCs w:val="20"/>
              </w:rPr>
            </w:pPr>
          </w:p>
        </w:tc>
        <w:tc>
          <w:tcPr>
            <w:tcW w:w="1424" w:type="dxa"/>
            <w:noWrap/>
            <w:hideMark/>
          </w:tcPr>
          <w:p w14:paraId="6355814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0E1C887" w14:textId="77777777" w:rsidTr="00A73339">
        <w:trPr>
          <w:trHeight w:val="300"/>
          <w:jc w:val="center"/>
        </w:trPr>
        <w:tc>
          <w:tcPr>
            <w:tcW w:w="1720" w:type="dxa"/>
            <w:vMerge/>
            <w:noWrap/>
            <w:vAlign w:val="center"/>
            <w:hideMark/>
          </w:tcPr>
          <w:p w14:paraId="27DA91CF"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07187BE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Dichocoenia stokesii</w:t>
            </w:r>
          </w:p>
        </w:tc>
        <w:tc>
          <w:tcPr>
            <w:tcW w:w="2748" w:type="dxa"/>
            <w:noWrap/>
            <w:hideMark/>
          </w:tcPr>
          <w:p w14:paraId="5157291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elíptico</w:t>
            </w:r>
          </w:p>
        </w:tc>
        <w:tc>
          <w:tcPr>
            <w:tcW w:w="2565" w:type="dxa"/>
            <w:noWrap/>
            <w:hideMark/>
          </w:tcPr>
          <w:p w14:paraId="17D0F43C" w14:textId="77777777" w:rsidR="00A73339" w:rsidRPr="00596A3A" w:rsidRDefault="00A73339" w:rsidP="00C80695">
            <w:pPr>
              <w:spacing w:before="0" w:after="0"/>
              <w:rPr>
                <w:rFonts w:ascii="Arial" w:hAnsi="Arial" w:cs="Arial"/>
                <w:sz w:val="20"/>
                <w:szCs w:val="20"/>
              </w:rPr>
            </w:pPr>
          </w:p>
        </w:tc>
        <w:tc>
          <w:tcPr>
            <w:tcW w:w="1424" w:type="dxa"/>
            <w:noWrap/>
            <w:hideMark/>
          </w:tcPr>
          <w:p w14:paraId="46366C3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272789D" w14:textId="77777777" w:rsidTr="00A73339">
        <w:trPr>
          <w:trHeight w:val="300"/>
          <w:jc w:val="center"/>
        </w:trPr>
        <w:tc>
          <w:tcPr>
            <w:tcW w:w="1720" w:type="dxa"/>
            <w:vMerge/>
            <w:noWrap/>
            <w:vAlign w:val="center"/>
            <w:hideMark/>
          </w:tcPr>
          <w:p w14:paraId="60D6C160"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29C5740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Eusmilia fastigiata</w:t>
            </w:r>
          </w:p>
        </w:tc>
        <w:tc>
          <w:tcPr>
            <w:tcW w:w="2748" w:type="dxa"/>
            <w:noWrap/>
            <w:hideMark/>
          </w:tcPr>
          <w:p w14:paraId="170085C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 xml:space="preserve">Coral flor </w:t>
            </w:r>
          </w:p>
        </w:tc>
        <w:tc>
          <w:tcPr>
            <w:tcW w:w="2565" w:type="dxa"/>
            <w:noWrap/>
            <w:hideMark/>
          </w:tcPr>
          <w:p w14:paraId="0A18482F" w14:textId="77777777" w:rsidR="00A73339" w:rsidRPr="00596A3A" w:rsidRDefault="00A73339" w:rsidP="00C80695">
            <w:pPr>
              <w:spacing w:before="0" w:after="0"/>
              <w:rPr>
                <w:rFonts w:ascii="Arial" w:hAnsi="Arial" w:cs="Arial"/>
                <w:sz w:val="20"/>
                <w:szCs w:val="20"/>
              </w:rPr>
            </w:pPr>
          </w:p>
        </w:tc>
        <w:tc>
          <w:tcPr>
            <w:tcW w:w="1424" w:type="dxa"/>
            <w:noWrap/>
            <w:hideMark/>
          </w:tcPr>
          <w:p w14:paraId="6095EB5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E6DAC6C" w14:textId="77777777" w:rsidTr="00A73339">
        <w:trPr>
          <w:trHeight w:val="300"/>
          <w:jc w:val="center"/>
        </w:trPr>
        <w:tc>
          <w:tcPr>
            <w:tcW w:w="1720" w:type="dxa"/>
            <w:vMerge/>
            <w:noWrap/>
            <w:vAlign w:val="center"/>
            <w:hideMark/>
          </w:tcPr>
          <w:p w14:paraId="2C8A2396"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4A83F16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Meandrina meandrites</w:t>
            </w:r>
          </w:p>
        </w:tc>
        <w:tc>
          <w:tcPr>
            <w:tcW w:w="2748" w:type="dxa"/>
            <w:noWrap/>
            <w:hideMark/>
          </w:tcPr>
          <w:p w14:paraId="42D0FA4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laberinto</w:t>
            </w:r>
          </w:p>
        </w:tc>
        <w:tc>
          <w:tcPr>
            <w:tcW w:w="2565" w:type="dxa"/>
            <w:noWrap/>
            <w:hideMark/>
          </w:tcPr>
          <w:p w14:paraId="661F1571" w14:textId="77777777" w:rsidR="00A73339" w:rsidRPr="00596A3A" w:rsidRDefault="00A73339" w:rsidP="00C80695">
            <w:pPr>
              <w:spacing w:before="0" w:after="0"/>
              <w:rPr>
                <w:rFonts w:ascii="Arial" w:hAnsi="Arial" w:cs="Arial"/>
                <w:sz w:val="20"/>
                <w:szCs w:val="20"/>
              </w:rPr>
            </w:pPr>
          </w:p>
        </w:tc>
        <w:tc>
          <w:tcPr>
            <w:tcW w:w="1424" w:type="dxa"/>
            <w:noWrap/>
            <w:hideMark/>
          </w:tcPr>
          <w:p w14:paraId="5186761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7588FBA" w14:textId="77777777" w:rsidTr="00A73339">
        <w:trPr>
          <w:trHeight w:val="300"/>
          <w:jc w:val="center"/>
        </w:trPr>
        <w:tc>
          <w:tcPr>
            <w:tcW w:w="1720" w:type="dxa"/>
            <w:vMerge w:val="restart"/>
            <w:noWrap/>
            <w:vAlign w:val="center"/>
            <w:hideMark/>
          </w:tcPr>
          <w:p w14:paraId="407C711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MILLEPORIDAE</w:t>
            </w:r>
          </w:p>
        </w:tc>
        <w:tc>
          <w:tcPr>
            <w:tcW w:w="3060" w:type="dxa"/>
            <w:noWrap/>
            <w:hideMark/>
          </w:tcPr>
          <w:p w14:paraId="010A7E1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 xml:space="preserve">Millepora alcicornis </w:t>
            </w:r>
          </w:p>
        </w:tc>
        <w:tc>
          <w:tcPr>
            <w:tcW w:w="2748" w:type="dxa"/>
            <w:noWrap/>
            <w:hideMark/>
          </w:tcPr>
          <w:p w14:paraId="0A949EF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de fuego</w:t>
            </w:r>
          </w:p>
        </w:tc>
        <w:tc>
          <w:tcPr>
            <w:tcW w:w="2565" w:type="dxa"/>
            <w:noWrap/>
            <w:hideMark/>
          </w:tcPr>
          <w:p w14:paraId="02A406D6" w14:textId="77777777" w:rsidR="00A73339" w:rsidRPr="00596A3A" w:rsidRDefault="00A73339" w:rsidP="00C80695">
            <w:pPr>
              <w:spacing w:before="0" w:after="0"/>
              <w:rPr>
                <w:rFonts w:ascii="Arial" w:hAnsi="Arial" w:cs="Arial"/>
                <w:sz w:val="20"/>
                <w:szCs w:val="20"/>
              </w:rPr>
            </w:pPr>
          </w:p>
        </w:tc>
        <w:tc>
          <w:tcPr>
            <w:tcW w:w="1424" w:type="dxa"/>
            <w:noWrap/>
            <w:hideMark/>
          </w:tcPr>
          <w:p w14:paraId="69A7043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57E02E7" w14:textId="77777777" w:rsidTr="00A73339">
        <w:trPr>
          <w:trHeight w:val="300"/>
          <w:jc w:val="center"/>
        </w:trPr>
        <w:tc>
          <w:tcPr>
            <w:tcW w:w="1720" w:type="dxa"/>
            <w:vMerge/>
            <w:noWrap/>
            <w:vAlign w:val="center"/>
            <w:hideMark/>
          </w:tcPr>
          <w:p w14:paraId="2B8EA30B"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1A11B9F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Millepora complanata</w:t>
            </w:r>
          </w:p>
        </w:tc>
        <w:tc>
          <w:tcPr>
            <w:tcW w:w="2748" w:type="dxa"/>
            <w:noWrap/>
            <w:hideMark/>
          </w:tcPr>
          <w:p w14:paraId="3518BBF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de fuego</w:t>
            </w:r>
          </w:p>
        </w:tc>
        <w:tc>
          <w:tcPr>
            <w:tcW w:w="2565" w:type="dxa"/>
            <w:noWrap/>
            <w:hideMark/>
          </w:tcPr>
          <w:p w14:paraId="10F0784F" w14:textId="77777777" w:rsidR="00A73339" w:rsidRPr="00596A3A" w:rsidRDefault="00A73339" w:rsidP="00C80695">
            <w:pPr>
              <w:spacing w:before="0" w:after="0"/>
              <w:rPr>
                <w:rFonts w:ascii="Arial" w:hAnsi="Arial" w:cs="Arial"/>
                <w:sz w:val="20"/>
                <w:szCs w:val="20"/>
              </w:rPr>
            </w:pPr>
          </w:p>
        </w:tc>
        <w:tc>
          <w:tcPr>
            <w:tcW w:w="1424" w:type="dxa"/>
            <w:noWrap/>
            <w:hideMark/>
          </w:tcPr>
          <w:p w14:paraId="7444264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8446F59" w14:textId="77777777" w:rsidTr="00A73339">
        <w:trPr>
          <w:trHeight w:val="300"/>
          <w:jc w:val="center"/>
        </w:trPr>
        <w:tc>
          <w:tcPr>
            <w:tcW w:w="1720" w:type="dxa"/>
            <w:vMerge w:val="restart"/>
            <w:noWrap/>
            <w:vAlign w:val="center"/>
            <w:hideMark/>
          </w:tcPr>
          <w:p w14:paraId="7E425B4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MUSSIDAE</w:t>
            </w:r>
          </w:p>
        </w:tc>
        <w:tc>
          <w:tcPr>
            <w:tcW w:w="3060" w:type="dxa"/>
            <w:noWrap/>
            <w:hideMark/>
          </w:tcPr>
          <w:p w14:paraId="52B4299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Isophyllastrea rigida</w:t>
            </w:r>
          </w:p>
        </w:tc>
        <w:tc>
          <w:tcPr>
            <w:tcW w:w="2748" w:type="dxa"/>
            <w:noWrap/>
            <w:hideMark/>
          </w:tcPr>
          <w:p w14:paraId="64ABDF9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cactus</w:t>
            </w:r>
          </w:p>
        </w:tc>
        <w:tc>
          <w:tcPr>
            <w:tcW w:w="2565" w:type="dxa"/>
            <w:noWrap/>
            <w:hideMark/>
          </w:tcPr>
          <w:p w14:paraId="30AC9E7C" w14:textId="77777777" w:rsidR="00A73339" w:rsidRPr="00596A3A" w:rsidRDefault="00A73339" w:rsidP="00C80695">
            <w:pPr>
              <w:spacing w:before="0" w:after="0"/>
              <w:rPr>
                <w:rFonts w:ascii="Arial" w:hAnsi="Arial" w:cs="Arial"/>
                <w:sz w:val="20"/>
                <w:szCs w:val="20"/>
              </w:rPr>
            </w:pPr>
          </w:p>
        </w:tc>
        <w:tc>
          <w:tcPr>
            <w:tcW w:w="1424" w:type="dxa"/>
            <w:noWrap/>
            <w:hideMark/>
          </w:tcPr>
          <w:p w14:paraId="6948C89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D10E9A4" w14:textId="77777777" w:rsidTr="00A73339">
        <w:trPr>
          <w:trHeight w:val="300"/>
          <w:jc w:val="center"/>
        </w:trPr>
        <w:tc>
          <w:tcPr>
            <w:tcW w:w="1720" w:type="dxa"/>
            <w:vMerge/>
            <w:noWrap/>
            <w:vAlign w:val="center"/>
            <w:hideMark/>
          </w:tcPr>
          <w:p w14:paraId="64707409"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49205AC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Isophyllia sinuosa</w:t>
            </w:r>
          </w:p>
        </w:tc>
        <w:tc>
          <w:tcPr>
            <w:tcW w:w="2748" w:type="dxa"/>
            <w:noWrap/>
            <w:hideMark/>
          </w:tcPr>
          <w:p w14:paraId="7947788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cactus</w:t>
            </w:r>
          </w:p>
        </w:tc>
        <w:tc>
          <w:tcPr>
            <w:tcW w:w="2565" w:type="dxa"/>
            <w:noWrap/>
            <w:hideMark/>
          </w:tcPr>
          <w:p w14:paraId="45E6E280" w14:textId="77777777" w:rsidR="00A73339" w:rsidRPr="00596A3A" w:rsidRDefault="00A73339" w:rsidP="00C80695">
            <w:pPr>
              <w:spacing w:before="0" w:after="0"/>
              <w:rPr>
                <w:rFonts w:ascii="Arial" w:hAnsi="Arial" w:cs="Arial"/>
                <w:sz w:val="20"/>
                <w:szCs w:val="20"/>
              </w:rPr>
            </w:pPr>
          </w:p>
        </w:tc>
        <w:tc>
          <w:tcPr>
            <w:tcW w:w="1424" w:type="dxa"/>
            <w:noWrap/>
            <w:hideMark/>
          </w:tcPr>
          <w:p w14:paraId="458C291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B0AA29F" w14:textId="77777777" w:rsidTr="00A73339">
        <w:trPr>
          <w:trHeight w:val="300"/>
          <w:jc w:val="center"/>
        </w:trPr>
        <w:tc>
          <w:tcPr>
            <w:tcW w:w="1720" w:type="dxa"/>
            <w:vMerge/>
            <w:noWrap/>
            <w:vAlign w:val="center"/>
            <w:hideMark/>
          </w:tcPr>
          <w:p w14:paraId="7CDFF857"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3747118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Mussa angulosa</w:t>
            </w:r>
          </w:p>
        </w:tc>
        <w:tc>
          <w:tcPr>
            <w:tcW w:w="2748" w:type="dxa"/>
            <w:noWrap/>
            <w:hideMark/>
          </w:tcPr>
          <w:p w14:paraId="3C790FE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flor</w:t>
            </w:r>
          </w:p>
        </w:tc>
        <w:tc>
          <w:tcPr>
            <w:tcW w:w="2565" w:type="dxa"/>
            <w:noWrap/>
            <w:hideMark/>
          </w:tcPr>
          <w:p w14:paraId="0B652921" w14:textId="77777777" w:rsidR="00A73339" w:rsidRPr="00596A3A" w:rsidRDefault="00A73339" w:rsidP="00C80695">
            <w:pPr>
              <w:spacing w:before="0" w:after="0"/>
              <w:rPr>
                <w:rFonts w:ascii="Arial" w:hAnsi="Arial" w:cs="Arial"/>
                <w:sz w:val="20"/>
                <w:szCs w:val="20"/>
              </w:rPr>
            </w:pPr>
          </w:p>
        </w:tc>
        <w:tc>
          <w:tcPr>
            <w:tcW w:w="1424" w:type="dxa"/>
            <w:noWrap/>
            <w:hideMark/>
          </w:tcPr>
          <w:p w14:paraId="42E7A0A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F493368" w14:textId="77777777" w:rsidTr="00A73339">
        <w:trPr>
          <w:trHeight w:val="300"/>
          <w:jc w:val="center"/>
        </w:trPr>
        <w:tc>
          <w:tcPr>
            <w:tcW w:w="1720" w:type="dxa"/>
            <w:vMerge/>
            <w:noWrap/>
            <w:vAlign w:val="center"/>
            <w:hideMark/>
          </w:tcPr>
          <w:p w14:paraId="720D8EF1"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0D31A3F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Mycetophyllia aliciae</w:t>
            </w:r>
          </w:p>
        </w:tc>
        <w:tc>
          <w:tcPr>
            <w:tcW w:w="2748" w:type="dxa"/>
            <w:noWrap/>
            <w:hideMark/>
          </w:tcPr>
          <w:p w14:paraId="446B401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cactus</w:t>
            </w:r>
          </w:p>
        </w:tc>
        <w:tc>
          <w:tcPr>
            <w:tcW w:w="2565" w:type="dxa"/>
            <w:noWrap/>
            <w:hideMark/>
          </w:tcPr>
          <w:p w14:paraId="6185E57A" w14:textId="77777777" w:rsidR="00A73339" w:rsidRPr="00596A3A" w:rsidRDefault="00A73339" w:rsidP="00C80695">
            <w:pPr>
              <w:spacing w:before="0" w:after="0"/>
              <w:rPr>
                <w:rFonts w:ascii="Arial" w:hAnsi="Arial" w:cs="Arial"/>
                <w:sz w:val="20"/>
                <w:szCs w:val="20"/>
              </w:rPr>
            </w:pPr>
          </w:p>
        </w:tc>
        <w:tc>
          <w:tcPr>
            <w:tcW w:w="1424" w:type="dxa"/>
            <w:noWrap/>
            <w:hideMark/>
          </w:tcPr>
          <w:p w14:paraId="68C16B9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5EBDBC6" w14:textId="77777777" w:rsidTr="00A73339">
        <w:trPr>
          <w:trHeight w:val="300"/>
          <w:jc w:val="center"/>
        </w:trPr>
        <w:tc>
          <w:tcPr>
            <w:tcW w:w="1720" w:type="dxa"/>
            <w:vMerge/>
            <w:noWrap/>
            <w:vAlign w:val="center"/>
            <w:hideMark/>
          </w:tcPr>
          <w:p w14:paraId="1645F56D"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14E5058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Mycetophyllia danaana</w:t>
            </w:r>
          </w:p>
        </w:tc>
        <w:tc>
          <w:tcPr>
            <w:tcW w:w="2748" w:type="dxa"/>
            <w:noWrap/>
            <w:hideMark/>
          </w:tcPr>
          <w:p w14:paraId="3110F47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cactus</w:t>
            </w:r>
          </w:p>
        </w:tc>
        <w:tc>
          <w:tcPr>
            <w:tcW w:w="2565" w:type="dxa"/>
            <w:noWrap/>
            <w:hideMark/>
          </w:tcPr>
          <w:p w14:paraId="727F4175" w14:textId="77777777" w:rsidR="00A73339" w:rsidRPr="00596A3A" w:rsidRDefault="00A73339" w:rsidP="00C80695">
            <w:pPr>
              <w:spacing w:before="0" w:after="0"/>
              <w:rPr>
                <w:rFonts w:ascii="Arial" w:hAnsi="Arial" w:cs="Arial"/>
                <w:sz w:val="20"/>
                <w:szCs w:val="20"/>
              </w:rPr>
            </w:pPr>
          </w:p>
        </w:tc>
        <w:tc>
          <w:tcPr>
            <w:tcW w:w="1424" w:type="dxa"/>
            <w:noWrap/>
            <w:hideMark/>
          </w:tcPr>
          <w:p w14:paraId="16FF299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B47E049" w14:textId="77777777" w:rsidTr="00A73339">
        <w:trPr>
          <w:trHeight w:val="300"/>
          <w:jc w:val="center"/>
        </w:trPr>
        <w:tc>
          <w:tcPr>
            <w:tcW w:w="1720" w:type="dxa"/>
            <w:vMerge/>
            <w:noWrap/>
            <w:vAlign w:val="center"/>
            <w:hideMark/>
          </w:tcPr>
          <w:p w14:paraId="545B2B2C"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4894149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Mycetophyllia ferox</w:t>
            </w:r>
          </w:p>
        </w:tc>
        <w:tc>
          <w:tcPr>
            <w:tcW w:w="2748" w:type="dxa"/>
            <w:noWrap/>
            <w:hideMark/>
          </w:tcPr>
          <w:p w14:paraId="73E5F9D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cactus</w:t>
            </w:r>
          </w:p>
        </w:tc>
        <w:tc>
          <w:tcPr>
            <w:tcW w:w="2565" w:type="dxa"/>
            <w:noWrap/>
            <w:hideMark/>
          </w:tcPr>
          <w:p w14:paraId="58AF3813" w14:textId="77777777" w:rsidR="00A73339" w:rsidRPr="00596A3A" w:rsidRDefault="00A73339" w:rsidP="00C80695">
            <w:pPr>
              <w:spacing w:before="0" w:after="0"/>
              <w:rPr>
                <w:rFonts w:ascii="Arial" w:hAnsi="Arial" w:cs="Arial"/>
                <w:sz w:val="20"/>
                <w:szCs w:val="20"/>
              </w:rPr>
            </w:pPr>
          </w:p>
        </w:tc>
        <w:tc>
          <w:tcPr>
            <w:tcW w:w="1424" w:type="dxa"/>
            <w:noWrap/>
            <w:hideMark/>
          </w:tcPr>
          <w:p w14:paraId="550711E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0FBF380" w14:textId="77777777" w:rsidTr="00A73339">
        <w:trPr>
          <w:trHeight w:val="300"/>
          <w:jc w:val="center"/>
        </w:trPr>
        <w:tc>
          <w:tcPr>
            <w:tcW w:w="1720" w:type="dxa"/>
            <w:vMerge/>
            <w:noWrap/>
            <w:vAlign w:val="center"/>
            <w:hideMark/>
          </w:tcPr>
          <w:p w14:paraId="5F73F78E"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7EECF4C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Mycetophyllia lamarckiana</w:t>
            </w:r>
          </w:p>
        </w:tc>
        <w:tc>
          <w:tcPr>
            <w:tcW w:w="2748" w:type="dxa"/>
            <w:noWrap/>
            <w:hideMark/>
          </w:tcPr>
          <w:p w14:paraId="6377493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cactus</w:t>
            </w:r>
          </w:p>
        </w:tc>
        <w:tc>
          <w:tcPr>
            <w:tcW w:w="2565" w:type="dxa"/>
            <w:noWrap/>
            <w:hideMark/>
          </w:tcPr>
          <w:p w14:paraId="724185FE" w14:textId="77777777" w:rsidR="00A73339" w:rsidRPr="00596A3A" w:rsidRDefault="00A73339" w:rsidP="00C80695">
            <w:pPr>
              <w:spacing w:before="0" w:after="0"/>
              <w:rPr>
                <w:rFonts w:ascii="Arial" w:hAnsi="Arial" w:cs="Arial"/>
                <w:sz w:val="20"/>
                <w:szCs w:val="20"/>
              </w:rPr>
            </w:pPr>
          </w:p>
        </w:tc>
        <w:tc>
          <w:tcPr>
            <w:tcW w:w="1424" w:type="dxa"/>
            <w:noWrap/>
            <w:hideMark/>
          </w:tcPr>
          <w:p w14:paraId="56BE637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94A0F56" w14:textId="77777777" w:rsidTr="00A73339">
        <w:trPr>
          <w:trHeight w:val="300"/>
          <w:jc w:val="center"/>
        </w:trPr>
        <w:tc>
          <w:tcPr>
            <w:tcW w:w="1720" w:type="dxa"/>
            <w:vMerge/>
            <w:noWrap/>
            <w:vAlign w:val="center"/>
            <w:hideMark/>
          </w:tcPr>
          <w:p w14:paraId="3CB952B6"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2CA6E87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Scolymia cubensis</w:t>
            </w:r>
          </w:p>
        </w:tc>
        <w:tc>
          <w:tcPr>
            <w:tcW w:w="2748" w:type="dxa"/>
            <w:noWrap/>
            <w:hideMark/>
          </w:tcPr>
          <w:p w14:paraId="1A30B04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de disco</w:t>
            </w:r>
          </w:p>
        </w:tc>
        <w:tc>
          <w:tcPr>
            <w:tcW w:w="2565" w:type="dxa"/>
            <w:noWrap/>
            <w:hideMark/>
          </w:tcPr>
          <w:p w14:paraId="58E6D96C" w14:textId="77777777" w:rsidR="00A73339" w:rsidRPr="00596A3A" w:rsidRDefault="00A73339" w:rsidP="00C80695">
            <w:pPr>
              <w:spacing w:before="0" w:after="0"/>
              <w:rPr>
                <w:rFonts w:ascii="Arial" w:hAnsi="Arial" w:cs="Arial"/>
                <w:sz w:val="20"/>
                <w:szCs w:val="20"/>
              </w:rPr>
            </w:pPr>
          </w:p>
        </w:tc>
        <w:tc>
          <w:tcPr>
            <w:tcW w:w="1424" w:type="dxa"/>
            <w:noWrap/>
            <w:hideMark/>
          </w:tcPr>
          <w:p w14:paraId="2B2FF15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9A1DB34" w14:textId="77777777" w:rsidTr="00A73339">
        <w:trPr>
          <w:trHeight w:val="300"/>
          <w:jc w:val="center"/>
        </w:trPr>
        <w:tc>
          <w:tcPr>
            <w:tcW w:w="1720" w:type="dxa"/>
            <w:vMerge/>
            <w:noWrap/>
            <w:vAlign w:val="center"/>
            <w:hideMark/>
          </w:tcPr>
          <w:p w14:paraId="593B3EB1"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50E0EE1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Scolymia lacera</w:t>
            </w:r>
          </w:p>
        </w:tc>
        <w:tc>
          <w:tcPr>
            <w:tcW w:w="2748" w:type="dxa"/>
            <w:noWrap/>
            <w:hideMark/>
          </w:tcPr>
          <w:p w14:paraId="601A770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de disco</w:t>
            </w:r>
          </w:p>
        </w:tc>
        <w:tc>
          <w:tcPr>
            <w:tcW w:w="2565" w:type="dxa"/>
            <w:noWrap/>
            <w:hideMark/>
          </w:tcPr>
          <w:p w14:paraId="7255AB8C" w14:textId="77777777" w:rsidR="00A73339" w:rsidRPr="00596A3A" w:rsidRDefault="00A73339" w:rsidP="00C80695">
            <w:pPr>
              <w:spacing w:before="0" w:after="0"/>
              <w:rPr>
                <w:rFonts w:ascii="Arial" w:hAnsi="Arial" w:cs="Arial"/>
                <w:sz w:val="20"/>
                <w:szCs w:val="20"/>
              </w:rPr>
            </w:pPr>
          </w:p>
        </w:tc>
        <w:tc>
          <w:tcPr>
            <w:tcW w:w="1424" w:type="dxa"/>
            <w:noWrap/>
            <w:hideMark/>
          </w:tcPr>
          <w:p w14:paraId="5BA30FC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3450676" w14:textId="77777777" w:rsidTr="00A73339">
        <w:trPr>
          <w:trHeight w:val="300"/>
          <w:jc w:val="center"/>
        </w:trPr>
        <w:tc>
          <w:tcPr>
            <w:tcW w:w="1720" w:type="dxa"/>
            <w:vMerge w:val="restart"/>
            <w:noWrap/>
            <w:vAlign w:val="center"/>
            <w:hideMark/>
          </w:tcPr>
          <w:p w14:paraId="7163286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PLEXAURIDAE</w:t>
            </w:r>
          </w:p>
        </w:tc>
        <w:tc>
          <w:tcPr>
            <w:tcW w:w="3060" w:type="dxa"/>
            <w:noWrap/>
            <w:hideMark/>
          </w:tcPr>
          <w:p w14:paraId="0412522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Eunicea calyculata</w:t>
            </w:r>
          </w:p>
        </w:tc>
        <w:tc>
          <w:tcPr>
            <w:tcW w:w="2748" w:type="dxa"/>
            <w:noWrap/>
            <w:hideMark/>
          </w:tcPr>
          <w:p w14:paraId="4DE5C44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w:t>
            </w:r>
          </w:p>
        </w:tc>
        <w:tc>
          <w:tcPr>
            <w:tcW w:w="2565" w:type="dxa"/>
            <w:noWrap/>
            <w:hideMark/>
          </w:tcPr>
          <w:p w14:paraId="02A7E782" w14:textId="77777777" w:rsidR="00A73339" w:rsidRPr="00596A3A" w:rsidRDefault="00A73339" w:rsidP="00C80695">
            <w:pPr>
              <w:spacing w:before="0" w:after="0"/>
              <w:rPr>
                <w:rFonts w:ascii="Arial" w:hAnsi="Arial" w:cs="Arial"/>
                <w:sz w:val="20"/>
                <w:szCs w:val="20"/>
              </w:rPr>
            </w:pPr>
          </w:p>
        </w:tc>
        <w:tc>
          <w:tcPr>
            <w:tcW w:w="1424" w:type="dxa"/>
            <w:noWrap/>
            <w:hideMark/>
          </w:tcPr>
          <w:p w14:paraId="7E69288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DD98D50" w14:textId="77777777" w:rsidTr="00A73339">
        <w:trPr>
          <w:trHeight w:val="300"/>
          <w:jc w:val="center"/>
        </w:trPr>
        <w:tc>
          <w:tcPr>
            <w:tcW w:w="1720" w:type="dxa"/>
            <w:vMerge/>
            <w:noWrap/>
            <w:vAlign w:val="center"/>
            <w:hideMark/>
          </w:tcPr>
          <w:p w14:paraId="2A159C7C"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1A20FCB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Eunicea fusca</w:t>
            </w:r>
          </w:p>
        </w:tc>
        <w:tc>
          <w:tcPr>
            <w:tcW w:w="2748" w:type="dxa"/>
            <w:noWrap/>
            <w:hideMark/>
          </w:tcPr>
          <w:p w14:paraId="7E8ADC4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w:t>
            </w:r>
          </w:p>
        </w:tc>
        <w:tc>
          <w:tcPr>
            <w:tcW w:w="2565" w:type="dxa"/>
            <w:noWrap/>
            <w:hideMark/>
          </w:tcPr>
          <w:p w14:paraId="30308E2B" w14:textId="77777777" w:rsidR="00A73339" w:rsidRPr="00596A3A" w:rsidRDefault="00A73339" w:rsidP="00C80695">
            <w:pPr>
              <w:spacing w:before="0" w:after="0"/>
              <w:rPr>
                <w:rFonts w:ascii="Arial" w:hAnsi="Arial" w:cs="Arial"/>
                <w:sz w:val="20"/>
                <w:szCs w:val="20"/>
              </w:rPr>
            </w:pPr>
          </w:p>
        </w:tc>
        <w:tc>
          <w:tcPr>
            <w:tcW w:w="1424" w:type="dxa"/>
            <w:noWrap/>
            <w:hideMark/>
          </w:tcPr>
          <w:p w14:paraId="51CAD85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D5084D7" w14:textId="77777777" w:rsidTr="00A73339">
        <w:trPr>
          <w:trHeight w:val="300"/>
          <w:jc w:val="center"/>
        </w:trPr>
        <w:tc>
          <w:tcPr>
            <w:tcW w:w="1720" w:type="dxa"/>
            <w:vMerge/>
            <w:noWrap/>
            <w:vAlign w:val="center"/>
            <w:hideMark/>
          </w:tcPr>
          <w:p w14:paraId="4E0F39DC"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392B9A3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Eunicea laxispica</w:t>
            </w:r>
          </w:p>
        </w:tc>
        <w:tc>
          <w:tcPr>
            <w:tcW w:w="2748" w:type="dxa"/>
            <w:noWrap/>
            <w:hideMark/>
          </w:tcPr>
          <w:p w14:paraId="58C916E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w:t>
            </w:r>
          </w:p>
        </w:tc>
        <w:tc>
          <w:tcPr>
            <w:tcW w:w="2565" w:type="dxa"/>
            <w:noWrap/>
            <w:hideMark/>
          </w:tcPr>
          <w:p w14:paraId="357FDE8D" w14:textId="77777777" w:rsidR="00A73339" w:rsidRPr="00596A3A" w:rsidRDefault="00A73339" w:rsidP="00C80695">
            <w:pPr>
              <w:spacing w:before="0" w:after="0"/>
              <w:rPr>
                <w:rFonts w:ascii="Arial" w:hAnsi="Arial" w:cs="Arial"/>
                <w:sz w:val="20"/>
                <w:szCs w:val="20"/>
              </w:rPr>
            </w:pPr>
          </w:p>
        </w:tc>
        <w:tc>
          <w:tcPr>
            <w:tcW w:w="1424" w:type="dxa"/>
            <w:noWrap/>
            <w:hideMark/>
          </w:tcPr>
          <w:p w14:paraId="0589AA2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9570F6A" w14:textId="77777777" w:rsidTr="00A73339">
        <w:trPr>
          <w:trHeight w:val="300"/>
          <w:jc w:val="center"/>
        </w:trPr>
        <w:tc>
          <w:tcPr>
            <w:tcW w:w="1720" w:type="dxa"/>
            <w:vMerge/>
            <w:noWrap/>
            <w:vAlign w:val="center"/>
            <w:hideMark/>
          </w:tcPr>
          <w:p w14:paraId="6504DF34"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06F3C97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Eunicea mammosa</w:t>
            </w:r>
          </w:p>
        </w:tc>
        <w:tc>
          <w:tcPr>
            <w:tcW w:w="2748" w:type="dxa"/>
            <w:noWrap/>
            <w:hideMark/>
          </w:tcPr>
          <w:p w14:paraId="5184086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 de nudo</w:t>
            </w:r>
          </w:p>
        </w:tc>
        <w:tc>
          <w:tcPr>
            <w:tcW w:w="2565" w:type="dxa"/>
            <w:noWrap/>
            <w:hideMark/>
          </w:tcPr>
          <w:p w14:paraId="5143707F" w14:textId="77777777" w:rsidR="00A73339" w:rsidRPr="00596A3A" w:rsidRDefault="00A73339" w:rsidP="00C80695">
            <w:pPr>
              <w:spacing w:before="0" w:after="0"/>
              <w:rPr>
                <w:rFonts w:ascii="Arial" w:hAnsi="Arial" w:cs="Arial"/>
                <w:sz w:val="20"/>
                <w:szCs w:val="20"/>
              </w:rPr>
            </w:pPr>
          </w:p>
        </w:tc>
        <w:tc>
          <w:tcPr>
            <w:tcW w:w="1424" w:type="dxa"/>
            <w:noWrap/>
            <w:hideMark/>
          </w:tcPr>
          <w:p w14:paraId="233F958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E605C81" w14:textId="77777777" w:rsidTr="00A73339">
        <w:trPr>
          <w:trHeight w:val="300"/>
          <w:jc w:val="center"/>
        </w:trPr>
        <w:tc>
          <w:tcPr>
            <w:tcW w:w="1720" w:type="dxa"/>
            <w:vMerge/>
            <w:noWrap/>
            <w:vAlign w:val="center"/>
            <w:hideMark/>
          </w:tcPr>
          <w:p w14:paraId="7BF72D05"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54871F0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Eunicea palmeri</w:t>
            </w:r>
          </w:p>
        </w:tc>
        <w:tc>
          <w:tcPr>
            <w:tcW w:w="2748" w:type="dxa"/>
            <w:noWrap/>
            <w:hideMark/>
          </w:tcPr>
          <w:p w14:paraId="5EBD9C3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w:t>
            </w:r>
          </w:p>
        </w:tc>
        <w:tc>
          <w:tcPr>
            <w:tcW w:w="2565" w:type="dxa"/>
            <w:noWrap/>
            <w:hideMark/>
          </w:tcPr>
          <w:p w14:paraId="2B1ED9ED" w14:textId="77777777" w:rsidR="00A73339" w:rsidRPr="00596A3A" w:rsidRDefault="00A73339" w:rsidP="00C80695">
            <w:pPr>
              <w:spacing w:before="0" w:after="0"/>
              <w:rPr>
                <w:rFonts w:ascii="Arial" w:hAnsi="Arial" w:cs="Arial"/>
                <w:sz w:val="20"/>
                <w:szCs w:val="20"/>
              </w:rPr>
            </w:pPr>
          </w:p>
        </w:tc>
        <w:tc>
          <w:tcPr>
            <w:tcW w:w="1424" w:type="dxa"/>
            <w:noWrap/>
            <w:hideMark/>
          </w:tcPr>
          <w:p w14:paraId="599B1AC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4F253C0" w14:textId="77777777" w:rsidTr="00A73339">
        <w:trPr>
          <w:trHeight w:val="300"/>
          <w:jc w:val="center"/>
        </w:trPr>
        <w:tc>
          <w:tcPr>
            <w:tcW w:w="1720" w:type="dxa"/>
            <w:vMerge/>
            <w:noWrap/>
            <w:vAlign w:val="center"/>
            <w:hideMark/>
          </w:tcPr>
          <w:p w14:paraId="41C98A85"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6BD3D8F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Eunicea sp</w:t>
            </w:r>
          </w:p>
        </w:tc>
        <w:tc>
          <w:tcPr>
            <w:tcW w:w="2748" w:type="dxa"/>
            <w:noWrap/>
            <w:hideMark/>
          </w:tcPr>
          <w:p w14:paraId="39388FD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w:t>
            </w:r>
          </w:p>
        </w:tc>
        <w:tc>
          <w:tcPr>
            <w:tcW w:w="2565" w:type="dxa"/>
            <w:noWrap/>
            <w:hideMark/>
          </w:tcPr>
          <w:p w14:paraId="49F23565" w14:textId="77777777" w:rsidR="00A73339" w:rsidRPr="00596A3A" w:rsidRDefault="00A73339" w:rsidP="00C80695">
            <w:pPr>
              <w:spacing w:before="0" w:after="0"/>
              <w:rPr>
                <w:rFonts w:ascii="Arial" w:hAnsi="Arial" w:cs="Arial"/>
                <w:sz w:val="20"/>
                <w:szCs w:val="20"/>
              </w:rPr>
            </w:pPr>
          </w:p>
        </w:tc>
        <w:tc>
          <w:tcPr>
            <w:tcW w:w="1424" w:type="dxa"/>
            <w:noWrap/>
            <w:hideMark/>
          </w:tcPr>
          <w:p w14:paraId="6BF72FD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D66D79E" w14:textId="77777777" w:rsidTr="00A73339">
        <w:trPr>
          <w:trHeight w:val="300"/>
          <w:jc w:val="center"/>
        </w:trPr>
        <w:tc>
          <w:tcPr>
            <w:tcW w:w="1720" w:type="dxa"/>
            <w:vMerge/>
            <w:noWrap/>
            <w:vAlign w:val="center"/>
            <w:hideMark/>
          </w:tcPr>
          <w:p w14:paraId="5F8392BD"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55A13A0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Eunicea succinea</w:t>
            </w:r>
          </w:p>
        </w:tc>
        <w:tc>
          <w:tcPr>
            <w:tcW w:w="2748" w:type="dxa"/>
            <w:noWrap/>
            <w:hideMark/>
          </w:tcPr>
          <w:p w14:paraId="253BB81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 xml:space="preserve">Coral candelabro de </w:t>
            </w:r>
            <w:r w:rsidRPr="00596A3A">
              <w:rPr>
                <w:rFonts w:ascii="Arial" w:hAnsi="Arial" w:cs="Arial"/>
                <w:sz w:val="20"/>
                <w:szCs w:val="20"/>
              </w:rPr>
              <w:lastRenderedPageBreak/>
              <w:t>nudo</w:t>
            </w:r>
          </w:p>
        </w:tc>
        <w:tc>
          <w:tcPr>
            <w:tcW w:w="2565" w:type="dxa"/>
            <w:noWrap/>
            <w:hideMark/>
          </w:tcPr>
          <w:p w14:paraId="7F12483B" w14:textId="77777777" w:rsidR="00A73339" w:rsidRPr="00596A3A" w:rsidRDefault="00A73339" w:rsidP="00C80695">
            <w:pPr>
              <w:spacing w:before="0" w:after="0"/>
              <w:rPr>
                <w:rFonts w:ascii="Arial" w:hAnsi="Arial" w:cs="Arial"/>
                <w:sz w:val="20"/>
                <w:szCs w:val="20"/>
              </w:rPr>
            </w:pPr>
          </w:p>
        </w:tc>
        <w:tc>
          <w:tcPr>
            <w:tcW w:w="1424" w:type="dxa"/>
            <w:noWrap/>
            <w:hideMark/>
          </w:tcPr>
          <w:p w14:paraId="7B6A05A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4667FAF" w14:textId="77777777" w:rsidTr="00A73339">
        <w:trPr>
          <w:trHeight w:val="300"/>
          <w:jc w:val="center"/>
        </w:trPr>
        <w:tc>
          <w:tcPr>
            <w:tcW w:w="1720" w:type="dxa"/>
            <w:vMerge/>
            <w:noWrap/>
            <w:vAlign w:val="center"/>
            <w:hideMark/>
          </w:tcPr>
          <w:p w14:paraId="5D6A920D"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5C71EBC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Eunicea tourneforti</w:t>
            </w:r>
          </w:p>
        </w:tc>
        <w:tc>
          <w:tcPr>
            <w:tcW w:w="2748" w:type="dxa"/>
            <w:noWrap/>
            <w:hideMark/>
          </w:tcPr>
          <w:p w14:paraId="196E9F6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w:t>
            </w:r>
          </w:p>
        </w:tc>
        <w:tc>
          <w:tcPr>
            <w:tcW w:w="2565" w:type="dxa"/>
            <w:noWrap/>
            <w:hideMark/>
          </w:tcPr>
          <w:p w14:paraId="43E562FE" w14:textId="77777777" w:rsidR="00A73339" w:rsidRPr="00596A3A" w:rsidRDefault="00A73339" w:rsidP="00C80695">
            <w:pPr>
              <w:spacing w:before="0" w:after="0"/>
              <w:rPr>
                <w:rFonts w:ascii="Arial" w:hAnsi="Arial" w:cs="Arial"/>
                <w:sz w:val="20"/>
                <w:szCs w:val="20"/>
              </w:rPr>
            </w:pPr>
          </w:p>
        </w:tc>
        <w:tc>
          <w:tcPr>
            <w:tcW w:w="1424" w:type="dxa"/>
            <w:noWrap/>
            <w:hideMark/>
          </w:tcPr>
          <w:p w14:paraId="521395C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F88CA86" w14:textId="77777777" w:rsidTr="00A73339">
        <w:trPr>
          <w:trHeight w:val="300"/>
          <w:jc w:val="center"/>
        </w:trPr>
        <w:tc>
          <w:tcPr>
            <w:tcW w:w="1720" w:type="dxa"/>
            <w:vMerge/>
            <w:noWrap/>
            <w:vAlign w:val="center"/>
            <w:hideMark/>
          </w:tcPr>
          <w:p w14:paraId="7B3D4ED6"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7A06680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Muricea atlantica</w:t>
            </w:r>
          </w:p>
        </w:tc>
        <w:tc>
          <w:tcPr>
            <w:tcW w:w="2748" w:type="dxa"/>
            <w:noWrap/>
            <w:hideMark/>
          </w:tcPr>
          <w:p w14:paraId="62D1607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rama de mar</w:t>
            </w:r>
          </w:p>
        </w:tc>
        <w:tc>
          <w:tcPr>
            <w:tcW w:w="2565" w:type="dxa"/>
            <w:noWrap/>
            <w:hideMark/>
          </w:tcPr>
          <w:p w14:paraId="156E3DDA" w14:textId="77777777" w:rsidR="00A73339" w:rsidRPr="00596A3A" w:rsidRDefault="00A73339" w:rsidP="00C80695">
            <w:pPr>
              <w:spacing w:before="0" w:after="0"/>
              <w:rPr>
                <w:rFonts w:ascii="Arial" w:hAnsi="Arial" w:cs="Arial"/>
                <w:sz w:val="20"/>
                <w:szCs w:val="20"/>
              </w:rPr>
            </w:pPr>
          </w:p>
        </w:tc>
        <w:tc>
          <w:tcPr>
            <w:tcW w:w="1424" w:type="dxa"/>
            <w:noWrap/>
            <w:hideMark/>
          </w:tcPr>
          <w:p w14:paraId="4147836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67B3219" w14:textId="77777777" w:rsidTr="00A73339">
        <w:trPr>
          <w:trHeight w:val="300"/>
          <w:jc w:val="center"/>
        </w:trPr>
        <w:tc>
          <w:tcPr>
            <w:tcW w:w="1720" w:type="dxa"/>
            <w:vMerge/>
            <w:noWrap/>
            <w:vAlign w:val="center"/>
            <w:hideMark/>
          </w:tcPr>
          <w:p w14:paraId="6DCE7B27"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2557666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Muricea elongata</w:t>
            </w:r>
          </w:p>
        </w:tc>
        <w:tc>
          <w:tcPr>
            <w:tcW w:w="2748" w:type="dxa"/>
            <w:noWrap/>
            <w:hideMark/>
          </w:tcPr>
          <w:p w14:paraId="2500522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rama de mar</w:t>
            </w:r>
          </w:p>
        </w:tc>
        <w:tc>
          <w:tcPr>
            <w:tcW w:w="2565" w:type="dxa"/>
            <w:noWrap/>
            <w:hideMark/>
          </w:tcPr>
          <w:p w14:paraId="185CD972" w14:textId="77777777" w:rsidR="00A73339" w:rsidRPr="00596A3A" w:rsidRDefault="00A73339" w:rsidP="00C80695">
            <w:pPr>
              <w:spacing w:before="0" w:after="0"/>
              <w:rPr>
                <w:rFonts w:ascii="Arial" w:hAnsi="Arial" w:cs="Arial"/>
                <w:sz w:val="20"/>
                <w:szCs w:val="20"/>
              </w:rPr>
            </w:pPr>
          </w:p>
        </w:tc>
        <w:tc>
          <w:tcPr>
            <w:tcW w:w="1424" w:type="dxa"/>
            <w:noWrap/>
            <w:hideMark/>
          </w:tcPr>
          <w:p w14:paraId="3D0EA92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9F8F725" w14:textId="77777777" w:rsidTr="00A73339">
        <w:trPr>
          <w:trHeight w:val="300"/>
          <w:jc w:val="center"/>
        </w:trPr>
        <w:tc>
          <w:tcPr>
            <w:tcW w:w="1720" w:type="dxa"/>
            <w:vMerge/>
            <w:noWrap/>
            <w:vAlign w:val="center"/>
            <w:hideMark/>
          </w:tcPr>
          <w:p w14:paraId="6F3DE47D"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34736F8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Muricea laxa</w:t>
            </w:r>
          </w:p>
        </w:tc>
        <w:tc>
          <w:tcPr>
            <w:tcW w:w="2748" w:type="dxa"/>
            <w:noWrap/>
            <w:hideMark/>
          </w:tcPr>
          <w:p w14:paraId="4B8B032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rama de mar</w:t>
            </w:r>
          </w:p>
        </w:tc>
        <w:tc>
          <w:tcPr>
            <w:tcW w:w="2565" w:type="dxa"/>
            <w:noWrap/>
            <w:hideMark/>
          </w:tcPr>
          <w:p w14:paraId="2F040ED0" w14:textId="77777777" w:rsidR="00A73339" w:rsidRPr="00596A3A" w:rsidRDefault="00A73339" w:rsidP="00C80695">
            <w:pPr>
              <w:spacing w:before="0" w:after="0"/>
              <w:rPr>
                <w:rFonts w:ascii="Arial" w:hAnsi="Arial" w:cs="Arial"/>
                <w:sz w:val="20"/>
                <w:szCs w:val="20"/>
              </w:rPr>
            </w:pPr>
          </w:p>
        </w:tc>
        <w:tc>
          <w:tcPr>
            <w:tcW w:w="1424" w:type="dxa"/>
            <w:noWrap/>
            <w:hideMark/>
          </w:tcPr>
          <w:p w14:paraId="49B904C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B963728" w14:textId="77777777" w:rsidTr="00A73339">
        <w:trPr>
          <w:trHeight w:val="300"/>
          <w:jc w:val="center"/>
        </w:trPr>
        <w:tc>
          <w:tcPr>
            <w:tcW w:w="1720" w:type="dxa"/>
            <w:vMerge/>
            <w:noWrap/>
            <w:vAlign w:val="center"/>
            <w:hideMark/>
          </w:tcPr>
          <w:p w14:paraId="3F2E30C4"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6A119F6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Muricea muricata</w:t>
            </w:r>
          </w:p>
        </w:tc>
        <w:tc>
          <w:tcPr>
            <w:tcW w:w="2748" w:type="dxa"/>
            <w:noWrap/>
            <w:hideMark/>
          </w:tcPr>
          <w:p w14:paraId="411C0D5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 espinoso</w:t>
            </w:r>
          </w:p>
        </w:tc>
        <w:tc>
          <w:tcPr>
            <w:tcW w:w="2565" w:type="dxa"/>
            <w:noWrap/>
            <w:hideMark/>
          </w:tcPr>
          <w:p w14:paraId="6C39099D" w14:textId="77777777" w:rsidR="00A73339" w:rsidRPr="00596A3A" w:rsidRDefault="00A73339" w:rsidP="00C80695">
            <w:pPr>
              <w:spacing w:before="0" w:after="0"/>
              <w:rPr>
                <w:rFonts w:ascii="Arial" w:hAnsi="Arial" w:cs="Arial"/>
                <w:sz w:val="20"/>
                <w:szCs w:val="20"/>
              </w:rPr>
            </w:pPr>
          </w:p>
        </w:tc>
        <w:tc>
          <w:tcPr>
            <w:tcW w:w="1424" w:type="dxa"/>
            <w:noWrap/>
            <w:hideMark/>
          </w:tcPr>
          <w:p w14:paraId="6332B6A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716D795" w14:textId="77777777" w:rsidTr="00A73339">
        <w:trPr>
          <w:trHeight w:val="300"/>
          <w:jc w:val="center"/>
        </w:trPr>
        <w:tc>
          <w:tcPr>
            <w:tcW w:w="1720" w:type="dxa"/>
            <w:vMerge/>
            <w:noWrap/>
            <w:vAlign w:val="center"/>
            <w:hideMark/>
          </w:tcPr>
          <w:p w14:paraId="3CCEB121"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606E104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Muriceopsis flavida</w:t>
            </w:r>
          </w:p>
        </w:tc>
        <w:tc>
          <w:tcPr>
            <w:tcW w:w="2748" w:type="dxa"/>
            <w:noWrap/>
            <w:hideMark/>
          </w:tcPr>
          <w:p w14:paraId="79739D6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pluma marina rugosa</w:t>
            </w:r>
          </w:p>
        </w:tc>
        <w:tc>
          <w:tcPr>
            <w:tcW w:w="2565" w:type="dxa"/>
            <w:noWrap/>
            <w:hideMark/>
          </w:tcPr>
          <w:p w14:paraId="636B67CA" w14:textId="77777777" w:rsidR="00A73339" w:rsidRPr="00596A3A" w:rsidRDefault="00A73339" w:rsidP="00C80695">
            <w:pPr>
              <w:spacing w:before="0" w:after="0"/>
              <w:rPr>
                <w:rFonts w:ascii="Arial" w:hAnsi="Arial" w:cs="Arial"/>
                <w:sz w:val="20"/>
                <w:szCs w:val="20"/>
              </w:rPr>
            </w:pPr>
          </w:p>
        </w:tc>
        <w:tc>
          <w:tcPr>
            <w:tcW w:w="1424" w:type="dxa"/>
            <w:noWrap/>
            <w:hideMark/>
          </w:tcPr>
          <w:p w14:paraId="2A79A0B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B6EC004" w14:textId="77777777" w:rsidTr="00A73339">
        <w:trPr>
          <w:trHeight w:val="300"/>
          <w:jc w:val="center"/>
        </w:trPr>
        <w:tc>
          <w:tcPr>
            <w:tcW w:w="1720" w:type="dxa"/>
            <w:vMerge/>
            <w:noWrap/>
            <w:vAlign w:val="center"/>
            <w:hideMark/>
          </w:tcPr>
          <w:p w14:paraId="62593FD3"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14F2738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Plexaura flexuosa</w:t>
            </w:r>
          </w:p>
        </w:tc>
        <w:tc>
          <w:tcPr>
            <w:tcW w:w="2748" w:type="dxa"/>
            <w:noWrap/>
            <w:hideMark/>
          </w:tcPr>
          <w:p w14:paraId="344778E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 inclinado</w:t>
            </w:r>
          </w:p>
        </w:tc>
        <w:tc>
          <w:tcPr>
            <w:tcW w:w="2565" w:type="dxa"/>
            <w:noWrap/>
            <w:hideMark/>
          </w:tcPr>
          <w:p w14:paraId="34F72FB5" w14:textId="77777777" w:rsidR="00A73339" w:rsidRPr="00596A3A" w:rsidRDefault="00A73339" w:rsidP="00C80695">
            <w:pPr>
              <w:spacing w:before="0" w:after="0"/>
              <w:rPr>
                <w:rFonts w:ascii="Arial" w:hAnsi="Arial" w:cs="Arial"/>
                <w:sz w:val="20"/>
                <w:szCs w:val="20"/>
              </w:rPr>
            </w:pPr>
          </w:p>
        </w:tc>
        <w:tc>
          <w:tcPr>
            <w:tcW w:w="1424" w:type="dxa"/>
            <w:noWrap/>
            <w:hideMark/>
          </w:tcPr>
          <w:p w14:paraId="09EE062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D16067E" w14:textId="77777777" w:rsidTr="00A73339">
        <w:trPr>
          <w:trHeight w:val="300"/>
          <w:jc w:val="center"/>
        </w:trPr>
        <w:tc>
          <w:tcPr>
            <w:tcW w:w="1720" w:type="dxa"/>
            <w:vMerge/>
            <w:noWrap/>
            <w:vAlign w:val="center"/>
            <w:hideMark/>
          </w:tcPr>
          <w:p w14:paraId="32C9159F"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674F492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Plexaura homomalla</w:t>
            </w:r>
          </w:p>
        </w:tc>
        <w:tc>
          <w:tcPr>
            <w:tcW w:w="2748" w:type="dxa"/>
            <w:noWrap/>
            <w:hideMark/>
          </w:tcPr>
          <w:p w14:paraId="67B5650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blando o abanico de mar</w:t>
            </w:r>
          </w:p>
        </w:tc>
        <w:tc>
          <w:tcPr>
            <w:tcW w:w="2565" w:type="dxa"/>
            <w:noWrap/>
            <w:hideMark/>
          </w:tcPr>
          <w:p w14:paraId="34F2C3C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1424" w:type="dxa"/>
            <w:noWrap/>
            <w:hideMark/>
          </w:tcPr>
          <w:p w14:paraId="604D35C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792548E" w14:textId="77777777" w:rsidTr="00A73339">
        <w:trPr>
          <w:trHeight w:val="300"/>
          <w:jc w:val="center"/>
        </w:trPr>
        <w:tc>
          <w:tcPr>
            <w:tcW w:w="1720" w:type="dxa"/>
            <w:vMerge/>
            <w:noWrap/>
            <w:vAlign w:val="center"/>
            <w:hideMark/>
          </w:tcPr>
          <w:p w14:paraId="2103BD68"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27860A0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Plexaura sp</w:t>
            </w:r>
          </w:p>
        </w:tc>
        <w:tc>
          <w:tcPr>
            <w:tcW w:w="2748" w:type="dxa"/>
            <w:noWrap/>
            <w:hideMark/>
          </w:tcPr>
          <w:p w14:paraId="5C3AD6A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w:t>
            </w:r>
          </w:p>
        </w:tc>
        <w:tc>
          <w:tcPr>
            <w:tcW w:w="2565" w:type="dxa"/>
            <w:noWrap/>
            <w:hideMark/>
          </w:tcPr>
          <w:p w14:paraId="58499C08" w14:textId="77777777" w:rsidR="00A73339" w:rsidRPr="00596A3A" w:rsidRDefault="00A73339" w:rsidP="00C80695">
            <w:pPr>
              <w:spacing w:before="0" w:after="0"/>
              <w:rPr>
                <w:rFonts w:ascii="Arial" w:hAnsi="Arial" w:cs="Arial"/>
                <w:sz w:val="20"/>
                <w:szCs w:val="20"/>
              </w:rPr>
            </w:pPr>
          </w:p>
        </w:tc>
        <w:tc>
          <w:tcPr>
            <w:tcW w:w="1424" w:type="dxa"/>
            <w:noWrap/>
            <w:hideMark/>
          </w:tcPr>
          <w:p w14:paraId="1AF3D72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74D84DB" w14:textId="77777777" w:rsidTr="00A73339">
        <w:trPr>
          <w:trHeight w:val="300"/>
          <w:jc w:val="center"/>
        </w:trPr>
        <w:tc>
          <w:tcPr>
            <w:tcW w:w="1720" w:type="dxa"/>
            <w:vMerge/>
            <w:noWrap/>
            <w:vAlign w:val="center"/>
            <w:hideMark/>
          </w:tcPr>
          <w:p w14:paraId="63C28D72"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39B941A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Plexaurella dichotoma</w:t>
            </w:r>
          </w:p>
        </w:tc>
        <w:tc>
          <w:tcPr>
            <w:tcW w:w="2748" w:type="dxa"/>
            <w:noWrap/>
            <w:hideMark/>
          </w:tcPr>
          <w:p w14:paraId="13188B7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blando o abanico de mar</w:t>
            </w:r>
          </w:p>
        </w:tc>
        <w:tc>
          <w:tcPr>
            <w:tcW w:w="2565" w:type="dxa"/>
            <w:noWrap/>
            <w:hideMark/>
          </w:tcPr>
          <w:p w14:paraId="2FAA5DD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1424" w:type="dxa"/>
            <w:noWrap/>
            <w:hideMark/>
          </w:tcPr>
          <w:p w14:paraId="35DF019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FA7C777" w14:textId="77777777" w:rsidTr="00A73339">
        <w:trPr>
          <w:trHeight w:val="300"/>
          <w:jc w:val="center"/>
        </w:trPr>
        <w:tc>
          <w:tcPr>
            <w:tcW w:w="1720" w:type="dxa"/>
            <w:vMerge/>
            <w:noWrap/>
            <w:vAlign w:val="center"/>
            <w:hideMark/>
          </w:tcPr>
          <w:p w14:paraId="03EE8E78"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71DC3AF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Plexaurella grandiflora</w:t>
            </w:r>
          </w:p>
        </w:tc>
        <w:tc>
          <w:tcPr>
            <w:tcW w:w="2748" w:type="dxa"/>
            <w:noWrap/>
            <w:hideMark/>
          </w:tcPr>
          <w:p w14:paraId="28CE86A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 de nudo</w:t>
            </w:r>
          </w:p>
        </w:tc>
        <w:tc>
          <w:tcPr>
            <w:tcW w:w="2565" w:type="dxa"/>
            <w:noWrap/>
            <w:hideMark/>
          </w:tcPr>
          <w:p w14:paraId="16113AD8" w14:textId="77777777" w:rsidR="00A73339" w:rsidRPr="00596A3A" w:rsidRDefault="00A73339" w:rsidP="00C80695">
            <w:pPr>
              <w:spacing w:before="0" w:after="0"/>
              <w:rPr>
                <w:rFonts w:ascii="Arial" w:hAnsi="Arial" w:cs="Arial"/>
                <w:sz w:val="20"/>
                <w:szCs w:val="20"/>
              </w:rPr>
            </w:pPr>
          </w:p>
        </w:tc>
        <w:tc>
          <w:tcPr>
            <w:tcW w:w="1424" w:type="dxa"/>
            <w:noWrap/>
            <w:hideMark/>
          </w:tcPr>
          <w:p w14:paraId="2E0B397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284AB2F" w14:textId="77777777" w:rsidTr="00A73339">
        <w:trPr>
          <w:trHeight w:val="300"/>
          <w:jc w:val="center"/>
        </w:trPr>
        <w:tc>
          <w:tcPr>
            <w:tcW w:w="1720" w:type="dxa"/>
            <w:vMerge/>
            <w:noWrap/>
            <w:vAlign w:val="center"/>
            <w:hideMark/>
          </w:tcPr>
          <w:p w14:paraId="629C2680"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1B7DE98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Plexaurella grisea</w:t>
            </w:r>
          </w:p>
        </w:tc>
        <w:tc>
          <w:tcPr>
            <w:tcW w:w="2748" w:type="dxa"/>
            <w:noWrap/>
            <w:hideMark/>
          </w:tcPr>
          <w:p w14:paraId="4874782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 de nudo</w:t>
            </w:r>
          </w:p>
        </w:tc>
        <w:tc>
          <w:tcPr>
            <w:tcW w:w="2565" w:type="dxa"/>
            <w:noWrap/>
            <w:hideMark/>
          </w:tcPr>
          <w:p w14:paraId="3732F631" w14:textId="77777777" w:rsidR="00A73339" w:rsidRPr="00596A3A" w:rsidRDefault="00A73339" w:rsidP="00C80695">
            <w:pPr>
              <w:spacing w:before="0" w:after="0"/>
              <w:rPr>
                <w:rFonts w:ascii="Arial" w:hAnsi="Arial" w:cs="Arial"/>
                <w:sz w:val="20"/>
                <w:szCs w:val="20"/>
              </w:rPr>
            </w:pPr>
          </w:p>
        </w:tc>
        <w:tc>
          <w:tcPr>
            <w:tcW w:w="1424" w:type="dxa"/>
            <w:noWrap/>
            <w:hideMark/>
          </w:tcPr>
          <w:p w14:paraId="391B973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DB5CB18" w14:textId="77777777" w:rsidTr="00A73339">
        <w:trPr>
          <w:trHeight w:val="300"/>
          <w:jc w:val="center"/>
        </w:trPr>
        <w:tc>
          <w:tcPr>
            <w:tcW w:w="1720" w:type="dxa"/>
            <w:vMerge/>
            <w:noWrap/>
            <w:vAlign w:val="center"/>
            <w:hideMark/>
          </w:tcPr>
          <w:p w14:paraId="66A82F98"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5D36CE4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Plexaurella nutans</w:t>
            </w:r>
          </w:p>
        </w:tc>
        <w:tc>
          <w:tcPr>
            <w:tcW w:w="2748" w:type="dxa"/>
            <w:noWrap/>
            <w:hideMark/>
          </w:tcPr>
          <w:p w14:paraId="1A9487D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 de nudo</w:t>
            </w:r>
          </w:p>
        </w:tc>
        <w:tc>
          <w:tcPr>
            <w:tcW w:w="2565" w:type="dxa"/>
            <w:noWrap/>
            <w:hideMark/>
          </w:tcPr>
          <w:p w14:paraId="4F2CC562" w14:textId="77777777" w:rsidR="00A73339" w:rsidRPr="00596A3A" w:rsidRDefault="00A73339" w:rsidP="00C80695">
            <w:pPr>
              <w:spacing w:before="0" w:after="0"/>
              <w:rPr>
                <w:rFonts w:ascii="Arial" w:hAnsi="Arial" w:cs="Arial"/>
                <w:sz w:val="20"/>
                <w:szCs w:val="20"/>
              </w:rPr>
            </w:pPr>
          </w:p>
        </w:tc>
        <w:tc>
          <w:tcPr>
            <w:tcW w:w="1424" w:type="dxa"/>
            <w:noWrap/>
            <w:hideMark/>
          </w:tcPr>
          <w:p w14:paraId="039D1ED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F4684A1" w14:textId="77777777" w:rsidTr="00A73339">
        <w:trPr>
          <w:trHeight w:val="300"/>
          <w:jc w:val="center"/>
        </w:trPr>
        <w:tc>
          <w:tcPr>
            <w:tcW w:w="1720" w:type="dxa"/>
            <w:vMerge/>
            <w:noWrap/>
            <w:vAlign w:val="center"/>
            <w:hideMark/>
          </w:tcPr>
          <w:p w14:paraId="023D2426"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7EA083C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Pseudoplexaura crucis</w:t>
            </w:r>
          </w:p>
        </w:tc>
        <w:tc>
          <w:tcPr>
            <w:tcW w:w="2748" w:type="dxa"/>
            <w:noWrap/>
            <w:hideMark/>
          </w:tcPr>
          <w:p w14:paraId="6EEBFEB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 de nudo</w:t>
            </w:r>
          </w:p>
        </w:tc>
        <w:tc>
          <w:tcPr>
            <w:tcW w:w="2565" w:type="dxa"/>
            <w:noWrap/>
            <w:hideMark/>
          </w:tcPr>
          <w:p w14:paraId="6E97EE06" w14:textId="77777777" w:rsidR="00A73339" w:rsidRPr="00596A3A" w:rsidRDefault="00A73339" w:rsidP="00C80695">
            <w:pPr>
              <w:spacing w:before="0" w:after="0"/>
              <w:rPr>
                <w:rFonts w:ascii="Arial" w:hAnsi="Arial" w:cs="Arial"/>
                <w:sz w:val="20"/>
                <w:szCs w:val="20"/>
              </w:rPr>
            </w:pPr>
          </w:p>
        </w:tc>
        <w:tc>
          <w:tcPr>
            <w:tcW w:w="1424" w:type="dxa"/>
            <w:noWrap/>
            <w:hideMark/>
          </w:tcPr>
          <w:p w14:paraId="55934EE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F982970" w14:textId="77777777" w:rsidTr="00A73339">
        <w:trPr>
          <w:trHeight w:val="300"/>
          <w:jc w:val="center"/>
        </w:trPr>
        <w:tc>
          <w:tcPr>
            <w:tcW w:w="1720" w:type="dxa"/>
            <w:vMerge/>
            <w:noWrap/>
            <w:vAlign w:val="center"/>
            <w:hideMark/>
          </w:tcPr>
          <w:p w14:paraId="1F5ADB5F"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7B9E9EE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Pseudoplexaura flagellosa</w:t>
            </w:r>
          </w:p>
        </w:tc>
        <w:tc>
          <w:tcPr>
            <w:tcW w:w="2748" w:type="dxa"/>
            <w:noWrap/>
            <w:hideMark/>
          </w:tcPr>
          <w:p w14:paraId="0F430A7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 de nudo</w:t>
            </w:r>
          </w:p>
        </w:tc>
        <w:tc>
          <w:tcPr>
            <w:tcW w:w="2565" w:type="dxa"/>
            <w:noWrap/>
            <w:hideMark/>
          </w:tcPr>
          <w:p w14:paraId="19F63FF2" w14:textId="77777777" w:rsidR="00A73339" w:rsidRPr="00596A3A" w:rsidRDefault="00A73339" w:rsidP="00C80695">
            <w:pPr>
              <w:spacing w:before="0" w:after="0"/>
              <w:rPr>
                <w:rFonts w:ascii="Arial" w:hAnsi="Arial" w:cs="Arial"/>
                <w:sz w:val="20"/>
                <w:szCs w:val="20"/>
              </w:rPr>
            </w:pPr>
          </w:p>
        </w:tc>
        <w:tc>
          <w:tcPr>
            <w:tcW w:w="1424" w:type="dxa"/>
            <w:noWrap/>
            <w:hideMark/>
          </w:tcPr>
          <w:p w14:paraId="16FFD4E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FD9A438" w14:textId="77777777" w:rsidTr="00A73339">
        <w:trPr>
          <w:trHeight w:val="300"/>
          <w:jc w:val="center"/>
        </w:trPr>
        <w:tc>
          <w:tcPr>
            <w:tcW w:w="1720" w:type="dxa"/>
            <w:vMerge/>
            <w:noWrap/>
            <w:vAlign w:val="center"/>
            <w:hideMark/>
          </w:tcPr>
          <w:p w14:paraId="3B7AA75F"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6B73C0C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Pseudoplexaura porosa</w:t>
            </w:r>
          </w:p>
        </w:tc>
        <w:tc>
          <w:tcPr>
            <w:tcW w:w="2748" w:type="dxa"/>
            <w:noWrap/>
            <w:hideMark/>
          </w:tcPr>
          <w:p w14:paraId="52B66C6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 poroso</w:t>
            </w:r>
          </w:p>
        </w:tc>
        <w:tc>
          <w:tcPr>
            <w:tcW w:w="2565" w:type="dxa"/>
            <w:noWrap/>
            <w:hideMark/>
          </w:tcPr>
          <w:p w14:paraId="3B697F6A" w14:textId="77777777" w:rsidR="00A73339" w:rsidRPr="00596A3A" w:rsidRDefault="00A73339" w:rsidP="00C80695">
            <w:pPr>
              <w:spacing w:before="0" w:after="0"/>
              <w:rPr>
                <w:rFonts w:ascii="Arial" w:hAnsi="Arial" w:cs="Arial"/>
                <w:sz w:val="20"/>
                <w:szCs w:val="20"/>
              </w:rPr>
            </w:pPr>
          </w:p>
        </w:tc>
        <w:tc>
          <w:tcPr>
            <w:tcW w:w="1424" w:type="dxa"/>
            <w:noWrap/>
            <w:hideMark/>
          </w:tcPr>
          <w:p w14:paraId="5949D0B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97B3EB4" w14:textId="77777777" w:rsidTr="00A73339">
        <w:trPr>
          <w:trHeight w:val="300"/>
          <w:jc w:val="center"/>
        </w:trPr>
        <w:tc>
          <w:tcPr>
            <w:tcW w:w="1720" w:type="dxa"/>
            <w:vMerge/>
            <w:noWrap/>
            <w:vAlign w:val="center"/>
            <w:hideMark/>
          </w:tcPr>
          <w:p w14:paraId="5B7DF612"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0A5608C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Pseudoplexaura wagenaari</w:t>
            </w:r>
          </w:p>
        </w:tc>
        <w:tc>
          <w:tcPr>
            <w:tcW w:w="2748" w:type="dxa"/>
            <w:noWrap/>
            <w:hideMark/>
          </w:tcPr>
          <w:p w14:paraId="219C686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candelabro de nudo</w:t>
            </w:r>
          </w:p>
        </w:tc>
        <w:tc>
          <w:tcPr>
            <w:tcW w:w="2565" w:type="dxa"/>
            <w:noWrap/>
            <w:hideMark/>
          </w:tcPr>
          <w:p w14:paraId="085E1FA6" w14:textId="77777777" w:rsidR="00A73339" w:rsidRPr="00596A3A" w:rsidRDefault="00A73339" w:rsidP="00C80695">
            <w:pPr>
              <w:spacing w:before="0" w:after="0"/>
              <w:rPr>
                <w:rFonts w:ascii="Arial" w:hAnsi="Arial" w:cs="Arial"/>
                <w:sz w:val="20"/>
                <w:szCs w:val="20"/>
              </w:rPr>
            </w:pPr>
          </w:p>
        </w:tc>
        <w:tc>
          <w:tcPr>
            <w:tcW w:w="1424" w:type="dxa"/>
            <w:noWrap/>
            <w:hideMark/>
          </w:tcPr>
          <w:p w14:paraId="1DF0C9D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36487FC" w14:textId="77777777" w:rsidTr="00A73339">
        <w:trPr>
          <w:trHeight w:val="300"/>
          <w:jc w:val="center"/>
        </w:trPr>
        <w:tc>
          <w:tcPr>
            <w:tcW w:w="1720" w:type="dxa"/>
            <w:vMerge w:val="restart"/>
            <w:noWrap/>
            <w:vAlign w:val="center"/>
            <w:hideMark/>
          </w:tcPr>
          <w:p w14:paraId="482148D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PORITIDAE</w:t>
            </w:r>
          </w:p>
        </w:tc>
        <w:tc>
          <w:tcPr>
            <w:tcW w:w="3060" w:type="dxa"/>
            <w:noWrap/>
            <w:hideMark/>
          </w:tcPr>
          <w:p w14:paraId="3FF37A6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Porites astreoides</w:t>
            </w:r>
          </w:p>
        </w:tc>
        <w:tc>
          <w:tcPr>
            <w:tcW w:w="2748" w:type="dxa"/>
            <w:noWrap/>
            <w:hideMark/>
          </w:tcPr>
          <w:p w14:paraId="7AAC952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en montículos</w:t>
            </w:r>
          </w:p>
        </w:tc>
        <w:tc>
          <w:tcPr>
            <w:tcW w:w="2565" w:type="dxa"/>
            <w:noWrap/>
            <w:hideMark/>
          </w:tcPr>
          <w:p w14:paraId="49E27559" w14:textId="77777777" w:rsidR="00A73339" w:rsidRPr="00596A3A" w:rsidRDefault="00A73339" w:rsidP="00C80695">
            <w:pPr>
              <w:spacing w:before="0" w:after="0"/>
              <w:rPr>
                <w:rFonts w:ascii="Arial" w:hAnsi="Arial" w:cs="Arial"/>
                <w:sz w:val="20"/>
                <w:szCs w:val="20"/>
              </w:rPr>
            </w:pPr>
          </w:p>
        </w:tc>
        <w:tc>
          <w:tcPr>
            <w:tcW w:w="1424" w:type="dxa"/>
            <w:noWrap/>
            <w:hideMark/>
          </w:tcPr>
          <w:p w14:paraId="0FBCA72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5293036" w14:textId="77777777" w:rsidTr="00A73339">
        <w:trPr>
          <w:trHeight w:val="300"/>
          <w:jc w:val="center"/>
        </w:trPr>
        <w:tc>
          <w:tcPr>
            <w:tcW w:w="1720" w:type="dxa"/>
            <w:vMerge/>
            <w:noWrap/>
            <w:vAlign w:val="center"/>
            <w:hideMark/>
          </w:tcPr>
          <w:p w14:paraId="52C1B712"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6C99164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Porites branneri</w:t>
            </w:r>
          </w:p>
        </w:tc>
        <w:tc>
          <w:tcPr>
            <w:tcW w:w="2748" w:type="dxa"/>
            <w:noWrap/>
            <w:hideMark/>
          </w:tcPr>
          <w:p w14:paraId="47F8EC2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de dedos azules</w:t>
            </w:r>
          </w:p>
        </w:tc>
        <w:tc>
          <w:tcPr>
            <w:tcW w:w="2565" w:type="dxa"/>
            <w:noWrap/>
            <w:hideMark/>
          </w:tcPr>
          <w:p w14:paraId="3389455A" w14:textId="77777777" w:rsidR="00A73339" w:rsidRPr="00596A3A" w:rsidRDefault="00A73339" w:rsidP="00C80695">
            <w:pPr>
              <w:spacing w:before="0" w:after="0"/>
              <w:rPr>
                <w:rFonts w:ascii="Arial" w:hAnsi="Arial" w:cs="Arial"/>
                <w:sz w:val="20"/>
                <w:szCs w:val="20"/>
              </w:rPr>
            </w:pPr>
          </w:p>
        </w:tc>
        <w:tc>
          <w:tcPr>
            <w:tcW w:w="1424" w:type="dxa"/>
            <w:noWrap/>
            <w:hideMark/>
          </w:tcPr>
          <w:p w14:paraId="343660B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3477AA4" w14:textId="77777777" w:rsidTr="00A73339">
        <w:trPr>
          <w:trHeight w:val="300"/>
          <w:jc w:val="center"/>
        </w:trPr>
        <w:tc>
          <w:tcPr>
            <w:tcW w:w="1720" w:type="dxa"/>
            <w:vMerge/>
            <w:noWrap/>
            <w:vAlign w:val="center"/>
            <w:hideMark/>
          </w:tcPr>
          <w:p w14:paraId="382B5864"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71EAC6D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Porites colonensis</w:t>
            </w:r>
          </w:p>
        </w:tc>
        <w:tc>
          <w:tcPr>
            <w:tcW w:w="2748" w:type="dxa"/>
            <w:noWrap/>
            <w:hideMark/>
          </w:tcPr>
          <w:p w14:paraId="56DA65F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de dedos</w:t>
            </w:r>
          </w:p>
        </w:tc>
        <w:tc>
          <w:tcPr>
            <w:tcW w:w="2565" w:type="dxa"/>
            <w:noWrap/>
            <w:hideMark/>
          </w:tcPr>
          <w:p w14:paraId="1386A25B" w14:textId="77777777" w:rsidR="00A73339" w:rsidRPr="00596A3A" w:rsidRDefault="00A73339" w:rsidP="00C80695">
            <w:pPr>
              <w:spacing w:before="0" w:after="0"/>
              <w:rPr>
                <w:rFonts w:ascii="Arial" w:hAnsi="Arial" w:cs="Arial"/>
                <w:sz w:val="20"/>
                <w:szCs w:val="20"/>
              </w:rPr>
            </w:pPr>
          </w:p>
        </w:tc>
        <w:tc>
          <w:tcPr>
            <w:tcW w:w="1424" w:type="dxa"/>
            <w:noWrap/>
            <w:hideMark/>
          </w:tcPr>
          <w:p w14:paraId="2F0F269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C8498E0" w14:textId="77777777" w:rsidTr="00A73339">
        <w:trPr>
          <w:trHeight w:val="300"/>
          <w:jc w:val="center"/>
        </w:trPr>
        <w:tc>
          <w:tcPr>
            <w:tcW w:w="1720" w:type="dxa"/>
            <w:vMerge/>
            <w:noWrap/>
            <w:vAlign w:val="center"/>
            <w:hideMark/>
          </w:tcPr>
          <w:p w14:paraId="1838C9FC"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55A98B4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Porites divaricata</w:t>
            </w:r>
          </w:p>
        </w:tc>
        <w:tc>
          <w:tcPr>
            <w:tcW w:w="2748" w:type="dxa"/>
            <w:noWrap/>
            <w:hideMark/>
          </w:tcPr>
          <w:p w14:paraId="6452297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de dedos</w:t>
            </w:r>
          </w:p>
        </w:tc>
        <w:tc>
          <w:tcPr>
            <w:tcW w:w="2565" w:type="dxa"/>
            <w:noWrap/>
            <w:hideMark/>
          </w:tcPr>
          <w:p w14:paraId="3F0DBD48" w14:textId="77777777" w:rsidR="00A73339" w:rsidRPr="00596A3A" w:rsidRDefault="00A73339" w:rsidP="00C80695">
            <w:pPr>
              <w:spacing w:before="0" w:after="0"/>
              <w:rPr>
                <w:rFonts w:ascii="Arial" w:hAnsi="Arial" w:cs="Arial"/>
                <w:sz w:val="20"/>
                <w:szCs w:val="20"/>
              </w:rPr>
            </w:pPr>
          </w:p>
        </w:tc>
        <w:tc>
          <w:tcPr>
            <w:tcW w:w="1424" w:type="dxa"/>
            <w:noWrap/>
            <w:hideMark/>
          </w:tcPr>
          <w:p w14:paraId="0D23411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A5EA86D" w14:textId="77777777" w:rsidTr="00A73339">
        <w:trPr>
          <w:trHeight w:val="300"/>
          <w:jc w:val="center"/>
        </w:trPr>
        <w:tc>
          <w:tcPr>
            <w:tcW w:w="1720" w:type="dxa"/>
            <w:vMerge/>
            <w:noWrap/>
            <w:vAlign w:val="center"/>
            <w:hideMark/>
          </w:tcPr>
          <w:p w14:paraId="25E97F7A"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09CC245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Porites furcata</w:t>
            </w:r>
          </w:p>
        </w:tc>
        <w:tc>
          <w:tcPr>
            <w:tcW w:w="2748" w:type="dxa"/>
            <w:noWrap/>
            <w:hideMark/>
          </w:tcPr>
          <w:p w14:paraId="779B003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de dedos</w:t>
            </w:r>
          </w:p>
        </w:tc>
        <w:tc>
          <w:tcPr>
            <w:tcW w:w="2565" w:type="dxa"/>
            <w:noWrap/>
            <w:hideMark/>
          </w:tcPr>
          <w:p w14:paraId="1063F2F5" w14:textId="77777777" w:rsidR="00A73339" w:rsidRPr="00596A3A" w:rsidRDefault="00A73339" w:rsidP="00C80695">
            <w:pPr>
              <w:spacing w:before="0" w:after="0"/>
              <w:rPr>
                <w:rFonts w:ascii="Arial" w:hAnsi="Arial" w:cs="Arial"/>
                <w:sz w:val="20"/>
                <w:szCs w:val="20"/>
              </w:rPr>
            </w:pPr>
          </w:p>
        </w:tc>
        <w:tc>
          <w:tcPr>
            <w:tcW w:w="1424" w:type="dxa"/>
            <w:noWrap/>
            <w:hideMark/>
          </w:tcPr>
          <w:p w14:paraId="656C64A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F9EF7E2" w14:textId="77777777" w:rsidTr="00A73339">
        <w:trPr>
          <w:trHeight w:val="300"/>
          <w:jc w:val="center"/>
        </w:trPr>
        <w:tc>
          <w:tcPr>
            <w:tcW w:w="1720" w:type="dxa"/>
            <w:vMerge/>
            <w:noWrap/>
            <w:vAlign w:val="center"/>
            <w:hideMark/>
          </w:tcPr>
          <w:p w14:paraId="6C7008D4"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210FA5C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Porites porites</w:t>
            </w:r>
          </w:p>
        </w:tc>
        <w:tc>
          <w:tcPr>
            <w:tcW w:w="2748" w:type="dxa"/>
            <w:noWrap/>
            <w:hideMark/>
          </w:tcPr>
          <w:p w14:paraId="70587BD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de dedos</w:t>
            </w:r>
          </w:p>
        </w:tc>
        <w:tc>
          <w:tcPr>
            <w:tcW w:w="2565" w:type="dxa"/>
            <w:noWrap/>
            <w:hideMark/>
          </w:tcPr>
          <w:p w14:paraId="0D92F2AC" w14:textId="77777777" w:rsidR="00A73339" w:rsidRPr="00596A3A" w:rsidRDefault="00A73339" w:rsidP="00C80695">
            <w:pPr>
              <w:spacing w:before="0" w:after="0"/>
              <w:rPr>
                <w:rFonts w:ascii="Arial" w:hAnsi="Arial" w:cs="Arial"/>
                <w:sz w:val="20"/>
                <w:szCs w:val="20"/>
              </w:rPr>
            </w:pPr>
          </w:p>
        </w:tc>
        <w:tc>
          <w:tcPr>
            <w:tcW w:w="1424" w:type="dxa"/>
            <w:noWrap/>
            <w:hideMark/>
          </w:tcPr>
          <w:p w14:paraId="5974599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5E21333" w14:textId="77777777" w:rsidTr="00A73339">
        <w:trPr>
          <w:trHeight w:val="300"/>
          <w:jc w:val="center"/>
        </w:trPr>
        <w:tc>
          <w:tcPr>
            <w:tcW w:w="1720" w:type="dxa"/>
            <w:vMerge w:val="restart"/>
            <w:noWrap/>
            <w:vAlign w:val="center"/>
            <w:hideMark/>
          </w:tcPr>
          <w:p w14:paraId="7098921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SIDERASTREIDAE</w:t>
            </w:r>
          </w:p>
        </w:tc>
        <w:tc>
          <w:tcPr>
            <w:tcW w:w="3060" w:type="dxa"/>
            <w:noWrap/>
            <w:hideMark/>
          </w:tcPr>
          <w:p w14:paraId="282A236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Siderastrea radians</w:t>
            </w:r>
          </w:p>
        </w:tc>
        <w:tc>
          <w:tcPr>
            <w:tcW w:w="2748" w:type="dxa"/>
            <w:noWrap/>
            <w:hideMark/>
          </w:tcPr>
          <w:p w14:paraId="739DCB9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estrella</w:t>
            </w:r>
          </w:p>
        </w:tc>
        <w:tc>
          <w:tcPr>
            <w:tcW w:w="2565" w:type="dxa"/>
            <w:noWrap/>
            <w:hideMark/>
          </w:tcPr>
          <w:p w14:paraId="079916A9" w14:textId="77777777" w:rsidR="00A73339" w:rsidRPr="00596A3A" w:rsidRDefault="00A73339" w:rsidP="00C80695">
            <w:pPr>
              <w:spacing w:before="0" w:after="0"/>
              <w:rPr>
                <w:rFonts w:ascii="Arial" w:hAnsi="Arial" w:cs="Arial"/>
                <w:sz w:val="20"/>
                <w:szCs w:val="20"/>
              </w:rPr>
            </w:pPr>
          </w:p>
        </w:tc>
        <w:tc>
          <w:tcPr>
            <w:tcW w:w="1424" w:type="dxa"/>
            <w:noWrap/>
            <w:hideMark/>
          </w:tcPr>
          <w:p w14:paraId="170715F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A73339" w:rsidRPr="00596A3A" w14:paraId="687A672A" w14:textId="77777777" w:rsidTr="00A73339">
        <w:trPr>
          <w:trHeight w:val="300"/>
          <w:jc w:val="center"/>
        </w:trPr>
        <w:tc>
          <w:tcPr>
            <w:tcW w:w="1720" w:type="dxa"/>
            <w:vMerge/>
            <w:noWrap/>
            <w:vAlign w:val="center"/>
            <w:hideMark/>
          </w:tcPr>
          <w:p w14:paraId="4D075209" w14:textId="77777777" w:rsidR="00A73339" w:rsidRPr="00596A3A" w:rsidRDefault="00A73339" w:rsidP="00C80695">
            <w:pPr>
              <w:spacing w:before="0" w:after="0"/>
              <w:jc w:val="center"/>
              <w:rPr>
                <w:rFonts w:ascii="Arial" w:hAnsi="Arial" w:cs="Arial"/>
                <w:sz w:val="20"/>
                <w:szCs w:val="20"/>
              </w:rPr>
            </w:pPr>
          </w:p>
        </w:tc>
        <w:tc>
          <w:tcPr>
            <w:tcW w:w="3060" w:type="dxa"/>
            <w:noWrap/>
            <w:hideMark/>
          </w:tcPr>
          <w:p w14:paraId="2CE2FA3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Siderastrea siderea</w:t>
            </w:r>
          </w:p>
        </w:tc>
        <w:tc>
          <w:tcPr>
            <w:tcW w:w="2748" w:type="dxa"/>
            <w:noWrap/>
            <w:hideMark/>
          </w:tcPr>
          <w:p w14:paraId="1AA4D1E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Coral estrella</w:t>
            </w:r>
          </w:p>
        </w:tc>
        <w:tc>
          <w:tcPr>
            <w:tcW w:w="2565" w:type="dxa"/>
            <w:noWrap/>
            <w:hideMark/>
          </w:tcPr>
          <w:p w14:paraId="4014D21F" w14:textId="77777777" w:rsidR="00A73339" w:rsidRPr="00596A3A" w:rsidRDefault="00A73339" w:rsidP="00C80695">
            <w:pPr>
              <w:spacing w:before="0" w:after="0"/>
              <w:rPr>
                <w:rFonts w:ascii="Arial" w:hAnsi="Arial" w:cs="Arial"/>
                <w:sz w:val="20"/>
                <w:szCs w:val="20"/>
              </w:rPr>
            </w:pPr>
          </w:p>
        </w:tc>
        <w:tc>
          <w:tcPr>
            <w:tcW w:w="1424" w:type="dxa"/>
            <w:noWrap/>
            <w:hideMark/>
          </w:tcPr>
          <w:p w14:paraId="79CDD53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bl>
    <w:p w14:paraId="3AD4A693" w14:textId="77777777" w:rsidR="00A73339" w:rsidRPr="00596A3A" w:rsidRDefault="00A73339" w:rsidP="00C80695">
      <w:pPr>
        <w:spacing w:before="0" w:after="0" w:line="240" w:lineRule="auto"/>
        <w:rPr>
          <w:rFonts w:ascii="Arial" w:hAnsi="Arial" w:cs="Arial"/>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74"/>
        <w:gridCol w:w="2001"/>
        <w:gridCol w:w="1716"/>
        <w:gridCol w:w="2111"/>
        <w:gridCol w:w="1609"/>
      </w:tblGrid>
      <w:tr w:rsidR="00CF435B" w:rsidRPr="00596A3A" w14:paraId="5AF090EB" w14:textId="77777777" w:rsidTr="00503051">
        <w:trPr>
          <w:tblHeader/>
          <w:jc w:val="center"/>
        </w:trPr>
        <w:tc>
          <w:tcPr>
            <w:tcW w:w="9211" w:type="dxa"/>
            <w:gridSpan w:val="5"/>
            <w:shd w:val="clear" w:color="auto" w:fill="BFBFBF" w:themeFill="background1" w:themeFillShade="BF"/>
            <w:noWrap/>
            <w:vAlign w:val="center"/>
            <w:hideMark/>
          </w:tcPr>
          <w:p w14:paraId="2F473CB4" w14:textId="5766D2F5"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hAnsi="Arial" w:cs="Arial"/>
                <w:sz w:val="20"/>
                <w:szCs w:val="20"/>
              </w:rPr>
              <w:br w:type="page"/>
            </w:r>
            <w:r w:rsidRPr="00596A3A">
              <w:rPr>
                <w:rFonts w:ascii="Arial" w:eastAsia="Times New Roman" w:hAnsi="Arial" w:cs="Arial"/>
                <w:b/>
                <w:bCs/>
                <w:sz w:val="20"/>
                <w:szCs w:val="20"/>
                <w:lang w:eastAsia="es-MX"/>
              </w:rPr>
              <w:t>LISTA DE ESPECIES DE INVERTEBRADOS</w:t>
            </w:r>
          </w:p>
        </w:tc>
      </w:tr>
      <w:tr w:rsidR="00CF435B" w:rsidRPr="00596A3A" w14:paraId="77DE2781" w14:textId="77777777" w:rsidTr="00A73339">
        <w:trPr>
          <w:tblHeader/>
          <w:jc w:val="center"/>
        </w:trPr>
        <w:tc>
          <w:tcPr>
            <w:tcW w:w="0" w:type="auto"/>
            <w:shd w:val="clear" w:color="auto" w:fill="BFBFBF" w:themeFill="background1" w:themeFillShade="BF"/>
            <w:vAlign w:val="center"/>
            <w:hideMark/>
          </w:tcPr>
          <w:p w14:paraId="59F464CE"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FAMILIA</w:t>
            </w:r>
          </w:p>
        </w:tc>
        <w:tc>
          <w:tcPr>
            <w:tcW w:w="2001" w:type="dxa"/>
            <w:shd w:val="clear" w:color="auto" w:fill="BFBFBF" w:themeFill="background1" w:themeFillShade="BF"/>
            <w:vAlign w:val="center"/>
            <w:hideMark/>
          </w:tcPr>
          <w:p w14:paraId="0FCC2016"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NOMBRE CIENTÍFICO</w:t>
            </w:r>
          </w:p>
        </w:tc>
        <w:tc>
          <w:tcPr>
            <w:tcW w:w="1716" w:type="dxa"/>
            <w:shd w:val="clear" w:color="auto" w:fill="BFBFBF" w:themeFill="background1" w:themeFillShade="BF"/>
            <w:vAlign w:val="center"/>
            <w:hideMark/>
          </w:tcPr>
          <w:p w14:paraId="24F79907"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NOMBRE COMÚN</w:t>
            </w:r>
          </w:p>
        </w:tc>
        <w:tc>
          <w:tcPr>
            <w:tcW w:w="2111" w:type="dxa"/>
            <w:shd w:val="clear" w:color="auto" w:fill="BFBFBF" w:themeFill="background1" w:themeFillShade="BF"/>
            <w:vAlign w:val="center"/>
            <w:hideMark/>
          </w:tcPr>
          <w:p w14:paraId="49B65B63"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 xml:space="preserve">CATEGORIA DE RIESGO </w:t>
            </w:r>
            <w:r w:rsidRPr="00596A3A">
              <w:rPr>
                <w:rFonts w:ascii="Arial" w:eastAsia="Times New Roman" w:hAnsi="Arial" w:cs="Arial"/>
                <w:b/>
                <w:bCs/>
                <w:sz w:val="20"/>
                <w:szCs w:val="20"/>
                <w:lang w:eastAsia="es-MX"/>
              </w:rPr>
              <w:br/>
              <w:t>(NOM-059)</w:t>
            </w:r>
          </w:p>
        </w:tc>
        <w:tc>
          <w:tcPr>
            <w:tcW w:w="1609" w:type="dxa"/>
            <w:shd w:val="clear" w:color="auto" w:fill="BFBFBF" w:themeFill="background1" w:themeFillShade="BF"/>
            <w:vAlign w:val="center"/>
            <w:hideMark/>
          </w:tcPr>
          <w:p w14:paraId="73DCC77E"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DISTRIBUCIÓN</w:t>
            </w:r>
          </w:p>
        </w:tc>
      </w:tr>
      <w:tr w:rsidR="00CF435B" w:rsidRPr="00596A3A" w14:paraId="68A898C0" w14:textId="77777777" w:rsidTr="00A73339">
        <w:trPr>
          <w:jc w:val="center"/>
        </w:trPr>
        <w:tc>
          <w:tcPr>
            <w:tcW w:w="0" w:type="auto"/>
            <w:vMerge w:val="restart"/>
            <w:shd w:val="clear" w:color="auto" w:fill="auto"/>
            <w:vAlign w:val="center"/>
            <w:hideMark/>
          </w:tcPr>
          <w:p w14:paraId="209E6DEF"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ATYIDAE</w:t>
            </w:r>
          </w:p>
        </w:tc>
        <w:tc>
          <w:tcPr>
            <w:tcW w:w="2001" w:type="dxa"/>
            <w:shd w:val="clear" w:color="auto" w:fill="auto"/>
            <w:vAlign w:val="center"/>
            <w:hideMark/>
          </w:tcPr>
          <w:p w14:paraId="78EC3D37"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Typhlatya mitchelli</w:t>
            </w:r>
          </w:p>
        </w:tc>
        <w:tc>
          <w:tcPr>
            <w:tcW w:w="1716" w:type="dxa"/>
            <w:shd w:val="clear" w:color="auto" w:fill="auto"/>
            <w:vAlign w:val="center"/>
            <w:hideMark/>
          </w:tcPr>
          <w:p w14:paraId="19F56D8E"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Chacales</w:t>
            </w:r>
          </w:p>
        </w:tc>
        <w:tc>
          <w:tcPr>
            <w:tcW w:w="2111" w:type="dxa"/>
            <w:shd w:val="clear" w:color="auto" w:fill="auto"/>
            <w:vAlign w:val="center"/>
            <w:hideMark/>
          </w:tcPr>
          <w:p w14:paraId="77789CC0"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Amenazada</w:t>
            </w:r>
          </w:p>
        </w:tc>
        <w:tc>
          <w:tcPr>
            <w:tcW w:w="1609" w:type="dxa"/>
            <w:shd w:val="clear" w:color="auto" w:fill="auto"/>
            <w:vAlign w:val="center"/>
            <w:hideMark/>
          </w:tcPr>
          <w:p w14:paraId="69226C7B"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41758309" w14:textId="77777777" w:rsidTr="00A73339">
        <w:trPr>
          <w:jc w:val="center"/>
        </w:trPr>
        <w:tc>
          <w:tcPr>
            <w:tcW w:w="0" w:type="auto"/>
            <w:vMerge/>
            <w:shd w:val="clear" w:color="auto" w:fill="auto"/>
            <w:vAlign w:val="center"/>
            <w:hideMark/>
          </w:tcPr>
          <w:p w14:paraId="26F8F76F"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2001" w:type="dxa"/>
            <w:shd w:val="clear" w:color="auto" w:fill="auto"/>
            <w:vAlign w:val="center"/>
            <w:hideMark/>
          </w:tcPr>
          <w:p w14:paraId="38393691"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Typhlatya pearsei</w:t>
            </w:r>
          </w:p>
        </w:tc>
        <w:tc>
          <w:tcPr>
            <w:tcW w:w="1716" w:type="dxa"/>
            <w:shd w:val="clear" w:color="auto" w:fill="auto"/>
            <w:vAlign w:val="center"/>
            <w:hideMark/>
          </w:tcPr>
          <w:p w14:paraId="05EF18F8"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Chacales</w:t>
            </w:r>
          </w:p>
        </w:tc>
        <w:tc>
          <w:tcPr>
            <w:tcW w:w="2111" w:type="dxa"/>
            <w:shd w:val="clear" w:color="auto" w:fill="auto"/>
            <w:vAlign w:val="center"/>
            <w:hideMark/>
          </w:tcPr>
          <w:p w14:paraId="409D8FBA"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Amenazada</w:t>
            </w:r>
          </w:p>
        </w:tc>
        <w:tc>
          <w:tcPr>
            <w:tcW w:w="1609" w:type="dxa"/>
            <w:shd w:val="clear" w:color="auto" w:fill="auto"/>
            <w:vAlign w:val="center"/>
            <w:hideMark/>
          </w:tcPr>
          <w:p w14:paraId="779F9DCC" w14:textId="77777777" w:rsidR="00A73339" w:rsidRPr="00596A3A" w:rsidRDefault="00A73339" w:rsidP="00C80695">
            <w:pPr>
              <w:spacing w:before="0" w:after="0" w:line="240" w:lineRule="auto"/>
              <w:jc w:val="center"/>
              <w:rPr>
                <w:rFonts w:ascii="Arial" w:hAnsi="Arial" w:cs="Arial"/>
                <w:sz w:val="20"/>
                <w:szCs w:val="20"/>
              </w:rPr>
            </w:pPr>
            <w:r w:rsidRPr="00596A3A">
              <w:rPr>
                <w:rFonts w:ascii="Arial" w:eastAsia="Times New Roman" w:hAnsi="Arial" w:cs="Arial"/>
                <w:sz w:val="20"/>
                <w:szCs w:val="20"/>
                <w:lang w:eastAsia="es-MX"/>
              </w:rPr>
              <w:t>-</w:t>
            </w:r>
          </w:p>
        </w:tc>
      </w:tr>
      <w:tr w:rsidR="00CF435B" w:rsidRPr="00596A3A" w14:paraId="7F79ADCF" w14:textId="77777777" w:rsidTr="00A73339">
        <w:trPr>
          <w:jc w:val="center"/>
        </w:trPr>
        <w:tc>
          <w:tcPr>
            <w:tcW w:w="0" w:type="auto"/>
            <w:shd w:val="clear" w:color="auto" w:fill="auto"/>
            <w:vAlign w:val="center"/>
          </w:tcPr>
          <w:p w14:paraId="5430C7B6"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lastRenderedPageBreak/>
              <w:t>LIMULIDAE</w:t>
            </w:r>
          </w:p>
        </w:tc>
        <w:tc>
          <w:tcPr>
            <w:tcW w:w="2001" w:type="dxa"/>
            <w:shd w:val="clear" w:color="auto" w:fill="auto"/>
            <w:vAlign w:val="center"/>
          </w:tcPr>
          <w:p w14:paraId="6E6A69FB"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Limulus polyphemus</w:t>
            </w:r>
          </w:p>
        </w:tc>
        <w:tc>
          <w:tcPr>
            <w:tcW w:w="1716" w:type="dxa"/>
            <w:shd w:val="clear" w:color="auto" w:fill="auto"/>
            <w:vAlign w:val="center"/>
          </w:tcPr>
          <w:p w14:paraId="0370AC5C"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Cacerolita de mar</w:t>
            </w:r>
          </w:p>
        </w:tc>
        <w:tc>
          <w:tcPr>
            <w:tcW w:w="2111" w:type="dxa"/>
            <w:shd w:val="clear" w:color="auto" w:fill="auto"/>
            <w:noWrap/>
            <w:vAlign w:val="center"/>
          </w:tcPr>
          <w:p w14:paraId="149107BD"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En peligro de extinción</w:t>
            </w:r>
          </w:p>
        </w:tc>
        <w:tc>
          <w:tcPr>
            <w:tcW w:w="1609" w:type="dxa"/>
            <w:shd w:val="clear" w:color="auto" w:fill="auto"/>
            <w:noWrap/>
            <w:vAlign w:val="center"/>
          </w:tcPr>
          <w:p w14:paraId="1AE2879F" w14:textId="77777777" w:rsidR="00A73339" w:rsidRPr="00596A3A" w:rsidRDefault="00A73339" w:rsidP="00C80695">
            <w:pPr>
              <w:spacing w:before="0" w:after="0" w:line="240" w:lineRule="auto"/>
              <w:jc w:val="center"/>
              <w:rPr>
                <w:rFonts w:ascii="Arial" w:hAnsi="Arial" w:cs="Arial"/>
                <w:sz w:val="20"/>
                <w:szCs w:val="20"/>
              </w:rPr>
            </w:pPr>
            <w:r w:rsidRPr="00596A3A">
              <w:rPr>
                <w:rFonts w:ascii="Arial" w:eastAsia="Times New Roman" w:hAnsi="Arial" w:cs="Arial"/>
                <w:sz w:val="20"/>
                <w:szCs w:val="20"/>
                <w:lang w:eastAsia="es-MX"/>
              </w:rPr>
              <w:t>Endémica</w:t>
            </w:r>
          </w:p>
        </w:tc>
      </w:tr>
      <w:tr w:rsidR="00CF435B" w:rsidRPr="00596A3A" w14:paraId="5A9EB301" w14:textId="77777777" w:rsidTr="00A73339">
        <w:trPr>
          <w:jc w:val="center"/>
        </w:trPr>
        <w:tc>
          <w:tcPr>
            <w:tcW w:w="0" w:type="auto"/>
            <w:shd w:val="clear" w:color="auto" w:fill="auto"/>
            <w:vAlign w:val="center"/>
          </w:tcPr>
          <w:p w14:paraId="7A0DD03D"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iCs/>
                <w:sz w:val="20"/>
                <w:szCs w:val="20"/>
                <w:lang w:eastAsia="es-MX"/>
              </w:rPr>
              <w:t>MYSIDAE</w:t>
            </w:r>
          </w:p>
        </w:tc>
        <w:tc>
          <w:tcPr>
            <w:tcW w:w="2001" w:type="dxa"/>
            <w:shd w:val="clear" w:color="auto" w:fill="auto"/>
            <w:vAlign w:val="center"/>
          </w:tcPr>
          <w:p w14:paraId="7EFA9F87"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sz w:val="20"/>
                <w:szCs w:val="20"/>
                <w:lang w:eastAsia="es-MX"/>
              </w:rPr>
              <w:t>Antromysis cenotensis</w:t>
            </w:r>
          </w:p>
        </w:tc>
        <w:tc>
          <w:tcPr>
            <w:tcW w:w="1716" w:type="dxa"/>
            <w:shd w:val="clear" w:color="auto" w:fill="auto"/>
            <w:vAlign w:val="center"/>
          </w:tcPr>
          <w:p w14:paraId="6FC7097B"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misidaceo</w:t>
            </w:r>
          </w:p>
        </w:tc>
        <w:tc>
          <w:tcPr>
            <w:tcW w:w="2111" w:type="dxa"/>
            <w:shd w:val="clear" w:color="auto" w:fill="auto"/>
            <w:noWrap/>
            <w:vAlign w:val="center"/>
          </w:tcPr>
          <w:p w14:paraId="41C3B53C"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Amenazada</w:t>
            </w:r>
          </w:p>
        </w:tc>
        <w:tc>
          <w:tcPr>
            <w:tcW w:w="1609" w:type="dxa"/>
            <w:shd w:val="clear" w:color="auto" w:fill="auto"/>
            <w:noWrap/>
            <w:vAlign w:val="center"/>
          </w:tcPr>
          <w:p w14:paraId="0C0C9AE3" w14:textId="77777777" w:rsidR="00A73339" w:rsidRPr="00596A3A" w:rsidRDefault="00A73339" w:rsidP="00C80695">
            <w:pPr>
              <w:spacing w:before="0" w:after="0" w:line="240" w:lineRule="auto"/>
              <w:jc w:val="center"/>
              <w:rPr>
                <w:rFonts w:ascii="Arial" w:hAnsi="Arial" w:cs="Arial"/>
                <w:sz w:val="20"/>
                <w:szCs w:val="20"/>
              </w:rPr>
            </w:pPr>
            <w:r w:rsidRPr="00596A3A">
              <w:rPr>
                <w:rFonts w:ascii="Arial" w:eastAsia="Times New Roman" w:hAnsi="Arial" w:cs="Arial"/>
                <w:sz w:val="20"/>
                <w:szCs w:val="20"/>
                <w:lang w:eastAsia="es-MX"/>
              </w:rPr>
              <w:t>Endémica</w:t>
            </w:r>
          </w:p>
        </w:tc>
      </w:tr>
      <w:tr w:rsidR="00CF435B" w:rsidRPr="00596A3A" w14:paraId="72694378" w14:textId="77777777" w:rsidTr="00A73339">
        <w:trPr>
          <w:jc w:val="center"/>
        </w:trPr>
        <w:tc>
          <w:tcPr>
            <w:tcW w:w="0" w:type="auto"/>
            <w:vMerge w:val="restart"/>
            <w:shd w:val="clear" w:color="auto" w:fill="auto"/>
            <w:vAlign w:val="center"/>
            <w:hideMark/>
          </w:tcPr>
          <w:p w14:paraId="15462494"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OCTOPODOIDAE</w:t>
            </w:r>
          </w:p>
        </w:tc>
        <w:tc>
          <w:tcPr>
            <w:tcW w:w="2001" w:type="dxa"/>
            <w:shd w:val="clear" w:color="auto" w:fill="auto"/>
            <w:vAlign w:val="center"/>
            <w:hideMark/>
          </w:tcPr>
          <w:p w14:paraId="3EF5F4DE"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Octopus maya</w:t>
            </w:r>
          </w:p>
        </w:tc>
        <w:tc>
          <w:tcPr>
            <w:tcW w:w="1716" w:type="dxa"/>
            <w:shd w:val="clear" w:color="auto" w:fill="auto"/>
            <w:vAlign w:val="center"/>
            <w:hideMark/>
          </w:tcPr>
          <w:p w14:paraId="7CBFBDD7"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Pulpo mexicano</w:t>
            </w:r>
          </w:p>
        </w:tc>
        <w:tc>
          <w:tcPr>
            <w:tcW w:w="2111" w:type="dxa"/>
            <w:shd w:val="clear" w:color="auto" w:fill="auto"/>
            <w:noWrap/>
            <w:vAlign w:val="center"/>
            <w:hideMark/>
          </w:tcPr>
          <w:p w14:paraId="62E2CF19"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1609" w:type="dxa"/>
            <w:shd w:val="clear" w:color="auto" w:fill="auto"/>
            <w:noWrap/>
            <w:vAlign w:val="center"/>
            <w:hideMark/>
          </w:tcPr>
          <w:p w14:paraId="322FE4CC" w14:textId="77777777" w:rsidR="00A73339" w:rsidRPr="00596A3A" w:rsidRDefault="00A73339" w:rsidP="00C80695">
            <w:pPr>
              <w:spacing w:before="0" w:after="0" w:line="240" w:lineRule="auto"/>
              <w:jc w:val="center"/>
              <w:rPr>
                <w:rFonts w:ascii="Arial" w:hAnsi="Arial" w:cs="Arial"/>
                <w:sz w:val="20"/>
                <w:szCs w:val="20"/>
              </w:rPr>
            </w:pPr>
            <w:r w:rsidRPr="00596A3A">
              <w:rPr>
                <w:rFonts w:ascii="Arial" w:eastAsia="Times New Roman" w:hAnsi="Arial" w:cs="Arial"/>
                <w:sz w:val="20"/>
                <w:szCs w:val="20"/>
                <w:lang w:eastAsia="es-MX"/>
              </w:rPr>
              <w:t>-</w:t>
            </w:r>
          </w:p>
        </w:tc>
      </w:tr>
      <w:tr w:rsidR="00CF435B" w:rsidRPr="00596A3A" w14:paraId="58BEE111" w14:textId="77777777" w:rsidTr="00A73339">
        <w:trPr>
          <w:jc w:val="center"/>
        </w:trPr>
        <w:tc>
          <w:tcPr>
            <w:tcW w:w="0" w:type="auto"/>
            <w:vMerge/>
            <w:shd w:val="clear" w:color="auto" w:fill="auto"/>
            <w:vAlign w:val="center"/>
            <w:hideMark/>
          </w:tcPr>
          <w:p w14:paraId="4B4E38DF"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2001" w:type="dxa"/>
            <w:shd w:val="clear" w:color="auto" w:fill="auto"/>
            <w:vAlign w:val="center"/>
            <w:hideMark/>
          </w:tcPr>
          <w:p w14:paraId="12E89A9B"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Octopus vulgaris</w:t>
            </w:r>
          </w:p>
        </w:tc>
        <w:tc>
          <w:tcPr>
            <w:tcW w:w="1716" w:type="dxa"/>
            <w:shd w:val="clear" w:color="auto" w:fill="auto"/>
            <w:vAlign w:val="center"/>
            <w:hideMark/>
          </w:tcPr>
          <w:p w14:paraId="007FECC0"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Pulpo común</w:t>
            </w:r>
          </w:p>
        </w:tc>
        <w:tc>
          <w:tcPr>
            <w:tcW w:w="2111" w:type="dxa"/>
            <w:shd w:val="clear" w:color="auto" w:fill="auto"/>
            <w:noWrap/>
            <w:vAlign w:val="center"/>
            <w:hideMark/>
          </w:tcPr>
          <w:p w14:paraId="46AA3D51"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1609" w:type="dxa"/>
            <w:shd w:val="clear" w:color="auto" w:fill="auto"/>
            <w:noWrap/>
            <w:vAlign w:val="center"/>
            <w:hideMark/>
          </w:tcPr>
          <w:p w14:paraId="0BFF35C8" w14:textId="77777777" w:rsidR="00A73339" w:rsidRPr="00596A3A" w:rsidRDefault="00A73339" w:rsidP="00C80695">
            <w:pPr>
              <w:spacing w:before="0" w:after="0" w:line="240" w:lineRule="auto"/>
              <w:jc w:val="center"/>
              <w:rPr>
                <w:rFonts w:ascii="Arial" w:hAnsi="Arial" w:cs="Arial"/>
                <w:sz w:val="20"/>
                <w:szCs w:val="20"/>
              </w:rPr>
            </w:pPr>
            <w:r w:rsidRPr="00596A3A">
              <w:rPr>
                <w:rFonts w:ascii="Arial" w:eastAsia="Times New Roman" w:hAnsi="Arial" w:cs="Arial"/>
                <w:sz w:val="20"/>
                <w:szCs w:val="20"/>
                <w:lang w:eastAsia="es-MX"/>
              </w:rPr>
              <w:t>-</w:t>
            </w:r>
          </w:p>
        </w:tc>
      </w:tr>
      <w:tr w:rsidR="00CF435B" w:rsidRPr="00596A3A" w14:paraId="59C0F7B2" w14:textId="77777777" w:rsidTr="00A73339">
        <w:trPr>
          <w:jc w:val="center"/>
        </w:trPr>
        <w:tc>
          <w:tcPr>
            <w:tcW w:w="0" w:type="auto"/>
            <w:shd w:val="clear" w:color="auto" w:fill="auto"/>
            <w:vAlign w:val="center"/>
          </w:tcPr>
          <w:p w14:paraId="2DCD37D9"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PALAEMONIDAE</w:t>
            </w:r>
          </w:p>
        </w:tc>
        <w:tc>
          <w:tcPr>
            <w:tcW w:w="2001" w:type="dxa"/>
            <w:shd w:val="clear" w:color="auto" w:fill="auto"/>
            <w:vAlign w:val="center"/>
          </w:tcPr>
          <w:p w14:paraId="34E43E2C"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Creaseria morleyi</w:t>
            </w:r>
          </w:p>
        </w:tc>
        <w:tc>
          <w:tcPr>
            <w:tcW w:w="1716" w:type="dxa"/>
            <w:shd w:val="clear" w:color="auto" w:fill="auto"/>
            <w:vAlign w:val="center"/>
          </w:tcPr>
          <w:p w14:paraId="3331FC9F"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Langostino</w:t>
            </w:r>
          </w:p>
        </w:tc>
        <w:tc>
          <w:tcPr>
            <w:tcW w:w="2111" w:type="dxa"/>
            <w:shd w:val="clear" w:color="auto" w:fill="auto"/>
            <w:noWrap/>
            <w:vAlign w:val="center"/>
          </w:tcPr>
          <w:p w14:paraId="1FB5230D"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Amenazada</w:t>
            </w:r>
          </w:p>
        </w:tc>
        <w:tc>
          <w:tcPr>
            <w:tcW w:w="1609" w:type="dxa"/>
            <w:shd w:val="clear" w:color="auto" w:fill="auto"/>
            <w:noWrap/>
            <w:vAlign w:val="center"/>
          </w:tcPr>
          <w:p w14:paraId="030E618C"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41D2E348" w14:textId="77777777" w:rsidTr="00A73339">
        <w:trPr>
          <w:jc w:val="center"/>
        </w:trPr>
        <w:tc>
          <w:tcPr>
            <w:tcW w:w="0" w:type="auto"/>
            <w:shd w:val="clear" w:color="auto" w:fill="auto"/>
            <w:vAlign w:val="center"/>
          </w:tcPr>
          <w:p w14:paraId="5AEB5E94"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PALINURIDAE</w:t>
            </w:r>
          </w:p>
        </w:tc>
        <w:tc>
          <w:tcPr>
            <w:tcW w:w="2001" w:type="dxa"/>
            <w:shd w:val="clear" w:color="auto" w:fill="auto"/>
            <w:vAlign w:val="center"/>
          </w:tcPr>
          <w:p w14:paraId="1298285D"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Panulirus argus</w:t>
            </w:r>
          </w:p>
        </w:tc>
        <w:tc>
          <w:tcPr>
            <w:tcW w:w="1716" w:type="dxa"/>
            <w:shd w:val="clear" w:color="auto" w:fill="auto"/>
            <w:vAlign w:val="center"/>
          </w:tcPr>
          <w:p w14:paraId="72512E08"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Langosta del caribe</w:t>
            </w:r>
          </w:p>
        </w:tc>
        <w:tc>
          <w:tcPr>
            <w:tcW w:w="2111" w:type="dxa"/>
            <w:shd w:val="clear" w:color="auto" w:fill="auto"/>
            <w:noWrap/>
            <w:vAlign w:val="center"/>
          </w:tcPr>
          <w:p w14:paraId="2F5FD63A"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1609" w:type="dxa"/>
            <w:shd w:val="clear" w:color="auto" w:fill="auto"/>
            <w:noWrap/>
            <w:vAlign w:val="center"/>
          </w:tcPr>
          <w:p w14:paraId="0AAA4983" w14:textId="77777777" w:rsidR="00A73339" w:rsidRPr="00596A3A" w:rsidRDefault="00A73339" w:rsidP="00C80695">
            <w:pPr>
              <w:spacing w:before="0" w:after="0" w:line="240" w:lineRule="auto"/>
              <w:jc w:val="center"/>
              <w:rPr>
                <w:rFonts w:ascii="Arial" w:hAnsi="Arial" w:cs="Arial"/>
                <w:sz w:val="20"/>
                <w:szCs w:val="20"/>
              </w:rPr>
            </w:pPr>
            <w:r w:rsidRPr="00596A3A">
              <w:rPr>
                <w:rFonts w:ascii="Arial" w:eastAsia="Times New Roman" w:hAnsi="Arial" w:cs="Arial"/>
                <w:sz w:val="20"/>
                <w:szCs w:val="20"/>
                <w:lang w:eastAsia="es-MX"/>
              </w:rPr>
              <w:t>-</w:t>
            </w:r>
          </w:p>
        </w:tc>
      </w:tr>
      <w:tr w:rsidR="00CF435B" w:rsidRPr="00596A3A" w14:paraId="646576E7" w14:textId="77777777" w:rsidTr="00A73339">
        <w:trPr>
          <w:jc w:val="center"/>
        </w:trPr>
        <w:tc>
          <w:tcPr>
            <w:tcW w:w="0" w:type="auto"/>
            <w:vMerge w:val="restart"/>
            <w:shd w:val="clear" w:color="auto" w:fill="auto"/>
            <w:vAlign w:val="center"/>
            <w:hideMark/>
          </w:tcPr>
          <w:p w14:paraId="52661FF1"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PANAEIDAE</w:t>
            </w:r>
          </w:p>
        </w:tc>
        <w:tc>
          <w:tcPr>
            <w:tcW w:w="2001" w:type="dxa"/>
            <w:shd w:val="clear" w:color="auto" w:fill="auto"/>
            <w:vAlign w:val="center"/>
            <w:hideMark/>
          </w:tcPr>
          <w:p w14:paraId="32E431C6"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Penaeus bresiliensis</w:t>
            </w:r>
          </w:p>
        </w:tc>
        <w:tc>
          <w:tcPr>
            <w:tcW w:w="1716" w:type="dxa"/>
            <w:shd w:val="clear" w:color="auto" w:fill="auto"/>
            <w:vAlign w:val="center"/>
            <w:hideMark/>
          </w:tcPr>
          <w:p w14:paraId="77564EDF"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Camarón</w:t>
            </w:r>
          </w:p>
        </w:tc>
        <w:tc>
          <w:tcPr>
            <w:tcW w:w="2111" w:type="dxa"/>
            <w:shd w:val="clear" w:color="auto" w:fill="auto"/>
            <w:noWrap/>
            <w:vAlign w:val="center"/>
            <w:hideMark/>
          </w:tcPr>
          <w:p w14:paraId="451CA7F7"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1609" w:type="dxa"/>
            <w:shd w:val="clear" w:color="auto" w:fill="auto"/>
            <w:noWrap/>
            <w:vAlign w:val="center"/>
            <w:hideMark/>
          </w:tcPr>
          <w:p w14:paraId="7764783B" w14:textId="77777777" w:rsidR="00A73339" w:rsidRPr="00596A3A" w:rsidRDefault="00A73339" w:rsidP="00C80695">
            <w:pPr>
              <w:spacing w:before="0" w:after="0" w:line="240" w:lineRule="auto"/>
              <w:jc w:val="center"/>
              <w:rPr>
                <w:rFonts w:ascii="Arial" w:hAnsi="Arial" w:cs="Arial"/>
                <w:sz w:val="20"/>
                <w:szCs w:val="20"/>
              </w:rPr>
            </w:pPr>
            <w:r w:rsidRPr="00596A3A">
              <w:rPr>
                <w:rFonts w:ascii="Arial" w:eastAsia="Times New Roman" w:hAnsi="Arial" w:cs="Arial"/>
                <w:sz w:val="20"/>
                <w:szCs w:val="20"/>
                <w:lang w:eastAsia="es-MX"/>
              </w:rPr>
              <w:t>-</w:t>
            </w:r>
          </w:p>
        </w:tc>
      </w:tr>
      <w:tr w:rsidR="00CF435B" w:rsidRPr="00596A3A" w14:paraId="6AFB2E38" w14:textId="77777777" w:rsidTr="00A73339">
        <w:trPr>
          <w:jc w:val="center"/>
        </w:trPr>
        <w:tc>
          <w:tcPr>
            <w:tcW w:w="0" w:type="auto"/>
            <w:vMerge/>
            <w:shd w:val="clear" w:color="auto" w:fill="auto"/>
            <w:vAlign w:val="center"/>
            <w:hideMark/>
          </w:tcPr>
          <w:p w14:paraId="238F6558"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2001" w:type="dxa"/>
            <w:shd w:val="clear" w:color="auto" w:fill="auto"/>
            <w:vAlign w:val="center"/>
            <w:hideMark/>
          </w:tcPr>
          <w:p w14:paraId="4F2FAA3F"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Penaeus duorarum</w:t>
            </w:r>
          </w:p>
        </w:tc>
        <w:tc>
          <w:tcPr>
            <w:tcW w:w="1716" w:type="dxa"/>
            <w:shd w:val="clear" w:color="auto" w:fill="auto"/>
            <w:vAlign w:val="center"/>
            <w:hideMark/>
          </w:tcPr>
          <w:p w14:paraId="72A32573"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Camarón</w:t>
            </w:r>
          </w:p>
        </w:tc>
        <w:tc>
          <w:tcPr>
            <w:tcW w:w="2111" w:type="dxa"/>
            <w:shd w:val="clear" w:color="auto" w:fill="auto"/>
            <w:noWrap/>
            <w:vAlign w:val="center"/>
            <w:hideMark/>
          </w:tcPr>
          <w:p w14:paraId="77E0A290"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1609" w:type="dxa"/>
            <w:shd w:val="clear" w:color="auto" w:fill="auto"/>
            <w:noWrap/>
            <w:vAlign w:val="center"/>
            <w:hideMark/>
          </w:tcPr>
          <w:p w14:paraId="7FC95CD4" w14:textId="77777777" w:rsidR="00A73339" w:rsidRPr="00596A3A" w:rsidRDefault="00A73339" w:rsidP="00C80695">
            <w:pPr>
              <w:spacing w:before="0" w:after="0" w:line="240" w:lineRule="auto"/>
              <w:jc w:val="center"/>
              <w:rPr>
                <w:rFonts w:ascii="Arial" w:hAnsi="Arial" w:cs="Arial"/>
                <w:sz w:val="20"/>
                <w:szCs w:val="20"/>
              </w:rPr>
            </w:pPr>
            <w:r w:rsidRPr="00596A3A">
              <w:rPr>
                <w:rFonts w:ascii="Arial" w:eastAsia="Times New Roman" w:hAnsi="Arial" w:cs="Arial"/>
                <w:sz w:val="20"/>
                <w:szCs w:val="20"/>
                <w:lang w:eastAsia="es-MX"/>
              </w:rPr>
              <w:t>-</w:t>
            </w:r>
          </w:p>
        </w:tc>
      </w:tr>
      <w:tr w:rsidR="00CF435B" w:rsidRPr="00596A3A" w14:paraId="7C396ACF" w14:textId="77777777" w:rsidTr="00A73339">
        <w:trPr>
          <w:jc w:val="center"/>
        </w:trPr>
        <w:tc>
          <w:tcPr>
            <w:tcW w:w="0" w:type="auto"/>
            <w:vMerge/>
            <w:shd w:val="clear" w:color="auto" w:fill="auto"/>
            <w:vAlign w:val="center"/>
            <w:hideMark/>
          </w:tcPr>
          <w:p w14:paraId="41290844"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2001" w:type="dxa"/>
            <w:shd w:val="clear" w:color="auto" w:fill="auto"/>
            <w:vAlign w:val="center"/>
            <w:hideMark/>
          </w:tcPr>
          <w:p w14:paraId="5E2EDE29"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Penaeus aztecus</w:t>
            </w:r>
          </w:p>
        </w:tc>
        <w:tc>
          <w:tcPr>
            <w:tcW w:w="1716" w:type="dxa"/>
            <w:shd w:val="clear" w:color="auto" w:fill="auto"/>
            <w:vAlign w:val="center"/>
            <w:hideMark/>
          </w:tcPr>
          <w:p w14:paraId="470DB358"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Camarón</w:t>
            </w:r>
          </w:p>
        </w:tc>
        <w:tc>
          <w:tcPr>
            <w:tcW w:w="2111" w:type="dxa"/>
            <w:shd w:val="clear" w:color="auto" w:fill="auto"/>
            <w:noWrap/>
            <w:vAlign w:val="center"/>
            <w:hideMark/>
          </w:tcPr>
          <w:p w14:paraId="73A618BF"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1609" w:type="dxa"/>
            <w:shd w:val="clear" w:color="auto" w:fill="auto"/>
            <w:noWrap/>
            <w:vAlign w:val="center"/>
            <w:hideMark/>
          </w:tcPr>
          <w:p w14:paraId="4610592A" w14:textId="77777777" w:rsidR="00A73339" w:rsidRPr="00596A3A" w:rsidRDefault="00A73339" w:rsidP="00C80695">
            <w:pPr>
              <w:spacing w:before="0" w:after="0" w:line="240" w:lineRule="auto"/>
              <w:jc w:val="center"/>
              <w:rPr>
                <w:rFonts w:ascii="Arial" w:hAnsi="Arial" w:cs="Arial"/>
                <w:sz w:val="20"/>
                <w:szCs w:val="20"/>
              </w:rPr>
            </w:pPr>
            <w:r w:rsidRPr="00596A3A">
              <w:rPr>
                <w:rFonts w:ascii="Arial" w:eastAsia="Times New Roman" w:hAnsi="Arial" w:cs="Arial"/>
                <w:sz w:val="20"/>
                <w:szCs w:val="20"/>
                <w:lang w:eastAsia="es-MX"/>
              </w:rPr>
              <w:t>-</w:t>
            </w:r>
          </w:p>
        </w:tc>
      </w:tr>
      <w:tr w:rsidR="00CF435B" w:rsidRPr="00596A3A" w14:paraId="4718252D" w14:textId="77777777" w:rsidTr="00A73339">
        <w:trPr>
          <w:jc w:val="center"/>
        </w:trPr>
        <w:tc>
          <w:tcPr>
            <w:tcW w:w="0" w:type="auto"/>
            <w:vMerge/>
            <w:shd w:val="clear" w:color="auto" w:fill="auto"/>
            <w:vAlign w:val="center"/>
            <w:hideMark/>
          </w:tcPr>
          <w:p w14:paraId="41C37D23"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2001" w:type="dxa"/>
            <w:shd w:val="clear" w:color="auto" w:fill="auto"/>
            <w:vAlign w:val="center"/>
            <w:hideMark/>
          </w:tcPr>
          <w:p w14:paraId="03A47DD0"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Penaeus setiferus</w:t>
            </w:r>
          </w:p>
        </w:tc>
        <w:tc>
          <w:tcPr>
            <w:tcW w:w="1716" w:type="dxa"/>
            <w:shd w:val="clear" w:color="auto" w:fill="auto"/>
            <w:vAlign w:val="center"/>
            <w:hideMark/>
          </w:tcPr>
          <w:p w14:paraId="587B3CB9"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Camarón</w:t>
            </w:r>
          </w:p>
        </w:tc>
        <w:tc>
          <w:tcPr>
            <w:tcW w:w="2111" w:type="dxa"/>
            <w:shd w:val="clear" w:color="auto" w:fill="auto"/>
            <w:noWrap/>
            <w:vAlign w:val="center"/>
            <w:hideMark/>
          </w:tcPr>
          <w:p w14:paraId="0AD56CD6"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1609" w:type="dxa"/>
            <w:shd w:val="clear" w:color="auto" w:fill="auto"/>
            <w:noWrap/>
            <w:vAlign w:val="center"/>
            <w:hideMark/>
          </w:tcPr>
          <w:p w14:paraId="38BD093C" w14:textId="77777777" w:rsidR="00A73339" w:rsidRPr="00596A3A" w:rsidRDefault="00A73339" w:rsidP="00C80695">
            <w:pPr>
              <w:spacing w:before="0" w:after="0" w:line="240" w:lineRule="auto"/>
              <w:jc w:val="center"/>
              <w:rPr>
                <w:rFonts w:ascii="Arial" w:hAnsi="Arial" w:cs="Arial"/>
                <w:sz w:val="20"/>
                <w:szCs w:val="20"/>
              </w:rPr>
            </w:pPr>
            <w:r w:rsidRPr="00596A3A">
              <w:rPr>
                <w:rFonts w:ascii="Arial" w:eastAsia="Times New Roman" w:hAnsi="Arial" w:cs="Arial"/>
                <w:sz w:val="20"/>
                <w:szCs w:val="20"/>
                <w:lang w:eastAsia="es-MX"/>
              </w:rPr>
              <w:t>-</w:t>
            </w:r>
          </w:p>
        </w:tc>
      </w:tr>
      <w:tr w:rsidR="00CF435B" w:rsidRPr="00596A3A" w14:paraId="485ED5C6" w14:textId="77777777" w:rsidTr="00A73339">
        <w:trPr>
          <w:jc w:val="center"/>
        </w:trPr>
        <w:tc>
          <w:tcPr>
            <w:tcW w:w="0" w:type="auto"/>
            <w:shd w:val="clear" w:color="auto" w:fill="auto"/>
            <w:vAlign w:val="center"/>
          </w:tcPr>
          <w:p w14:paraId="04571C26"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PORTUNIDAE</w:t>
            </w:r>
          </w:p>
        </w:tc>
        <w:tc>
          <w:tcPr>
            <w:tcW w:w="2001" w:type="dxa"/>
            <w:shd w:val="clear" w:color="auto" w:fill="auto"/>
            <w:vAlign w:val="center"/>
          </w:tcPr>
          <w:p w14:paraId="1CDF8764"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Callinectes  similis</w:t>
            </w:r>
          </w:p>
        </w:tc>
        <w:tc>
          <w:tcPr>
            <w:tcW w:w="1716" w:type="dxa"/>
            <w:shd w:val="clear" w:color="auto" w:fill="auto"/>
            <w:vAlign w:val="center"/>
          </w:tcPr>
          <w:p w14:paraId="4659D9E6"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Jaiba</w:t>
            </w:r>
          </w:p>
        </w:tc>
        <w:tc>
          <w:tcPr>
            <w:tcW w:w="2111" w:type="dxa"/>
            <w:shd w:val="clear" w:color="auto" w:fill="auto"/>
            <w:noWrap/>
            <w:vAlign w:val="center"/>
          </w:tcPr>
          <w:p w14:paraId="00092CD7"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1609" w:type="dxa"/>
            <w:shd w:val="clear" w:color="auto" w:fill="auto"/>
            <w:noWrap/>
            <w:vAlign w:val="center"/>
          </w:tcPr>
          <w:p w14:paraId="7B09F73D"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309D3F71" w14:textId="77777777" w:rsidTr="00A73339">
        <w:trPr>
          <w:jc w:val="center"/>
        </w:trPr>
        <w:tc>
          <w:tcPr>
            <w:tcW w:w="0" w:type="auto"/>
            <w:shd w:val="clear" w:color="auto" w:fill="auto"/>
            <w:vAlign w:val="center"/>
          </w:tcPr>
          <w:p w14:paraId="793BE2B8"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STROMBIDAE</w:t>
            </w:r>
          </w:p>
        </w:tc>
        <w:tc>
          <w:tcPr>
            <w:tcW w:w="2001" w:type="dxa"/>
            <w:shd w:val="clear" w:color="auto" w:fill="auto"/>
            <w:vAlign w:val="center"/>
          </w:tcPr>
          <w:p w14:paraId="0975AC3A"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Lobatus gigas</w:t>
            </w:r>
          </w:p>
        </w:tc>
        <w:tc>
          <w:tcPr>
            <w:tcW w:w="1716" w:type="dxa"/>
            <w:shd w:val="clear" w:color="auto" w:fill="auto"/>
            <w:vAlign w:val="center"/>
          </w:tcPr>
          <w:p w14:paraId="025CD875"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Caracol pala</w:t>
            </w:r>
          </w:p>
        </w:tc>
        <w:tc>
          <w:tcPr>
            <w:tcW w:w="2111" w:type="dxa"/>
            <w:shd w:val="clear" w:color="auto" w:fill="auto"/>
            <w:noWrap/>
            <w:vAlign w:val="center"/>
          </w:tcPr>
          <w:p w14:paraId="3EE8BA80"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1609" w:type="dxa"/>
            <w:shd w:val="clear" w:color="auto" w:fill="auto"/>
            <w:noWrap/>
            <w:vAlign w:val="center"/>
          </w:tcPr>
          <w:p w14:paraId="01478A9C"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2868684A" w14:textId="77777777" w:rsidTr="00A73339">
        <w:trPr>
          <w:jc w:val="center"/>
        </w:trPr>
        <w:tc>
          <w:tcPr>
            <w:tcW w:w="0" w:type="auto"/>
            <w:shd w:val="clear" w:color="auto" w:fill="auto"/>
            <w:vAlign w:val="center"/>
            <w:hideMark/>
          </w:tcPr>
          <w:p w14:paraId="1B979172"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SICYONIIDAE</w:t>
            </w:r>
          </w:p>
        </w:tc>
        <w:tc>
          <w:tcPr>
            <w:tcW w:w="2001" w:type="dxa"/>
            <w:shd w:val="clear" w:color="auto" w:fill="auto"/>
            <w:vAlign w:val="center"/>
            <w:hideMark/>
          </w:tcPr>
          <w:p w14:paraId="20B374A8"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Sicyonia brevirostris</w:t>
            </w:r>
          </w:p>
        </w:tc>
        <w:tc>
          <w:tcPr>
            <w:tcW w:w="1716" w:type="dxa"/>
            <w:shd w:val="clear" w:color="auto" w:fill="auto"/>
            <w:vAlign w:val="center"/>
            <w:hideMark/>
          </w:tcPr>
          <w:p w14:paraId="1F8F0FA3"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Camarón de roca</w:t>
            </w:r>
          </w:p>
        </w:tc>
        <w:tc>
          <w:tcPr>
            <w:tcW w:w="2111" w:type="dxa"/>
            <w:shd w:val="clear" w:color="auto" w:fill="auto"/>
            <w:noWrap/>
            <w:vAlign w:val="center"/>
            <w:hideMark/>
          </w:tcPr>
          <w:p w14:paraId="4E579DB1"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1609" w:type="dxa"/>
            <w:shd w:val="clear" w:color="auto" w:fill="auto"/>
            <w:noWrap/>
            <w:vAlign w:val="center"/>
            <w:hideMark/>
          </w:tcPr>
          <w:p w14:paraId="12497DB6" w14:textId="77777777" w:rsidR="00A73339" w:rsidRPr="00596A3A" w:rsidRDefault="00A73339" w:rsidP="00C80695">
            <w:pPr>
              <w:spacing w:before="0" w:after="0" w:line="240" w:lineRule="auto"/>
              <w:jc w:val="center"/>
              <w:rPr>
                <w:rFonts w:ascii="Arial" w:hAnsi="Arial" w:cs="Arial"/>
                <w:sz w:val="20"/>
                <w:szCs w:val="20"/>
              </w:rPr>
            </w:pPr>
            <w:r w:rsidRPr="00596A3A">
              <w:rPr>
                <w:rFonts w:ascii="Arial" w:eastAsia="Times New Roman" w:hAnsi="Arial" w:cs="Arial"/>
                <w:sz w:val="20"/>
                <w:szCs w:val="20"/>
                <w:lang w:eastAsia="es-MX"/>
              </w:rPr>
              <w:t>-</w:t>
            </w:r>
          </w:p>
        </w:tc>
      </w:tr>
      <w:tr w:rsidR="00A73339" w:rsidRPr="00596A3A" w14:paraId="514134D4" w14:textId="77777777" w:rsidTr="00A73339">
        <w:trPr>
          <w:jc w:val="center"/>
        </w:trPr>
        <w:tc>
          <w:tcPr>
            <w:tcW w:w="0" w:type="auto"/>
            <w:shd w:val="clear" w:color="auto" w:fill="auto"/>
            <w:vAlign w:val="center"/>
          </w:tcPr>
          <w:p w14:paraId="4875A910"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XANTHIDAE</w:t>
            </w:r>
          </w:p>
        </w:tc>
        <w:tc>
          <w:tcPr>
            <w:tcW w:w="2001" w:type="dxa"/>
            <w:shd w:val="clear" w:color="auto" w:fill="auto"/>
            <w:vAlign w:val="center"/>
          </w:tcPr>
          <w:p w14:paraId="64E39DE8"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Menippe mercenaria</w:t>
            </w:r>
          </w:p>
        </w:tc>
        <w:tc>
          <w:tcPr>
            <w:tcW w:w="1716" w:type="dxa"/>
            <w:shd w:val="clear" w:color="auto" w:fill="auto"/>
            <w:vAlign w:val="center"/>
          </w:tcPr>
          <w:p w14:paraId="0B2DB7FC"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Cangrejo moro</w:t>
            </w:r>
          </w:p>
        </w:tc>
        <w:tc>
          <w:tcPr>
            <w:tcW w:w="2111" w:type="dxa"/>
            <w:shd w:val="clear" w:color="auto" w:fill="auto"/>
            <w:noWrap/>
            <w:vAlign w:val="center"/>
          </w:tcPr>
          <w:p w14:paraId="73F7E4D5"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1609" w:type="dxa"/>
            <w:shd w:val="clear" w:color="auto" w:fill="auto"/>
            <w:noWrap/>
            <w:vAlign w:val="center"/>
          </w:tcPr>
          <w:p w14:paraId="0812B89E"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bl>
    <w:p w14:paraId="4D948208" w14:textId="77777777" w:rsidR="00A73339" w:rsidRPr="00596A3A" w:rsidRDefault="00A73339" w:rsidP="00C80695">
      <w:pPr>
        <w:spacing w:before="0" w:after="0" w:line="240" w:lineRule="auto"/>
        <w:jc w:val="center"/>
        <w:rPr>
          <w:rFonts w:ascii="Arial" w:hAnsi="Arial" w:cs="Arial"/>
          <w:sz w:val="20"/>
          <w:szCs w:val="20"/>
        </w:rPr>
      </w:pPr>
    </w:p>
    <w:p w14:paraId="554D3EA7" w14:textId="1EB7E9E8" w:rsidR="00A73339" w:rsidRPr="00596A3A" w:rsidRDefault="00A73339" w:rsidP="00C80695">
      <w:pPr>
        <w:spacing w:before="0" w:after="0" w:line="240" w:lineRule="auto"/>
        <w:jc w:val="center"/>
        <w:rPr>
          <w:rFonts w:ascii="Arial" w:hAnsi="Arial" w:cs="Arial"/>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57"/>
        <w:gridCol w:w="2074"/>
        <w:gridCol w:w="2356"/>
        <w:gridCol w:w="2126"/>
        <w:gridCol w:w="1287"/>
      </w:tblGrid>
      <w:tr w:rsidR="00CF435B" w:rsidRPr="00596A3A" w14:paraId="5A886FA5" w14:textId="77777777" w:rsidTr="00503051">
        <w:trPr>
          <w:trHeight w:val="300"/>
          <w:tblHeader/>
          <w:jc w:val="center"/>
        </w:trPr>
        <w:tc>
          <w:tcPr>
            <w:tcW w:w="5000" w:type="pct"/>
            <w:gridSpan w:val="5"/>
            <w:shd w:val="clear" w:color="auto" w:fill="A6A6A6" w:themeFill="background1" w:themeFillShade="A6"/>
            <w:noWrap/>
            <w:vAlign w:val="bottom"/>
            <w:hideMark/>
          </w:tcPr>
          <w:p w14:paraId="0F696D07"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LISTA DE ESPECIES DE ANFIBIOS</w:t>
            </w:r>
          </w:p>
        </w:tc>
      </w:tr>
      <w:tr w:rsidR="00CF435B" w:rsidRPr="00596A3A" w14:paraId="398B7861" w14:textId="77777777" w:rsidTr="00503051">
        <w:trPr>
          <w:trHeight w:val="300"/>
          <w:tblHeader/>
          <w:jc w:val="center"/>
        </w:trPr>
        <w:tc>
          <w:tcPr>
            <w:tcW w:w="909" w:type="pct"/>
            <w:shd w:val="clear" w:color="auto" w:fill="A6A6A6" w:themeFill="background1" w:themeFillShade="A6"/>
            <w:noWrap/>
            <w:vAlign w:val="center"/>
            <w:hideMark/>
          </w:tcPr>
          <w:p w14:paraId="3F2FFF6F"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FAMILIA</w:t>
            </w:r>
          </w:p>
        </w:tc>
        <w:tc>
          <w:tcPr>
            <w:tcW w:w="1064" w:type="pct"/>
            <w:shd w:val="clear" w:color="auto" w:fill="A6A6A6" w:themeFill="background1" w:themeFillShade="A6"/>
            <w:noWrap/>
            <w:vAlign w:val="center"/>
            <w:hideMark/>
          </w:tcPr>
          <w:p w14:paraId="2F670DC8"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NOMBRE CIENTÍFICO</w:t>
            </w:r>
          </w:p>
        </w:tc>
        <w:tc>
          <w:tcPr>
            <w:tcW w:w="1184" w:type="pct"/>
            <w:shd w:val="clear" w:color="auto" w:fill="A6A6A6" w:themeFill="background1" w:themeFillShade="A6"/>
            <w:noWrap/>
            <w:vAlign w:val="center"/>
            <w:hideMark/>
          </w:tcPr>
          <w:p w14:paraId="1F887DF0"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NOMBRE COMÚN</w:t>
            </w:r>
          </w:p>
        </w:tc>
        <w:tc>
          <w:tcPr>
            <w:tcW w:w="1153" w:type="pct"/>
            <w:shd w:val="clear" w:color="auto" w:fill="A6A6A6" w:themeFill="background1" w:themeFillShade="A6"/>
            <w:noWrap/>
            <w:vAlign w:val="center"/>
            <w:hideMark/>
          </w:tcPr>
          <w:p w14:paraId="52541037"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 xml:space="preserve">CATEGORIA DE RIESGO </w:t>
            </w:r>
            <w:r w:rsidRPr="00596A3A">
              <w:rPr>
                <w:rFonts w:ascii="Arial" w:eastAsia="Times New Roman" w:hAnsi="Arial" w:cs="Arial"/>
                <w:b/>
                <w:bCs/>
                <w:sz w:val="20"/>
                <w:szCs w:val="20"/>
                <w:lang w:eastAsia="es-MX"/>
              </w:rPr>
              <w:br/>
              <w:t>(NOM-059)</w:t>
            </w:r>
          </w:p>
        </w:tc>
        <w:tc>
          <w:tcPr>
            <w:tcW w:w="691" w:type="pct"/>
            <w:shd w:val="clear" w:color="auto" w:fill="A6A6A6" w:themeFill="background1" w:themeFillShade="A6"/>
            <w:noWrap/>
            <w:vAlign w:val="center"/>
            <w:hideMark/>
          </w:tcPr>
          <w:p w14:paraId="7DFEF860"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DISTRIBUCIÓN</w:t>
            </w:r>
          </w:p>
        </w:tc>
      </w:tr>
      <w:tr w:rsidR="00CF435B" w:rsidRPr="00596A3A" w14:paraId="79518A8B" w14:textId="77777777" w:rsidTr="00503051">
        <w:trPr>
          <w:trHeight w:val="300"/>
          <w:jc w:val="center"/>
        </w:trPr>
        <w:tc>
          <w:tcPr>
            <w:tcW w:w="909" w:type="pct"/>
            <w:vMerge w:val="restart"/>
            <w:shd w:val="clear" w:color="auto" w:fill="auto"/>
            <w:noWrap/>
            <w:vAlign w:val="center"/>
            <w:hideMark/>
          </w:tcPr>
          <w:p w14:paraId="369604AB"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BUFONIDAE</w:t>
            </w:r>
          </w:p>
        </w:tc>
        <w:tc>
          <w:tcPr>
            <w:tcW w:w="1064" w:type="pct"/>
            <w:shd w:val="clear" w:color="auto" w:fill="auto"/>
            <w:noWrap/>
            <w:vAlign w:val="bottom"/>
            <w:hideMark/>
          </w:tcPr>
          <w:p w14:paraId="343DEF63"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 xml:space="preserve">Rhinella marina </w:t>
            </w:r>
          </w:p>
        </w:tc>
        <w:tc>
          <w:tcPr>
            <w:tcW w:w="1184" w:type="pct"/>
            <w:shd w:val="clear" w:color="auto" w:fill="auto"/>
            <w:noWrap/>
            <w:vAlign w:val="bottom"/>
            <w:hideMark/>
          </w:tcPr>
          <w:p w14:paraId="47156595"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153" w:type="pct"/>
            <w:shd w:val="clear" w:color="auto" w:fill="auto"/>
            <w:noWrap/>
            <w:vAlign w:val="bottom"/>
            <w:hideMark/>
          </w:tcPr>
          <w:p w14:paraId="1AE6DCF3"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691" w:type="pct"/>
            <w:shd w:val="clear" w:color="auto" w:fill="auto"/>
            <w:noWrap/>
            <w:vAlign w:val="bottom"/>
            <w:hideMark/>
          </w:tcPr>
          <w:p w14:paraId="25B70542"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softHyphen/>
              <w:t>-</w:t>
            </w:r>
          </w:p>
        </w:tc>
      </w:tr>
      <w:tr w:rsidR="00CF435B" w:rsidRPr="00596A3A" w14:paraId="266AD939" w14:textId="77777777" w:rsidTr="00503051">
        <w:trPr>
          <w:trHeight w:val="300"/>
          <w:jc w:val="center"/>
        </w:trPr>
        <w:tc>
          <w:tcPr>
            <w:tcW w:w="909" w:type="pct"/>
            <w:vMerge/>
            <w:shd w:val="clear" w:color="auto" w:fill="auto"/>
            <w:noWrap/>
            <w:vAlign w:val="bottom"/>
            <w:hideMark/>
          </w:tcPr>
          <w:p w14:paraId="483CE0F8"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064" w:type="pct"/>
            <w:shd w:val="clear" w:color="auto" w:fill="auto"/>
            <w:noWrap/>
            <w:vAlign w:val="bottom"/>
            <w:hideMark/>
          </w:tcPr>
          <w:p w14:paraId="628F6847"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Incillus valliceps</w:t>
            </w:r>
          </w:p>
        </w:tc>
        <w:tc>
          <w:tcPr>
            <w:tcW w:w="1184" w:type="pct"/>
            <w:shd w:val="clear" w:color="auto" w:fill="auto"/>
            <w:noWrap/>
            <w:vAlign w:val="bottom"/>
            <w:hideMark/>
          </w:tcPr>
          <w:p w14:paraId="32A051FF"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153" w:type="pct"/>
            <w:shd w:val="clear" w:color="auto" w:fill="auto"/>
            <w:noWrap/>
            <w:vAlign w:val="bottom"/>
            <w:hideMark/>
          </w:tcPr>
          <w:p w14:paraId="4B76742F"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691" w:type="pct"/>
            <w:shd w:val="clear" w:color="auto" w:fill="auto"/>
            <w:noWrap/>
            <w:vAlign w:val="bottom"/>
            <w:hideMark/>
          </w:tcPr>
          <w:p w14:paraId="1A541308"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79259F6B" w14:textId="77777777" w:rsidTr="00503051">
        <w:trPr>
          <w:trHeight w:val="300"/>
          <w:jc w:val="center"/>
        </w:trPr>
        <w:tc>
          <w:tcPr>
            <w:tcW w:w="909" w:type="pct"/>
            <w:shd w:val="clear" w:color="auto" w:fill="auto"/>
            <w:noWrap/>
            <w:vAlign w:val="center"/>
            <w:hideMark/>
          </w:tcPr>
          <w:p w14:paraId="6C1C25D6"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GEKKONIDAE</w:t>
            </w:r>
          </w:p>
        </w:tc>
        <w:tc>
          <w:tcPr>
            <w:tcW w:w="1064" w:type="pct"/>
            <w:shd w:val="clear" w:color="auto" w:fill="auto"/>
            <w:noWrap/>
            <w:vAlign w:val="bottom"/>
            <w:hideMark/>
          </w:tcPr>
          <w:p w14:paraId="0EE4838C"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Sphaerodactylus glaucus</w:t>
            </w:r>
          </w:p>
        </w:tc>
        <w:tc>
          <w:tcPr>
            <w:tcW w:w="1184" w:type="pct"/>
            <w:shd w:val="clear" w:color="auto" w:fill="auto"/>
            <w:noWrap/>
            <w:vAlign w:val="bottom"/>
            <w:hideMark/>
          </w:tcPr>
          <w:p w14:paraId="6F974EA0"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Geco enano collarejo</w:t>
            </w:r>
          </w:p>
        </w:tc>
        <w:tc>
          <w:tcPr>
            <w:tcW w:w="1153" w:type="pct"/>
            <w:shd w:val="clear" w:color="auto" w:fill="auto"/>
            <w:noWrap/>
            <w:vAlign w:val="bottom"/>
            <w:hideMark/>
          </w:tcPr>
          <w:p w14:paraId="1AB035E1"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Sujeta a protección especial</w:t>
            </w:r>
          </w:p>
        </w:tc>
        <w:tc>
          <w:tcPr>
            <w:tcW w:w="691" w:type="pct"/>
            <w:shd w:val="clear" w:color="auto" w:fill="auto"/>
            <w:noWrap/>
            <w:vAlign w:val="bottom"/>
            <w:hideMark/>
          </w:tcPr>
          <w:p w14:paraId="750FC5D6"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027021FE" w14:textId="77777777" w:rsidTr="00503051">
        <w:trPr>
          <w:trHeight w:val="300"/>
          <w:jc w:val="center"/>
        </w:trPr>
        <w:tc>
          <w:tcPr>
            <w:tcW w:w="909" w:type="pct"/>
            <w:vMerge w:val="restart"/>
            <w:shd w:val="clear" w:color="auto" w:fill="auto"/>
            <w:noWrap/>
            <w:vAlign w:val="center"/>
            <w:hideMark/>
          </w:tcPr>
          <w:p w14:paraId="3361D5AA"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HYLIDAE</w:t>
            </w:r>
          </w:p>
        </w:tc>
        <w:tc>
          <w:tcPr>
            <w:tcW w:w="1064" w:type="pct"/>
            <w:shd w:val="clear" w:color="auto" w:fill="auto"/>
            <w:noWrap/>
            <w:vAlign w:val="bottom"/>
            <w:hideMark/>
          </w:tcPr>
          <w:p w14:paraId="4B4EB618"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Agalychnis callidryas</w:t>
            </w:r>
          </w:p>
        </w:tc>
        <w:tc>
          <w:tcPr>
            <w:tcW w:w="1184" w:type="pct"/>
            <w:shd w:val="clear" w:color="auto" w:fill="auto"/>
            <w:noWrap/>
            <w:vAlign w:val="bottom"/>
            <w:hideMark/>
          </w:tcPr>
          <w:p w14:paraId="25ACA0AB"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153" w:type="pct"/>
            <w:shd w:val="clear" w:color="auto" w:fill="auto"/>
            <w:noWrap/>
            <w:vAlign w:val="bottom"/>
            <w:hideMark/>
          </w:tcPr>
          <w:p w14:paraId="6A9C93D0"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691" w:type="pct"/>
            <w:shd w:val="clear" w:color="auto" w:fill="auto"/>
            <w:noWrap/>
            <w:vAlign w:val="bottom"/>
            <w:hideMark/>
          </w:tcPr>
          <w:p w14:paraId="13DF8EA6"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13B7BB0A" w14:textId="77777777" w:rsidTr="00503051">
        <w:trPr>
          <w:trHeight w:val="300"/>
          <w:jc w:val="center"/>
        </w:trPr>
        <w:tc>
          <w:tcPr>
            <w:tcW w:w="909" w:type="pct"/>
            <w:vMerge/>
            <w:shd w:val="clear" w:color="auto" w:fill="auto"/>
            <w:noWrap/>
            <w:vAlign w:val="bottom"/>
            <w:hideMark/>
          </w:tcPr>
          <w:p w14:paraId="22D4BCC8"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064" w:type="pct"/>
            <w:shd w:val="clear" w:color="auto" w:fill="auto"/>
            <w:noWrap/>
            <w:vAlign w:val="bottom"/>
            <w:hideMark/>
          </w:tcPr>
          <w:p w14:paraId="565AFE47"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Hyla ebraccata</w:t>
            </w:r>
          </w:p>
        </w:tc>
        <w:tc>
          <w:tcPr>
            <w:tcW w:w="1184" w:type="pct"/>
            <w:shd w:val="clear" w:color="auto" w:fill="auto"/>
            <w:noWrap/>
            <w:vAlign w:val="bottom"/>
            <w:hideMark/>
          </w:tcPr>
          <w:p w14:paraId="7BD9CE6B"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153" w:type="pct"/>
            <w:shd w:val="clear" w:color="auto" w:fill="auto"/>
            <w:noWrap/>
            <w:vAlign w:val="bottom"/>
            <w:hideMark/>
          </w:tcPr>
          <w:p w14:paraId="6DD0DCE6"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691" w:type="pct"/>
            <w:shd w:val="clear" w:color="auto" w:fill="auto"/>
            <w:noWrap/>
            <w:vAlign w:val="bottom"/>
            <w:hideMark/>
          </w:tcPr>
          <w:p w14:paraId="00B75154"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4739F292" w14:textId="77777777" w:rsidTr="00503051">
        <w:trPr>
          <w:trHeight w:val="300"/>
          <w:jc w:val="center"/>
        </w:trPr>
        <w:tc>
          <w:tcPr>
            <w:tcW w:w="909" w:type="pct"/>
            <w:vMerge/>
            <w:shd w:val="clear" w:color="auto" w:fill="auto"/>
            <w:noWrap/>
            <w:vAlign w:val="bottom"/>
            <w:hideMark/>
          </w:tcPr>
          <w:p w14:paraId="0A8F38F7"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064" w:type="pct"/>
            <w:shd w:val="clear" w:color="auto" w:fill="auto"/>
            <w:noWrap/>
            <w:vAlign w:val="bottom"/>
            <w:hideMark/>
          </w:tcPr>
          <w:p w14:paraId="338921E7"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Hyla  loquax</w:t>
            </w:r>
          </w:p>
        </w:tc>
        <w:tc>
          <w:tcPr>
            <w:tcW w:w="1184" w:type="pct"/>
            <w:shd w:val="clear" w:color="auto" w:fill="auto"/>
            <w:noWrap/>
            <w:vAlign w:val="bottom"/>
            <w:hideMark/>
          </w:tcPr>
          <w:p w14:paraId="2EE665A9"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153" w:type="pct"/>
            <w:shd w:val="clear" w:color="auto" w:fill="auto"/>
            <w:noWrap/>
            <w:vAlign w:val="bottom"/>
            <w:hideMark/>
          </w:tcPr>
          <w:p w14:paraId="57D6D235"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691" w:type="pct"/>
            <w:shd w:val="clear" w:color="auto" w:fill="auto"/>
            <w:noWrap/>
            <w:vAlign w:val="bottom"/>
            <w:hideMark/>
          </w:tcPr>
          <w:p w14:paraId="674B1A39"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75D775AE" w14:textId="77777777" w:rsidTr="00503051">
        <w:trPr>
          <w:trHeight w:val="300"/>
          <w:jc w:val="center"/>
        </w:trPr>
        <w:tc>
          <w:tcPr>
            <w:tcW w:w="909" w:type="pct"/>
            <w:vMerge/>
            <w:shd w:val="clear" w:color="auto" w:fill="auto"/>
            <w:noWrap/>
            <w:vAlign w:val="bottom"/>
            <w:hideMark/>
          </w:tcPr>
          <w:p w14:paraId="151B9A2B"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064" w:type="pct"/>
            <w:shd w:val="clear" w:color="auto" w:fill="auto"/>
            <w:noWrap/>
            <w:vAlign w:val="bottom"/>
            <w:hideMark/>
          </w:tcPr>
          <w:p w14:paraId="5EF60FE7"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Hyla microcephala</w:t>
            </w:r>
          </w:p>
        </w:tc>
        <w:tc>
          <w:tcPr>
            <w:tcW w:w="1184" w:type="pct"/>
            <w:shd w:val="clear" w:color="auto" w:fill="auto"/>
            <w:noWrap/>
            <w:vAlign w:val="bottom"/>
            <w:hideMark/>
          </w:tcPr>
          <w:p w14:paraId="20CCF82C"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153" w:type="pct"/>
            <w:shd w:val="clear" w:color="auto" w:fill="auto"/>
            <w:noWrap/>
            <w:vAlign w:val="bottom"/>
            <w:hideMark/>
          </w:tcPr>
          <w:p w14:paraId="72596EFF"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691" w:type="pct"/>
            <w:shd w:val="clear" w:color="auto" w:fill="auto"/>
            <w:noWrap/>
            <w:vAlign w:val="bottom"/>
            <w:hideMark/>
          </w:tcPr>
          <w:p w14:paraId="6C04239F"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192018A6" w14:textId="77777777" w:rsidTr="00503051">
        <w:trPr>
          <w:trHeight w:val="300"/>
          <w:jc w:val="center"/>
        </w:trPr>
        <w:tc>
          <w:tcPr>
            <w:tcW w:w="909" w:type="pct"/>
            <w:vMerge/>
            <w:shd w:val="clear" w:color="auto" w:fill="auto"/>
            <w:noWrap/>
            <w:vAlign w:val="bottom"/>
            <w:hideMark/>
          </w:tcPr>
          <w:p w14:paraId="65CA9C34"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064" w:type="pct"/>
            <w:shd w:val="clear" w:color="auto" w:fill="auto"/>
            <w:noWrap/>
            <w:vAlign w:val="bottom"/>
            <w:hideMark/>
          </w:tcPr>
          <w:p w14:paraId="28D76ACE"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Tlalocohyla picta</w:t>
            </w:r>
          </w:p>
        </w:tc>
        <w:tc>
          <w:tcPr>
            <w:tcW w:w="1184" w:type="pct"/>
            <w:shd w:val="clear" w:color="auto" w:fill="auto"/>
            <w:noWrap/>
            <w:vAlign w:val="bottom"/>
            <w:hideMark/>
          </w:tcPr>
          <w:p w14:paraId="6B293A99"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153" w:type="pct"/>
            <w:shd w:val="clear" w:color="auto" w:fill="auto"/>
            <w:noWrap/>
            <w:vAlign w:val="bottom"/>
            <w:hideMark/>
          </w:tcPr>
          <w:p w14:paraId="27B9F0A7"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691" w:type="pct"/>
            <w:shd w:val="clear" w:color="auto" w:fill="auto"/>
            <w:noWrap/>
            <w:vAlign w:val="bottom"/>
            <w:hideMark/>
          </w:tcPr>
          <w:p w14:paraId="2351EDE4"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2F799399" w14:textId="77777777" w:rsidTr="00503051">
        <w:trPr>
          <w:trHeight w:val="300"/>
          <w:jc w:val="center"/>
        </w:trPr>
        <w:tc>
          <w:tcPr>
            <w:tcW w:w="909" w:type="pct"/>
            <w:vMerge/>
            <w:shd w:val="clear" w:color="auto" w:fill="auto"/>
            <w:noWrap/>
            <w:vAlign w:val="bottom"/>
            <w:hideMark/>
          </w:tcPr>
          <w:p w14:paraId="7F5E6374"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064" w:type="pct"/>
            <w:shd w:val="clear" w:color="auto" w:fill="auto"/>
            <w:noWrap/>
            <w:vAlign w:val="bottom"/>
            <w:hideMark/>
          </w:tcPr>
          <w:p w14:paraId="631A6076"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Scinax staufferi</w:t>
            </w:r>
          </w:p>
        </w:tc>
        <w:tc>
          <w:tcPr>
            <w:tcW w:w="1184" w:type="pct"/>
            <w:shd w:val="clear" w:color="auto" w:fill="auto"/>
            <w:noWrap/>
            <w:vAlign w:val="bottom"/>
            <w:hideMark/>
          </w:tcPr>
          <w:p w14:paraId="05F36A5C"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153" w:type="pct"/>
            <w:shd w:val="clear" w:color="auto" w:fill="auto"/>
            <w:noWrap/>
            <w:vAlign w:val="bottom"/>
            <w:hideMark/>
          </w:tcPr>
          <w:p w14:paraId="6643F694"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691" w:type="pct"/>
            <w:shd w:val="clear" w:color="auto" w:fill="auto"/>
            <w:noWrap/>
            <w:vAlign w:val="bottom"/>
            <w:hideMark/>
          </w:tcPr>
          <w:p w14:paraId="58577D95"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73D4E967" w14:textId="77777777" w:rsidTr="00503051">
        <w:trPr>
          <w:trHeight w:val="300"/>
          <w:jc w:val="center"/>
        </w:trPr>
        <w:tc>
          <w:tcPr>
            <w:tcW w:w="909" w:type="pct"/>
            <w:vMerge/>
            <w:shd w:val="clear" w:color="auto" w:fill="auto"/>
            <w:noWrap/>
            <w:vAlign w:val="bottom"/>
            <w:hideMark/>
          </w:tcPr>
          <w:p w14:paraId="66201F95"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064" w:type="pct"/>
            <w:shd w:val="clear" w:color="auto" w:fill="auto"/>
            <w:noWrap/>
            <w:vAlign w:val="bottom"/>
            <w:hideMark/>
          </w:tcPr>
          <w:p w14:paraId="79689082"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Trachycephalus venulosa</w:t>
            </w:r>
          </w:p>
        </w:tc>
        <w:tc>
          <w:tcPr>
            <w:tcW w:w="1184" w:type="pct"/>
            <w:shd w:val="clear" w:color="auto" w:fill="auto"/>
            <w:noWrap/>
            <w:vAlign w:val="bottom"/>
            <w:hideMark/>
          </w:tcPr>
          <w:p w14:paraId="3B7CD552"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153" w:type="pct"/>
            <w:shd w:val="clear" w:color="auto" w:fill="auto"/>
            <w:noWrap/>
            <w:vAlign w:val="bottom"/>
            <w:hideMark/>
          </w:tcPr>
          <w:p w14:paraId="3F107BA3"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691" w:type="pct"/>
            <w:shd w:val="clear" w:color="auto" w:fill="auto"/>
            <w:noWrap/>
            <w:vAlign w:val="bottom"/>
            <w:hideMark/>
          </w:tcPr>
          <w:p w14:paraId="7663F5AD"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05CA6838" w14:textId="77777777" w:rsidTr="00503051">
        <w:trPr>
          <w:trHeight w:val="300"/>
          <w:jc w:val="center"/>
        </w:trPr>
        <w:tc>
          <w:tcPr>
            <w:tcW w:w="909" w:type="pct"/>
            <w:vMerge/>
            <w:shd w:val="clear" w:color="auto" w:fill="auto"/>
            <w:noWrap/>
            <w:vAlign w:val="bottom"/>
            <w:hideMark/>
          </w:tcPr>
          <w:p w14:paraId="4A0B027D"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064" w:type="pct"/>
            <w:shd w:val="clear" w:color="auto" w:fill="auto"/>
            <w:noWrap/>
            <w:vAlign w:val="bottom"/>
            <w:hideMark/>
          </w:tcPr>
          <w:p w14:paraId="236B48CF"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Smilisca baudini</w:t>
            </w:r>
          </w:p>
        </w:tc>
        <w:tc>
          <w:tcPr>
            <w:tcW w:w="1184" w:type="pct"/>
            <w:shd w:val="clear" w:color="auto" w:fill="auto"/>
            <w:noWrap/>
            <w:vAlign w:val="bottom"/>
            <w:hideMark/>
          </w:tcPr>
          <w:p w14:paraId="65D4E70B"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153" w:type="pct"/>
            <w:shd w:val="clear" w:color="auto" w:fill="auto"/>
            <w:noWrap/>
            <w:vAlign w:val="bottom"/>
            <w:hideMark/>
          </w:tcPr>
          <w:p w14:paraId="33B07387"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691" w:type="pct"/>
            <w:shd w:val="clear" w:color="auto" w:fill="auto"/>
            <w:noWrap/>
            <w:vAlign w:val="bottom"/>
            <w:hideMark/>
          </w:tcPr>
          <w:p w14:paraId="134CD66A"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62A0A58E" w14:textId="77777777" w:rsidTr="00503051">
        <w:trPr>
          <w:trHeight w:val="300"/>
          <w:jc w:val="center"/>
        </w:trPr>
        <w:tc>
          <w:tcPr>
            <w:tcW w:w="909" w:type="pct"/>
            <w:vMerge/>
            <w:shd w:val="clear" w:color="auto" w:fill="auto"/>
            <w:noWrap/>
            <w:vAlign w:val="bottom"/>
            <w:hideMark/>
          </w:tcPr>
          <w:p w14:paraId="410CD94D"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064" w:type="pct"/>
            <w:shd w:val="clear" w:color="auto" w:fill="auto"/>
            <w:noWrap/>
            <w:vAlign w:val="bottom"/>
            <w:hideMark/>
          </w:tcPr>
          <w:p w14:paraId="24F93837"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Triprion petasatus</w:t>
            </w:r>
          </w:p>
        </w:tc>
        <w:tc>
          <w:tcPr>
            <w:tcW w:w="1184" w:type="pct"/>
            <w:shd w:val="clear" w:color="auto" w:fill="auto"/>
            <w:noWrap/>
            <w:vAlign w:val="bottom"/>
            <w:hideMark/>
          </w:tcPr>
          <w:p w14:paraId="07EE5646"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Rana de árbol yucateca</w:t>
            </w:r>
          </w:p>
        </w:tc>
        <w:tc>
          <w:tcPr>
            <w:tcW w:w="1153" w:type="pct"/>
            <w:shd w:val="clear" w:color="auto" w:fill="auto"/>
            <w:noWrap/>
            <w:vAlign w:val="bottom"/>
            <w:hideMark/>
          </w:tcPr>
          <w:p w14:paraId="5D70690F"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Sujeta a protección especial</w:t>
            </w:r>
          </w:p>
        </w:tc>
        <w:tc>
          <w:tcPr>
            <w:tcW w:w="691" w:type="pct"/>
            <w:shd w:val="clear" w:color="auto" w:fill="auto"/>
            <w:noWrap/>
            <w:vAlign w:val="bottom"/>
            <w:hideMark/>
          </w:tcPr>
          <w:p w14:paraId="3C7B560B"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49AE401A" w14:textId="77777777" w:rsidTr="00503051">
        <w:trPr>
          <w:trHeight w:val="300"/>
          <w:jc w:val="center"/>
        </w:trPr>
        <w:tc>
          <w:tcPr>
            <w:tcW w:w="909" w:type="pct"/>
            <w:vMerge w:val="restart"/>
            <w:shd w:val="clear" w:color="auto" w:fill="auto"/>
            <w:noWrap/>
            <w:vAlign w:val="center"/>
            <w:hideMark/>
          </w:tcPr>
          <w:p w14:paraId="47FC3651"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CRAUGASTORIDAE</w:t>
            </w:r>
          </w:p>
        </w:tc>
        <w:tc>
          <w:tcPr>
            <w:tcW w:w="1064" w:type="pct"/>
            <w:shd w:val="clear" w:color="auto" w:fill="auto"/>
            <w:noWrap/>
            <w:vAlign w:val="bottom"/>
            <w:hideMark/>
          </w:tcPr>
          <w:p w14:paraId="31BC9353"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Craugastor alfredi</w:t>
            </w:r>
          </w:p>
        </w:tc>
        <w:tc>
          <w:tcPr>
            <w:tcW w:w="1184" w:type="pct"/>
            <w:shd w:val="clear" w:color="auto" w:fill="auto"/>
            <w:noWrap/>
            <w:vAlign w:val="bottom"/>
            <w:hideMark/>
          </w:tcPr>
          <w:p w14:paraId="2A6C9F16"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153" w:type="pct"/>
            <w:shd w:val="clear" w:color="auto" w:fill="auto"/>
            <w:noWrap/>
            <w:vAlign w:val="bottom"/>
            <w:hideMark/>
          </w:tcPr>
          <w:p w14:paraId="241FD0DB"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691" w:type="pct"/>
            <w:shd w:val="clear" w:color="auto" w:fill="auto"/>
            <w:noWrap/>
            <w:vAlign w:val="bottom"/>
            <w:hideMark/>
          </w:tcPr>
          <w:p w14:paraId="739C2E6F"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23E404FD" w14:textId="77777777" w:rsidTr="00503051">
        <w:trPr>
          <w:trHeight w:val="300"/>
          <w:jc w:val="center"/>
        </w:trPr>
        <w:tc>
          <w:tcPr>
            <w:tcW w:w="909" w:type="pct"/>
            <w:vMerge/>
            <w:shd w:val="clear" w:color="auto" w:fill="auto"/>
            <w:noWrap/>
            <w:vAlign w:val="center"/>
            <w:hideMark/>
          </w:tcPr>
          <w:p w14:paraId="3CDDEEF3"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1064" w:type="pct"/>
            <w:shd w:val="clear" w:color="auto" w:fill="auto"/>
            <w:noWrap/>
            <w:vAlign w:val="bottom"/>
            <w:hideMark/>
          </w:tcPr>
          <w:p w14:paraId="2924C163"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Craugastor  yucatanensis</w:t>
            </w:r>
          </w:p>
        </w:tc>
        <w:tc>
          <w:tcPr>
            <w:tcW w:w="1184" w:type="pct"/>
            <w:shd w:val="clear" w:color="auto" w:fill="auto"/>
            <w:noWrap/>
            <w:vAlign w:val="bottom"/>
            <w:hideMark/>
          </w:tcPr>
          <w:p w14:paraId="021BB608"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Rana ladrona yucateca</w:t>
            </w:r>
          </w:p>
        </w:tc>
        <w:tc>
          <w:tcPr>
            <w:tcW w:w="1153" w:type="pct"/>
            <w:shd w:val="clear" w:color="auto" w:fill="auto"/>
            <w:noWrap/>
            <w:vAlign w:val="bottom"/>
            <w:hideMark/>
          </w:tcPr>
          <w:p w14:paraId="7C22F3D2"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Sujeta a protección especial</w:t>
            </w:r>
          </w:p>
        </w:tc>
        <w:tc>
          <w:tcPr>
            <w:tcW w:w="691" w:type="pct"/>
            <w:shd w:val="clear" w:color="auto" w:fill="auto"/>
            <w:noWrap/>
            <w:vAlign w:val="bottom"/>
            <w:hideMark/>
          </w:tcPr>
          <w:p w14:paraId="63F0B1DB"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Endémica</w:t>
            </w:r>
          </w:p>
        </w:tc>
      </w:tr>
      <w:tr w:rsidR="00CF435B" w:rsidRPr="00596A3A" w14:paraId="08440CA9" w14:textId="77777777" w:rsidTr="00503051">
        <w:trPr>
          <w:trHeight w:val="300"/>
          <w:jc w:val="center"/>
        </w:trPr>
        <w:tc>
          <w:tcPr>
            <w:tcW w:w="909" w:type="pct"/>
            <w:vMerge w:val="restart"/>
            <w:shd w:val="clear" w:color="auto" w:fill="auto"/>
            <w:noWrap/>
            <w:vAlign w:val="center"/>
            <w:hideMark/>
          </w:tcPr>
          <w:p w14:paraId="7DA01CFF"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LEPTODACTYLIDAE</w:t>
            </w:r>
          </w:p>
        </w:tc>
        <w:tc>
          <w:tcPr>
            <w:tcW w:w="1064" w:type="pct"/>
            <w:shd w:val="clear" w:color="auto" w:fill="auto"/>
            <w:noWrap/>
            <w:vAlign w:val="bottom"/>
            <w:hideMark/>
          </w:tcPr>
          <w:p w14:paraId="02856098"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Leptodactylus labialis</w:t>
            </w:r>
          </w:p>
        </w:tc>
        <w:tc>
          <w:tcPr>
            <w:tcW w:w="1184" w:type="pct"/>
            <w:shd w:val="clear" w:color="auto" w:fill="auto"/>
            <w:noWrap/>
            <w:vAlign w:val="bottom"/>
            <w:hideMark/>
          </w:tcPr>
          <w:p w14:paraId="51D767BB"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153" w:type="pct"/>
            <w:shd w:val="clear" w:color="auto" w:fill="auto"/>
            <w:noWrap/>
            <w:vAlign w:val="bottom"/>
            <w:hideMark/>
          </w:tcPr>
          <w:p w14:paraId="4FB359D6"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691" w:type="pct"/>
            <w:shd w:val="clear" w:color="auto" w:fill="auto"/>
            <w:noWrap/>
            <w:vAlign w:val="bottom"/>
            <w:hideMark/>
          </w:tcPr>
          <w:p w14:paraId="2E8A3C9D"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7276A7B4" w14:textId="77777777" w:rsidTr="00503051">
        <w:trPr>
          <w:trHeight w:val="300"/>
          <w:jc w:val="center"/>
        </w:trPr>
        <w:tc>
          <w:tcPr>
            <w:tcW w:w="909" w:type="pct"/>
            <w:vMerge/>
            <w:shd w:val="clear" w:color="auto" w:fill="auto"/>
            <w:noWrap/>
            <w:vAlign w:val="bottom"/>
            <w:hideMark/>
          </w:tcPr>
          <w:p w14:paraId="35A656A8"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064" w:type="pct"/>
            <w:shd w:val="clear" w:color="auto" w:fill="auto"/>
            <w:noWrap/>
            <w:vAlign w:val="bottom"/>
            <w:hideMark/>
          </w:tcPr>
          <w:p w14:paraId="49574BC3"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Leptodactylus melanonotus</w:t>
            </w:r>
          </w:p>
        </w:tc>
        <w:tc>
          <w:tcPr>
            <w:tcW w:w="1184" w:type="pct"/>
            <w:shd w:val="clear" w:color="auto" w:fill="auto"/>
            <w:noWrap/>
            <w:vAlign w:val="bottom"/>
            <w:hideMark/>
          </w:tcPr>
          <w:p w14:paraId="350264C9"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153" w:type="pct"/>
            <w:shd w:val="clear" w:color="auto" w:fill="auto"/>
            <w:noWrap/>
            <w:vAlign w:val="bottom"/>
            <w:hideMark/>
          </w:tcPr>
          <w:p w14:paraId="37E150E8"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691" w:type="pct"/>
            <w:shd w:val="clear" w:color="auto" w:fill="auto"/>
            <w:noWrap/>
            <w:vAlign w:val="bottom"/>
            <w:hideMark/>
          </w:tcPr>
          <w:p w14:paraId="59E99E9C"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2BAD13BD" w14:textId="77777777" w:rsidTr="00503051">
        <w:trPr>
          <w:trHeight w:val="300"/>
          <w:jc w:val="center"/>
        </w:trPr>
        <w:tc>
          <w:tcPr>
            <w:tcW w:w="909" w:type="pct"/>
            <w:vMerge w:val="restart"/>
            <w:shd w:val="clear" w:color="auto" w:fill="auto"/>
            <w:noWrap/>
            <w:vAlign w:val="center"/>
            <w:hideMark/>
          </w:tcPr>
          <w:p w14:paraId="4D0C86D9"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MICROHYLIDAE</w:t>
            </w:r>
          </w:p>
        </w:tc>
        <w:tc>
          <w:tcPr>
            <w:tcW w:w="1064" w:type="pct"/>
            <w:shd w:val="clear" w:color="auto" w:fill="auto"/>
            <w:noWrap/>
            <w:vAlign w:val="bottom"/>
            <w:hideMark/>
          </w:tcPr>
          <w:p w14:paraId="749E003B"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Gastrophryne elegans</w:t>
            </w:r>
          </w:p>
        </w:tc>
        <w:tc>
          <w:tcPr>
            <w:tcW w:w="1184" w:type="pct"/>
            <w:shd w:val="clear" w:color="auto" w:fill="auto"/>
            <w:noWrap/>
            <w:vAlign w:val="bottom"/>
            <w:hideMark/>
          </w:tcPr>
          <w:p w14:paraId="6C7BC99F"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Sapo boca angosta elegante</w:t>
            </w:r>
          </w:p>
        </w:tc>
        <w:tc>
          <w:tcPr>
            <w:tcW w:w="1153" w:type="pct"/>
            <w:shd w:val="clear" w:color="auto" w:fill="auto"/>
            <w:noWrap/>
            <w:vAlign w:val="bottom"/>
            <w:hideMark/>
          </w:tcPr>
          <w:p w14:paraId="63F2D212"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Sujeta a protección especial</w:t>
            </w:r>
          </w:p>
        </w:tc>
        <w:tc>
          <w:tcPr>
            <w:tcW w:w="691" w:type="pct"/>
            <w:shd w:val="clear" w:color="auto" w:fill="auto"/>
            <w:noWrap/>
            <w:vAlign w:val="bottom"/>
            <w:hideMark/>
          </w:tcPr>
          <w:p w14:paraId="7571D95F"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1161B74A" w14:textId="77777777" w:rsidTr="00503051">
        <w:trPr>
          <w:trHeight w:val="300"/>
          <w:jc w:val="center"/>
        </w:trPr>
        <w:tc>
          <w:tcPr>
            <w:tcW w:w="909" w:type="pct"/>
            <w:vMerge/>
            <w:shd w:val="clear" w:color="auto" w:fill="auto"/>
            <w:noWrap/>
            <w:vAlign w:val="center"/>
            <w:hideMark/>
          </w:tcPr>
          <w:p w14:paraId="29DB07AA"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1064" w:type="pct"/>
            <w:shd w:val="clear" w:color="auto" w:fill="auto"/>
            <w:noWrap/>
            <w:vAlign w:val="bottom"/>
            <w:hideMark/>
          </w:tcPr>
          <w:p w14:paraId="52C1BB9B"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Hypopachus variolosus</w:t>
            </w:r>
          </w:p>
        </w:tc>
        <w:tc>
          <w:tcPr>
            <w:tcW w:w="1184" w:type="pct"/>
            <w:shd w:val="clear" w:color="auto" w:fill="auto"/>
            <w:noWrap/>
            <w:vAlign w:val="bottom"/>
            <w:hideMark/>
          </w:tcPr>
          <w:p w14:paraId="6D4701A6"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1153" w:type="pct"/>
            <w:shd w:val="clear" w:color="auto" w:fill="auto"/>
            <w:noWrap/>
            <w:vAlign w:val="bottom"/>
            <w:hideMark/>
          </w:tcPr>
          <w:p w14:paraId="58171D10"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p>
        </w:tc>
        <w:tc>
          <w:tcPr>
            <w:tcW w:w="691" w:type="pct"/>
            <w:shd w:val="clear" w:color="auto" w:fill="auto"/>
            <w:noWrap/>
            <w:vAlign w:val="bottom"/>
            <w:hideMark/>
          </w:tcPr>
          <w:p w14:paraId="09C2CDE6"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5B9F74B9" w14:textId="77777777" w:rsidTr="00503051">
        <w:trPr>
          <w:trHeight w:val="300"/>
          <w:jc w:val="center"/>
        </w:trPr>
        <w:tc>
          <w:tcPr>
            <w:tcW w:w="909" w:type="pct"/>
            <w:shd w:val="clear" w:color="auto" w:fill="auto"/>
            <w:noWrap/>
            <w:vAlign w:val="center"/>
            <w:hideMark/>
          </w:tcPr>
          <w:p w14:paraId="6CC15757"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RANIDAE</w:t>
            </w:r>
          </w:p>
        </w:tc>
        <w:tc>
          <w:tcPr>
            <w:tcW w:w="1064" w:type="pct"/>
            <w:shd w:val="clear" w:color="auto" w:fill="auto"/>
            <w:noWrap/>
            <w:vAlign w:val="bottom"/>
            <w:hideMark/>
          </w:tcPr>
          <w:p w14:paraId="50408D0E"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Lithobates berlandieri</w:t>
            </w:r>
          </w:p>
        </w:tc>
        <w:tc>
          <w:tcPr>
            <w:tcW w:w="1184" w:type="pct"/>
            <w:shd w:val="clear" w:color="auto" w:fill="auto"/>
            <w:noWrap/>
            <w:vAlign w:val="bottom"/>
            <w:hideMark/>
          </w:tcPr>
          <w:p w14:paraId="577033DE"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Rana del Río Grande</w:t>
            </w:r>
          </w:p>
        </w:tc>
        <w:tc>
          <w:tcPr>
            <w:tcW w:w="1153" w:type="pct"/>
            <w:shd w:val="clear" w:color="auto" w:fill="auto"/>
            <w:noWrap/>
            <w:vAlign w:val="bottom"/>
            <w:hideMark/>
          </w:tcPr>
          <w:p w14:paraId="0682A711"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Sujeta a protección especial</w:t>
            </w:r>
          </w:p>
        </w:tc>
        <w:tc>
          <w:tcPr>
            <w:tcW w:w="691" w:type="pct"/>
            <w:shd w:val="clear" w:color="auto" w:fill="auto"/>
            <w:noWrap/>
            <w:vAlign w:val="bottom"/>
            <w:hideMark/>
          </w:tcPr>
          <w:p w14:paraId="5D4FDB5D"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6CEA29CA" w14:textId="77777777" w:rsidTr="00503051">
        <w:trPr>
          <w:trHeight w:val="300"/>
          <w:jc w:val="center"/>
        </w:trPr>
        <w:tc>
          <w:tcPr>
            <w:tcW w:w="909" w:type="pct"/>
            <w:shd w:val="clear" w:color="auto" w:fill="auto"/>
            <w:noWrap/>
            <w:vAlign w:val="center"/>
            <w:hideMark/>
          </w:tcPr>
          <w:p w14:paraId="0F4DB34E"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RHINOPHRYNIDAE</w:t>
            </w:r>
          </w:p>
        </w:tc>
        <w:tc>
          <w:tcPr>
            <w:tcW w:w="1064" w:type="pct"/>
            <w:shd w:val="clear" w:color="auto" w:fill="auto"/>
            <w:noWrap/>
            <w:vAlign w:val="bottom"/>
            <w:hideMark/>
          </w:tcPr>
          <w:p w14:paraId="32E45F80"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Rhinophrynus dorsalis</w:t>
            </w:r>
          </w:p>
        </w:tc>
        <w:tc>
          <w:tcPr>
            <w:tcW w:w="1184" w:type="pct"/>
            <w:shd w:val="clear" w:color="auto" w:fill="auto"/>
            <w:noWrap/>
            <w:vAlign w:val="bottom"/>
            <w:hideMark/>
          </w:tcPr>
          <w:p w14:paraId="7E3072C2"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Sapo excavador mexicano</w:t>
            </w:r>
          </w:p>
        </w:tc>
        <w:tc>
          <w:tcPr>
            <w:tcW w:w="1153" w:type="pct"/>
            <w:shd w:val="clear" w:color="auto" w:fill="auto"/>
            <w:noWrap/>
            <w:vAlign w:val="bottom"/>
            <w:hideMark/>
          </w:tcPr>
          <w:p w14:paraId="23AF84B3"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Sujeta a protección especial</w:t>
            </w:r>
          </w:p>
        </w:tc>
        <w:tc>
          <w:tcPr>
            <w:tcW w:w="691" w:type="pct"/>
            <w:shd w:val="clear" w:color="auto" w:fill="auto"/>
            <w:noWrap/>
            <w:vAlign w:val="bottom"/>
            <w:hideMark/>
          </w:tcPr>
          <w:p w14:paraId="1F82830C"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A73339" w:rsidRPr="00596A3A" w14:paraId="13DA31CC" w14:textId="77777777" w:rsidTr="00503051">
        <w:trPr>
          <w:trHeight w:val="300"/>
          <w:jc w:val="center"/>
        </w:trPr>
        <w:tc>
          <w:tcPr>
            <w:tcW w:w="909" w:type="pct"/>
            <w:shd w:val="clear" w:color="auto" w:fill="auto"/>
            <w:noWrap/>
            <w:vAlign w:val="center"/>
            <w:hideMark/>
          </w:tcPr>
          <w:p w14:paraId="6E5220B1"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PLETHODONTIDAE</w:t>
            </w:r>
          </w:p>
        </w:tc>
        <w:tc>
          <w:tcPr>
            <w:tcW w:w="1064" w:type="pct"/>
            <w:shd w:val="clear" w:color="auto" w:fill="auto"/>
            <w:noWrap/>
            <w:vAlign w:val="bottom"/>
            <w:hideMark/>
          </w:tcPr>
          <w:p w14:paraId="5FBD1F4F"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Bolitoglossa yucatana</w:t>
            </w:r>
          </w:p>
        </w:tc>
        <w:tc>
          <w:tcPr>
            <w:tcW w:w="1184" w:type="pct"/>
            <w:shd w:val="clear" w:color="auto" w:fill="auto"/>
            <w:noWrap/>
            <w:vAlign w:val="bottom"/>
            <w:hideMark/>
          </w:tcPr>
          <w:p w14:paraId="75670106"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Salamandra lengua hongueada</w:t>
            </w:r>
          </w:p>
        </w:tc>
        <w:tc>
          <w:tcPr>
            <w:tcW w:w="1153" w:type="pct"/>
            <w:shd w:val="clear" w:color="auto" w:fill="auto"/>
            <w:noWrap/>
            <w:vAlign w:val="bottom"/>
            <w:hideMark/>
          </w:tcPr>
          <w:p w14:paraId="0B9F2F88" w14:textId="77777777" w:rsidR="00A73339" w:rsidRPr="00596A3A" w:rsidRDefault="00A73339" w:rsidP="00C80695">
            <w:pPr>
              <w:spacing w:before="0" w:after="0" w:line="240" w:lineRule="auto"/>
              <w:jc w:val="left"/>
              <w:rPr>
                <w:rFonts w:ascii="Arial" w:eastAsia="Times New Roman" w:hAnsi="Arial" w:cs="Arial"/>
                <w:sz w:val="20"/>
                <w:szCs w:val="20"/>
                <w:lang w:eastAsia="es-MX"/>
              </w:rPr>
            </w:pPr>
            <w:r w:rsidRPr="00596A3A">
              <w:rPr>
                <w:rFonts w:ascii="Arial" w:eastAsia="Times New Roman" w:hAnsi="Arial" w:cs="Arial"/>
                <w:sz w:val="20"/>
                <w:szCs w:val="20"/>
                <w:lang w:eastAsia="es-MX"/>
              </w:rPr>
              <w:t>Sujeta a protección especial</w:t>
            </w:r>
          </w:p>
        </w:tc>
        <w:tc>
          <w:tcPr>
            <w:tcW w:w="691" w:type="pct"/>
            <w:shd w:val="clear" w:color="auto" w:fill="auto"/>
            <w:noWrap/>
            <w:vAlign w:val="bottom"/>
            <w:hideMark/>
          </w:tcPr>
          <w:p w14:paraId="74EF1A8B"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Endémica</w:t>
            </w:r>
          </w:p>
        </w:tc>
      </w:tr>
    </w:tbl>
    <w:p w14:paraId="4C2F8B9F" w14:textId="77777777" w:rsidR="000270B4" w:rsidRPr="00596A3A" w:rsidRDefault="000270B4" w:rsidP="00C80695">
      <w:pPr>
        <w:spacing w:before="0" w:after="0" w:line="240" w:lineRule="auto"/>
        <w:jc w:val="center"/>
        <w:rPr>
          <w:rFonts w:ascii="Arial" w:hAnsi="Arial" w:cs="Arial"/>
          <w:sz w:val="20"/>
          <w:szCs w:val="20"/>
        </w:rPr>
      </w:pPr>
    </w:p>
    <w:p w14:paraId="34B516C8" w14:textId="570C2F26" w:rsidR="00A73339" w:rsidRPr="00596A3A" w:rsidRDefault="00A73339" w:rsidP="00C80695">
      <w:pPr>
        <w:spacing w:before="0" w:after="0" w:line="240" w:lineRule="auto"/>
        <w:jc w:val="center"/>
        <w:rPr>
          <w:rFonts w:ascii="Arial" w:hAnsi="Arial" w:cs="Arial"/>
          <w:sz w:val="20"/>
          <w:szCs w:val="20"/>
        </w:rPr>
      </w:pPr>
    </w:p>
    <w:tbl>
      <w:tblPr>
        <w:tblStyle w:val="Tablaconcuadrcula"/>
        <w:tblW w:w="0" w:type="auto"/>
        <w:tblLook w:val="04A0" w:firstRow="1" w:lastRow="0" w:firstColumn="1" w:lastColumn="0" w:noHBand="0" w:noVBand="1"/>
      </w:tblPr>
      <w:tblGrid>
        <w:gridCol w:w="1800"/>
        <w:gridCol w:w="2150"/>
        <w:gridCol w:w="1997"/>
        <w:gridCol w:w="2125"/>
        <w:gridCol w:w="1504"/>
      </w:tblGrid>
      <w:tr w:rsidR="00CF435B" w:rsidRPr="00596A3A" w14:paraId="520A0C86" w14:textId="77777777" w:rsidTr="00A73339">
        <w:trPr>
          <w:trHeight w:val="300"/>
          <w:tblHeader/>
        </w:trPr>
        <w:tc>
          <w:tcPr>
            <w:tcW w:w="12996" w:type="dxa"/>
            <w:gridSpan w:val="5"/>
            <w:shd w:val="clear" w:color="auto" w:fill="A6A6A6" w:themeFill="background1" w:themeFillShade="A6"/>
            <w:noWrap/>
            <w:vAlign w:val="center"/>
            <w:hideMark/>
          </w:tcPr>
          <w:p w14:paraId="2237CEED" w14:textId="77777777" w:rsidR="00A73339" w:rsidRPr="00596A3A" w:rsidRDefault="00A73339" w:rsidP="00C80695">
            <w:pPr>
              <w:spacing w:before="0" w:after="0"/>
              <w:jc w:val="center"/>
              <w:rPr>
                <w:rFonts w:ascii="Arial" w:hAnsi="Arial" w:cs="Arial"/>
                <w:b/>
                <w:bCs/>
                <w:sz w:val="20"/>
                <w:szCs w:val="20"/>
              </w:rPr>
            </w:pPr>
            <w:r w:rsidRPr="00596A3A">
              <w:rPr>
                <w:rFonts w:ascii="Arial" w:hAnsi="Arial" w:cs="Arial"/>
                <w:b/>
                <w:bCs/>
                <w:sz w:val="20"/>
                <w:szCs w:val="20"/>
              </w:rPr>
              <w:t>LISTA DE ESPECIES DE REPTILES</w:t>
            </w:r>
          </w:p>
        </w:tc>
      </w:tr>
      <w:tr w:rsidR="00CF435B" w:rsidRPr="00596A3A" w14:paraId="50124970" w14:textId="77777777" w:rsidTr="00A73339">
        <w:trPr>
          <w:trHeight w:val="300"/>
          <w:tblHeader/>
        </w:trPr>
        <w:tc>
          <w:tcPr>
            <w:tcW w:w="2437" w:type="dxa"/>
            <w:shd w:val="clear" w:color="auto" w:fill="A6A6A6" w:themeFill="background1" w:themeFillShade="A6"/>
            <w:noWrap/>
            <w:vAlign w:val="center"/>
            <w:hideMark/>
          </w:tcPr>
          <w:p w14:paraId="668F53E2" w14:textId="77777777" w:rsidR="00A73339" w:rsidRPr="00596A3A" w:rsidRDefault="00A73339" w:rsidP="00C80695">
            <w:pPr>
              <w:spacing w:before="0" w:after="0"/>
              <w:jc w:val="center"/>
              <w:rPr>
                <w:rFonts w:ascii="Arial" w:hAnsi="Arial" w:cs="Arial"/>
                <w:b/>
                <w:bCs/>
                <w:sz w:val="20"/>
                <w:szCs w:val="20"/>
              </w:rPr>
            </w:pPr>
            <w:r w:rsidRPr="00596A3A">
              <w:rPr>
                <w:rFonts w:ascii="Arial" w:hAnsi="Arial" w:cs="Arial"/>
                <w:b/>
                <w:bCs/>
                <w:sz w:val="20"/>
                <w:szCs w:val="20"/>
              </w:rPr>
              <w:t>FAMILIA</w:t>
            </w:r>
          </w:p>
        </w:tc>
        <w:tc>
          <w:tcPr>
            <w:tcW w:w="2928" w:type="dxa"/>
            <w:shd w:val="clear" w:color="auto" w:fill="A6A6A6" w:themeFill="background1" w:themeFillShade="A6"/>
            <w:noWrap/>
            <w:vAlign w:val="center"/>
            <w:hideMark/>
          </w:tcPr>
          <w:p w14:paraId="2391F1D3" w14:textId="77777777" w:rsidR="00A73339" w:rsidRPr="00596A3A" w:rsidRDefault="00A73339" w:rsidP="00C80695">
            <w:pPr>
              <w:spacing w:before="0" w:after="0"/>
              <w:jc w:val="center"/>
              <w:rPr>
                <w:rFonts w:ascii="Arial" w:hAnsi="Arial" w:cs="Arial"/>
                <w:b/>
                <w:bCs/>
                <w:sz w:val="20"/>
                <w:szCs w:val="20"/>
              </w:rPr>
            </w:pPr>
            <w:r w:rsidRPr="00596A3A">
              <w:rPr>
                <w:rFonts w:ascii="Arial" w:hAnsi="Arial" w:cs="Arial"/>
                <w:b/>
                <w:bCs/>
                <w:sz w:val="20"/>
                <w:szCs w:val="20"/>
              </w:rPr>
              <w:t>NOMBRE CIENTÍFICO</w:t>
            </w:r>
          </w:p>
        </w:tc>
        <w:tc>
          <w:tcPr>
            <w:tcW w:w="2714" w:type="dxa"/>
            <w:shd w:val="clear" w:color="auto" w:fill="A6A6A6" w:themeFill="background1" w:themeFillShade="A6"/>
            <w:noWrap/>
            <w:vAlign w:val="center"/>
            <w:hideMark/>
          </w:tcPr>
          <w:p w14:paraId="30F6F4A2" w14:textId="77777777" w:rsidR="00A73339" w:rsidRPr="00596A3A" w:rsidRDefault="00A73339" w:rsidP="00C80695">
            <w:pPr>
              <w:spacing w:before="0" w:after="0"/>
              <w:jc w:val="center"/>
              <w:rPr>
                <w:rFonts w:ascii="Arial" w:hAnsi="Arial" w:cs="Arial"/>
                <w:b/>
                <w:bCs/>
                <w:sz w:val="20"/>
                <w:szCs w:val="20"/>
              </w:rPr>
            </w:pPr>
            <w:r w:rsidRPr="00596A3A">
              <w:rPr>
                <w:rFonts w:ascii="Arial" w:hAnsi="Arial" w:cs="Arial"/>
                <w:b/>
                <w:bCs/>
                <w:sz w:val="20"/>
                <w:szCs w:val="20"/>
              </w:rPr>
              <w:t>NOMBRE COMÚN</w:t>
            </w:r>
          </w:p>
        </w:tc>
        <w:tc>
          <w:tcPr>
            <w:tcW w:w="2894" w:type="dxa"/>
            <w:shd w:val="clear" w:color="auto" w:fill="A6A6A6" w:themeFill="background1" w:themeFillShade="A6"/>
            <w:noWrap/>
            <w:vAlign w:val="center"/>
            <w:hideMark/>
          </w:tcPr>
          <w:p w14:paraId="0D13C18C" w14:textId="77777777" w:rsidR="00A73339" w:rsidRPr="00596A3A" w:rsidRDefault="00A73339" w:rsidP="00C80695">
            <w:pPr>
              <w:spacing w:before="0" w:after="0"/>
              <w:jc w:val="center"/>
              <w:rPr>
                <w:rFonts w:ascii="Arial" w:hAnsi="Arial" w:cs="Arial"/>
                <w:b/>
                <w:bCs/>
                <w:sz w:val="20"/>
                <w:szCs w:val="20"/>
              </w:rPr>
            </w:pPr>
            <w:r w:rsidRPr="00596A3A">
              <w:rPr>
                <w:rFonts w:ascii="Arial" w:eastAsia="Times New Roman" w:hAnsi="Arial" w:cs="Arial"/>
                <w:b/>
                <w:bCs/>
                <w:sz w:val="20"/>
                <w:szCs w:val="20"/>
                <w:lang w:eastAsia="es-MX"/>
              </w:rPr>
              <w:t xml:space="preserve">CATEGORIA DE RIESGO </w:t>
            </w:r>
            <w:r w:rsidRPr="00596A3A">
              <w:rPr>
                <w:rFonts w:ascii="Arial" w:eastAsia="Times New Roman" w:hAnsi="Arial" w:cs="Arial"/>
                <w:b/>
                <w:bCs/>
                <w:sz w:val="20"/>
                <w:szCs w:val="20"/>
                <w:lang w:eastAsia="es-MX"/>
              </w:rPr>
              <w:br/>
              <w:t>(NOM-059)</w:t>
            </w:r>
          </w:p>
        </w:tc>
        <w:tc>
          <w:tcPr>
            <w:tcW w:w="2023" w:type="dxa"/>
            <w:shd w:val="clear" w:color="auto" w:fill="A6A6A6" w:themeFill="background1" w:themeFillShade="A6"/>
            <w:noWrap/>
            <w:vAlign w:val="center"/>
            <w:hideMark/>
          </w:tcPr>
          <w:p w14:paraId="49F4D167" w14:textId="77777777" w:rsidR="00A73339" w:rsidRPr="00596A3A" w:rsidRDefault="00A73339" w:rsidP="00C80695">
            <w:pPr>
              <w:spacing w:before="0" w:after="0"/>
              <w:jc w:val="center"/>
              <w:rPr>
                <w:rFonts w:ascii="Arial" w:hAnsi="Arial" w:cs="Arial"/>
                <w:b/>
                <w:bCs/>
                <w:sz w:val="20"/>
                <w:szCs w:val="20"/>
              </w:rPr>
            </w:pPr>
            <w:r w:rsidRPr="00596A3A">
              <w:rPr>
                <w:rFonts w:ascii="Arial" w:hAnsi="Arial" w:cs="Arial"/>
                <w:b/>
                <w:bCs/>
                <w:sz w:val="20"/>
                <w:szCs w:val="20"/>
              </w:rPr>
              <w:t>DISTRIBUCIÓN</w:t>
            </w:r>
          </w:p>
        </w:tc>
      </w:tr>
      <w:tr w:rsidR="00CF435B" w:rsidRPr="00596A3A" w14:paraId="26BA1C3C" w14:textId="77777777" w:rsidTr="00A73339">
        <w:trPr>
          <w:trHeight w:val="300"/>
        </w:trPr>
        <w:tc>
          <w:tcPr>
            <w:tcW w:w="2437" w:type="dxa"/>
            <w:noWrap/>
            <w:vAlign w:val="center"/>
            <w:hideMark/>
          </w:tcPr>
          <w:p w14:paraId="6898328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BATAGURIDAE</w:t>
            </w:r>
          </w:p>
        </w:tc>
        <w:tc>
          <w:tcPr>
            <w:tcW w:w="2928" w:type="dxa"/>
            <w:noWrap/>
            <w:hideMark/>
          </w:tcPr>
          <w:p w14:paraId="31D7C4B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Rhinoclemmys areolata</w:t>
            </w:r>
          </w:p>
        </w:tc>
        <w:tc>
          <w:tcPr>
            <w:tcW w:w="2714" w:type="dxa"/>
            <w:noWrap/>
            <w:hideMark/>
          </w:tcPr>
          <w:p w14:paraId="3DA20EC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Tortuga de monte mojina</w:t>
            </w:r>
          </w:p>
        </w:tc>
        <w:tc>
          <w:tcPr>
            <w:tcW w:w="2894" w:type="dxa"/>
            <w:noWrap/>
            <w:hideMark/>
          </w:tcPr>
          <w:p w14:paraId="0D1E870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2023" w:type="dxa"/>
            <w:noWrap/>
            <w:hideMark/>
          </w:tcPr>
          <w:p w14:paraId="672F902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7F07907F" w14:textId="77777777" w:rsidTr="00A73339">
        <w:trPr>
          <w:trHeight w:val="300"/>
        </w:trPr>
        <w:tc>
          <w:tcPr>
            <w:tcW w:w="2437" w:type="dxa"/>
            <w:noWrap/>
            <w:vAlign w:val="center"/>
            <w:hideMark/>
          </w:tcPr>
          <w:p w14:paraId="4CD9EB2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BOIDAE</w:t>
            </w:r>
          </w:p>
        </w:tc>
        <w:tc>
          <w:tcPr>
            <w:tcW w:w="2928" w:type="dxa"/>
            <w:noWrap/>
            <w:hideMark/>
          </w:tcPr>
          <w:p w14:paraId="5F1E602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Boa constrictor</w:t>
            </w:r>
          </w:p>
        </w:tc>
        <w:tc>
          <w:tcPr>
            <w:tcW w:w="2714" w:type="dxa"/>
            <w:noWrap/>
            <w:hideMark/>
          </w:tcPr>
          <w:p w14:paraId="2B5C7C9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Boa constrictor</w:t>
            </w:r>
          </w:p>
        </w:tc>
        <w:tc>
          <w:tcPr>
            <w:tcW w:w="2894" w:type="dxa"/>
            <w:noWrap/>
            <w:hideMark/>
          </w:tcPr>
          <w:p w14:paraId="1625337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2023" w:type="dxa"/>
            <w:noWrap/>
            <w:hideMark/>
          </w:tcPr>
          <w:p w14:paraId="2C34C21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0359A42B" w14:textId="77777777" w:rsidTr="00A73339">
        <w:trPr>
          <w:trHeight w:val="300"/>
        </w:trPr>
        <w:tc>
          <w:tcPr>
            <w:tcW w:w="2437" w:type="dxa"/>
            <w:vMerge w:val="restart"/>
            <w:noWrap/>
            <w:vAlign w:val="center"/>
            <w:hideMark/>
          </w:tcPr>
          <w:p w14:paraId="603F60A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CHELONIIDAE</w:t>
            </w:r>
          </w:p>
        </w:tc>
        <w:tc>
          <w:tcPr>
            <w:tcW w:w="2928" w:type="dxa"/>
            <w:noWrap/>
            <w:hideMark/>
          </w:tcPr>
          <w:p w14:paraId="7A6BE4E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Caretta caretta</w:t>
            </w:r>
          </w:p>
        </w:tc>
        <w:tc>
          <w:tcPr>
            <w:tcW w:w="2714" w:type="dxa"/>
            <w:noWrap/>
            <w:hideMark/>
          </w:tcPr>
          <w:p w14:paraId="183A0E0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Tortuga marina caguama</w:t>
            </w:r>
          </w:p>
        </w:tc>
        <w:tc>
          <w:tcPr>
            <w:tcW w:w="2894" w:type="dxa"/>
            <w:noWrap/>
            <w:hideMark/>
          </w:tcPr>
          <w:p w14:paraId="0639B3C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2023" w:type="dxa"/>
            <w:noWrap/>
            <w:hideMark/>
          </w:tcPr>
          <w:p w14:paraId="6EB3D0A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37E84BF1" w14:textId="77777777" w:rsidTr="00A73339">
        <w:trPr>
          <w:trHeight w:val="300"/>
        </w:trPr>
        <w:tc>
          <w:tcPr>
            <w:tcW w:w="2437" w:type="dxa"/>
            <w:vMerge/>
            <w:noWrap/>
            <w:vAlign w:val="center"/>
            <w:hideMark/>
          </w:tcPr>
          <w:p w14:paraId="20FBA9F7"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71B41FE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Chelonia mydas</w:t>
            </w:r>
          </w:p>
        </w:tc>
        <w:tc>
          <w:tcPr>
            <w:tcW w:w="2714" w:type="dxa"/>
            <w:noWrap/>
            <w:hideMark/>
          </w:tcPr>
          <w:p w14:paraId="2637C89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Tortuga marina verde del Atlántico, tortuga blanca</w:t>
            </w:r>
          </w:p>
        </w:tc>
        <w:tc>
          <w:tcPr>
            <w:tcW w:w="2894" w:type="dxa"/>
            <w:noWrap/>
            <w:hideMark/>
          </w:tcPr>
          <w:p w14:paraId="4517183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2023" w:type="dxa"/>
            <w:noWrap/>
            <w:hideMark/>
          </w:tcPr>
          <w:p w14:paraId="22086A7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31F22910" w14:textId="77777777" w:rsidTr="00A73339">
        <w:trPr>
          <w:trHeight w:val="300"/>
        </w:trPr>
        <w:tc>
          <w:tcPr>
            <w:tcW w:w="2437" w:type="dxa"/>
            <w:vMerge/>
            <w:noWrap/>
            <w:vAlign w:val="center"/>
            <w:hideMark/>
          </w:tcPr>
          <w:p w14:paraId="65B61CB0"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1677785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Eretmochelys imbricata</w:t>
            </w:r>
          </w:p>
        </w:tc>
        <w:tc>
          <w:tcPr>
            <w:tcW w:w="2714" w:type="dxa"/>
            <w:noWrap/>
            <w:hideMark/>
          </w:tcPr>
          <w:p w14:paraId="005134E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Tortuga marina de carey</w:t>
            </w:r>
          </w:p>
        </w:tc>
        <w:tc>
          <w:tcPr>
            <w:tcW w:w="2894" w:type="dxa"/>
            <w:noWrap/>
            <w:hideMark/>
          </w:tcPr>
          <w:p w14:paraId="4666F60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2023" w:type="dxa"/>
            <w:noWrap/>
            <w:hideMark/>
          </w:tcPr>
          <w:p w14:paraId="76F862C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2A14888B" w14:textId="77777777" w:rsidTr="00A73339">
        <w:trPr>
          <w:trHeight w:val="300"/>
        </w:trPr>
        <w:tc>
          <w:tcPr>
            <w:tcW w:w="2437" w:type="dxa"/>
            <w:vMerge w:val="restart"/>
            <w:noWrap/>
            <w:vAlign w:val="center"/>
            <w:hideMark/>
          </w:tcPr>
          <w:p w14:paraId="321E0A4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COLUBRIDAE</w:t>
            </w:r>
          </w:p>
        </w:tc>
        <w:tc>
          <w:tcPr>
            <w:tcW w:w="2928" w:type="dxa"/>
            <w:noWrap/>
            <w:hideMark/>
          </w:tcPr>
          <w:p w14:paraId="457D19D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Coniophanes  meridanus</w:t>
            </w:r>
          </w:p>
        </w:tc>
        <w:tc>
          <w:tcPr>
            <w:tcW w:w="2714" w:type="dxa"/>
            <w:noWrap/>
            <w:hideMark/>
          </w:tcPr>
          <w:p w14:paraId="6B56057B" w14:textId="77777777" w:rsidR="00A73339" w:rsidRPr="00596A3A" w:rsidRDefault="00A73339" w:rsidP="00C80695">
            <w:pPr>
              <w:spacing w:before="0" w:after="0"/>
              <w:jc w:val="left"/>
              <w:rPr>
                <w:rFonts w:ascii="Arial" w:hAnsi="Arial" w:cs="Arial"/>
                <w:sz w:val="20"/>
                <w:szCs w:val="20"/>
              </w:rPr>
            </w:pPr>
          </w:p>
        </w:tc>
        <w:tc>
          <w:tcPr>
            <w:tcW w:w="2894" w:type="dxa"/>
            <w:noWrap/>
            <w:hideMark/>
          </w:tcPr>
          <w:p w14:paraId="5E1D237D" w14:textId="77777777" w:rsidR="00A73339" w:rsidRPr="00596A3A" w:rsidRDefault="00A73339" w:rsidP="00C80695">
            <w:pPr>
              <w:spacing w:before="0" w:after="0"/>
              <w:rPr>
                <w:rFonts w:ascii="Arial" w:hAnsi="Arial" w:cs="Arial"/>
                <w:sz w:val="20"/>
                <w:szCs w:val="20"/>
              </w:rPr>
            </w:pPr>
          </w:p>
        </w:tc>
        <w:tc>
          <w:tcPr>
            <w:tcW w:w="2023" w:type="dxa"/>
            <w:noWrap/>
            <w:hideMark/>
          </w:tcPr>
          <w:p w14:paraId="1EE74A2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6DBA44E2" w14:textId="77777777" w:rsidTr="00A73339">
        <w:trPr>
          <w:trHeight w:val="300"/>
        </w:trPr>
        <w:tc>
          <w:tcPr>
            <w:tcW w:w="2437" w:type="dxa"/>
            <w:vMerge/>
            <w:noWrap/>
            <w:vAlign w:val="center"/>
            <w:hideMark/>
          </w:tcPr>
          <w:p w14:paraId="70C7162F"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20AAF32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Coniophanes  schmidti</w:t>
            </w:r>
          </w:p>
        </w:tc>
        <w:tc>
          <w:tcPr>
            <w:tcW w:w="2714" w:type="dxa"/>
            <w:noWrap/>
            <w:hideMark/>
          </w:tcPr>
          <w:p w14:paraId="593FC09D" w14:textId="77777777" w:rsidR="00A73339" w:rsidRPr="00596A3A" w:rsidRDefault="00A73339" w:rsidP="00C80695">
            <w:pPr>
              <w:spacing w:before="0" w:after="0"/>
              <w:jc w:val="left"/>
              <w:rPr>
                <w:rFonts w:ascii="Arial" w:hAnsi="Arial" w:cs="Arial"/>
                <w:sz w:val="20"/>
                <w:szCs w:val="20"/>
              </w:rPr>
            </w:pPr>
          </w:p>
        </w:tc>
        <w:tc>
          <w:tcPr>
            <w:tcW w:w="2894" w:type="dxa"/>
            <w:noWrap/>
            <w:hideMark/>
          </w:tcPr>
          <w:p w14:paraId="7DCD3ADF" w14:textId="77777777" w:rsidR="00A73339" w:rsidRPr="00596A3A" w:rsidRDefault="00A73339" w:rsidP="00C80695">
            <w:pPr>
              <w:spacing w:before="0" w:after="0"/>
              <w:rPr>
                <w:rFonts w:ascii="Arial" w:hAnsi="Arial" w:cs="Arial"/>
                <w:sz w:val="20"/>
                <w:szCs w:val="20"/>
              </w:rPr>
            </w:pPr>
          </w:p>
        </w:tc>
        <w:tc>
          <w:tcPr>
            <w:tcW w:w="2023" w:type="dxa"/>
            <w:noWrap/>
            <w:hideMark/>
          </w:tcPr>
          <w:p w14:paraId="4558762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2EA9AD4D" w14:textId="77777777" w:rsidTr="00A73339">
        <w:trPr>
          <w:trHeight w:val="300"/>
        </w:trPr>
        <w:tc>
          <w:tcPr>
            <w:tcW w:w="2437" w:type="dxa"/>
            <w:vMerge/>
            <w:noWrap/>
            <w:vAlign w:val="center"/>
            <w:hideMark/>
          </w:tcPr>
          <w:p w14:paraId="1DF17635"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53509C8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Coniophanes bipunctatus</w:t>
            </w:r>
          </w:p>
        </w:tc>
        <w:tc>
          <w:tcPr>
            <w:tcW w:w="2714" w:type="dxa"/>
            <w:noWrap/>
            <w:hideMark/>
          </w:tcPr>
          <w:p w14:paraId="5690E51E" w14:textId="77777777" w:rsidR="00A73339" w:rsidRPr="00596A3A" w:rsidRDefault="00A73339" w:rsidP="00C80695">
            <w:pPr>
              <w:spacing w:before="0" w:after="0"/>
              <w:jc w:val="left"/>
              <w:rPr>
                <w:rFonts w:ascii="Arial" w:hAnsi="Arial" w:cs="Arial"/>
                <w:sz w:val="20"/>
                <w:szCs w:val="20"/>
              </w:rPr>
            </w:pPr>
          </w:p>
        </w:tc>
        <w:tc>
          <w:tcPr>
            <w:tcW w:w="2894" w:type="dxa"/>
            <w:noWrap/>
            <w:hideMark/>
          </w:tcPr>
          <w:p w14:paraId="0FB28B17" w14:textId="77777777" w:rsidR="00A73339" w:rsidRPr="00596A3A" w:rsidRDefault="00A73339" w:rsidP="00C80695">
            <w:pPr>
              <w:spacing w:before="0" w:after="0"/>
              <w:rPr>
                <w:rFonts w:ascii="Arial" w:hAnsi="Arial" w:cs="Arial"/>
                <w:sz w:val="20"/>
                <w:szCs w:val="20"/>
              </w:rPr>
            </w:pPr>
          </w:p>
        </w:tc>
        <w:tc>
          <w:tcPr>
            <w:tcW w:w="2023" w:type="dxa"/>
            <w:noWrap/>
            <w:hideMark/>
          </w:tcPr>
          <w:p w14:paraId="4F8EA70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6DC804A5" w14:textId="77777777" w:rsidTr="00A73339">
        <w:trPr>
          <w:trHeight w:val="300"/>
        </w:trPr>
        <w:tc>
          <w:tcPr>
            <w:tcW w:w="2437" w:type="dxa"/>
            <w:vMerge/>
            <w:noWrap/>
            <w:vAlign w:val="center"/>
            <w:hideMark/>
          </w:tcPr>
          <w:p w14:paraId="3E6A37F1"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0BF0F1A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Coniophanes imperiales</w:t>
            </w:r>
          </w:p>
        </w:tc>
        <w:tc>
          <w:tcPr>
            <w:tcW w:w="2714" w:type="dxa"/>
            <w:noWrap/>
            <w:hideMark/>
          </w:tcPr>
          <w:p w14:paraId="3572F94B" w14:textId="77777777" w:rsidR="00A73339" w:rsidRPr="00596A3A" w:rsidRDefault="00A73339" w:rsidP="00C80695">
            <w:pPr>
              <w:spacing w:before="0" w:after="0"/>
              <w:jc w:val="left"/>
              <w:rPr>
                <w:rFonts w:ascii="Arial" w:hAnsi="Arial" w:cs="Arial"/>
                <w:sz w:val="20"/>
                <w:szCs w:val="20"/>
              </w:rPr>
            </w:pPr>
          </w:p>
        </w:tc>
        <w:tc>
          <w:tcPr>
            <w:tcW w:w="2894" w:type="dxa"/>
            <w:noWrap/>
            <w:hideMark/>
          </w:tcPr>
          <w:p w14:paraId="16D28E7C" w14:textId="77777777" w:rsidR="00A73339" w:rsidRPr="00596A3A" w:rsidRDefault="00A73339" w:rsidP="00C80695">
            <w:pPr>
              <w:spacing w:before="0" w:after="0"/>
              <w:rPr>
                <w:rFonts w:ascii="Arial" w:hAnsi="Arial" w:cs="Arial"/>
                <w:sz w:val="20"/>
                <w:szCs w:val="20"/>
              </w:rPr>
            </w:pPr>
          </w:p>
        </w:tc>
        <w:tc>
          <w:tcPr>
            <w:tcW w:w="2023" w:type="dxa"/>
            <w:noWrap/>
            <w:hideMark/>
          </w:tcPr>
          <w:p w14:paraId="26B0F58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57ED07A9" w14:textId="77777777" w:rsidTr="00A73339">
        <w:trPr>
          <w:trHeight w:val="300"/>
        </w:trPr>
        <w:tc>
          <w:tcPr>
            <w:tcW w:w="2437" w:type="dxa"/>
            <w:vMerge/>
            <w:noWrap/>
            <w:vAlign w:val="center"/>
            <w:hideMark/>
          </w:tcPr>
          <w:p w14:paraId="2D672E85"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6A70727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Conophis lineatus</w:t>
            </w:r>
          </w:p>
        </w:tc>
        <w:tc>
          <w:tcPr>
            <w:tcW w:w="2714" w:type="dxa"/>
            <w:noWrap/>
            <w:hideMark/>
          </w:tcPr>
          <w:p w14:paraId="76E42A60" w14:textId="77777777" w:rsidR="00A73339" w:rsidRPr="00596A3A" w:rsidRDefault="00A73339" w:rsidP="00C80695">
            <w:pPr>
              <w:spacing w:before="0" w:after="0"/>
              <w:jc w:val="left"/>
              <w:rPr>
                <w:rFonts w:ascii="Arial" w:hAnsi="Arial" w:cs="Arial"/>
                <w:sz w:val="20"/>
                <w:szCs w:val="20"/>
              </w:rPr>
            </w:pPr>
          </w:p>
        </w:tc>
        <w:tc>
          <w:tcPr>
            <w:tcW w:w="2894" w:type="dxa"/>
            <w:noWrap/>
            <w:hideMark/>
          </w:tcPr>
          <w:p w14:paraId="2A3A9B57" w14:textId="77777777" w:rsidR="00A73339" w:rsidRPr="00596A3A" w:rsidRDefault="00A73339" w:rsidP="00C80695">
            <w:pPr>
              <w:spacing w:before="0" w:after="0"/>
              <w:rPr>
                <w:rFonts w:ascii="Arial" w:hAnsi="Arial" w:cs="Arial"/>
                <w:sz w:val="20"/>
                <w:szCs w:val="20"/>
              </w:rPr>
            </w:pPr>
          </w:p>
        </w:tc>
        <w:tc>
          <w:tcPr>
            <w:tcW w:w="2023" w:type="dxa"/>
            <w:noWrap/>
            <w:hideMark/>
          </w:tcPr>
          <w:p w14:paraId="256612D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340C7149" w14:textId="77777777" w:rsidTr="00A73339">
        <w:trPr>
          <w:trHeight w:val="300"/>
        </w:trPr>
        <w:tc>
          <w:tcPr>
            <w:tcW w:w="2437" w:type="dxa"/>
            <w:vMerge/>
            <w:noWrap/>
            <w:vAlign w:val="center"/>
            <w:hideMark/>
          </w:tcPr>
          <w:p w14:paraId="3B4BC486"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64BF124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Dendrophidion vinitor</w:t>
            </w:r>
          </w:p>
        </w:tc>
        <w:tc>
          <w:tcPr>
            <w:tcW w:w="2714" w:type="dxa"/>
            <w:noWrap/>
            <w:hideMark/>
          </w:tcPr>
          <w:p w14:paraId="112C560E" w14:textId="77777777" w:rsidR="00A73339" w:rsidRPr="00596A3A" w:rsidRDefault="00A73339" w:rsidP="00C80695">
            <w:pPr>
              <w:spacing w:before="0" w:after="0"/>
              <w:jc w:val="left"/>
              <w:rPr>
                <w:rFonts w:ascii="Arial" w:hAnsi="Arial" w:cs="Arial"/>
                <w:sz w:val="20"/>
                <w:szCs w:val="20"/>
              </w:rPr>
            </w:pPr>
          </w:p>
        </w:tc>
        <w:tc>
          <w:tcPr>
            <w:tcW w:w="2894" w:type="dxa"/>
            <w:noWrap/>
            <w:hideMark/>
          </w:tcPr>
          <w:p w14:paraId="6CEE1606" w14:textId="77777777" w:rsidR="00A73339" w:rsidRPr="00596A3A" w:rsidRDefault="00A73339" w:rsidP="00C80695">
            <w:pPr>
              <w:spacing w:before="0" w:after="0"/>
              <w:rPr>
                <w:rFonts w:ascii="Arial" w:hAnsi="Arial" w:cs="Arial"/>
                <w:sz w:val="20"/>
                <w:szCs w:val="20"/>
              </w:rPr>
            </w:pPr>
          </w:p>
        </w:tc>
        <w:tc>
          <w:tcPr>
            <w:tcW w:w="2023" w:type="dxa"/>
            <w:noWrap/>
            <w:hideMark/>
          </w:tcPr>
          <w:p w14:paraId="04CFD43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6F530035" w14:textId="77777777" w:rsidTr="00A73339">
        <w:trPr>
          <w:trHeight w:val="300"/>
        </w:trPr>
        <w:tc>
          <w:tcPr>
            <w:tcW w:w="2437" w:type="dxa"/>
            <w:vMerge/>
            <w:noWrap/>
            <w:vAlign w:val="center"/>
            <w:hideMark/>
          </w:tcPr>
          <w:p w14:paraId="5C62BF4E"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5351FF9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Dipsas brevifacies</w:t>
            </w:r>
          </w:p>
        </w:tc>
        <w:tc>
          <w:tcPr>
            <w:tcW w:w="2714" w:type="dxa"/>
            <w:noWrap/>
            <w:hideMark/>
          </w:tcPr>
          <w:p w14:paraId="0BC7C93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Culebra caracolera chata</w:t>
            </w:r>
          </w:p>
        </w:tc>
        <w:tc>
          <w:tcPr>
            <w:tcW w:w="2894" w:type="dxa"/>
            <w:noWrap/>
            <w:hideMark/>
          </w:tcPr>
          <w:p w14:paraId="0A7EBF5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3B7E175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766ED0CD" w14:textId="77777777" w:rsidTr="00A73339">
        <w:trPr>
          <w:trHeight w:val="300"/>
        </w:trPr>
        <w:tc>
          <w:tcPr>
            <w:tcW w:w="2437" w:type="dxa"/>
            <w:vMerge/>
            <w:noWrap/>
            <w:vAlign w:val="center"/>
            <w:hideMark/>
          </w:tcPr>
          <w:p w14:paraId="5E3BDEA6"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39D967A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Dryadophis melanolomus</w:t>
            </w:r>
          </w:p>
        </w:tc>
        <w:tc>
          <w:tcPr>
            <w:tcW w:w="2714" w:type="dxa"/>
            <w:noWrap/>
            <w:hideMark/>
          </w:tcPr>
          <w:p w14:paraId="6469B02E" w14:textId="77777777" w:rsidR="00A73339" w:rsidRPr="00596A3A" w:rsidRDefault="00A73339" w:rsidP="00C80695">
            <w:pPr>
              <w:spacing w:before="0" w:after="0"/>
              <w:jc w:val="left"/>
              <w:rPr>
                <w:rFonts w:ascii="Arial" w:hAnsi="Arial" w:cs="Arial"/>
                <w:sz w:val="20"/>
                <w:szCs w:val="20"/>
              </w:rPr>
            </w:pPr>
          </w:p>
        </w:tc>
        <w:tc>
          <w:tcPr>
            <w:tcW w:w="2894" w:type="dxa"/>
            <w:noWrap/>
            <w:hideMark/>
          </w:tcPr>
          <w:p w14:paraId="4598B7FE" w14:textId="77777777" w:rsidR="00A73339" w:rsidRPr="00596A3A" w:rsidRDefault="00A73339" w:rsidP="00C80695">
            <w:pPr>
              <w:spacing w:before="0" w:after="0"/>
              <w:rPr>
                <w:rFonts w:ascii="Arial" w:hAnsi="Arial" w:cs="Arial"/>
                <w:sz w:val="20"/>
                <w:szCs w:val="20"/>
              </w:rPr>
            </w:pPr>
          </w:p>
        </w:tc>
        <w:tc>
          <w:tcPr>
            <w:tcW w:w="2023" w:type="dxa"/>
            <w:noWrap/>
            <w:hideMark/>
          </w:tcPr>
          <w:p w14:paraId="0ED7589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46187D7F" w14:textId="77777777" w:rsidTr="00A73339">
        <w:trPr>
          <w:trHeight w:val="300"/>
        </w:trPr>
        <w:tc>
          <w:tcPr>
            <w:tcW w:w="2437" w:type="dxa"/>
            <w:vMerge/>
            <w:noWrap/>
            <w:vAlign w:val="center"/>
            <w:hideMark/>
          </w:tcPr>
          <w:p w14:paraId="144D45E8"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737F8B4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Drymarchon melanurus</w:t>
            </w:r>
          </w:p>
        </w:tc>
        <w:tc>
          <w:tcPr>
            <w:tcW w:w="2714" w:type="dxa"/>
            <w:noWrap/>
            <w:hideMark/>
          </w:tcPr>
          <w:p w14:paraId="7F1007BF" w14:textId="77777777" w:rsidR="00A73339" w:rsidRPr="00596A3A" w:rsidRDefault="00A73339" w:rsidP="00C80695">
            <w:pPr>
              <w:spacing w:before="0" w:after="0"/>
              <w:jc w:val="left"/>
              <w:rPr>
                <w:rFonts w:ascii="Arial" w:hAnsi="Arial" w:cs="Arial"/>
                <w:sz w:val="20"/>
                <w:szCs w:val="20"/>
              </w:rPr>
            </w:pPr>
          </w:p>
        </w:tc>
        <w:tc>
          <w:tcPr>
            <w:tcW w:w="2894" w:type="dxa"/>
            <w:noWrap/>
            <w:hideMark/>
          </w:tcPr>
          <w:p w14:paraId="2506377B" w14:textId="77777777" w:rsidR="00A73339" w:rsidRPr="00596A3A" w:rsidRDefault="00A73339" w:rsidP="00C80695">
            <w:pPr>
              <w:spacing w:before="0" w:after="0"/>
              <w:rPr>
                <w:rFonts w:ascii="Arial" w:hAnsi="Arial" w:cs="Arial"/>
                <w:sz w:val="20"/>
                <w:szCs w:val="20"/>
              </w:rPr>
            </w:pPr>
          </w:p>
        </w:tc>
        <w:tc>
          <w:tcPr>
            <w:tcW w:w="2023" w:type="dxa"/>
            <w:noWrap/>
            <w:hideMark/>
          </w:tcPr>
          <w:p w14:paraId="7A8B1E5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2BD4078A" w14:textId="77777777" w:rsidTr="00A73339">
        <w:trPr>
          <w:trHeight w:val="300"/>
        </w:trPr>
        <w:tc>
          <w:tcPr>
            <w:tcW w:w="2437" w:type="dxa"/>
            <w:vMerge/>
            <w:noWrap/>
            <w:vAlign w:val="center"/>
            <w:hideMark/>
          </w:tcPr>
          <w:p w14:paraId="34935551"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133CD8A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Drymobius margaritiferus</w:t>
            </w:r>
          </w:p>
        </w:tc>
        <w:tc>
          <w:tcPr>
            <w:tcW w:w="2714" w:type="dxa"/>
            <w:noWrap/>
            <w:hideMark/>
          </w:tcPr>
          <w:p w14:paraId="20501214" w14:textId="77777777" w:rsidR="00A73339" w:rsidRPr="00596A3A" w:rsidRDefault="00A73339" w:rsidP="00C80695">
            <w:pPr>
              <w:spacing w:before="0" w:after="0"/>
              <w:jc w:val="left"/>
              <w:rPr>
                <w:rFonts w:ascii="Arial" w:hAnsi="Arial" w:cs="Arial"/>
                <w:sz w:val="20"/>
                <w:szCs w:val="20"/>
              </w:rPr>
            </w:pPr>
          </w:p>
        </w:tc>
        <w:tc>
          <w:tcPr>
            <w:tcW w:w="2894" w:type="dxa"/>
            <w:noWrap/>
            <w:hideMark/>
          </w:tcPr>
          <w:p w14:paraId="3AD23E77" w14:textId="77777777" w:rsidR="00A73339" w:rsidRPr="00596A3A" w:rsidRDefault="00A73339" w:rsidP="00C80695">
            <w:pPr>
              <w:spacing w:before="0" w:after="0"/>
              <w:rPr>
                <w:rFonts w:ascii="Arial" w:hAnsi="Arial" w:cs="Arial"/>
                <w:sz w:val="20"/>
                <w:szCs w:val="20"/>
              </w:rPr>
            </w:pPr>
          </w:p>
        </w:tc>
        <w:tc>
          <w:tcPr>
            <w:tcW w:w="2023" w:type="dxa"/>
            <w:noWrap/>
            <w:hideMark/>
          </w:tcPr>
          <w:p w14:paraId="2EB333B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54B95846" w14:textId="77777777" w:rsidTr="00A73339">
        <w:trPr>
          <w:trHeight w:val="300"/>
        </w:trPr>
        <w:tc>
          <w:tcPr>
            <w:tcW w:w="2437" w:type="dxa"/>
            <w:vMerge/>
            <w:noWrap/>
            <w:vAlign w:val="center"/>
            <w:hideMark/>
          </w:tcPr>
          <w:p w14:paraId="00320FFB"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1B9BB14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Ficimia publia</w:t>
            </w:r>
          </w:p>
        </w:tc>
        <w:tc>
          <w:tcPr>
            <w:tcW w:w="2714" w:type="dxa"/>
            <w:noWrap/>
            <w:hideMark/>
          </w:tcPr>
          <w:p w14:paraId="3EEDBBC1" w14:textId="77777777" w:rsidR="00A73339" w:rsidRPr="00596A3A" w:rsidRDefault="00A73339" w:rsidP="00C80695">
            <w:pPr>
              <w:spacing w:before="0" w:after="0"/>
              <w:jc w:val="left"/>
              <w:rPr>
                <w:rFonts w:ascii="Arial" w:hAnsi="Arial" w:cs="Arial"/>
                <w:sz w:val="20"/>
                <w:szCs w:val="20"/>
              </w:rPr>
            </w:pPr>
          </w:p>
        </w:tc>
        <w:tc>
          <w:tcPr>
            <w:tcW w:w="2894" w:type="dxa"/>
            <w:noWrap/>
            <w:hideMark/>
          </w:tcPr>
          <w:p w14:paraId="4148A8BD" w14:textId="77777777" w:rsidR="00A73339" w:rsidRPr="00596A3A" w:rsidRDefault="00A73339" w:rsidP="00C80695">
            <w:pPr>
              <w:spacing w:before="0" w:after="0"/>
              <w:rPr>
                <w:rFonts w:ascii="Arial" w:hAnsi="Arial" w:cs="Arial"/>
                <w:sz w:val="20"/>
                <w:szCs w:val="20"/>
              </w:rPr>
            </w:pPr>
          </w:p>
        </w:tc>
        <w:tc>
          <w:tcPr>
            <w:tcW w:w="2023" w:type="dxa"/>
            <w:noWrap/>
            <w:hideMark/>
          </w:tcPr>
          <w:p w14:paraId="1B7E3B6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35668AB9" w14:textId="77777777" w:rsidTr="00A73339">
        <w:trPr>
          <w:trHeight w:val="300"/>
        </w:trPr>
        <w:tc>
          <w:tcPr>
            <w:tcW w:w="2437" w:type="dxa"/>
            <w:vMerge/>
            <w:noWrap/>
            <w:vAlign w:val="center"/>
            <w:hideMark/>
          </w:tcPr>
          <w:p w14:paraId="657C5350"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6D9514C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Imantodes cenchoa</w:t>
            </w:r>
          </w:p>
        </w:tc>
        <w:tc>
          <w:tcPr>
            <w:tcW w:w="2714" w:type="dxa"/>
            <w:noWrap/>
            <w:hideMark/>
          </w:tcPr>
          <w:p w14:paraId="0B4A112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Culebra cordelilla chata</w:t>
            </w:r>
          </w:p>
        </w:tc>
        <w:tc>
          <w:tcPr>
            <w:tcW w:w="2894" w:type="dxa"/>
            <w:noWrap/>
            <w:hideMark/>
          </w:tcPr>
          <w:p w14:paraId="33809AF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67C616D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6A76841F" w14:textId="77777777" w:rsidTr="00A73339">
        <w:trPr>
          <w:trHeight w:val="300"/>
        </w:trPr>
        <w:tc>
          <w:tcPr>
            <w:tcW w:w="2437" w:type="dxa"/>
            <w:vMerge/>
            <w:noWrap/>
            <w:vAlign w:val="center"/>
            <w:hideMark/>
          </w:tcPr>
          <w:p w14:paraId="39E4AE87"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15084A4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Imantodes gemmistratus</w:t>
            </w:r>
          </w:p>
        </w:tc>
        <w:tc>
          <w:tcPr>
            <w:tcW w:w="2714" w:type="dxa"/>
            <w:noWrap/>
            <w:hideMark/>
          </w:tcPr>
          <w:p w14:paraId="7A1692C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Culebra cordelilla centroamericana</w:t>
            </w:r>
          </w:p>
        </w:tc>
        <w:tc>
          <w:tcPr>
            <w:tcW w:w="2894" w:type="dxa"/>
            <w:noWrap/>
            <w:hideMark/>
          </w:tcPr>
          <w:p w14:paraId="4F0AE33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6FBAC07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71C36C67" w14:textId="77777777" w:rsidTr="00A73339">
        <w:trPr>
          <w:trHeight w:val="300"/>
        </w:trPr>
        <w:tc>
          <w:tcPr>
            <w:tcW w:w="2437" w:type="dxa"/>
            <w:vMerge/>
            <w:noWrap/>
            <w:vAlign w:val="center"/>
            <w:hideMark/>
          </w:tcPr>
          <w:p w14:paraId="5FB792DE"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208A474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Imantodes tenuissimus</w:t>
            </w:r>
          </w:p>
        </w:tc>
        <w:tc>
          <w:tcPr>
            <w:tcW w:w="2714" w:type="dxa"/>
            <w:noWrap/>
            <w:hideMark/>
          </w:tcPr>
          <w:p w14:paraId="73DD7FE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Culebra cordelilla yucateca</w:t>
            </w:r>
          </w:p>
        </w:tc>
        <w:tc>
          <w:tcPr>
            <w:tcW w:w="2894" w:type="dxa"/>
            <w:noWrap/>
            <w:hideMark/>
          </w:tcPr>
          <w:p w14:paraId="1381A11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6F0D716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CF435B" w:rsidRPr="00596A3A" w14:paraId="38519A34" w14:textId="77777777" w:rsidTr="00A73339">
        <w:trPr>
          <w:trHeight w:val="300"/>
        </w:trPr>
        <w:tc>
          <w:tcPr>
            <w:tcW w:w="2437" w:type="dxa"/>
            <w:vMerge/>
            <w:noWrap/>
            <w:vAlign w:val="center"/>
            <w:hideMark/>
          </w:tcPr>
          <w:p w14:paraId="7122A746"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59780C0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Lampropeltis  triangulum</w:t>
            </w:r>
          </w:p>
        </w:tc>
        <w:tc>
          <w:tcPr>
            <w:tcW w:w="2714" w:type="dxa"/>
            <w:noWrap/>
            <w:hideMark/>
          </w:tcPr>
          <w:p w14:paraId="6D71920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Culebra real coralillo</w:t>
            </w:r>
          </w:p>
        </w:tc>
        <w:tc>
          <w:tcPr>
            <w:tcW w:w="2894" w:type="dxa"/>
            <w:noWrap/>
            <w:hideMark/>
          </w:tcPr>
          <w:p w14:paraId="38FAEBB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2023" w:type="dxa"/>
            <w:noWrap/>
            <w:hideMark/>
          </w:tcPr>
          <w:p w14:paraId="0D31533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30EACE6A" w14:textId="77777777" w:rsidTr="00A73339">
        <w:trPr>
          <w:trHeight w:val="300"/>
        </w:trPr>
        <w:tc>
          <w:tcPr>
            <w:tcW w:w="2437" w:type="dxa"/>
            <w:vMerge/>
            <w:noWrap/>
            <w:vAlign w:val="center"/>
            <w:hideMark/>
          </w:tcPr>
          <w:p w14:paraId="2D958C17"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5D2C27F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Lampropeltis elapsoides</w:t>
            </w:r>
          </w:p>
        </w:tc>
        <w:tc>
          <w:tcPr>
            <w:tcW w:w="2714" w:type="dxa"/>
            <w:noWrap/>
            <w:hideMark/>
          </w:tcPr>
          <w:p w14:paraId="0206383A" w14:textId="77777777" w:rsidR="00A73339" w:rsidRPr="00596A3A" w:rsidRDefault="00A73339" w:rsidP="00C80695">
            <w:pPr>
              <w:spacing w:before="0" w:after="0"/>
              <w:jc w:val="left"/>
              <w:rPr>
                <w:rFonts w:ascii="Arial" w:hAnsi="Arial" w:cs="Arial"/>
                <w:sz w:val="20"/>
                <w:szCs w:val="20"/>
              </w:rPr>
            </w:pPr>
          </w:p>
        </w:tc>
        <w:tc>
          <w:tcPr>
            <w:tcW w:w="2894" w:type="dxa"/>
            <w:noWrap/>
            <w:hideMark/>
          </w:tcPr>
          <w:p w14:paraId="43A7C876" w14:textId="77777777" w:rsidR="00A73339" w:rsidRPr="00596A3A" w:rsidRDefault="00A73339" w:rsidP="00C80695">
            <w:pPr>
              <w:spacing w:before="0" w:after="0"/>
              <w:rPr>
                <w:rFonts w:ascii="Arial" w:hAnsi="Arial" w:cs="Arial"/>
                <w:sz w:val="20"/>
                <w:szCs w:val="20"/>
              </w:rPr>
            </w:pPr>
          </w:p>
        </w:tc>
        <w:tc>
          <w:tcPr>
            <w:tcW w:w="2023" w:type="dxa"/>
            <w:noWrap/>
            <w:hideMark/>
          </w:tcPr>
          <w:p w14:paraId="16C223F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3DDFA1BF" w14:textId="77777777" w:rsidTr="00A73339">
        <w:trPr>
          <w:trHeight w:val="300"/>
        </w:trPr>
        <w:tc>
          <w:tcPr>
            <w:tcW w:w="2437" w:type="dxa"/>
            <w:vMerge/>
            <w:noWrap/>
            <w:vAlign w:val="center"/>
            <w:hideMark/>
          </w:tcPr>
          <w:p w14:paraId="3AFD92DF"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2CF8511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Leptodeira frenata</w:t>
            </w:r>
          </w:p>
        </w:tc>
        <w:tc>
          <w:tcPr>
            <w:tcW w:w="2714" w:type="dxa"/>
            <w:noWrap/>
            <w:hideMark/>
          </w:tcPr>
          <w:p w14:paraId="4D4C0EFD" w14:textId="77777777" w:rsidR="00A73339" w:rsidRPr="00596A3A" w:rsidRDefault="00A73339" w:rsidP="00C80695">
            <w:pPr>
              <w:spacing w:before="0" w:after="0"/>
              <w:jc w:val="left"/>
              <w:rPr>
                <w:rFonts w:ascii="Arial" w:hAnsi="Arial" w:cs="Arial"/>
                <w:sz w:val="20"/>
                <w:szCs w:val="20"/>
              </w:rPr>
            </w:pPr>
          </w:p>
        </w:tc>
        <w:tc>
          <w:tcPr>
            <w:tcW w:w="2894" w:type="dxa"/>
            <w:noWrap/>
            <w:hideMark/>
          </w:tcPr>
          <w:p w14:paraId="79E7D0C1" w14:textId="77777777" w:rsidR="00A73339" w:rsidRPr="00596A3A" w:rsidRDefault="00A73339" w:rsidP="00C80695">
            <w:pPr>
              <w:spacing w:before="0" w:after="0"/>
              <w:rPr>
                <w:rFonts w:ascii="Arial" w:hAnsi="Arial" w:cs="Arial"/>
                <w:sz w:val="20"/>
                <w:szCs w:val="20"/>
              </w:rPr>
            </w:pPr>
          </w:p>
        </w:tc>
        <w:tc>
          <w:tcPr>
            <w:tcW w:w="2023" w:type="dxa"/>
            <w:noWrap/>
            <w:hideMark/>
          </w:tcPr>
          <w:p w14:paraId="4D407BF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40C8FE6F" w14:textId="77777777" w:rsidTr="00A73339">
        <w:trPr>
          <w:trHeight w:val="300"/>
        </w:trPr>
        <w:tc>
          <w:tcPr>
            <w:tcW w:w="2437" w:type="dxa"/>
            <w:vMerge/>
            <w:noWrap/>
            <w:vAlign w:val="center"/>
            <w:hideMark/>
          </w:tcPr>
          <w:p w14:paraId="474CE405"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6BD4602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Leptodeira septentrionalis</w:t>
            </w:r>
          </w:p>
        </w:tc>
        <w:tc>
          <w:tcPr>
            <w:tcW w:w="2714" w:type="dxa"/>
            <w:noWrap/>
            <w:hideMark/>
          </w:tcPr>
          <w:p w14:paraId="4D7A2EFB" w14:textId="77777777" w:rsidR="00A73339" w:rsidRPr="00596A3A" w:rsidRDefault="00A73339" w:rsidP="00C80695">
            <w:pPr>
              <w:spacing w:before="0" w:after="0"/>
              <w:jc w:val="left"/>
              <w:rPr>
                <w:rFonts w:ascii="Arial" w:hAnsi="Arial" w:cs="Arial"/>
                <w:sz w:val="20"/>
                <w:szCs w:val="20"/>
              </w:rPr>
            </w:pPr>
          </w:p>
        </w:tc>
        <w:tc>
          <w:tcPr>
            <w:tcW w:w="2894" w:type="dxa"/>
            <w:noWrap/>
            <w:hideMark/>
          </w:tcPr>
          <w:p w14:paraId="63693975" w14:textId="77777777" w:rsidR="00A73339" w:rsidRPr="00596A3A" w:rsidRDefault="00A73339" w:rsidP="00C80695">
            <w:pPr>
              <w:spacing w:before="0" w:after="0"/>
              <w:rPr>
                <w:rFonts w:ascii="Arial" w:hAnsi="Arial" w:cs="Arial"/>
                <w:sz w:val="20"/>
                <w:szCs w:val="20"/>
              </w:rPr>
            </w:pPr>
          </w:p>
        </w:tc>
        <w:tc>
          <w:tcPr>
            <w:tcW w:w="2023" w:type="dxa"/>
            <w:noWrap/>
            <w:hideMark/>
          </w:tcPr>
          <w:p w14:paraId="56CE3B6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61CC77D7" w14:textId="77777777" w:rsidTr="00A73339">
        <w:trPr>
          <w:trHeight w:val="300"/>
        </w:trPr>
        <w:tc>
          <w:tcPr>
            <w:tcW w:w="2437" w:type="dxa"/>
            <w:vMerge/>
            <w:noWrap/>
            <w:vAlign w:val="center"/>
            <w:hideMark/>
          </w:tcPr>
          <w:p w14:paraId="79D5CE60"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1A5B21D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Leptophis  mexicanus</w:t>
            </w:r>
          </w:p>
        </w:tc>
        <w:tc>
          <w:tcPr>
            <w:tcW w:w="2714" w:type="dxa"/>
            <w:noWrap/>
            <w:hideMark/>
          </w:tcPr>
          <w:p w14:paraId="352E6E1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Culebra perico mexicana</w:t>
            </w:r>
          </w:p>
        </w:tc>
        <w:tc>
          <w:tcPr>
            <w:tcW w:w="2894" w:type="dxa"/>
            <w:noWrap/>
            <w:hideMark/>
          </w:tcPr>
          <w:p w14:paraId="5142C75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2023" w:type="dxa"/>
            <w:noWrap/>
            <w:hideMark/>
          </w:tcPr>
          <w:p w14:paraId="09E6440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1EC9B49D" w14:textId="77777777" w:rsidTr="00A73339">
        <w:trPr>
          <w:trHeight w:val="300"/>
        </w:trPr>
        <w:tc>
          <w:tcPr>
            <w:tcW w:w="2437" w:type="dxa"/>
            <w:vMerge/>
            <w:noWrap/>
            <w:vAlign w:val="center"/>
            <w:hideMark/>
          </w:tcPr>
          <w:p w14:paraId="7C1E4EE4"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31C56E3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Leptophis ahaetulla</w:t>
            </w:r>
          </w:p>
        </w:tc>
        <w:tc>
          <w:tcPr>
            <w:tcW w:w="2714" w:type="dxa"/>
            <w:noWrap/>
            <w:hideMark/>
          </w:tcPr>
          <w:p w14:paraId="7E22620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Culebra perico verde</w:t>
            </w:r>
          </w:p>
        </w:tc>
        <w:tc>
          <w:tcPr>
            <w:tcW w:w="2894" w:type="dxa"/>
            <w:noWrap/>
            <w:hideMark/>
          </w:tcPr>
          <w:p w14:paraId="0817F19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2023" w:type="dxa"/>
            <w:noWrap/>
            <w:hideMark/>
          </w:tcPr>
          <w:p w14:paraId="199C5DD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25878A94" w14:textId="77777777" w:rsidTr="00A73339">
        <w:trPr>
          <w:trHeight w:val="300"/>
        </w:trPr>
        <w:tc>
          <w:tcPr>
            <w:tcW w:w="2437" w:type="dxa"/>
            <w:vMerge/>
            <w:noWrap/>
            <w:vAlign w:val="center"/>
            <w:hideMark/>
          </w:tcPr>
          <w:p w14:paraId="3B22AFE5"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3CC2BB4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Coluber mentovarius</w:t>
            </w:r>
          </w:p>
        </w:tc>
        <w:tc>
          <w:tcPr>
            <w:tcW w:w="2714" w:type="dxa"/>
            <w:noWrap/>
            <w:hideMark/>
          </w:tcPr>
          <w:p w14:paraId="1596AF5E" w14:textId="77777777" w:rsidR="00A73339" w:rsidRPr="00596A3A" w:rsidRDefault="00A73339" w:rsidP="00C80695">
            <w:pPr>
              <w:spacing w:before="0" w:after="0"/>
              <w:rPr>
                <w:rFonts w:ascii="Arial" w:hAnsi="Arial" w:cs="Arial"/>
                <w:sz w:val="20"/>
                <w:szCs w:val="20"/>
              </w:rPr>
            </w:pPr>
          </w:p>
        </w:tc>
        <w:tc>
          <w:tcPr>
            <w:tcW w:w="2894" w:type="dxa"/>
            <w:noWrap/>
            <w:hideMark/>
          </w:tcPr>
          <w:p w14:paraId="50D25B33" w14:textId="77777777" w:rsidR="00A73339" w:rsidRPr="00596A3A" w:rsidRDefault="00A73339" w:rsidP="00C80695">
            <w:pPr>
              <w:spacing w:before="0" w:after="0"/>
              <w:rPr>
                <w:rFonts w:ascii="Arial" w:hAnsi="Arial" w:cs="Arial"/>
                <w:sz w:val="20"/>
                <w:szCs w:val="20"/>
              </w:rPr>
            </w:pPr>
          </w:p>
        </w:tc>
        <w:tc>
          <w:tcPr>
            <w:tcW w:w="2023" w:type="dxa"/>
            <w:noWrap/>
            <w:hideMark/>
          </w:tcPr>
          <w:p w14:paraId="31019A4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0538F6F8" w14:textId="77777777" w:rsidTr="00A73339">
        <w:trPr>
          <w:trHeight w:val="300"/>
        </w:trPr>
        <w:tc>
          <w:tcPr>
            <w:tcW w:w="2437" w:type="dxa"/>
            <w:vMerge/>
            <w:noWrap/>
            <w:vAlign w:val="center"/>
            <w:hideMark/>
          </w:tcPr>
          <w:p w14:paraId="5BDC16DF"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2566515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Ninia sebae</w:t>
            </w:r>
          </w:p>
        </w:tc>
        <w:tc>
          <w:tcPr>
            <w:tcW w:w="2714" w:type="dxa"/>
            <w:noWrap/>
            <w:hideMark/>
          </w:tcPr>
          <w:p w14:paraId="614A3DE8" w14:textId="77777777" w:rsidR="00A73339" w:rsidRPr="00596A3A" w:rsidRDefault="00A73339" w:rsidP="00C80695">
            <w:pPr>
              <w:spacing w:before="0" w:after="0"/>
              <w:rPr>
                <w:rFonts w:ascii="Arial" w:hAnsi="Arial" w:cs="Arial"/>
                <w:sz w:val="20"/>
                <w:szCs w:val="20"/>
              </w:rPr>
            </w:pPr>
          </w:p>
        </w:tc>
        <w:tc>
          <w:tcPr>
            <w:tcW w:w="2894" w:type="dxa"/>
            <w:noWrap/>
            <w:hideMark/>
          </w:tcPr>
          <w:p w14:paraId="7835D0EF" w14:textId="77777777" w:rsidR="00A73339" w:rsidRPr="00596A3A" w:rsidRDefault="00A73339" w:rsidP="00C80695">
            <w:pPr>
              <w:spacing w:before="0" w:after="0"/>
              <w:rPr>
                <w:rFonts w:ascii="Arial" w:hAnsi="Arial" w:cs="Arial"/>
                <w:sz w:val="20"/>
                <w:szCs w:val="20"/>
              </w:rPr>
            </w:pPr>
          </w:p>
        </w:tc>
        <w:tc>
          <w:tcPr>
            <w:tcW w:w="2023" w:type="dxa"/>
            <w:noWrap/>
            <w:hideMark/>
          </w:tcPr>
          <w:p w14:paraId="439D50F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5890CECB" w14:textId="77777777" w:rsidTr="00A73339">
        <w:trPr>
          <w:trHeight w:val="300"/>
        </w:trPr>
        <w:tc>
          <w:tcPr>
            <w:tcW w:w="2437" w:type="dxa"/>
            <w:vMerge/>
            <w:noWrap/>
            <w:vAlign w:val="center"/>
            <w:hideMark/>
          </w:tcPr>
          <w:p w14:paraId="756741A3"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154DF73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Oxybelis  fulgidus</w:t>
            </w:r>
          </w:p>
        </w:tc>
        <w:tc>
          <w:tcPr>
            <w:tcW w:w="2714" w:type="dxa"/>
            <w:noWrap/>
            <w:hideMark/>
          </w:tcPr>
          <w:p w14:paraId="6B129DB9" w14:textId="77777777" w:rsidR="00A73339" w:rsidRPr="00596A3A" w:rsidRDefault="00A73339" w:rsidP="00C80695">
            <w:pPr>
              <w:spacing w:before="0" w:after="0"/>
              <w:rPr>
                <w:rFonts w:ascii="Arial" w:hAnsi="Arial" w:cs="Arial"/>
                <w:sz w:val="20"/>
                <w:szCs w:val="20"/>
              </w:rPr>
            </w:pPr>
          </w:p>
        </w:tc>
        <w:tc>
          <w:tcPr>
            <w:tcW w:w="2894" w:type="dxa"/>
            <w:noWrap/>
            <w:hideMark/>
          </w:tcPr>
          <w:p w14:paraId="4439B5BF" w14:textId="77777777" w:rsidR="00A73339" w:rsidRPr="00596A3A" w:rsidRDefault="00A73339" w:rsidP="00C80695">
            <w:pPr>
              <w:spacing w:before="0" w:after="0"/>
              <w:rPr>
                <w:rFonts w:ascii="Arial" w:hAnsi="Arial" w:cs="Arial"/>
                <w:sz w:val="20"/>
                <w:szCs w:val="20"/>
              </w:rPr>
            </w:pPr>
          </w:p>
        </w:tc>
        <w:tc>
          <w:tcPr>
            <w:tcW w:w="2023" w:type="dxa"/>
            <w:noWrap/>
            <w:hideMark/>
          </w:tcPr>
          <w:p w14:paraId="74FE3DA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4A93ECA0" w14:textId="77777777" w:rsidTr="00A73339">
        <w:trPr>
          <w:trHeight w:val="300"/>
        </w:trPr>
        <w:tc>
          <w:tcPr>
            <w:tcW w:w="2437" w:type="dxa"/>
            <w:vMerge/>
            <w:noWrap/>
            <w:vAlign w:val="center"/>
            <w:hideMark/>
          </w:tcPr>
          <w:p w14:paraId="465A1D62"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0A26181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Oxybelis aeneus</w:t>
            </w:r>
          </w:p>
        </w:tc>
        <w:tc>
          <w:tcPr>
            <w:tcW w:w="2714" w:type="dxa"/>
            <w:noWrap/>
            <w:hideMark/>
          </w:tcPr>
          <w:p w14:paraId="7275E105" w14:textId="77777777" w:rsidR="00A73339" w:rsidRPr="00596A3A" w:rsidRDefault="00A73339" w:rsidP="00C80695">
            <w:pPr>
              <w:spacing w:before="0" w:after="0"/>
              <w:rPr>
                <w:rFonts w:ascii="Arial" w:hAnsi="Arial" w:cs="Arial"/>
                <w:sz w:val="20"/>
                <w:szCs w:val="20"/>
              </w:rPr>
            </w:pPr>
          </w:p>
        </w:tc>
        <w:tc>
          <w:tcPr>
            <w:tcW w:w="2894" w:type="dxa"/>
            <w:noWrap/>
            <w:hideMark/>
          </w:tcPr>
          <w:p w14:paraId="2F467A66" w14:textId="77777777" w:rsidR="00A73339" w:rsidRPr="00596A3A" w:rsidRDefault="00A73339" w:rsidP="00C80695">
            <w:pPr>
              <w:spacing w:before="0" w:after="0"/>
              <w:rPr>
                <w:rFonts w:ascii="Arial" w:hAnsi="Arial" w:cs="Arial"/>
                <w:sz w:val="20"/>
                <w:szCs w:val="20"/>
              </w:rPr>
            </w:pPr>
          </w:p>
        </w:tc>
        <w:tc>
          <w:tcPr>
            <w:tcW w:w="2023" w:type="dxa"/>
            <w:noWrap/>
            <w:hideMark/>
          </w:tcPr>
          <w:p w14:paraId="3DD25F0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5FE531A5" w14:textId="77777777" w:rsidTr="00A73339">
        <w:trPr>
          <w:trHeight w:val="300"/>
        </w:trPr>
        <w:tc>
          <w:tcPr>
            <w:tcW w:w="2437" w:type="dxa"/>
            <w:vMerge/>
            <w:noWrap/>
            <w:vAlign w:val="center"/>
            <w:hideMark/>
          </w:tcPr>
          <w:p w14:paraId="27E99D9A"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484FF0D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Pliocercus andrewsi</w:t>
            </w:r>
          </w:p>
        </w:tc>
        <w:tc>
          <w:tcPr>
            <w:tcW w:w="2714" w:type="dxa"/>
            <w:noWrap/>
            <w:hideMark/>
          </w:tcPr>
          <w:p w14:paraId="3DD838E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Culebra imita coral de Andrew</w:t>
            </w:r>
          </w:p>
        </w:tc>
        <w:tc>
          <w:tcPr>
            <w:tcW w:w="2894" w:type="dxa"/>
            <w:noWrap/>
            <w:hideMark/>
          </w:tcPr>
          <w:p w14:paraId="2B0C085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2023" w:type="dxa"/>
            <w:noWrap/>
            <w:hideMark/>
          </w:tcPr>
          <w:p w14:paraId="07A8558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CF435B" w:rsidRPr="00596A3A" w14:paraId="0A2FD6DF" w14:textId="77777777" w:rsidTr="00A73339">
        <w:trPr>
          <w:trHeight w:val="300"/>
        </w:trPr>
        <w:tc>
          <w:tcPr>
            <w:tcW w:w="2437" w:type="dxa"/>
            <w:vMerge/>
            <w:noWrap/>
            <w:vAlign w:val="center"/>
            <w:hideMark/>
          </w:tcPr>
          <w:p w14:paraId="76AE637A"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1B2B25A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Pseudelaphe flavirufa</w:t>
            </w:r>
          </w:p>
        </w:tc>
        <w:tc>
          <w:tcPr>
            <w:tcW w:w="2714" w:type="dxa"/>
            <w:noWrap/>
            <w:hideMark/>
          </w:tcPr>
          <w:p w14:paraId="615115F8" w14:textId="77777777" w:rsidR="00A73339" w:rsidRPr="00596A3A" w:rsidRDefault="00A73339" w:rsidP="00C80695">
            <w:pPr>
              <w:spacing w:before="0" w:after="0"/>
              <w:rPr>
                <w:rFonts w:ascii="Arial" w:hAnsi="Arial" w:cs="Arial"/>
                <w:sz w:val="20"/>
                <w:szCs w:val="20"/>
              </w:rPr>
            </w:pPr>
          </w:p>
        </w:tc>
        <w:tc>
          <w:tcPr>
            <w:tcW w:w="2894" w:type="dxa"/>
            <w:noWrap/>
            <w:hideMark/>
          </w:tcPr>
          <w:p w14:paraId="7EC4A6CD" w14:textId="77777777" w:rsidR="00A73339" w:rsidRPr="00596A3A" w:rsidRDefault="00A73339" w:rsidP="00C80695">
            <w:pPr>
              <w:spacing w:before="0" w:after="0"/>
              <w:rPr>
                <w:rFonts w:ascii="Arial" w:hAnsi="Arial" w:cs="Arial"/>
                <w:sz w:val="20"/>
                <w:szCs w:val="20"/>
              </w:rPr>
            </w:pPr>
          </w:p>
        </w:tc>
        <w:tc>
          <w:tcPr>
            <w:tcW w:w="2023" w:type="dxa"/>
            <w:noWrap/>
            <w:hideMark/>
          </w:tcPr>
          <w:p w14:paraId="5940134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371E6355" w14:textId="77777777" w:rsidTr="00A73339">
        <w:trPr>
          <w:trHeight w:val="300"/>
        </w:trPr>
        <w:tc>
          <w:tcPr>
            <w:tcW w:w="2437" w:type="dxa"/>
            <w:vMerge/>
            <w:noWrap/>
            <w:vAlign w:val="center"/>
            <w:hideMark/>
          </w:tcPr>
          <w:p w14:paraId="6852E135"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4E9690E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Pseustes poecillonotus</w:t>
            </w:r>
          </w:p>
        </w:tc>
        <w:tc>
          <w:tcPr>
            <w:tcW w:w="2714" w:type="dxa"/>
            <w:noWrap/>
            <w:hideMark/>
          </w:tcPr>
          <w:p w14:paraId="01430322" w14:textId="77777777" w:rsidR="00A73339" w:rsidRPr="00596A3A" w:rsidRDefault="00A73339" w:rsidP="00C80695">
            <w:pPr>
              <w:spacing w:before="0" w:after="0"/>
              <w:rPr>
                <w:rFonts w:ascii="Arial" w:hAnsi="Arial" w:cs="Arial"/>
                <w:sz w:val="20"/>
                <w:szCs w:val="20"/>
              </w:rPr>
            </w:pPr>
          </w:p>
        </w:tc>
        <w:tc>
          <w:tcPr>
            <w:tcW w:w="2894" w:type="dxa"/>
            <w:noWrap/>
            <w:hideMark/>
          </w:tcPr>
          <w:p w14:paraId="02DBEED2" w14:textId="77777777" w:rsidR="00A73339" w:rsidRPr="00596A3A" w:rsidRDefault="00A73339" w:rsidP="00C80695">
            <w:pPr>
              <w:spacing w:before="0" w:after="0"/>
              <w:rPr>
                <w:rFonts w:ascii="Arial" w:hAnsi="Arial" w:cs="Arial"/>
                <w:sz w:val="20"/>
                <w:szCs w:val="20"/>
              </w:rPr>
            </w:pPr>
          </w:p>
        </w:tc>
        <w:tc>
          <w:tcPr>
            <w:tcW w:w="2023" w:type="dxa"/>
            <w:noWrap/>
            <w:hideMark/>
          </w:tcPr>
          <w:p w14:paraId="4A659BF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21FD084B" w14:textId="77777777" w:rsidTr="00A73339">
        <w:trPr>
          <w:trHeight w:val="300"/>
        </w:trPr>
        <w:tc>
          <w:tcPr>
            <w:tcW w:w="2437" w:type="dxa"/>
            <w:vMerge/>
            <w:noWrap/>
            <w:vAlign w:val="center"/>
            <w:hideMark/>
          </w:tcPr>
          <w:p w14:paraId="23D58F5E"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52E9DAA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Scaphiodontophis annulatus</w:t>
            </w:r>
          </w:p>
        </w:tc>
        <w:tc>
          <w:tcPr>
            <w:tcW w:w="2714" w:type="dxa"/>
            <w:noWrap/>
            <w:hideMark/>
          </w:tcPr>
          <w:p w14:paraId="7076C3EF" w14:textId="77777777" w:rsidR="00A73339" w:rsidRPr="00596A3A" w:rsidRDefault="00A73339" w:rsidP="00C80695">
            <w:pPr>
              <w:spacing w:before="0" w:after="0"/>
              <w:rPr>
                <w:rFonts w:ascii="Arial" w:hAnsi="Arial" w:cs="Arial"/>
                <w:sz w:val="20"/>
                <w:szCs w:val="20"/>
              </w:rPr>
            </w:pPr>
          </w:p>
        </w:tc>
        <w:tc>
          <w:tcPr>
            <w:tcW w:w="2894" w:type="dxa"/>
            <w:noWrap/>
            <w:hideMark/>
          </w:tcPr>
          <w:p w14:paraId="1747A4A8" w14:textId="77777777" w:rsidR="00A73339" w:rsidRPr="00596A3A" w:rsidRDefault="00A73339" w:rsidP="00C80695">
            <w:pPr>
              <w:spacing w:before="0" w:after="0"/>
              <w:rPr>
                <w:rFonts w:ascii="Arial" w:hAnsi="Arial" w:cs="Arial"/>
                <w:sz w:val="20"/>
                <w:szCs w:val="20"/>
              </w:rPr>
            </w:pPr>
          </w:p>
        </w:tc>
        <w:tc>
          <w:tcPr>
            <w:tcW w:w="2023" w:type="dxa"/>
            <w:noWrap/>
            <w:hideMark/>
          </w:tcPr>
          <w:p w14:paraId="32848C0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416CF05C" w14:textId="77777777" w:rsidTr="00A73339">
        <w:trPr>
          <w:trHeight w:val="300"/>
        </w:trPr>
        <w:tc>
          <w:tcPr>
            <w:tcW w:w="2437" w:type="dxa"/>
            <w:vMerge/>
            <w:noWrap/>
            <w:vAlign w:val="center"/>
            <w:hideMark/>
          </w:tcPr>
          <w:p w14:paraId="0333E29E"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788971C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Senticolis triaspis</w:t>
            </w:r>
          </w:p>
        </w:tc>
        <w:tc>
          <w:tcPr>
            <w:tcW w:w="2714" w:type="dxa"/>
            <w:noWrap/>
            <w:hideMark/>
          </w:tcPr>
          <w:p w14:paraId="4BDFE4B2" w14:textId="77777777" w:rsidR="00A73339" w:rsidRPr="00596A3A" w:rsidRDefault="00A73339" w:rsidP="00C80695">
            <w:pPr>
              <w:spacing w:before="0" w:after="0"/>
              <w:rPr>
                <w:rFonts w:ascii="Arial" w:hAnsi="Arial" w:cs="Arial"/>
                <w:sz w:val="20"/>
                <w:szCs w:val="20"/>
              </w:rPr>
            </w:pPr>
          </w:p>
        </w:tc>
        <w:tc>
          <w:tcPr>
            <w:tcW w:w="2894" w:type="dxa"/>
            <w:noWrap/>
            <w:hideMark/>
          </w:tcPr>
          <w:p w14:paraId="675570FB" w14:textId="77777777" w:rsidR="00A73339" w:rsidRPr="00596A3A" w:rsidRDefault="00A73339" w:rsidP="00C80695">
            <w:pPr>
              <w:spacing w:before="0" w:after="0"/>
              <w:rPr>
                <w:rFonts w:ascii="Arial" w:hAnsi="Arial" w:cs="Arial"/>
                <w:sz w:val="20"/>
                <w:szCs w:val="20"/>
              </w:rPr>
            </w:pPr>
          </w:p>
        </w:tc>
        <w:tc>
          <w:tcPr>
            <w:tcW w:w="2023" w:type="dxa"/>
            <w:noWrap/>
            <w:hideMark/>
          </w:tcPr>
          <w:p w14:paraId="53DC31B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11CBD2E8" w14:textId="77777777" w:rsidTr="00A73339">
        <w:trPr>
          <w:trHeight w:val="300"/>
        </w:trPr>
        <w:tc>
          <w:tcPr>
            <w:tcW w:w="2437" w:type="dxa"/>
            <w:vMerge/>
            <w:noWrap/>
            <w:vAlign w:val="center"/>
            <w:hideMark/>
          </w:tcPr>
          <w:p w14:paraId="0B4DC4F4"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41897BB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Sibon nebulata</w:t>
            </w:r>
          </w:p>
        </w:tc>
        <w:tc>
          <w:tcPr>
            <w:tcW w:w="2714" w:type="dxa"/>
            <w:noWrap/>
            <w:hideMark/>
          </w:tcPr>
          <w:p w14:paraId="525BE25D" w14:textId="77777777" w:rsidR="00A73339" w:rsidRPr="00596A3A" w:rsidRDefault="00A73339" w:rsidP="00C80695">
            <w:pPr>
              <w:spacing w:before="0" w:after="0"/>
              <w:rPr>
                <w:rFonts w:ascii="Arial" w:hAnsi="Arial" w:cs="Arial"/>
                <w:sz w:val="20"/>
                <w:szCs w:val="20"/>
              </w:rPr>
            </w:pPr>
          </w:p>
        </w:tc>
        <w:tc>
          <w:tcPr>
            <w:tcW w:w="2894" w:type="dxa"/>
            <w:noWrap/>
            <w:hideMark/>
          </w:tcPr>
          <w:p w14:paraId="2A07DD2F" w14:textId="77777777" w:rsidR="00A73339" w:rsidRPr="00596A3A" w:rsidRDefault="00A73339" w:rsidP="00C80695">
            <w:pPr>
              <w:spacing w:before="0" w:after="0"/>
              <w:rPr>
                <w:rFonts w:ascii="Arial" w:hAnsi="Arial" w:cs="Arial"/>
                <w:sz w:val="20"/>
                <w:szCs w:val="20"/>
              </w:rPr>
            </w:pPr>
          </w:p>
        </w:tc>
        <w:tc>
          <w:tcPr>
            <w:tcW w:w="2023" w:type="dxa"/>
            <w:noWrap/>
            <w:hideMark/>
          </w:tcPr>
          <w:p w14:paraId="0ABD0DE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587AB96F" w14:textId="77777777" w:rsidTr="00A73339">
        <w:trPr>
          <w:trHeight w:val="300"/>
        </w:trPr>
        <w:tc>
          <w:tcPr>
            <w:tcW w:w="2437" w:type="dxa"/>
            <w:vMerge/>
            <w:noWrap/>
            <w:vAlign w:val="center"/>
            <w:hideMark/>
          </w:tcPr>
          <w:p w14:paraId="5366BC49"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27522A9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Sibon sanniola</w:t>
            </w:r>
          </w:p>
        </w:tc>
        <w:tc>
          <w:tcPr>
            <w:tcW w:w="2714" w:type="dxa"/>
            <w:noWrap/>
            <w:hideMark/>
          </w:tcPr>
          <w:p w14:paraId="1638B62E" w14:textId="77777777" w:rsidR="00A73339" w:rsidRPr="00596A3A" w:rsidRDefault="00A73339" w:rsidP="00C80695">
            <w:pPr>
              <w:spacing w:before="0" w:after="0"/>
              <w:rPr>
                <w:rFonts w:ascii="Arial" w:hAnsi="Arial" w:cs="Arial"/>
                <w:sz w:val="20"/>
                <w:szCs w:val="20"/>
              </w:rPr>
            </w:pPr>
          </w:p>
        </w:tc>
        <w:tc>
          <w:tcPr>
            <w:tcW w:w="2894" w:type="dxa"/>
            <w:noWrap/>
            <w:hideMark/>
          </w:tcPr>
          <w:p w14:paraId="18B1B597" w14:textId="77777777" w:rsidR="00A73339" w:rsidRPr="00596A3A" w:rsidRDefault="00A73339" w:rsidP="00C80695">
            <w:pPr>
              <w:spacing w:before="0" w:after="0"/>
              <w:rPr>
                <w:rFonts w:ascii="Arial" w:hAnsi="Arial" w:cs="Arial"/>
                <w:sz w:val="20"/>
                <w:szCs w:val="20"/>
              </w:rPr>
            </w:pPr>
          </w:p>
        </w:tc>
        <w:tc>
          <w:tcPr>
            <w:tcW w:w="2023" w:type="dxa"/>
            <w:noWrap/>
            <w:hideMark/>
          </w:tcPr>
          <w:p w14:paraId="7490222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01FF36E7" w14:textId="77777777" w:rsidTr="00A73339">
        <w:trPr>
          <w:trHeight w:val="300"/>
        </w:trPr>
        <w:tc>
          <w:tcPr>
            <w:tcW w:w="2437" w:type="dxa"/>
            <w:vMerge/>
            <w:noWrap/>
            <w:vAlign w:val="center"/>
            <w:hideMark/>
          </w:tcPr>
          <w:p w14:paraId="7728C8FD"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72B380C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Spilotes pullatus</w:t>
            </w:r>
          </w:p>
        </w:tc>
        <w:tc>
          <w:tcPr>
            <w:tcW w:w="2714" w:type="dxa"/>
            <w:noWrap/>
            <w:hideMark/>
          </w:tcPr>
          <w:p w14:paraId="6B613214" w14:textId="77777777" w:rsidR="00A73339" w:rsidRPr="00596A3A" w:rsidRDefault="00A73339" w:rsidP="00C80695">
            <w:pPr>
              <w:spacing w:before="0" w:after="0"/>
              <w:rPr>
                <w:rFonts w:ascii="Arial" w:hAnsi="Arial" w:cs="Arial"/>
                <w:sz w:val="20"/>
                <w:szCs w:val="20"/>
              </w:rPr>
            </w:pPr>
          </w:p>
        </w:tc>
        <w:tc>
          <w:tcPr>
            <w:tcW w:w="2894" w:type="dxa"/>
            <w:noWrap/>
            <w:hideMark/>
          </w:tcPr>
          <w:p w14:paraId="0ACB21FB" w14:textId="77777777" w:rsidR="00A73339" w:rsidRPr="00596A3A" w:rsidRDefault="00A73339" w:rsidP="00C80695">
            <w:pPr>
              <w:spacing w:before="0" w:after="0"/>
              <w:rPr>
                <w:rFonts w:ascii="Arial" w:hAnsi="Arial" w:cs="Arial"/>
                <w:sz w:val="20"/>
                <w:szCs w:val="20"/>
              </w:rPr>
            </w:pPr>
          </w:p>
        </w:tc>
        <w:tc>
          <w:tcPr>
            <w:tcW w:w="2023" w:type="dxa"/>
            <w:noWrap/>
            <w:hideMark/>
          </w:tcPr>
          <w:p w14:paraId="2DE33F4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50D21027" w14:textId="77777777" w:rsidTr="00A73339">
        <w:trPr>
          <w:trHeight w:val="300"/>
        </w:trPr>
        <w:tc>
          <w:tcPr>
            <w:tcW w:w="2437" w:type="dxa"/>
            <w:vMerge/>
            <w:noWrap/>
            <w:vAlign w:val="center"/>
            <w:hideMark/>
          </w:tcPr>
          <w:p w14:paraId="36E9E08F"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4558A0F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Stenorrhina freminvillei</w:t>
            </w:r>
          </w:p>
        </w:tc>
        <w:tc>
          <w:tcPr>
            <w:tcW w:w="2714" w:type="dxa"/>
            <w:noWrap/>
            <w:hideMark/>
          </w:tcPr>
          <w:p w14:paraId="742444D3" w14:textId="77777777" w:rsidR="00A73339" w:rsidRPr="00596A3A" w:rsidRDefault="00A73339" w:rsidP="00C80695">
            <w:pPr>
              <w:spacing w:before="0" w:after="0"/>
              <w:rPr>
                <w:rFonts w:ascii="Arial" w:hAnsi="Arial" w:cs="Arial"/>
                <w:sz w:val="20"/>
                <w:szCs w:val="20"/>
              </w:rPr>
            </w:pPr>
          </w:p>
        </w:tc>
        <w:tc>
          <w:tcPr>
            <w:tcW w:w="2894" w:type="dxa"/>
            <w:noWrap/>
            <w:hideMark/>
          </w:tcPr>
          <w:p w14:paraId="2E7140B9" w14:textId="77777777" w:rsidR="00A73339" w:rsidRPr="00596A3A" w:rsidRDefault="00A73339" w:rsidP="00C80695">
            <w:pPr>
              <w:spacing w:before="0" w:after="0"/>
              <w:rPr>
                <w:rFonts w:ascii="Arial" w:hAnsi="Arial" w:cs="Arial"/>
                <w:sz w:val="20"/>
                <w:szCs w:val="20"/>
              </w:rPr>
            </w:pPr>
          </w:p>
        </w:tc>
        <w:tc>
          <w:tcPr>
            <w:tcW w:w="2023" w:type="dxa"/>
            <w:noWrap/>
            <w:hideMark/>
          </w:tcPr>
          <w:p w14:paraId="49CCCC9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579A1A01" w14:textId="77777777" w:rsidTr="00A73339">
        <w:trPr>
          <w:trHeight w:val="300"/>
        </w:trPr>
        <w:tc>
          <w:tcPr>
            <w:tcW w:w="2437" w:type="dxa"/>
            <w:vMerge/>
            <w:noWrap/>
            <w:vAlign w:val="center"/>
            <w:hideMark/>
          </w:tcPr>
          <w:p w14:paraId="25C28AB3"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334FC96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Symphimus mayae</w:t>
            </w:r>
          </w:p>
        </w:tc>
        <w:tc>
          <w:tcPr>
            <w:tcW w:w="2714" w:type="dxa"/>
            <w:noWrap/>
            <w:hideMark/>
          </w:tcPr>
          <w:p w14:paraId="16EE15C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Culebra labios blancos maya</w:t>
            </w:r>
          </w:p>
        </w:tc>
        <w:tc>
          <w:tcPr>
            <w:tcW w:w="2894" w:type="dxa"/>
            <w:noWrap/>
            <w:hideMark/>
          </w:tcPr>
          <w:p w14:paraId="46C5AD2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2890D72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CF435B" w:rsidRPr="00596A3A" w14:paraId="01E77C72" w14:textId="77777777" w:rsidTr="00A73339">
        <w:trPr>
          <w:trHeight w:val="300"/>
        </w:trPr>
        <w:tc>
          <w:tcPr>
            <w:tcW w:w="2437" w:type="dxa"/>
            <w:vMerge/>
            <w:noWrap/>
            <w:vAlign w:val="center"/>
            <w:hideMark/>
          </w:tcPr>
          <w:p w14:paraId="4DE46C5B"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4F1DD0A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Tantilla cuniculator</w:t>
            </w:r>
          </w:p>
        </w:tc>
        <w:tc>
          <w:tcPr>
            <w:tcW w:w="2714" w:type="dxa"/>
            <w:noWrap/>
            <w:hideMark/>
          </w:tcPr>
          <w:p w14:paraId="45DA583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Culebra cienpies del petén</w:t>
            </w:r>
          </w:p>
        </w:tc>
        <w:tc>
          <w:tcPr>
            <w:tcW w:w="2894" w:type="dxa"/>
            <w:noWrap/>
            <w:hideMark/>
          </w:tcPr>
          <w:p w14:paraId="6477A6C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5D46D85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CF435B" w:rsidRPr="00596A3A" w14:paraId="37FFD85F" w14:textId="77777777" w:rsidTr="00A73339">
        <w:trPr>
          <w:trHeight w:val="300"/>
        </w:trPr>
        <w:tc>
          <w:tcPr>
            <w:tcW w:w="2437" w:type="dxa"/>
            <w:vMerge/>
            <w:noWrap/>
            <w:vAlign w:val="center"/>
            <w:hideMark/>
          </w:tcPr>
          <w:p w14:paraId="289DE347"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4C24E7A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Tantilla moesta</w:t>
            </w:r>
          </w:p>
        </w:tc>
        <w:tc>
          <w:tcPr>
            <w:tcW w:w="2714" w:type="dxa"/>
            <w:noWrap/>
            <w:hideMark/>
          </w:tcPr>
          <w:p w14:paraId="3ED889E6" w14:textId="77777777" w:rsidR="00A73339" w:rsidRPr="00596A3A" w:rsidRDefault="00A73339" w:rsidP="00C80695">
            <w:pPr>
              <w:spacing w:before="0" w:after="0"/>
              <w:rPr>
                <w:rFonts w:ascii="Arial" w:hAnsi="Arial" w:cs="Arial"/>
                <w:sz w:val="20"/>
                <w:szCs w:val="20"/>
              </w:rPr>
            </w:pPr>
          </w:p>
        </w:tc>
        <w:tc>
          <w:tcPr>
            <w:tcW w:w="2894" w:type="dxa"/>
            <w:noWrap/>
            <w:hideMark/>
          </w:tcPr>
          <w:p w14:paraId="142F2349" w14:textId="77777777" w:rsidR="00A73339" w:rsidRPr="00596A3A" w:rsidRDefault="00A73339" w:rsidP="00C80695">
            <w:pPr>
              <w:spacing w:before="0" w:after="0"/>
              <w:rPr>
                <w:rFonts w:ascii="Arial" w:hAnsi="Arial" w:cs="Arial"/>
                <w:sz w:val="20"/>
                <w:szCs w:val="20"/>
              </w:rPr>
            </w:pPr>
          </w:p>
        </w:tc>
        <w:tc>
          <w:tcPr>
            <w:tcW w:w="2023" w:type="dxa"/>
            <w:noWrap/>
            <w:hideMark/>
          </w:tcPr>
          <w:p w14:paraId="6F695C1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73C123F7" w14:textId="77777777" w:rsidTr="00A73339">
        <w:trPr>
          <w:trHeight w:val="300"/>
        </w:trPr>
        <w:tc>
          <w:tcPr>
            <w:tcW w:w="2437" w:type="dxa"/>
            <w:vMerge/>
            <w:noWrap/>
            <w:vAlign w:val="center"/>
            <w:hideMark/>
          </w:tcPr>
          <w:p w14:paraId="6D1C7685"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77FBCD7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Tantillita canula</w:t>
            </w:r>
          </w:p>
        </w:tc>
        <w:tc>
          <w:tcPr>
            <w:tcW w:w="2714" w:type="dxa"/>
            <w:noWrap/>
            <w:hideMark/>
          </w:tcPr>
          <w:p w14:paraId="12073A4F" w14:textId="77777777" w:rsidR="00A73339" w:rsidRPr="00596A3A" w:rsidRDefault="00A73339" w:rsidP="00C80695">
            <w:pPr>
              <w:spacing w:before="0" w:after="0"/>
              <w:rPr>
                <w:rFonts w:ascii="Arial" w:hAnsi="Arial" w:cs="Arial"/>
                <w:sz w:val="20"/>
                <w:szCs w:val="20"/>
              </w:rPr>
            </w:pPr>
          </w:p>
        </w:tc>
        <w:tc>
          <w:tcPr>
            <w:tcW w:w="2894" w:type="dxa"/>
            <w:noWrap/>
            <w:hideMark/>
          </w:tcPr>
          <w:p w14:paraId="3A54B2F4" w14:textId="77777777" w:rsidR="00A73339" w:rsidRPr="00596A3A" w:rsidRDefault="00A73339" w:rsidP="00C80695">
            <w:pPr>
              <w:spacing w:before="0" w:after="0"/>
              <w:rPr>
                <w:rFonts w:ascii="Arial" w:hAnsi="Arial" w:cs="Arial"/>
                <w:sz w:val="20"/>
                <w:szCs w:val="20"/>
              </w:rPr>
            </w:pPr>
          </w:p>
        </w:tc>
        <w:tc>
          <w:tcPr>
            <w:tcW w:w="2023" w:type="dxa"/>
            <w:noWrap/>
            <w:hideMark/>
          </w:tcPr>
          <w:p w14:paraId="5E6214B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2DFCD744" w14:textId="77777777" w:rsidTr="00A73339">
        <w:trPr>
          <w:trHeight w:val="300"/>
        </w:trPr>
        <w:tc>
          <w:tcPr>
            <w:tcW w:w="2437" w:type="dxa"/>
            <w:vMerge/>
            <w:noWrap/>
            <w:vAlign w:val="center"/>
            <w:hideMark/>
          </w:tcPr>
          <w:p w14:paraId="538DAE1F"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7D5DAA9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Thamnophis marcianus</w:t>
            </w:r>
          </w:p>
        </w:tc>
        <w:tc>
          <w:tcPr>
            <w:tcW w:w="2714" w:type="dxa"/>
            <w:noWrap/>
            <w:hideMark/>
          </w:tcPr>
          <w:p w14:paraId="0D670A3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Culebra listonada manchada</w:t>
            </w:r>
          </w:p>
        </w:tc>
        <w:tc>
          <w:tcPr>
            <w:tcW w:w="2894" w:type="dxa"/>
            <w:noWrap/>
            <w:hideMark/>
          </w:tcPr>
          <w:p w14:paraId="4500079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2023" w:type="dxa"/>
            <w:noWrap/>
            <w:hideMark/>
          </w:tcPr>
          <w:p w14:paraId="2D3038B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685593A3" w14:textId="77777777" w:rsidTr="00A73339">
        <w:trPr>
          <w:trHeight w:val="300"/>
        </w:trPr>
        <w:tc>
          <w:tcPr>
            <w:tcW w:w="2437" w:type="dxa"/>
            <w:vMerge/>
            <w:noWrap/>
            <w:vAlign w:val="center"/>
            <w:hideMark/>
          </w:tcPr>
          <w:p w14:paraId="57DB1F2C"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0C47C22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Thamnophis proximus rutiloris</w:t>
            </w:r>
          </w:p>
        </w:tc>
        <w:tc>
          <w:tcPr>
            <w:tcW w:w="2714" w:type="dxa"/>
            <w:noWrap/>
            <w:hideMark/>
          </w:tcPr>
          <w:p w14:paraId="37F07D4E" w14:textId="77777777" w:rsidR="00A73339" w:rsidRPr="00596A3A" w:rsidRDefault="00A73339" w:rsidP="00C80695">
            <w:pPr>
              <w:spacing w:before="0" w:after="0"/>
              <w:rPr>
                <w:rFonts w:ascii="Arial" w:hAnsi="Arial" w:cs="Arial"/>
                <w:sz w:val="20"/>
                <w:szCs w:val="20"/>
              </w:rPr>
            </w:pPr>
          </w:p>
        </w:tc>
        <w:tc>
          <w:tcPr>
            <w:tcW w:w="2894" w:type="dxa"/>
            <w:noWrap/>
            <w:hideMark/>
          </w:tcPr>
          <w:p w14:paraId="2003EE15" w14:textId="77777777" w:rsidR="00A73339" w:rsidRPr="00596A3A" w:rsidRDefault="00A73339" w:rsidP="00C80695">
            <w:pPr>
              <w:spacing w:before="0" w:after="0"/>
              <w:rPr>
                <w:rFonts w:ascii="Arial" w:hAnsi="Arial" w:cs="Arial"/>
                <w:sz w:val="20"/>
                <w:szCs w:val="20"/>
              </w:rPr>
            </w:pPr>
          </w:p>
        </w:tc>
        <w:tc>
          <w:tcPr>
            <w:tcW w:w="2023" w:type="dxa"/>
            <w:noWrap/>
            <w:hideMark/>
          </w:tcPr>
          <w:p w14:paraId="51D15FD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6AACA179" w14:textId="77777777" w:rsidTr="00A73339">
        <w:trPr>
          <w:trHeight w:val="300"/>
        </w:trPr>
        <w:tc>
          <w:tcPr>
            <w:tcW w:w="2437" w:type="dxa"/>
            <w:vMerge/>
            <w:noWrap/>
            <w:vAlign w:val="center"/>
            <w:hideMark/>
          </w:tcPr>
          <w:p w14:paraId="360DD5B1"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4BCBBC5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Tropidodipsas sartorii</w:t>
            </w:r>
          </w:p>
        </w:tc>
        <w:tc>
          <w:tcPr>
            <w:tcW w:w="2714" w:type="dxa"/>
            <w:noWrap/>
            <w:hideMark/>
          </w:tcPr>
          <w:p w14:paraId="62055C06" w14:textId="77777777" w:rsidR="00A73339" w:rsidRPr="00596A3A" w:rsidRDefault="00A73339" w:rsidP="00C80695">
            <w:pPr>
              <w:spacing w:before="0" w:after="0"/>
              <w:rPr>
                <w:rFonts w:ascii="Arial" w:hAnsi="Arial" w:cs="Arial"/>
                <w:sz w:val="20"/>
                <w:szCs w:val="20"/>
              </w:rPr>
            </w:pPr>
          </w:p>
        </w:tc>
        <w:tc>
          <w:tcPr>
            <w:tcW w:w="2894" w:type="dxa"/>
            <w:noWrap/>
            <w:hideMark/>
          </w:tcPr>
          <w:p w14:paraId="02A84D24" w14:textId="77777777" w:rsidR="00A73339" w:rsidRPr="00596A3A" w:rsidRDefault="00A73339" w:rsidP="00C80695">
            <w:pPr>
              <w:spacing w:before="0" w:after="0"/>
              <w:rPr>
                <w:rFonts w:ascii="Arial" w:hAnsi="Arial" w:cs="Arial"/>
                <w:sz w:val="20"/>
                <w:szCs w:val="20"/>
              </w:rPr>
            </w:pPr>
          </w:p>
        </w:tc>
        <w:tc>
          <w:tcPr>
            <w:tcW w:w="2023" w:type="dxa"/>
            <w:noWrap/>
            <w:hideMark/>
          </w:tcPr>
          <w:p w14:paraId="0DA4145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4AB6AA7C" w14:textId="77777777" w:rsidTr="00A73339">
        <w:trPr>
          <w:trHeight w:val="300"/>
        </w:trPr>
        <w:tc>
          <w:tcPr>
            <w:tcW w:w="2437" w:type="dxa"/>
            <w:vMerge/>
            <w:noWrap/>
            <w:vAlign w:val="center"/>
            <w:hideMark/>
          </w:tcPr>
          <w:p w14:paraId="7BBB9052"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659C932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Xenodon rabdocephalus</w:t>
            </w:r>
          </w:p>
        </w:tc>
        <w:tc>
          <w:tcPr>
            <w:tcW w:w="2714" w:type="dxa"/>
            <w:noWrap/>
            <w:hideMark/>
          </w:tcPr>
          <w:p w14:paraId="42C6E2B7" w14:textId="77777777" w:rsidR="00A73339" w:rsidRPr="00596A3A" w:rsidRDefault="00A73339" w:rsidP="00C80695">
            <w:pPr>
              <w:spacing w:before="0" w:after="0"/>
              <w:rPr>
                <w:rFonts w:ascii="Arial" w:hAnsi="Arial" w:cs="Arial"/>
                <w:sz w:val="20"/>
                <w:szCs w:val="20"/>
              </w:rPr>
            </w:pPr>
          </w:p>
        </w:tc>
        <w:tc>
          <w:tcPr>
            <w:tcW w:w="2894" w:type="dxa"/>
            <w:noWrap/>
            <w:hideMark/>
          </w:tcPr>
          <w:p w14:paraId="62F45740" w14:textId="77777777" w:rsidR="00A73339" w:rsidRPr="00596A3A" w:rsidRDefault="00A73339" w:rsidP="00C80695">
            <w:pPr>
              <w:spacing w:before="0" w:after="0"/>
              <w:rPr>
                <w:rFonts w:ascii="Arial" w:hAnsi="Arial" w:cs="Arial"/>
                <w:sz w:val="20"/>
                <w:szCs w:val="20"/>
              </w:rPr>
            </w:pPr>
          </w:p>
        </w:tc>
        <w:tc>
          <w:tcPr>
            <w:tcW w:w="2023" w:type="dxa"/>
            <w:noWrap/>
            <w:hideMark/>
          </w:tcPr>
          <w:p w14:paraId="52C42B1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2FE06B5A" w14:textId="77777777" w:rsidTr="00A73339">
        <w:trPr>
          <w:trHeight w:val="300"/>
        </w:trPr>
        <w:tc>
          <w:tcPr>
            <w:tcW w:w="2437" w:type="dxa"/>
            <w:vMerge w:val="restart"/>
            <w:noWrap/>
            <w:vAlign w:val="center"/>
            <w:hideMark/>
          </w:tcPr>
          <w:p w14:paraId="5CB744A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CORYTOPHANIDAE</w:t>
            </w:r>
          </w:p>
        </w:tc>
        <w:tc>
          <w:tcPr>
            <w:tcW w:w="2928" w:type="dxa"/>
            <w:noWrap/>
            <w:hideMark/>
          </w:tcPr>
          <w:p w14:paraId="7DD223F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Corytophanes hernandezi</w:t>
            </w:r>
          </w:p>
        </w:tc>
        <w:tc>
          <w:tcPr>
            <w:tcW w:w="2714" w:type="dxa"/>
            <w:noWrap/>
            <w:hideMark/>
          </w:tcPr>
          <w:p w14:paraId="01BBB93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Turipache de Hernández</w:t>
            </w:r>
          </w:p>
        </w:tc>
        <w:tc>
          <w:tcPr>
            <w:tcW w:w="2894" w:type="dxa"/>
            <w:noWrap/>
            <w:hideMark/>
          </w:tcPr>
          <w:p w14:paraId="19BE3DA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324F865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60612806" w14:textId="77777777" w:rsidTr="00A73339">
        <w:trPr>
          <w:trHeight w:val="300"/>
        </w:trPr>
        <w:tc>
          <w:tcPr>
            <w:tcW w:w="2437" w:type="dxa"/>
            <w:vMerge/>
            <w:noWrap/>
            <w:vAlign w:val="center"/>
            <w:hideMark/>
          </w:tcPr>
          <w:p w14:paraId="4F832FB0"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76C9648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Laemanctus longipes</w:t>
            </w:r>
          </w:p>
        </w:tc>
        <w:tc>
          <w:tcPr>
            <w:tcW w:w="2714" w:type="dxa"/>
            <w:noWrap/>
            <w:hideMark/>
          </w:tcPr>
          <w:p w14:paraId="272276F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Lemacto coludo</w:t>
            </w:r>
          </w:p>
        </w:tc>
        <w:tc>
          <w:tcPr>
            <w:tcW w:w="2894" w:type="dxa"/>
            <w:noWrap/>
            <w:hideMark/>
          </w:tcPr>
          <w:p w14:paraId="703ADF8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1D9E63A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232ECA34" w14:textId="77777777" w:rsidTr="00A73339">
        <w:trPr>
          <w:trHeight w:val="300"/>
        </w:trPr>
        <w:tc>
          <w:tcPr>
            <w:tcW w:w="2437" w:type="dxa"/>
            <w:vMerge/>
            <w:noWrap/>
            <w:vAlign w:val="center"/>
            <w:hideMark/>
          </w:tcPr>
          <w:p w14:paraId="0A4956C8"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3A93000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Laemanctus serratus</w:t>
            </w:r>
          </w:p>
        </w:tc>
        <w:tc>
          <w:tcPr>
            <w:tcW w:w="2714" w:type="dxa"/>
            <w:noWrap/>
            <w:hideMark/>
          </w:tcPr>
          <w:p w14:paraId="3474464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Lemacto coronado</w:t>
            </w:r>
          </w:p>
        </w:tc>
        <w:tc>
          <w:tcPr>
            <w:tcW w:w="2894" w:type="dxa"/>
            <w:noWrap/>
            <w:hideMark/>
          </w:tcPr>
          <w:p w14:paraId="6BB843A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 xml:space="preserve">Sujeta a protección </w:t>
            </w:r>
            <w:r w:rsidRPr="00596A3A">
              <w:rPr>
                <w:rFonts w:ascii="Arial" w:hAnsi="Arial" w:cs="Arial"/>
                <w:sz w:val="20"/>
                <w:szCs w:val="20"/>
              </w:rPr>
              <w:lastRenderedPageBreak/>
              <w:t>especial</w:t>
            </w:r>
          </w:p>
        </w:tc>
        <w:tc>
          <w:tcPr>
            <w:tcW w:w="2023" w:type="dxa"/>
            <w:noWrap/>
            <w:hideMark/>
          </w:tcPr>
          <w:p w14:paraId="1707D97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lastRenderedPageBreak/>
              <w:t>-</w:t>
            </w:r>
          </w:p>
        </w:tc>
      </w:tr>
      <w:tr w:rsidR="00CF435B" w:rsidRPr="00596A3A" w14:paraId="5FE51E93" w14:textId="77777777" w:rsidTr="00A73339">
        <w:trPr>
          <w:trHeight w:val="300"/>
        </w:trPr>
        <w:tc>
          <w:tcPr>
            <w:tcW w:w="2437" w:type="dxa"/>
            <w:vMerge w:val="restart"/>
            <w:noWrap/>
            <w:vAlign w:val="center"/>
            <w:hideMark/>
          </w:tcPr>
          <w:p w14:paraId="550FFF2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lastRenderedPageBreak/>
              <w:t>CROCODYLIDAE</w:t>
            </w:r>
          </w:p>
        </w:tc>
        <w:tc>
          <w:tcPr>
            <w:tcW w:w="2928" w:type="dxa"/>
            <w:noWrap/>
            <w:hideMark/>
          </w:tcPr>
          <w:p w14:paraId="61BCB2A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Crocodylus acutus</w:t>
            </w:r>
          </w:p>
        </w:tc>
        <w:tc>
          <w:tcPr>
            <w:tcW w:w="2714" w:type="dxa"/>
            <w:noWrap/>
            <w:hideMark/>
          </w:tcPr>
          <w:p w14:paraId="1F1F1DB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Cocodrilo de río</w:t>
            </w:r>
          </w:p>
        </w:tc>
        <w:tc>
          <w:tcPr>
            <w:tcW w:w="2894" w:type="dxa"/>
            <w:noWrap/>
            <w:hideMark/>
          </w:tcPr>
          <w:p w14:paraId="07C4D0C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248A121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790E626D" w14:textId="77777777" w:rsidTr="00A73339">
        <w:trPr>
          <w:trHeight w:val="300"/>
        </w:trPr>
        <w:tc>
          <w:tcPr>
            <w:tcW w:w="2437" w:type="dxa"/>
            <w:vMerge/>
            <w:noWrap/>
            <w:vAlign w:val="center"/>
            <w:hideMark/>
          </w:tcPr>
          <w:p w14:paraId="73D2D0E7"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79A5368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Crocodylus moreletii</w:t>
            </w:r>
          </w:p>
        </w:tc>
        <w:tc>
          <w:tcPr>
            <w:tcW w:w="2714" w:type="dxa"/>
            <w:noWrap/>
            <w:hideMark/>
          </w:tcPr>
          <w:p w14:paraId="52291E8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Cocodrilo de pantano</w:t>
            </w:r>
          </w:p>
        </w:tc>
        <w:tc>
          <w:tcPr>
            <w:tcW w:w="2894" w:type="dxa"/>
            <w:noWrap/>
            <w:hideMark/>
          </w:tcPr>
          <w:p w14:paraId="0E84D9E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19A8BAA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7A452561" w14:textId="77777777" w:rsidTr="00A73339">
        <w:trPr>
          <w:trHeight w:val="300"/>
        </w:trPr>
        <w:tc>
          <w:tcPr>
            <w:tcW w:w="2437" w:type="dxa"/>
            <w:noWrap/>
            <w:vAlign w:val="center"/>
            <w:hideMark/>
          </w:tcPr>
          <w:p w14:paraId="37E2D8C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DERMOCHELYIDAE</w:t>
            </w:r>
          </w:p>
        </w:tc>
        <w:tc>
          <w:tcPr>
            <w:tcW w:w="2928" w:type="dxa"/>
            <w:noWrap/>
            <w:hideMark/>
          </w:tcPr>
          <w:p w14:paraId="14A3E4D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Dermochelys coriacea</w:t>
            </w:r>
          </w:p>
        </w:tc>
        <w:tc>
          <w:tcPr>
            <w:tcW w:w="2714" w:type="dxa"/>
            <w:noWrap/>
            <w:hideMark/>
          </w:tcPr>
          <w:p w14:paraId="6E8F316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Tortuga marina laúd</w:t>
            </w:r>
          </w:p>
        </w:tc>
        <w:tc>
          <w:tcPr>
            <w:tcW w:w="2894" w:type="dxa"/>
            <w:noWrap/>
            <w:hideMark/>
          </w:tcPr>
          <w:p w14:paraId="0666E45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2023" w:type="dxa"/>
            <w:noWrap/>
            <w:hideMark/>
          </w:tcPr>
          <w:p w14:paraId="345349D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1A9C22DF" w14:textId="77777777" w:rsidTr="00A73339">
        <w:trPr>
          <w:trHeight w:val="300"/>
        </w:trPr>
        <w:tc>
          <w:tcPr>
            <w:tcW w:w="2437" w:type="dxa"/>
            <w:noWrap/>
            <w:vAlign w:val="center"/>
            <w:hideMark/>
          </w:tcPr>
          <w:p w14:paraId="49B7FDB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ELAPIDAE</w:t>
            </w:r>
          </w:p>
        </w:tc>
        <w:tc>
          <w:tcPr>
            <w:tcW w:w="2928" w:type="dxa"/>
            <w:noWrap/>
            <w:hideMark/>
          </w:tcPr>
          <w:p w14:paraId="328E0D1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Micrurus diastema</w:t>
            </w:r>
          </w:p>
        </w:tc>
        <w:tc>
          <w:tcPr>
            <w:tcW w:w="2714" w:type="dxa"/>
            <w:noWrap/>
            <w:hideMark/>
          </w:tcPr>
          <w:p w14:paraId="0E99AFA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Serpiente coralillo variable</w:t>
            </w:r>
          </w:p>
        </w:tc>
        <w:tc>
          <w:tcPr>
            <w:tcW w:w="2894" w:type="dxa"/>
            <w:noWrap/>
            <w:hideMark/>
          </w:tcPr>
          <w:p w14:paraId="38F49A9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1ADC906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CF435B" w:rsidRPr="00596A3A" w14:paraId="1827FBEE" w14:textId="77777777" w:rsidTr="00A73339">
        <w:trPr>
          <w:trHeight w:val="300"/>
        </w:trPr>
        <w:tc>
          <w:tcPr>
            <w:tcW w:w="2437" w:type="dxa"/>
            <w:vMerge w:val="restart"/>
            <w:noWrap/>
            <w:vAlign w:val="center"/>
            <w:hideMark/>
          </w:tcPr>
          <w:p w14:paraId="72F296F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EMYDIDAE</w:t>
            </w:r>
          </w:p>
        </w:tc>
        <w:tc>
          <w:tcPr>
            <w:tcW w:w="2928" w:type="dxa"/>
            <w:noWrap/>
            <w:hideMark/>
          </w:tcPr>
          <w:p w14:paraId="5F97107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Terrapene carolina</w:t>
            </w:r>
          </w:p>
        </w:tc>
        <w:tc>
          <w:tcPr>
            <w:tcW w:w="2714" w:type="dxa"/>
            <w:noWrap/>
            <w:hideMark/>
          </w:tcPr>
          <w:p w14:paraId="415EC998" w14:textId="77777777" w:rsidR="00A73339" w:rsidRPr="00596A3A" w:rsidRDefault="00A73339" w:rsidP="00C80695">
            <w:pPr>
              <w:spacing w:before="0" w:after="0"/>
              <w:rPr>
                <w:rFonts w:ascii="Arial" w:hAnsi="Arial" w:cs="Arial"/>
                <w:sz w:val="20"/>
                <w:szCs w:val="20"/>
              </w:rPr>
            </w:pPr>
          </w:p>
        </w:tc>
        <w:tc>
          <w:tcPr>
            <w:tcW w:w="2894" w:type="dxa"/>
            <w:noWrap/>
            <w:hideMark/>
          </w:tcPr>
          <w:p w14:paraId="6C68A070" w14:textId="77777777" w:rsidR="00A73339" w:rsidRPr="00596A3A" w:rsidRDefault="00A73339" w:rsidP="00C80695">
            <w:pPr>
              <w:spacing w:before="0" w:after="0"/>
              <w:rPr>
                <w:rFonts w:ascii="Arial" w:hAnsi="Arial" w:cs="Arial"/>
                <w:sz w:val="20"/>
                <w:szCs w:val="20"/>
              </w:rPr>
            </w:pPr>
          </w:p>
        </w:tc>
        <w:tc>
          <w:tcPr>
            <w:tcW w:w="2023" w:type="dxa"/>
            <w:noWrap/>
            <w:hideMark/>
          </w:tcPr>
          <w:p w14:paraId="04DFC8D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4C0C492D" w14:textId="77777777" w:rsidTr="00A73339">
        <w:trPr>
          <w:trHeight w:val="300"/>
        </w:trPr>
        <w:tc>
          <w:tcPr>
            <w:tcW w:w="2437" w:type="dxa"/>
            <w:vMerge/>
            <w:noWrap/>
            <w:vAlign w:val="center"/>
            <w:hideMark/>
          </w:tcPr>
          <w:p w14:paraId="50F8928E"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6B1B3B2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Trachemys sacripta</w:t>
            </w:r>
          </w:p>
        </w:tc>
        <w:tc>
          <w:tcPr>
            <w:tcW w:w="2714" w:type="dxa"/>
            <w:noWrap/>
            <w:hideMark/>
          </w:tcPr>
          <w:p w14:paraId="0EB96B1D" w14:textId="77777777" w:rsidR="00A73339" w:rsidRPr="00596A3A" w:rsidRDefault="00A73339" w:rsidP="00C80695">
            <w:pPr>
              <w:spacing w:before="0" w:after="0"/>
              <w:rPr>
                <w:rFonts w:ascii="Arial" w:hAnsi="Arial" w:cs="Arial"/>
                <w:sz w:val="20"/>
                <w:szCs w:val="20"/>
              </w:rPr>
            </w:pPr>
          </w:p>
        </w:tc>
        <w:tc>
          <w:tcPr>
            <w:tcW w:w="2894" w:type="dxa"/>
            <w:noWrap/>
            <w:hideMark/>
          </w:tcPr>
          <w:p w14:paraId="7A4EFB7E" w14:textId="77777777" w:rsidR="00A73339" w:rsidRPr="00596A3A" w:rsidRDefault="00A73339" w:rsidP="00C80695">
            <w:pPr>
              <w:spacing w:before="0" w:after="0"/>
              <w:rPr>
                <w:rFonts w:ascii="Arial" w:hAnsi="Arial" w:cs="Arial"/>
                <w:sz w:val="20"/>
                <w:szCs w:val="20"/>
              </w:rPr>
            </w:pPr>
          </w:p>
        </w:tc>
        <w:tc>
          <w:tcPr>
            <w:tcW w:w="2023" w:type="dxa"/>
            <w:noWrap/>
            <w:hideMark/>
          </w:tcPr>
          <w:p w14:paraId="4313074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70D794D5" w14:textId="77777777" w:rsidTr="00A73339">
        <w:trPr>
          <w:trHeight w:val="300"/>
        </w:trPr>
        <w:tc>
          <w:tcPr>
            <w:tcW w:w="2437" w:type="dxa"/>
            <w:noWrap/>
            <w:vAlign w:val="center"/>
            <w:hideMark/>
          </w:tcPr>
          <w:p w14:paraId="0E60174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EUBLEPHARIDAE</w:t>
            </w:r>
          </w:p>
        </w:tc>
        <w:tc>
          <w:tcPr>
            <w:tcW w:w="2928" w:type="dxa"/>
            <w:noWrap/>
            <w:hideMark/>
          </w:tcPr>
          <w:p w14:paraId="1769765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Coleonyx elegans</w:t>
            </w:r>
          </w:p>
        </w:tc>
        <w:tc>
          <w:tcPr>
            <w:tcW w:w="2714" w:type="dxa"/>
            <w:noWrap/>
            <w:hideMark/>
          </w:tcPr>
          <w:p w14:paraId="43ED3A3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Cujia yucateca</w:t>
            </w:r>
          </w:p>
        </w:tc>
        <w:tc>
          <w:tcPr>
            <w:tcW w:w="2894" w:type="dxa"/>
            <w:noWrap/>
            <w:hideMark/>
          </w:tcPr>
          <w:p w14:paraId="7EDE8D8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2023" w:type="dxa"/>
            <w:noWrap/>
            <w:hideMark/>
          </w:tcPr>
          <w:p w14:paraId="3AE7FCB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76B6DA37" w14:textId="77777777" w:rsidTr="00A73339">
        <w:trPr>
          <w:trHeight w:val="300"/>
        </w:trPr>
        <w:tc>
          <w:tcPr>
            <w:tcW w:w="2437" w:type="dxa"/>
            <w:vMerge w:val="restart"/>
            <w:noWrap/>
            <w:vAlign w:val="center"/>
            <w:hideMark/>
          </w:tcPr>
          <w:p w14:paraId="197595B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GEKKONIDAE</w:t>
            </w:r>
          </w:p>
        </w:tc>
        <w:tc>
          <w:tcPr>
            <w:tcW w:w="2928" w:type="dxa"/>
            <w:noWrap/>
            <w:hideMark/>
          </w:tcPr>
          <w:p w14:paraId="4EFE056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Aristelliger georgeensis</w:t>
            </w:r>
          </w:p>
        </w:tc>
        <w:tc>
          <w:tcPr>
            <w:tcW w:w="2714" w:type="dxa"/>
            <w:noWrap/>
            <w:hideMark/>
          </w:tcPr>
          <w:p w14:paraId="0222B59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Geco pestañudo</w:t>
            </w:r>
          </w:p>
        </w:tc>
        <w:tc>
          <w:tcPr>
            <w:tcW w:w="2894" w:type="dxa"/>
            <w:noWrap/>
            <w:hideMark/>
          </w:tcPr>
          <w:p w14:paraId="089CFB8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096B5C0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06E10EC1" w14:textId="77777777" w:rsidTr="00A73339">
        <w:trPr>
          <w:trHeight w:val="300"/>
        </w:trPr>
        <w:tc>
          <w:tcPr>
            <w:tcW w:w="2437" w:type="dxa"/>
            <w:vMerge/>
            <w:noWrap/>
            <w:vAlign w:val="center"/>
            <w:hideMark/>
          </w:tcPr>
          <w:p w14:paraId="5FDE64D2"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71CEB45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Hemidactylus mabouia</w:t>
            </w:r>
          </w:p>
        </w:tc>
        <w:tc>
          <w:tcPr>
            <w:tcW w:w="2714" w:type="dxa"/>
            <w:noWrap/>
            <w:hideMark/>
          </w:tcPr>
          <w:p w14:paraId="21EA3917" w14:textId="77777777" w:rsidR="00A73339" w:rsidRPr="00596A3A" w:rsidRDefault="00A73339" w:rsidP="00C80695">
            <w:pPr>
              <w:spacing w:before="0" w:after="0"/>
              <w:rPr>
                <w:rFonts w:ascii="Arial" w:hAnsi="Arial" w:cs="Arial"/>
                <w:sz w:val="20"/>
                <w:szCs w:val="20"/>
              </w:rPr>
            </w:pPr>
          </w:p>
        </w:tc>
        <w:tc>
          <w:tcPr>
            <w:tcW w:w="2894" w:type="dxa"/>
            <w:noWrap/>
            <w:hideMark/>
          </w:tcPr>
          <w:p w14:paraId="319CF103" w14:textId="77777777" w:rsidR="00A73339" w:rsidRPr="00596A3A" w:rsidRDefault="00A73339" w:rsidP="00C80695">
            <w:pPr>
              <w:spacing w:before="0" w:after="0"/>
              <w:rPr>
                <w:rFonts w:ascii="Arial" w:hAnsi="Arial" w:cs="Arial"/>
                <w:sz w:val="20"/>
                <w:szCs w:val="20"/>
              </w:rPr>
            </w:pPr>
          </w:p>
        </w:tc>
        <w:tc>
          <w:tcPr>
            <w:tcW w:w="2023" w:type="dxa"/>
            <w:noWrap/>
            <w:hideMark/>
          </w:tcPr>
          <w:p w14:paraId="6CD6C8C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0BA4EFC1" w14:textId="77777777" w:rsidTr="00A73339">
        <w:trPr>
          <w:trHeight w:val="300"/>
        </w:trPr>
        <w:tc>
          <w:tcPr>
            <w:tcW w:w="2437" w:type="dxa"/>
            <w:vMerge/>
            <w:noWrap/>
            <w:vAlign w:val="center"/>
            <w:hideMark/>
          </w:tcPr>
          <w:p w14:paraId="02FFA5DC"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248A8EB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Hemidactylus turcicus</w:t>
            </w:r>
          </w:p>
        </w:tc>
        <w:tc>
          <w:tcPr>
            <w:tcW w:w="2714" w:type="dxa"/>
            <w:noWrap/>
            <w:hideMark/>
          </w:tcPr>
          <w:p w14:paraId="7290BE65" w14:textId="77777777" w:rsidR="00A73339" w:rsidRPr="00596A3A" w:rsidRDefault="00A73339" w:rsidP="00C80695">
            <w:pPr>
              <w:spacing w:before="0" w:after="0"/>
              <w:rPr>
                <w:rFonts w:ascii="Arial" w:hAnsi="Arial" w:cs="Arial"/>
                <w:sz w:val="20"/>
                <w:szCs w:val="20"/>
              </w:rPr>
            </w:pPr>
          </w:p>
        </w:tc>
        <w:tc>
          <w:tcPr>
            <w:tcW w:w="2894" w:type="dxa"/>
            <w:noWrap/>
            <w:hideMark/>
          </w:tcPr>
          <w:p w14:paraId="35E50BF9" w14:textId="77777777" w:rsidR="00A73339" w:rsidRPr="00596A3A" w:rsidRDefault="00A73339" w:rsidP="00C80695">
            <w:pPr>
              <w:spacing w:before="0" w:after="0"/>
              <w:rPr>
                <w:rFonts w:ascii="Arial" w:hAnsi="Arial" w:cs="Arial"/>
                <w:sz w:val="20"/>
                <w:szCs w:val="20"/>
              </w:rPr>
            </w:pPr>
          </w:p>
        </w:tc>
        <w:tc>
          <w:tcPr>
            <w:tcW w:w="2023" w:type="dxa"/>
            <w:noWrap/>
            <w:hideMark/>
          </w:tcPr>
          <w:p w14:paraId="2F091CD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2F44E368" w14:textId="77777777" w:rsidTr="00A73339">
        <w:trPr>
          <w:trHeight w:val="300"/>
        </w:trPr>
        <w:tc>
          <w:tcPr>
            <w:tcW w:w="2437" w:type="dxa"/>
            <w:vMerge/>
            <w:noWrap/>
            <w:vAlign w:val="center"/>
            <w:hideMark/>
          </w:tcPr>
          <w:p w14:paraId="518E6BB2"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5FC6686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Sphaerodactylus glaucus</w:t>
            </w:r>
          </w:p>
        </w:tc>
        <w:tc>
          <w:tcPr>
            <w:tcW w:w="2714" w:type="dxa"/>
            <w:noWrap/>
            <w:hideMark/>
          </w:tcPr>
          <w:p w14:paraId="59A0F27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Geco enano collarejo</w:t>
            </w:r>
          </w:p>
        </w:tc>
        <w:tc>
          <w:tcPr>
            <w:tcW w:w="2894" w:type="dxa"/>
            <w:noWrap/>
            <w:hideMark/>
          </w:tcPr>
          <w:p w14:paraId="0E839DE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6A4D370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078E64D8" w14:textId="77777777" w:rsidTr="00A73339">
        <w:trPr>
          <w:trHeight w:val="300"/>
        </w:trPr>
        <w:tc>
          <w:tcPr>
            <w:tcW w:w="2437" w:type="dxa"/>
            <w:vMerge/>
            <w:noWrap/>
            <w:vAlign w:val="center"/>
            <w:hideMark/>
          </w:tcPr>
          <w:p w14:paraId="00D4DAC9"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00DA07D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Sphaerodactylus  millepunctatus</w:t>
            </w:r>
          </w:p>
        </w:tc>
        <w:tc>
          <w:tcPr>
            <w:tcW w:w="2714" w:type="dxa"/>
            <w:noWrap/>
            <w:hideMark/>
          </w:tcPr>
          <w:p w14:paraId="476CA7FD" w14:textId="77777777" w:rsidR="00A73339" w:rsidRPr="00596A3A" w:rsidRDefault="00A73339" w:rsidP="00C80695">
            <w:pPr>
              <w:spacing w:before="0" w:after="0"/>
              <w:rPr>
                <w:rFonts w:ascii="Arial" w:hAnsi="Arial" w:cs="Arial"/>
                <w:sz w:val="20"/>
                <w:szCs w:val="20"/>
              </w:rPr>
            </w:pPr>
          </w:p>
        </w:tc>
        <w:tc>
          <w:tcPr>
            <w:tcW w:w="2894" w:type="dxa"/>
            <w:noWrap/>
            <w:hideMark/>
          </w:tcPr>
          <w:p w14:paraId="2E75802B" w14:textId="77777777" w:rsidR="00A73339" w:rsidRPr="00596A3A" w:rsidRDefault="00A73339" w:rsidP="00C80695">
            <w:pPr>
              <w:spacing w:before="0" w:after="0"/>
              <w:rPr>
                <w:rFonts w:ascii="Arial" w:hAnsi="Arial" w:cs="Arial"/>
                <w:sz w:val="20"/>
                <w:szCs w:val="20"/>
              </w:rPr>
            </w:pPr>
          </w:p>
        </w:tc>
        <w:tc>
          <w:tcPr>
            <w:tcW w:w="2023" w:type="dxa"/>
            <w:noWrap/>
            <w:hideMark/>
          </w:tcPr>
          <w:p w14:paraId="6CC2C86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4697D925" w14:textId="77777777" w:rsidTr="00A73339">
        <w:trPr>
          <w:trHeight w:val="300"/>
        </w:trPr>
        <w:tc>
          <w:tcPr>
            <w:tcW w:w="2437" w:type="dxa"/>
            <w:vMerge/>
            <w:noWrap/>
            <w:vAlign w:val="center"/>
            <w:hideMark/>
          </w:tcPr>
          <w:p w14:paraId="7CBF7514"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57FB6C7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Thecadactylus rapicaudus</w:t>
            </w:r>
          </w:p>
        </w:tc>
        <w:tc>
          <w:tcPr>
            <w:tcW w:w="2714" w:type="dxa"/>
            <w:noWrap/>
            <w:hideMark/>
          </w:tcPr>
          <w:p w14:paraId="637CCFCB" w14:textId="77777777" w:rsidR="00A73339" w:rsidRPr="00596A3A" w:rsidRDefault="00A73339" w:rsidP="00C80695">
            <w:pPr>
              <w:spacing w:before="0" w:after="0"/>
              <w:rPr>
                <w:rFonts w:ascii="Arial" w:hAnsi="Arial" w:cs="Arial"/>
                <w:sz w:val="20"/>
                <w:szCs w:val="20"/>
              </w:rPr>
            </w:pPr>
          </w:p>
        </w:tc>
        <w:tc>
          <w:tcPr>
            <w:tcW w:w="2894" w:type="dxa"/>
            <w:noWrap/>
            <w:hideMark/>
          </w:tcPr>
          <w:p w14:paraId="463C9249" w14:textId="77777777" w:rsidR="00A73339" w:rsidRPr="00596A3A" w:rsidRDefault="00A73339" w:rsidP="00C80695">
            <w:pPr>
              <w:spacing w:before="0" w:after="0"/>
              <w:rPr>
                <w:rFonts w:ascii="Arial" w:hAnsi="Arial" w:cs="Arial"/>
                <w:sz w:val="20"/>
                <w:szCs w:val="20"/>
              </w:rPr>
            </w:pPr>
          </w:p>
        </w:tc>
        <w:tc>
          <w:tcPr>
            <w:tcW w:w="2023" w:type="dxa"/>
            <w:noWrap/>
            <w:hideMark/>
          </w:tcPr>
          <w:p w14:paraId="1CC4D7C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5A6F0F6A" w14:textId="77777777" w:rsidTr="00A73339">
        <w:trPr>
          <w:trHeight w:val="300"/>
        </w:trPr>
        <w:tc>
          <w:tcPr>
            <w:tcW w:w="2437" w:type="dxa"/>
            <w:vMerge w:val="restart"/>
            <w:noWrap/>
            <w:vAlign w:val="center"/>
            <w:hideMark/>
          </w:tcPr>
          <w:p w14:paraId="4A723C1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IGUANIDAE</w:t>
            </w:r>
          </w:p>
        </w:tc>
        <w:tc>
          <w:tcPr>
            <w:tcW w:w="2928" w:type="dxa"/>
            <w:noWrap/>
            <w:hideMark/>
          </w:tcPr>
          <w:p w14:paraId="1B77AAB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Bassiliscus vittatus</w:t>
            </w:r>
          </w:p>
        </w:tc>
        <w:tc>
          <w:tcPr>
            <w:tcW w:w="2714" w:type="dxa"/>
            <w:noWrap/>
            <w:hideMark/>
          </w:tcPr>
          <w:p w14:paraId="58DD64C8" w14:textId="77777777" w:rsidR="00A73339" w:rsidRPr="00596A3A" w:rsidRDefault="00A73339" w:rsidP="00C80695">
            <w:pPr>
              <w:spacing w:before="0" w:after="0"/>
              <w:rPr>
                <w:rFonts w:ascii="Arial" w:hAnsi="Arial" w:cs="Arial"/>
                <w:sz w:val="20"/>
                <w:szCs w:val="20"/>
              </w:rPr>
            </w:pPr>
          </w:p>
        </w:tc>
        <w:tc>
          <w:tcPr>
            <w:tcW w:w="2894" w:type="dxa"/>
            <w:noWrap/>
            <w:hideMark/>
          </w:tcPr>
          <w:p w14:paraId="407023E0" w14:textId="77777777" w:rsidR="00A73339" w:rsidRPr="00596A3A" w:rsidRDefault="00A73339" w:rsidP="00C80695">
            <w:pPr>
              <w:spacing w:before="0" w:after="0"/>
              <w:rPr>
                <w:rFonts w:ascii="Arial" w:hAnsi="Arial" w:cs="Arial"/>
                <w:sz w:val="20"/>
                <w:szCs w:val="20"/>
              </w:rPr>
            </w:pPr>
          </w:p>
        </w:tc>
        <w:tc>
          <w:tcPr>
            <w:tcW w:w="2023" w:type="dxa"/>
            <w:noWrap/>
            <w:hideMark/>
          </w:tcPr>
          <w:p w14:paraId="291D0C5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0381B773" w14:textId="77777777" w:rsidTr="00A73339">
        <w:trPr>
          <w:trHeight w:val="300"/>
        </w:trPr>
        <w:tc>
          <w:tcPr>
            <w:tcW w:w="2437" w:type="dxa"/>
            <w:vMerge/>
            <w:noWrap/>
            <w:vAlign w:val="center"/>
            <w:hideMark/>
          </w:tcPr>
          <w:p w14:paraId="71AF3CFB"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6AC3637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Ctenosaura similis</w:t>
            </w:r>
          </w:p>
        </w:tc>
        <w:tc>
          <w:tcPr>
            <w:tcW w:w="2714" w:type="dxa"/>
            <w:noWrap/>
            <w:hideMark/>
          </w:tcPr>
          <w:p w14:paraId="64CBB6D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Iguana espinosa rayada</w:t>
            </w:r>
          </w:p>
        </w:tc>
        <w:tc>
          <w:tcPr>
            <w:tcW w:w="2894" w:type="dxa"/>
            <w:noWrap/>
            <w:hideMark/>
          </w:tcPr>
          <w:p w14:paraId="7632B53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2023" w:type="dxa"/>
            <w:noWrap/>
            <w:hideMark/>
          </w:tcPr>
          <w:p w14:paraId="125FE28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5DD6C61C" w14:textId="77777777" w:rsidTr="00A73339">
        <w:trPr>
          <w:trHeight w:val="300"/>
        </w:trPr>
        <w:tc>
          <w:tcPr>
            <w:tcW w:w="2437" w:type="dxa"/>
            <w:vMerge/>
            <w:noWrap/>
            <w:vAlign w:val="center"/>
            <w:hideMark/>
          </w:tcPr>
          <w:p w14:paraId="226773EC"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75D6E09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Iguana iguana rhinolopha</w:t>
            </w:r>
          </w:p>
        </w:tc>
        <w:tc>
          <w:tcPr>
            <w:tcW w:w="2714" w:type="dxa"/>
            <w:noWrap/>
            <w:hideMark/>
          </w:tcPr>
          <w:p w14:paraId="4F7352CE" w14:textId="77777777" w:rsidR="00A73339" w:rsidRPr="00596A3A" w:rsidRDefault="00A73339" w:rsidP="00C80695">
            <w:pPr>
              <w:spacing w:before="0" w:after="0"/>
              <w:rPr>
                <w:rFonts w:ascii="Arial" w:hAnsi="Arial" w:cs="Arial"/>
                <w:sz w:val="20"/>
                <w:szCs w:val="20"/>
              </w:rPr>
            </w:pPr>
          </w:p>
        </w:tc>
        <w:tc>
          <w:tcPr>
            <w:tcW w:w="2894" w:type="dxa"/>
            <w:noWrap/>
            <w:hideMark/>
          </w:tcPr>
          <w:p w14:paraId="163C8108" w14:textId="77777777" w:rsidR="00A73339" w:rsidRPr="00596A3A" w:rsidRDefault="00A73339" w:rsidP="00C80695">
            <w:pPr>
              <w:spacing w:before="0" w:after="0"/>
              <w:rPr>
                <w:rFonts w:ascii="Arial" w:hAnsi="Arial" w:cs="Arial"/>
                <w:sz w:val="20"/>
                <w:szCs w:val="20"/>
              </w:rPr>
            </w:pPr>
          </w:p>
        </w:tc>
        <w:tc>
          <w:tcPr>
            <w:tcW w:w="2023" w:type="dxa"/>
            <w:noWrap/>
            <w:hideMark/>
          </w:tcPr>
          <w:p w14:paraId="2A2EBB5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41842BAC" w14:textId="77777777" w:rsidTr="00A73339">
        <w:trPr>
          <w:trHeight w:val="300"/>
        </w:trPr>
        <w:tc>
          <w:tcPr>
            <w:tcW w:w="2437" w:type="dxa"/>
            <w:vMerge w:val="restart"/>
            <w:noWrap/>
            <w:vAlign w:val="center"/>
            <w:hideMark/>
          </w:tcPr>
          <w:p w14:paraId="137B0C8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KINOSTERNIDAE</w:t>
            </w:r>
          </w:p>
        </w:tc>
        <w:tc>
          <w:tcPr>
            <w:tcW w:w="2928" w:type="dxa"/>
            <w:noWrap/>
            <w:hideMark/>
          </w:tcPr>
          <w:p w14:paraId="729C16D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Kinosternon acutum</w:t>
            </w:r>
          </w:p>
        </w:tc>
        <w:tc>
          <w:tcPr>
            <w:tcW w:w="2714" w:type="dxa"/>
            <w:noWrap/>
            <w:hideMark/>
          </w:tcPr>
          <w:p w14:paraId="69243B3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Tortuga pecho quebrado de Tabasco</w:t>
            </w:r>
          </w:p>
        </w:tc>
        <w:tc>
          <w:tcPr>
            <w:tcW w:w="2894" w:type="dxa"/>
            <w:noWrap/>
            <w:hideMark/>
          </w:tcPr>
          <w:p w14:paraId="2E00D7B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71616C4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2B72770F" w14:textId="77777777" w:rsidTr="00A73339">
        <w:trPr>
          <w:trHeight w:val="300"/>
        </w:trPr>
        <w:tc>
          <w:tcPr>
            <w:tcW w:w="2437" w:type="dxa"/>
            <w:vMerge/>
            <w:noWrap/>
            <w:vAlign w:val="center"/>
            <w:hideMark/>
          </w:tcPr>
          <w:p w14:paraId="068C48C5"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4ED0548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Kinosternon creaseri</w:t>
            </w:r>
          </w:p>
        </w:tc>
        <w:tc>
          <w:tcPr>
            <w:tcW w:w="2714" w:type="dxa"/>
            <w:noWrap/>
            <w:hideMark/>
          </w:tcPr>
          <w:p w14:paraId="2947AA44" w14:textId="77777777" w:rsidR="00A73339" w:rsidRPr="00596A3A" w:rsidRDefault="00A73339" w:rsidP="00C80695">
            <w:pPr>
              <w:spacing w:before="0" w:after="0"/>
              <w:rPr>
                <w:rFonts w:ascii="Arial" w:hAnsi="Arial" w:cs="Arial"/>
                <w:sz w:val="20"/>
                <w:szCs w:val="20"/>
              </w:rPr>
            </w:pPr>
          </w:p>
        </w:tc>
        <w:tc>
          <w:tcPr>
            <w:tcW w:w="2894" w:type="dxa"/>
            <w:noWrap/>
            <w:hideMark/>
          </w:tcPr>
          <w:p w14:paraId="3D5BC9C5" w14:textId="77777777" w:rsidR="00A73339" w:rsidRPr="00596A3A" w:rsidRDefault="00A73339" w:rsidP="00C80695">
            <w:pPr>
              <w:spacing w:before="0" w:after="0"/>
              <w:rPr>
                <w:rFonts w:ascii="Arial" w:hAnsi="Arial" w:cs="Arial"/>
                <w:sz w:val="20"/>
                <w:szCs w:val="20"/>
              </w:rPr>
            </w:pPr>
          </w:p>
        </w:tc>
        <w:tc>
          <w:tcPr>
            <w:tcW w:w="2023" w:type="dxa"/>
            <w:noWrap/>
            <w:hideMark/>
          </w:tcPr>
          <w:p w14:paraId="055866F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65417965" w14:textId="77777777" w:rsidTr="00A73339">
        <w:trPr>
          <w:trHeight w:val="300"/>
        </w:trPr>
        <w:tc>
          <w:tcPr>
            <w:tcW w:w="2437" w:type="dxa"/>
            <w:vMerge/>
            <w:noWrap/>
            <w:vAlign w:val="center"/>
            <w:hideMark/>
          </w:tcPr>
          <w:p w14:paraId="614E3AD0"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1133188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Kinosternon leucostomum</w:t>
            </w:r>
          </w:p>
        </w:tc>
        <w:tc>
          <w:tcPr>
            <w:tcW w:w="2714" w:type="dxa"/>
            <w:noWrap/>
            <w:hideMark/>
          </w:tcPr>
          <w:p w14:paraId="7040BA2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Tortuga labios blancos</w:t>
            </w:r>
          </w:p>
        </w:tc>
        <w:tc>
          <w:tcPr>
            <w:tcW w:w="2894" w:type="dxa"/>
            <w:noWrap/>
            <w:hideMark/>
          </w:tcPr>
          <w:p w14:paraId="7E322C1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65D2DBA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370DA055" w14:textId="77777777" w:rsidTr="00A73339">
        <w:trPr>
          <w:trHeight w:val="300"/>
        </w:trPr>
        <w:tc>
          <w:tcPr>
            <w:tcW w:w="2437" w:type="dxa"/>
            <w:vMerge/>
            <w:noWrap/>
            <w:vAlign w:val="center"/>
            <w:hideMark/>
          </w:tcPr>
          <w:p w14:paraId="1BDB0ED4"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3DD4AD8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Kinosternon scorpioides cruentatum</w:t>
            </w:r>
          </w:p>
        </w:tc>
        <w:tc>
          <w:tcPr>
            <w:tcW w:w="2714" w:type="dxa"/>
            <w:noWrap/>
            <w:hideMark/>
          </w:tcPr>
          <w:p w14:paraId="231153E8" w14:textId="77777777" w:rsidR="00A73339" w:rsidRPr="00596A3A" w:rsidRDefault="00A73339" w:rsidP="00C80695">
            <w:pPr>
              <w:spacing w:before="0" w:after="0"/>
              <w:rPr>
                <w:rFonts w:ascii="Arial" w:hAnsi="Arial" w:cs="Arial"/>
                <w:sz w:val="20"/>
                <w:szCs w:val="20"/>
              </w:rPr>
            </w:pPr>
          </w:p>
        </w:tc>
        <w:tc>
          <w:tcPr>
            <w:tcW w:w="2894" w:type="dxa"/>
            <w:noWrap/>
            <w:hideMark/>
          </w:tcPr>
          <w:p w14:paraId="6ACCB289" w14:textId="77777777" w:rsidR="00A73339" w:rsidRPr="00596A3A" w:rsidRDefault="00A73339" w:rsidP="00C80695">
            <w:pPr>
              <w:spacing w:before="0" w:after="0"/>
              <w:rPr>
                <w:rFonts w:ascii="Arial" w:hAnsi="Arial" w:cs="Arial"/>
                <w:sz w:val="20"/>
                <w:szCs w:val="20"/>
              </w:rPr>
            </w:pPr>
          </w:p>
        </w:tc>
        <w:tc>
          <w:tcPr>
            <w:tcW w:w="2023" w:type="dxa"/>
            <w:noWrap/>
            <w:hideMark/>
          </w:tcPr>
          <w:p w14:paraId="49EA280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0DED4710" w14:textId="77777777" w:rsidTr="00A73339">
        <w:trPr>
          <w:trHeight w:val="300"/>
        </w:trPr>
        <w:tc>
          <w:tcPr>
            <w:tcW w:w="2437" w:type="dxa"/>
            <w:noWrap/>
            <w:vAlign w:val="center"/>
            <w:hideMark/>
          </w:tcPr>
          <w:p w14:paraId="20CC9AE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LEPTOTYPHLOPIDAE</w:t>
            </w:r>
          </w:p>
        </w:tc>
        <w:tc>
          <w:tcPr>
            <w:tcW w:w="2928" w:type="dxa"/>
            <w:noWrap/>
            <w:hideMark/>
          </w:tcPr>
          <w:p w14:paraId="6460127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Leptotyphlops goudoti phenops</w:t>
            </w:r>
          </w:p>
        </w:tc>
        <w:tc>
          <w:tcPr>
            <w:tcW w:w="2714" w:type="dxa"/>
            <w:noWrap/>
            <w:hideMark/>
          </w:tcPr>
          <w:p w14:paraId="54B265E8" w14:textId="77777777" w:rsidR="00A73339" w:rsidRPr="00596A3A" w:rsidRDefault="00A73339" w:rsidP="00C80695">
            <w:pPr>
              <w:spacing w:before="0" w:after="0"/>
              <w:rPr>
                <w:rFonts w:ascii="Arial" w:hAnsi="Arial" w:cs="Arial"/>
                <w:sz w:val="20"/>
                <w:szCs w:val="20"/>
              </w:rPr>
            </w:pPr>
          </w:p>
        </w:tc>
        <w:tc>
          <w:tcPr>
            <w:tcW w:w="2894" w:type="dxa"/>
            <w:noWrap/>
            <w:hideMark/>
          </w:tcPr>
          <w:p w14:paraId="5AFC51F7" w14:textId="77777777" w:rsidR="00A73339" w:rsidRPr="00596A3A" w:rsidRDefault="00A73339" w:rsidP="00C80695">
            <w:pPr>
              <w:spacing w:before="0" w:after="0"/>
              <w:rPr>
                <w:rFonts w:ascii="Arial" w:hAnsi="Arial" w:cs="Arial"/>
                <w:sz w:val="20"/>
                <w:szCs w:val="20"/>
              </w:rPr>
            </w:pPr>
          </w:p>
        </w:tc>
        <w:tc>
          <w:tcPr>
            <w:tcW w:w="2023" w:type="dxa"/>
            <w:noWrap/>
            <w:hideMark/>
          </w:tcPr>
          <w:p w14:paraId="1CE1650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6A0BCB3C" w14:textId="77777777" w:rsidTr="00A73339">
        <w:trPr>
          <w:trHeight w:val="300"/>
        </w:trPr>
        <w:tc>
          <w:tcPr>
            <w:tcW w:w="2437" w:type="dxa"/>
            <w:noWrap/>
            <w:vAlign w:val="center"/>
            <w:hideMark/>
          </w:tcPr>
          <w:p w14:paraId="62CBE6E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MABUYIDAE</w:t>
            </w:r>
          </w:p>
        </w:tc>
        <w:tc>
          <w:tcPr>
            <w:tcW w:w="2928" w:type="dxa"/>
            <w:noWrap/>
            <w:hideMark/>
          </w:tcPr>
          <w:p w14:paraId="4366580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Mabouya brachypoda</w:t>
            </w:r>
          </w:p>
        </w:tc>
        <w:tc>
          <w:tcPr>
            <w:tcW w:w="2714" w:type="dxa"/>
            <w:noWrap/>
            <w:hideMark/>
          </w:tcPr>
          <w:p w14:paraId="484BE726" w14:textId="77777777" w:rsidR="00A73339" w:rsidRPr="00596A3A" w:rsidRDefault="00A73339" w:rsidP="00C80695">
            <w:pPr>
              <w:spacing w:before="0" w:after="0"/>
              <w:rPr>
                <w:rFonts w:ascii="Arial" w:hAnsi="Arial" w:cs="Arial"/>
                <w:sz w:val="20"/>
                <w:szCs w:val="20"/>
              </w:rPr>
            </w:pPr>
          </w:p>
        </w:tc>
        <w:tc>
          <w:tcPr>
            <w:tcW w:w="2894" w:type="dxa"/>
            <w:noWrap/>
            <w:hideMark/>
          </w:tcPr>
          <w:p w14:paraId="22EF7825" w14:textId="77777777" w:rsidR="00A73339" w:rsidRPr="00596A3A" w:rsidRDefault="00A73339" w:rsidP="00C80695">
            <w:pPr>
              <w:spacing w:before="0" w:after="0"/>
              <w:rPr>
                <w:rFonts w:ascii="Arial" w:hAnsi="Arial" w:cs="Arial"/>
                <w:sz w:val="20"/>
                <w:szCs w:val="20"/>
              </w:rPr>
            </w:pPr>
          </w:p>
        </w:tc>
        <w:tc>
          <w:tcPr>
            <w:tcW w:w="2023" w:type="dxa"/>
            <w:noWrap/>
            <w:hideMark/>
          </w:tcPr>
          <w:p w14:paraId="57E0E70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145E8E27" w14:textId="77777777" w:rsidTr="00A73339">
        <w:trPr>
          <w:trHeight w:val="300"/>
        </w:trPr>
        <w:tc>
          <w:tcPr>
            <w:tcW w:w="2437" w:type="dxa"/>
            <w:vMerge w:val="restart"/>
            <w:noWrap/>
            <w:vAlign w:val="center"/>
            <w:hideMark/>
          </w:tcPr>
          <w:p w14:paraId="6180B8E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PHRYNOSOMATIDAE</w:t>
            </w:r>
          </w:p>
        </w:tc>
        <w:tc>
          <w:tcPr>
            <w:tcW w:w="2928" w:type="dxa"/>
            <w:noWrap/>
            <w:hideMark/>
          </w:tcPr>
          <w:p w14:paraId="224161C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Sceloporus chrysostictus</w:t>
            </w:r>
          </w:p>
        </w:tc>
        <w:tc>
          <w:tcPr>
            <w:tcW w:w="2714" w:type="dxa"/>
            <w:noWrap/>
            <w:hideMark/>
          </w:tcPr>
          <w:p w14:paraId="415131E3" w14:textId="77777777" w:rsidR="00A73339" w:rsidRPr="00596A3A" w:rsidRDefault="00A73339" w:rsidP="00C80695">
            <w:pPr>
              <w:spacing w:before="0" w:after="0"/>
              <w:rPr>
                <w:rFonts w:ascii="Arial" w:hAnsi="Arial" w:cs="Arial"/>
                <w:sz w:val="20"/>
                <w:szCs w:val="20"/>
              </w:rPr>
            </w:pPr>
          </w:p>
        </w:tc>
        <w:tc>
          <w:tcPr>
            <w:tcW w:w="2894" w:type="dxa"/>
            <w:noWrap/>
            <w:hideMark/>
          </w:tcPr>
          <w:p w14:paraId="62F3B172" w14:textId="77777777" w:rsidR="00A73339" w:rsidRPr="00596A3A" w:rsidRDefault="00A73339" w:rsidP="00C80695">
            <w:pPr>
              <w:spacing w:before="0" w:after="0"/>
              <w:rPr>
                <w:rFonts w:ascii="Arial" w:hAnsi="Arial" w:cs="Arial"/>
                <w:sz w:val="20"/>
                <w:szCs w:val="20"/>
              </w:rPr>
            </w:pPr>
          </w:p>
        </w:tc>
        <w:tc>
          <w:tcPr>
            <w:tcW w:w="2023" w:type="dxa"/>
            <w:noWrap/>
            <w:hideMark/>
          </w:tcPr>
          <w:p w14:paraId="39EB566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0FB2EBE7" w14:textId="77777777" w:rsidTr="00A73339">
        <w:trPr>
          <w:trHeight w:val="300"/>
        </w:trPr>
        <w:tc>
          <w:tcPr>
            <w:tcW w:w="2437" w:type="dxa"/>
            <w:vMerge/>
            <w:noWrap/>
            <w:vAlign w:val="center"/>
            <w:hideMark/>
          </w:tcPr>
          <w:p w14:paraId="0A8034C1"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737487A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Sceloporus cozumelae</w:t>
            </w:r>
          </w:p>
        </w:tc>
        <w:tc>
          <w:tcPr>
            <w:tcW w:w="2714" w:type="dxa"/>
            <w:noWrap/>
            <w:hideMark/>
          </w:tcPr>
          <w:p w14:paraId="5884428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Lagartija escamosa de Cozumel</w:t>
            </w:r>
          </w:p>
        </w:tc>
        <w:tc>
          <w:tcPr>
            <w:tcW w:w="2894" w:type="dxa"/>
            <w:noWrap/>
            <w:hideMark/>
          </w:tcPr>
          <w:p w14:paraId="64F9AF8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59CFB07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CF435B" w:rsidRPr="00596A3A" w14:paraId="27D25F1B" w14:textId="77777777" w:rsidTr="00A73339">
        <w:trPr>
          <w:trHeight w:val="300"/>
        </w:trPr>
        <w:tc>
          <w:tcPr>
            <w:tcW w:w="2437" w:type="dxa"/>
            <w:vMerge/>
            <w:noWrap/>
            <w:vAlign w:val="center"/>
            <w:hideMark/>
          </w:tcPr>
          <w:p w14:paraId="5E10C8BE"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44F21A5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Sceloporus lundelli</w:t>
            </w:r>
          </w:p>
        </w:tc>
        <w:tc>
          <w:tcPr>
            <w:tcW w:w="2714" w:type="dxa"/>
            <w:noWrap/>
            <w:hideMark/>
          </w:tcPr>
          <w:p w14:paraId="16E90BA5" w14:textId="77777777" w:rsidR="00A73339" w:rsidRPr="00596A3A" w:rsidRDefault="00A73339" w:rsidP="00C80695">
            <w:pPr>
              <w:spacing w:before="0" w:after="0"/>
              <w:rPr>
                <w:rFonts w:ascii="Arial" w:hAnsi="Arial" w:cs="Arial"/>
                <w:sz w:val="20"/>
                <w:szCs w:val="20"/>
              </w:rPr>
            </w:pPr>
          </w:p>
        </w:tc>
        <w:tc>
          <w:tcPr>
            <w:tcW w:w="2894" w:type="dxa"/>
            <w:noWrap/>
            <w:hideMark/>
          </w:tcPr>
          <w:p w14:paraId="0570677A" w14:textId="77777777" w:rsidR="00A73339" w:rsidRPr="00596A3A" w:rsidRDefault="00A73339" w:rsidP="00C80695">
            <w:pPr>
              <w:spacing w:before="0" w:after="0"/>
              <w:rPr>
                <w:rFonts w:ascii="Arial" w:hAnsi="Arial" w:cs="Arial"/>
                <w:sz w:val="20"/>
                <w:szCs w:val="20"/>
              </w:rPr>
            </w:pPr>
          </w:p>
        </w:tc>
        <w:tc>
          <w:tcPr>
            <w:tcW w:w="2023" w:type="dxa"/>
            <w:noWrap/>
            <w:hideMark/>
          </w:tcPr>
          <w:p w14:paraId="443E5F1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1378FD10" w14:textId="77777777" w:rsidTr="00A73339">
        <w:trPr>
          <w:trHeight w:val="300"/>
        </w:trPr>
        <w:tc>
          <w:tcPr>
            <w:tcW w:w="2437" w:type="dxa"/>
            <w:vMerge w:val="restart"/>
            <w:noWrap/>
            <w:vAlign w:val="center"/>
            <w:hideMark/>
          </w:tcPr>
          <w:p w14:paraId="4C97444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POLYCHRIDAE</w:t>
            </w:r>
          </w:p>
        </w:tc>
        <w:tc>
          <w:tcPr>
            <w:tcW w:w="2928" w:type="dxa"/>
            <w:noWrap/>
            <w:hideMark/>
          </w:tcPr>
          <w:p w14:paraId="622458B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Anolis  lemurinus</w:t>
            </w:r>
          </w:p>
        </w:tc>
        <w:tc>
          <w:tcPr>
            <w:tcW w:w="2714" w:type="dxa"/>
            <w:noWrap/>
            <w:hideMark/>
          </w:tcPr>
          <w:p w14:paraId="276BA83D" w14:textId="77777777" w:rsidR="00A73339" w:rsidRPr="00596A3A" w:rsidRDefault="00A73339" w:rsidP="00C80695">
            <w:pPr>
              <w:spacing w:before="0" w:after="0"/>
              <w:rPr>
                <w:rFonts w:ascii="Arial" w:hAnsi="Arial" w:cs="Arial"/>
                <w:sz w:val="20"/>
                <w:szCs w:val="20"/>
              </w:rPr>
            </w:pPr>
          </w:p>
        </w:tc>
        <w:tc>
          <w:tcPr>
            <w:tcW w:w="2894" w:type="dxa"/>
            <w:noWrap/>
            <w:hideMark/>
          </w:tcPr>
          <w:p w14:paraId="68220480" w14:textId="77777777" w:rsidR="00A73339" w:rsidRPr="00596A3A" w:rsidRDefault="00A73339" w:rsidP="00C80695">
            <w:pPr>
              <w:spacing w:before="0" w:after="0"/>
              <w:rPr>
                <w:rFonts w:ascii="Arial" w:hAnsi="Arial" w:cs="Arial"/>
                <w:sz w:val="20"/>
                <w:szCs w:val="20"/>
              </w:rPr>
            </w:pPr>
          </w:p>
        </w:tc>
        <w:tc>
          <w:tcPr>
            <w:tcW w:w="2023" w:type="dxa"/>
            <w:noWrap/>
            <w:hideMark/>
          </w:tcPr>
          <w:p w14:paraId="7C13824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17A4D974" w14:textId="77777777" w:rsidTr="00A73339">
        <w:trPr>
          <w:trHeight w:val="300"/>
        </w:trPr>
        <w:tc>
          <w:tcPr>
            <w:tcW w:w="2437" w:type="dxa"/>
            <w:vMerge/>
            <w:noWrap/>
            <w:vAlign w:val="center"/>
            <w:hideMark/>
          </w:tcPr>
          <w:p w14:paraId="2391159F"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0FF7413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Anolis limifrons</w:t>
            </w:r>
          </w:p>
        </w:tc>
        <w:tc>
          <w:tcPr>
            <w:tcW w:w="2714" w:type="dxa"/>
            <w:noWrap/>
            <w:hideMark/>
          </w:tcPr>
          <w:p w14:paraId="1B8CB2C5" w14:textId="77777777" w:rsidR="00A73339" w:rsidRPr="00596A3A" w:rsidRDefault="00A73339" w:rsidP="00C80695">
            <w:pPr>
              <w:spacing w:before="0" w:after="0"/>
              <w:rPr>
                <w:rFonts w:ascii="Arial" w:hAnsi="Arial" w:cs="Arial"/>
                <w:sz w:val="20"/>
                <w:szCs w:val="20"/>
              </w:rPr>
            </w:pPr>
          </w:p>
        </w:tc>
        <w:tc>
          <w:tcPr>
            <w:tcW w:w="2894" w:type="dxa"/>
            <w:noWrap/>
            <w:hideMark/>
          </w:tcPr>
          <w:p w14:paraId="7FB2EB5B" w14:textId="77777777" w:rsidR="00A73339" w:rsidRPr="00596A3A" w:rsidRDefault="00A73339" w:rsidP="00C80695">
            <w:pPr>
              <w:spacing w:before="0" w:after="0"/>
              <w:rPr>
                <w:rFonts w:ascii="Arial" w:hAnsi="Arial" w:cs="Arial"/>
                <w:sz w:val="20"/>
                <w:szCs w:val="20"/>
              </w:rPr>
            </w:pPr>
          </w:p>
        </w:tc>
        <w:tc>
          <w:tcPr>
            <w:tcW w:w="2023" w:type="dxa"/>
            <w:noWrap/>
            <w:hideMark/>
          </w:tcPr>
          <w:p w14:paraId="0DFC005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7C4F19EC" w14:textId="77777777" w:rsidTr="00A73339">
        <w:trPr>
          <w:trHeight w:val="300"/>
        </w:trPr>
        <w:tc>
          <w:tcPr>
            <w:tcW w:w="2437" w:type="dxa"/>
            <w:vMerge/>
            <w:noWrap/>
            <w:vAlign w:val="center"/>
            <w:hideMark/>
          </w:tcPr>
          <w:p w14:paraId="2A36E932"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179CE38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Anolis sagrei</w:t>
            </w:r>
          </w:p>
        </w:tc>
        <w:tc>
          <w:tcPr>
            <w:tcW w:w="2714" w:type="dxa"/>
            <w:noWrap/>
            <w:hideMark/>
          </w:tcPr>
          <w:p w14:paraId="78D18D01" w14:textId="77777777" w:rsidR="00A73339" w:rsidRPr="00596A3A" w:rsidRDefault="00A73339" w:rsidP="00C80695">
            <w:pPr>
              <w:spacing w:before="0" w:after="0"/>
              <w:rPr>
                <w:rFonts w:ascii="Arial" w:hAnsi="Arial" w:cs="Arial"/>
                <w:sz w:val="20"/>
                <w:szCs w:val="20"/>
              </w:rPr>
            </w:pPr>
          </w:p>
        </w:tc>
        <w:tc>
          <w:tcPr>
            <w:tcW w:w="2894" w:type="dxa"/>
            <w:noWrap/>
            <w:hideMark/>
          </w:tcPr>
          <w:p w14:paraId="1A1B4CD6" w14:textId="77777777" w:rsidR="00A73339" w:rsidRPr="00596A3A" w:rsidRDefault="00A73339" w:rsidP="00C80695">
            <w:pPr>
              <w:spacing w:before="0" w:after="0"/>
              <w:rPr>
                <w:rFonts w:ascii="Arial" w:hAnsi="Arial" w:cs="Arial"/>
                <w:sz w:val="20"/>
                <w:szCs w:val="20"/>
              </w:rPr>
            </w:pPr>
          </w:p>
        </w:tc>
        <w:tc>
          <w:tcPr>
            <w:tcW w:w="2023" w:type="dxa"/>
            <w:noWrap/>
            <w:hideMark/>
          </w:tcPr>
          <w:p w14:paraId="245F6FC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295A9AB9" w14:textId="77777777" w:rsidTr="00A73339">
        <w:trPr>
          <w:trHeight w:val="300"/>
        </w:trPr>
        <w:tc>
          <w:tcPr>
            <w:tcW w:w="2437" w:type="dxa"/>
            <w:vMerge/>
            <w:noWrap/>
            <w:vAlign w:val="center"/>
            <w:hideMark/>
          </w:tcPr>
          <w:p w14:paraId="01A278A3"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50FAA91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Anolis sericeus</w:t>
            </w:r>
          </w:p>
        </w:tc>
        <w:tc>
          <w:tcPr>
            <w:tcW w:w="2714" w:type="dxa"/>
            <w:noWrap/>
            <w:hideMark/>
          </w:tcPr>
          <w:p w14:paraId="3B364AE0" w14:textId="77777777" w:rsidR="00A73339" w:rsidRPr="00596A3A" w:rsidRDefault="00A73339" w:rsidP="00C80695">
            <w:pPr>
              <w:spacing w:before="0" w:after="0"/>
              <w:rPr>
                <w:rFonts w:ascii="Arial" w:hAnsi="Arial" w:cs="Arial"/>
                <w:sz w:val="20"/>
                <w:szCs w:val="20"/>
              </w:rPr>
            </w:pPr>
          </w:p>
        </w:tc>
        <w:tc>
          <w:tcPr>
            <w:tcW w:w="2894" w:type="dxa"/>
            <w:noWrap/>
            <w:hideMark/>
          </w:tcPr>
          <w:p w14:paraId="2CE33F0E" w14:textId="77777777" w:rsidR="00A73339" w:rsidRPr="00596A3A" w:rsidRDefault="00A73339" w:rsidP="00C80695">
            <w:pPr>
              <w:spacing w:before="0" w:after="0"/>
              <w:rPr>
                <w:rFonts w:ascii="Arial" w:hAnsi="Arial" w:cs="Arial"/>
                <w:sz w:val="20"/>
                <w:szCs w:val="20"/>
              </w:rPr>
            </w:pPr>
          </w:p>
        </w:tc>
        <w:tc>
          <w:tcPr>
            <w:tcW w:w="2023" w:type="dxa"/>
            <w:noWrap/>
            <w:hideMark/>
          </w:tcPr>
          <w:p w14:paraId="24F6C11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76AE1439" w14:textId="77777777" w:rsidTr="00A73339">
        <w:trPr>
          <w:trHeight w:val="300"/>
        </w:trPr>
        <w:tc>
          <w:tcPr>
            <w:tcW w:w="2437" w:type="dxa"/>
            <w:vMerge/>
            <w:noWrap/>
            <w:vAlign w:val="center"/>
            <w:hideMark/>
          </w:tcPr>
          <w:p w14:paraId="13EE7F5B"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3F9878D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Anolis tropidonotus</w:t>
            </w:r>
          </w:p>
        </w:tc>
        <w:tc>
          <w:tcPr>
            <w:tcW w:w="2714" w:type="dxa"/>
            <w:noWrap/>
            <w:hideMark/>
          </w:tcPr>
          <w:p w14:paraId="57616F9B" w14:textId="77777777" w:rsidR="00A73339" w:rsidRPr="00596A3A" w:rsidRDefault="00A73339" w:rsidP="00C80695">
            <w:pPr>
              <w:spacing w:before="0" w:after="0"/>
              <w:rPr>
                <w:rFonts w:ascii="Arial" w:hAnsi="Arial" w:cs="Arial"/>
                <w:sz w:val="20"/>
                <w:szCs w:val="20"/>
              </w:rPr>
            </w:pPr>
          </w:p>
        </w:tc>
        <w:tc>
          <w:tcPr>
            <w:tcW w:w="2894" w:type="dxa"/>
            <w:noWrap/>
            <w:hideMark/>
          </w:tcPr>
          <w:p w14:paraId="5003656C" w14:textId="77777777" w:rsidR="00A73339" w:rsidRPr="00596A3A" w:rsidRDefault="00A73339" w:rsidP="00C80695">
            <w:pPr>
              <w:spacing w:before="0" w:after="0"/>
              <w:rPr>
                <w:rFonts w:ascii="Arial" w:hAnsi="Arial" w:cs="Arial"/>
                <w:sz w:val="20"/>
                <w:szCs w:val="20"/>
              </w:rPr>
            </w:pPr>
          </w:p>
        </w:tc>
        <w:tc>
          <w:tcPr>
            <w:tcW w:w="2023" w:type="dxa"/>
            <w:noWrap/>
            <w:hideMark/>
          </w:tcPr>
          <w:p w14:paraId="2D56D17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6BB4E557" w14:textId="77777777" w:rsidTr="00A73339">
        <w:trPr>
          <w:trHeight w:val="300"/>
        </w:trPr>
        <w:tc>
          <w:tcPr>
            <w:tcW w:w="2437" w:type="dxa"/>
            <w:vMerge w:val="restart"/>
            <w:noWrap/>
            <w:vAlign w:val="center"/>
            <w:hideMark/>
          </w:tcPr>
          <w:p w14:paraId="0F4ABAA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SCINCIDAE</w:t>
            </w:r>
          </w:p>
        </w:tc>
        <w:tc>
          <w:tcPr>
            <w:tcW w:w="2928" w:type="dxa"/>
            <w:noWrap/>
            <w:hideMark/>
          </w:tcPr>
          <w:p w14:paraId="40E8754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Plestiodon schwartzei</w:t>
            </w:r>
          </w:p>
        </w:tc>
        <w:tc>
          <w:tcPr>
            <w:tcW w:w="2714" w:type="dxa"/>
            <w:noWrap/>
            <w:hideMark/>
          </w:tcPr>
          <w:p w14:paraId="30E93835" w14:textId="77777777" w:rsidR="00A73339" w:rsidRPr="00596A3A" w:rsidRDefault="00A73339" w:rsidP="00C80695">
            <w:pPr>
              <w:spacing w:before="0" w:after="0"/>
              <w:rPr>
                <w:rFonts w:ascii="Arial" w:hAnsi="Arial" w:cs="Arial"/>
                <w:sz w:val="20"/>
                <w:szCs w:val="20"/>
              </w:rPr>
            </w:pPr>
          </w:p>
        </w:tc>
        <w:tc>
          <w:tcPr>
            <w:tcW w:w="2894" w:type="dxa"/>
            <w:noWrap/>
            <w:hideMark/>
          </w:tcPr>
          <w:p w14:paraId="7E1E214B" w14:textId="77777777" w:rsidR="00A73339" w:rsidRPr="00596A3A" w:rsidRDefault="00A73339" w:rsidP="00C80695">
            <w:pPr>
              <w:spacing w:before="0" w:after="0"/>
              <w:rPr>
                <w:rFonts w:ascii="Arial" w:hAnsi="Arial" w:cs="Arial"/>
                <w:sz w:val="20"/>
                <w:szCs w:val="20"/>
              </w:rPr>
            </w:pPr>
          </w:p>
        </w:tc>
        <w:tc>
          <w:tcPr>
            <w:tcW w:w="2023" w:type="dxa"/>
            <w:noWrap/>
            <w:hideMark/>
          </w:tcPr>
          <w:p w14:paraId="64F0247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7F3D8B5E" w14:textId="77777777" w:rsidTr="00A73339">
        <w:trPr>
          <w:trHeight w:val="300"/>
        </w:trPr>
        <w:tc>
          <w:tcPr>
            <w:tcW w:w="2437" w:type="dxa"/>
            <w:vMerge/>
            <w:noWrap/>
            <w:vAlign w:val="center"/>
            <w:hideMark/>
          </w:tcPr>
          <w:p w14:paraId="15CF2635"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46F96C7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Plestiodon sumichrasti</w:t>
            </w:r>
          </w:p>
        </w:tc>
        <w:tc>
          <w:tcPr>
            <w:tcW w:w="2714" w:type="dxa"/>
            <w:noWrap/>
            <w:hideMark/>
          </w:tcPr>
          <w:p w14:paraId="69C1CC77" w14:textId="77777777" w:rsidR="00A73339" w:rsidRPr="00596A3A" w:rsidRDefault="00A73339" w:rsidP="00C80695">
            <w:pPr>
              <w:spacing w:before="0" w:after="0"/>
              <w:rPr>
                <w:rFonts w:ascii="Arial" w:hAnsi="Arial" w:cs="Arial"/>
                <w:sz w:val="20"/>
                <w:szCs w:val="20"/>
              </w:rPr>
            </w:pPr>
          </w:p>
        </w:tc>
        <w:tc>
          <w:tcPr>
            <w:tcW w:w="2894" w:type="dxa"/>
            <w:noWrap/>
            <w:hideMark/>
          </w:tcPr>
          <w:p w14:paraId="4ACDF1E2" w14:textId="77777777" w:rsidR="00A73339" w:rsidRPr="00596A3A" w:rsidRDefault="00A73339" w:rsidP="00C80695">
            <w:pPr>
              <w:spacing w:before="0" w:after="0"/>
              <w:rPr>
                <w:rFonts w:ascii="Arial" w:hAnsi="Arial" w:cs="Arial"/>
                <w:sz w:val="20"/>
                <w:szCs w:val="20"/>
              </w:rPr>
            </w:pPr>
          </w:p>
        </w:tc>
        <w:tc>
          <w:tcPr>
            <w:tcW w:w="2023" w:type="dxa"/>
            <w:noWrap/>
            <w:hideMark/>
          </w:tcPr>
          <w:p w14:paraId="59C5403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3355F639" w14:textId="77777777" w:rsidTr="00A73339">
        <w:trPr>
          <w:trHeight w:val="300"/>
        </w:trPr>
        <w:tc>
          <w:tcPr>
            <w:tcW w:w="2437" w:type="dxa"/>
            <w:vMerge/>
            <w:noWrap/>
            <w:vAlign w:val="center"/>
            <w:hideMark/>
          </w:tcPr>
          <w:p w14:paraId="77188BFB"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03BF1F8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Sphenomorphus cherriei</w:t>
            </w:r>
          </w:p>
        </w:tc>
        <w:tc>
          <w:tcPr>
            <w:tcW w:w="2714" w:type="dxa"/>
            <w:noWrap/>
            <w:hideMark/>
          </w:tcPr>
          <w:p w14:paraId="56298E47" w14:textId="77777777" w:rsidR="00A73339" w:rsidRPr="00596A3A" w:rsidRDefault="00A73339" w:rsidP="00C80695">
            <w:pPr>
              <w:spacing w:before="0" w:after="0"/>
              <w:rPr>
                <w:rFonts w:ascii="Arial" w:hAnsi="Arial" w:cs="Arial"/>
                <w:sz w:val="20"/>
                <w:szCs w:val="20"/>
              </w:rPr>
            </w:pPr>
          </w:p>
        </w:tc>
        <w:tc>
          <w:tcPr>
            <w:tcW w:w="2894" w:type="dxa"/>
            <w:noWrap/>
            <w:hideMark/>
          </w:tcPr>
          <w:p w14:paraId="13442CE3" w14:textId="77777777" w:rsidR="00A73339" w:rsidRPr="00596A3A" w:rsidRDefault="00A73339" w:rsidP="00C80695">
            <w:pPr>
              <w:spacing w:before="0" w:after="0"/>
              <w:rPr>
                <w:rFonts w:ascii="Arial" w:hAnsi="Arial" w:cs="Arial"/>
                <w:sz w:val="20"/>
                <w:szCs w:val="20"/>
              </w:rPr>
            </w:pPr>
          </w:p>
        </w:tc>
        <w:tc>
          <w:tcPr>
            <w:tcW w:w="2023" w:type="dxa"/>
            <w:noWrap/>
            <w:hideMark/>
          </w:tcPr>
          <w:p w14:paraId="397AB3F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6E5198EF" w14:textId="77777777" w:rsidTr="00A73339">
        <w:trPr>
          <w:trHeight w:val="300"/>
        </w:trPr>
        <w:tc>
          <w:tcPr>
            <w:tcW w:w="2437" w:type="dxa"/>
            <w:vMerge w:val="restart"/>
            <w:noWrap/>
            <w:vAlign w:val="center"/>
            <w:hideMark/>
          </w:tcPr>
          <w:p w14:paraId="03D3C21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TEIIDAE</w:t>
            </w:r>
          </w:p>
        </w:tc>
        <w:tc>
          <w:tcPr>
            <w:tcW w:w="2928" w:type="dxa"/>
            <w:noWrap/>
            <w:hideMark/>
          </w:tcPr>
          <w:p w14:paraId="6DCA074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Ameiva undulada</w:t>
            </w:r>
          </w:p>
        </w:tc>
        <w:tc>
          <w:tcPr>
            <w:tcW w:w="2714" w:type="dxa"/>
            <w:noWrap/>
            <w:hideMark/>
          </w:tcPr>
          <w:p w14:paraId="7A872D73" w14:textId="77777777" w:rsidR="00A73339" w:rsidRPr="00596A3A" w:rsidRDefault="00A73339" w:rsidP="00C80695">
            <w:pPr>
              <w:spacing w:before="0" w:after="0"/>
              <w:rPr>
                <w:rFonts w:ascii="Arial" w:hAnsi="Arial" w:cs="Arial"/>
                <w:sz w:val="20"/>
                <w:szCs w:val="20"/>
              </w:rPr>
            </w:pPr>
          </w:p>
        </w:tc>
        <w:tc>
          <w:tcPr>
            <w:tcW w:w="2894" w:type="dxa"/>
            <w:noWrap/>
            <w:hideMark/>
          </w:tcPr>
          <w:p w14:paraId="2EE78732" w14:textId="77777777" w:rsidR="00A73339" w:rsidRPr="00596A3A" w:rsidRDefault="00A73339" w:rsidP="00C80695">
            <w:pPr>
              <w:spacing w:before="0" w:after="0"/>
              <w:rPr>
                <w:rFonts w:ascii="Arial" w:hAnsi="Arial" w:cs="Arial"/>
                <w:sz w:val="20"/>
                <w:szCs w:val="20"/>
              </w:rPr>
            </w:pPr>
          </w:p>
        </w:tc>
        <w:tc>
          <w:tcPr>
            <w:tcW w:w="2023" w:type="dxa"/>
            <w:noWrap/>
            <w:hideMark/>
          </w:tcPr>
          <w:p w14:paraId="033A4AB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3ED306AF" w14:textId="77777777" w:rsidTr="00A73339">
        <w:trPr>
          <w:trHeight w:val="300"/>
        </w:trPr>
        <w:tc>
          <w:tcPr>
            <w:tcW w:w="2437" w:type="dxa"/>
            <w:vMerge/>
            <w:noWrap/>
            <w:vAlign w:val="center"/>
            <w:hideMark/>
          </w:tcPr>
          <w:p w14:paraId="4B650116"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7CE787E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Aspidoscelis angusticeps</w:t>
            </w:r>
          </w:p>
        </w:tc>
        <w:tc>
          <w:tcPr>
            <w:tcW w:w="2714" w:type="dxa"/>
            <w:noWrap/>
            <w:hideMark/>
          </w:tcPr>
          <w:p w14:paraId="59566E41" w14:textId="77777777" w:rsidR="00A73339" w:rsidRPr="00596A3A" w:rsidRDefault="00A73339" w:rsidP="00C80695">
            <w:pPr>
              <w:spacing w:before="0" w:after="0"/>
              <w:rPr>
                <w:rFonts w:ascii="Arial" w:hAnsi="Arial" w:cs="Arial"/>
                <w:sz w:val="20"/>
                <w:szCs w:val="20"/>
              </w:rPr>
            </w:pPr>
          </w:p>
        </w:tc>
        <w:tc>
          <w:tcPr>
            <w:tcW w:w="2894" w:type="dxa"/>
            <w:noWrap/>
            <w:hideMark/>
          </w:tcPr>
          <w:p w14:paraId="63D0A7AD" w14:textId="77777777" w:rsidR="00A73339" w:rsidRPr="00596A3A" w:rsidRDefault="00A73339" w:rsidP="00C80695">
            <w:pPr>
              <w:spacing w:before="0" w:after="0"/>
              <w:rPr>
                <w:rFonts w:ascii="Arial" w:hAnsi="Arial" w:cs="Arial"/>
                <w:sz w:val="20"/>
                <w:szCs w:val="20"/>
              </w:rPr>
            </w:pPr>
          </w:p>
        </w:tc>
        <w:tc>
          <w:tcPr>
            <w:tcW w:w="2023" w:type="dxa"/>
            <w:noWrap/>
            <w:hideMark/>
          </w:tcPr>
          <w:p w14:paraId="56BD7F8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33E3DE9F" w14:textId="77777777" w:rsidTr="00A73339">
        <w:trPr>
          <w:trHeight w:val="300"/>
        </w:trPr>
        <w:tc>
          <w:tcPr>
            <w:tcW w:w="2437" w:type="dxa"/>
            <w:vMerge/>
            <w:noWrap/>
            <w:vAlign w:val="center"/>
            <w:hideMark/>
          </w:tcPr>
          <w:p w14:paraId="40B445D6"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5EE7E98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Aspidoscelis cozumelae</w:t>
            </w:r>
          </w:p>
        </w:tc>
        <w:tc>
          <w:tcPr>
            <w:tcW w:w="2714" w:type="dxa"/>
            <w:noWrap/>
            <w:hideMark/>
          </w:tcPr>
          <w:p w14:paraId="01F792A7" w14:textId="77777777" w:rsidR="00A73339" w:rsidRPr="00596A3A" w:rsidRDefault="00A73339" w:rsidP="00C80695">
            <w:pPr>
              <w:spacing w:before="0" w:after="0"/>
              <w:rPr>
                <w:rFonts w:ascii="Arial" w:hAnsi="Arial" w:cs="Arial"/>
                <w:sz w:val="20"/>
                <w:szCs w:val="20"/>
              </w:rPr>
            </w:pPr>
          </w:p>
        </w:tc>
        <w:tc>
          <w:tcPr>
            <w:tcW w:w="2894" w:type="dxa"/>
            <w:noWrap/>
            <w:hideMark/>
          </w:tcPr>
          <w:p w14:paraId="11C1CEA3" w14:textId="77777777" w:rsidR="00A73339" w:rsidRPr="00596A3A" w:rsidRDefault="00A73339" w:rsidP="00C80695">
            <w:pPr>
              <w:spacing w:before="0" w:after="0"/>
              <w:rPr>
                <w:rFonts w:ascii="Arial" w:hAnsi="Arial" w:cs="Arial"/>
                <w:sz w:val="20"/>
                <w:szCs w:val="20"/>
              </w:rPr>
            </w:pPr>
          </w:p>
        </w:tc>
        <w:tc>
          <w:tcPr>
            <w:tcW w:w="2023" w:type="dxa"/>
            <w:noWrap/>
            <w:hideMark/>
          </w:tcPr>
          <w:p w14:paraId="5320FF0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3265EB1B" w14:textId="77777777" w:rsidTr="00A73339">
        <w:trPr>
          <w:trHeight w:val="300"/>
        </w:trPr>
        <w:tc>
          <w:tcPr>
            <w:tcW w:w="2437" w:type="dxa"/>
            <w:vMerge/>
            <w:noWrap/>
            <w:vAlign w:val="center"/>
            <w:hideMark/>
          </w:tcPr>
          <w:p w14:paraId="47E04D02"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02F7180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Aspidoscelis rodecki</w:t>
            </w:r>
          </w:p>
        </w:tc>
        <w:tc>
          <w:tcPr>
            <w:tcW w:w="2714" w:type="dxa"/>
            <w:noWrap/>
            <w:hideMark/>
          </w:tcPr>
          <w:p w14:paraId="5C607C6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Huico de Rodeck</w:t>
            </w:r>
          </w:p>
        </w:tc>
        <w:tc>
          <w:tcPr>
            <w:tcW w:w="2894" w:type="dxa"/>
            <w:noWrap/>
            <w:hideMark/>
          </w:tcPr>
          <w:p w14:paraId="7C919BC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2023" w:type="dxa"/>
            <w:noWrap/>
            <w:hideMark/>
          </w:tcPr>
          <w:p w14:paraId="791193F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CF435B" w:rsidRPr="00596A3A" w14:paraId="60FE64FD" w14:textId="77777777" w:rsidTr="00A73339">
        <w:trPr>
          <w:trHeight w:val="300"/>
        </w:trPr>
        <w:tc>
          <w:tcPr>
            <w:tcW w:w="2437" w:type="dxa"/>
            <w:noWrap/>
            <w:vAlign w:val="center"/>
            <w:hideMark/>
          </w:tcPr>
          <w:p w14:paraId="0AF9413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TYPHLOPIDAE</w:t>
            </w:r>
          </w:p>
        </w:tc>
        <w:tc>
          <w:tcPr>
            <w:tcW w:w="2928" w:type="dxa"/>
            <w:noWrap/>
            <w:hideMark/>
          </w:tcPr>
          <w:p w14:paraId="17472BE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Typhlops microstomus</w:t>
            </w:r>
          </w:p>
        </w:tc>
        <w:tc>
          <w:tcPr>
            <w:tcW w:w="2714" w:type="dxa"/>
            <w:noWrap/>
            <w:hideMark/>
          </w:tcPr>
          <w:p w14:paraId="206CFA3E" w14:textId="77777777" w:rsidR="00A73339" w:rsidRPr="00596A3A" w:rsidRDefault="00A73339" w:rsidP="00C80695">
            <w:pPr>
              <w:spacing w:before="0" w:after="0"/>
              <w:rPr>
                <w:rFonts w:ascii="Arial" w:hAnsi="Arial" w:cs="Arial"/>
                <w:sz w:val="20"/>
                <w:szCs w:val="20"/>
              </w:rPr>
            </w:pPr>
          </w:p>
        </w:tc>
        <w:tc>
          <w:tcPr>
            <w:tcW w:w="2894" w:type="dxa"/>
            <w:noWrap/>
            <w:hideMark/>
          </w:tcPr>
          <w:p w14:paraId="0FC8D985" w14:textId="77777777" w:rsidR="00A73339" w:rsidRPr="00596A3A" w:rsidRDefault="00A73339" w:rsidP="00C80695">
            <w:pPr>
              <w:spacing w:before="0" w:after="0"/>
              <w:rPr>
                <w:rFonts w:ascii="Arial" w:hAnsi="Arial" w:cs="Arial"/>
                <w:sz w:val="20"/>
                <w:szCs w:val="20"/>
              </w:rPr>
            </w:pPr>
          </w:p>
        </w:tc>
        <w:tc>
          <w:tcPr>
            <w:tcW w:w="2023" w:type="dxa"/>
            <w:noWrap/>
            <w:hideMark/>
          </w:tcPr>
          <w:p w14:paraId="274D714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30EB94D3" w14:textId="77777777" w:rsidTr="00A73339">
        <w:trPr>
          <w:trHeight w:val="300"/>
        </w:trPr>
        <w:tc>
          <w:tcPr>
            <w:tcW w:w="2437" w:type="dxa"/>
            <w:vMerge w:val="restart"/>
            <w:noWrap/>
            <w:vAlign w:val="center"/>
            <w:hideMark/>
          </w:tcPr>
          <w:p w14:paraId="1A75155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VIPERIDAE</w:t>
            </w:r>
          </w:p>
        </w:tc>
        <w:tc>
          <w:tcPr>
            <w:tcW w:w="2928" w:type="dxa"/>
            <w:noWrap/>
            <w:hideMark/>
          </w:tcPr>
          <w:p w14:paraId="18C0F69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Bothrops asper</w:t>
            </w:r>
          </w:p>
        </w:tc>
        <w:tc>
          <w:tcPr>
            <w:tcW w:w="2714" w:type="dxa"/>
            <w:noWrap/>
            <w:hideMark/>
          </w:tcPr>
          <w:p w14:paraId="3DBFB620" w14:textId="77777777" w:rsidR="00A73339" w:rsidRPr="00596A3A" w:rsidRDefault="00A73339" w:rsidP="00C80695">
            <w:pPr>
              <w:spacing w:before="0" w:after="0"/>
              <w:rPr>
                <w:rFonts w:ascii="Arial" w:hAnsi="Arial" w:cs="Arial"/>
                <w:sz w:val="20"/>
                <w:szCs w:val="20"/>
              </w:rPr>
            </w:pPr>
          </w:p>
        </w:tc>
        <w:tc>
          <w:tcPr>
            <w:tcW w:w="2894" w:type="dxa"/>
            <w:noWrap/>
            <w:hideMark/>
          </w:tcPr>
          <w:p w14:paraId="7EBAABDC" w14:textId="77777777" w:rsidR="00A73339" w:rsidRPr="00596A3A" w:rsidRDefault="00A73339" w:rsidP="00C80695">
            <w:pPr>
              <w:spacing w:before="0" w:after="0"/>
              <w:rPr>
                <w:rFonts w:ascii="Arial" w:hAnsi="Arial" w:cs="Arial"/>
                <w:sz w:val="20"/>
                <w:szCs w:val="20"/>
              </w:rPr>
            </w:pPr>
          </w:p>
        </w:tc>
        <w:tc>
          <w:tcPr>
            <w:tcW w:w="2023" w:type="dxa"/>
            <w:noWrap/>
            <w:hideMark/>
          </w:tcPr>
          <w:p w14:paraId="5A6006A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1491181B" w14:textId="77777777" w:rsidTr="00A73339">
        <w:trPr>
          <w:trHeight w:val="300"/>
        </w:trPr>
        <w:tc>
          <w:tcPr>
            <w:tcW w:w="2437" w:type="dxa"/>
            <w:vMerge/>
            <w:noWrap/>
            <w:vAlign w:val="center"/>
            <w:hideMark/>
          </w:tcPr>
          <w:p w14:paraId="58B934EC"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54302C8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Crotalus simus</w:t>
            </w:r>
          </w:p>
        </w:tc>
        <w:tc>
          <w:tcPr>
            <w:tcW w:w="2714" w:type="dxa"/>
            <w:noWrap/>
            <w:hideMark/>
          </w:tcPr>
          <w:p w14:paraId="57284AD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Víbora de cascabel</w:t>
            </w:r>
          </w:p>
        </w:tc>
        <w:tc>
          <w:tcPr>
            <w:tcW w:w="2894" w:type="dxa"/>
            <w:noWrap/>
            <w:hideMark/>
          </w:tcPr>
          <w:p w14:paraId="3FCC359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18306B4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r w:rsidR="00CF435B" w:rsidRPr="00596A3A" w14:paraId="1E27B685" w14:textId="77777777" w:rsidTr="00A73339">
        <w:trPr>
          <w:trHeight w:val="300"/>
        </w:trPr>
        <w:tc>
          <w:tcPr>
            <w:tcW w:w="2437" w:type="dxa"/>
            <w:vMerge/>
            <w:noWrap/>
            <w:vAlign w:val="center"/>
            <w:hideMark/>
          </w:tcPr>
          <w:p w14:paraId="1D5680F4" w14:textId="77777777" w:rsidR="00A73339" w:rsidRPr="00596A3A" w:rsidRDefault="00A73339" w:rsidP="00C80695">
            <w:pPr>
              <w:spacing w:before="0" w:after="0"/>
              <w:jc w:val="center"/>
              <w:rPr>
                <w:rFonts w:ascii="Arial" w:hAnsi="Arial" w:cs="Arial"/>
                <w:sz w:val="20"/>
                <w:szCs w:val="20"/>
              </w:rPr>
            </w:pPr>
          </w:p>
        </w:tc>
        <w:tc>
          <w:tcPr>
            <w:tcW w:w="2928" w:type="dxa"/>
            <w:noWrap/>
            <w:hideMark/>
          </w:tcPr>
          <w:p w14:paraId="1A9DCC8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Porthidium yucatanicum</w:t>
            </w:r>
          </w:p>
        </w:tc>
        <w:tc>
          <w:tcPr>
            <w:tcW w:w="2714" w:type="dxa"/>
            <w:noWrap/>
            <w:hideMark/>
          </w:tcPr>
          <w:p w14:paraId="32BB761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Nauyaca nariz de cerdo yucateca</w:t>
            </w:r>
          </w:p>
        </w:tc>
        <w:tc>
          <w:tcPr>
            <w:tcW w:w="2894" w:type="dxa"/>
            <w:noWrap/>
            <w:hideMark/>
          </w:tcPr>
          <w:p w14:paraId="5CAE022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1A9696E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A73339" w:rsidRPr="00596A3A" w14:paraId="16147609" w14:textId="77777777" w:rsidTr="00A73339">
        <w:trPr>
          <w:trHeight w:val="300"/>
        </w:trPr>
        <w:tc>
          <w:tcPr>
            <w:tcW w:w="2437" w:type="dxa"/>
            <w:noWrap/>
            <w:vAlign w:val="center"/>
            <w:hideMark/>
          </w:tcPr>
          <w:p w14:paraId="7491D24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XANTUSIIDAE</w:t>
            </w:r>
          </w:p>
        </w:tc>
        <w:tc>
          <w:tcPr>
            <w:tcW w:w="2928" w:type="dxa"/>
            <w:noWrap/>
            <w:hideMark/>
          </w:tcPr>
          <w:p w14:paraId="193DA07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Lepidophyma flavimaculatum</w:t>
            </w:r>
          </w:p>
        </w:tc>
        <w:tc>
          <w:tcPr>
            <w:tcW w:w="2714" w:type="dxa"/>
            <w:noWrap/>
            <w:hideMark/>
          </w:tcPr>
          <w:p w14:paraId="6C422D5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Lagartija nocturna puntos amarillos</w:t>
            </w:r>
          </w:p>
        </w:tc>
        <w:tc>
          <w:tcPr>
            <w:tcW w:w="2894" w:type="dxa"/>
            <w:noWrap/>
            <w:hideMark/>
          </w:tcPr>
          <w:p w14:paraId="41D1D48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2023" w:type="dxa"/>
            <w:noWrap/>
            <w:hideMark/>
          </w:tcPr>
          <w:p w14:paraId="29D2C67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t>
            </w:r>
          </w:p>
        </w:tc>
      </w:tr>
    </w:tbl>
    <w:p w14:paraId="2A00F097" w14:textId="77777777" w:rsidR="00A73339" w:rsidRPr="00596A3A" w:rsidRDefault="00A73339" w:rsidP="00C80695">
      <w:pPr>
        <w:spacing w:before="0" w:after="0" w:line="240" w:lineRule="auto"/>
        <w:rPr>
          <w:rFonts w:ascii="Arial" w:hAnsi="Arial" w:cs="Arial"/>
          <w:sz w:val="20"/>
          <w:szCs w:val="20"/>
        </w:rPr>
      </w:pPr>
    </w:p>
    <w:tbl>
      <w:tblPr>
        <w:tblStyle w:val="Tablaconcuadrcula"/>
        <w:tblW w:w="0" w:type="auto"/>
        <w:tblLook w:val="04A0" w:firstRow="1" w:lastRow="0" w:firstColumn="1" w:lastColumn="0" w:noHBand="0" w:noVBand="1"/>
      </w:tblPr>
      <w:tblGrid>
        <w:gridCol w:w="2071"/>
        <w:gridCol w:w="2456"/>
        <w:gridCol w:w="1809"/>
        <w:gridCol w:w="1736"/>
        <w:gridCol w:w="1504"/>
      </w:tblGrid>
      <w:tr w:rsidR="00CF435B" w:rsidRPr="00596A3A" w14:paraId="50447926" w14:textId="77777777" w:rsidTr="00503051">
        <w:trPr>
          <w:trHeight w:val="300"/>
          <w:tblHeader/>
        </w:trPr>
        <w:tc>
          <w:tcPr>
            <w:tcW w:w="9576" w:type="dxa"/>
            <w:gridSpan w:val="5"/>
            <w:shd w:val="clear" w:color="auto" w:fill="A6A6A6" w:themeFill="background1" w:themeFillShade="A6"/>
            <w:noWrap/>
            <w:vAlign w:val="center"/>
            <w:hideMark/>
          </w:tcPr>
          <w:p w14:paraId="76D1234F" w14:textId="10952826" w:rsidR="00A73339" w:rsidRPr="00596A3A" w:rsidRDefault="00A73339" w:rsidP="00C80695">
            <w:pPr>
              <w:spacing w:before="0" w:after="0"/>
              <w:jc w:val="center"/>
              <w:rPr>
                <w:rFonts w:ascii="Arial" w:hAnsi="Arial" w:cs="Arial"/>
                <w:b/>
                <w:bCs/>
                <w:sz w:val="20"/>
                <w:szCs w:val="20"/>
              </w:rPr>
            </w:pPr>
            <w:r w:rsidRPr="00596A3A">
              <w:rPr>
                <w:rFonts w:ascii="Arial" w:hAnsi="Arial" w:cs="Arial"/>
                <w:sz w:val="20"/>
                <w:szCs w:val="20"/>
              </w:rPr>
              <w:br w:type="page"/>
            </w:r>
            <w:r w:rsidRPr="00596A3A">
              <w:rPr>
                <w:rFonts w:ascii="Arial" w:hAnsi="Arial" w:cs="Arial"/>
                <w:b/>
                <w:bCs/>
                <w:sz w:val="20"/>
                <w:szCs w:val="20"/>
              </w:rPr>
              <w:t>LISTA DE ESPECIES DE MAMÍFEROS</w:t>
            </w:r>
          </w:p>
        </w:tc>
      </w:tr>
      <w:tr w:rsidR="00CF435B" w:rsidRPr="00596A3A" w14:paraId="62E3E89C" w14:textId="77777777" w:rsidTr="00503051">
        <w:trPr>
          <w:trHeight w:val="300"/>
          <w:tblHeader/>
        </w:trPr>
        <w:tc>
          <w:tcPr>
            <w:tcW w:w="1686" w:type="dxa"/>
            <w:shd w:val="clear" w:color="auto" w:fill="A6A6A6" w:themeFill="background1" w:themeFillShade="A6"/>
            <w:noWrap/>
            <w:vAlign w:val="center"/>
          </w:tcPr>
          <w:p w14:paraId="6DE877F3" w14:textId="77777777" w:rsidR="00A73339" w:rsidRPr="00596A3A" w:rsidRDefault="00A73339" w:rsidP="00C80695">
            <w:pPr>
              <w:spacing w:before="0" w:after="0"/>
              <w:jc w:val="center"/>
              <w:rPr>
                <w:rFonts w:ascii="Arial" w:hAnsi="Arial" w:cs="Arial"/>
                <w:sz w:val="20"/>
                <w:szCs w:val="20"/>
                <w:lang w:val="es-ES"/>
              </w:rPr>
            </w:pPr>
            <w:r w:rsidRPr="00596A3A">
              <w:rPr>
                <w:rFonts w:ascii="Arial" w:hAnsi="Arial" w:cs="Arial"/>
                <w:b/>
                <w:bCs/>
                <w:sz w:val="20"/>
                <w:szCs w:val="20"/>
              </w:rPr>
              <w:t>FAMILIA</w:t>
            </w:r>
          </w:p>
        </w:tc>
        <w:tc>
          <w:tcPr>
            <w:tcW w:w="2728" w:type="dxa"/>
            <w:shd w:val="clear" w:color="auto" w:fill="A6A6A6" w:themeFill="background1" w:themeFillShade="A6"/>
            <w:noWrap/>
            <w:vAlign w:val="center"/>
          </w:tcPr>
          <w:p w14:paraId="0A4E9A9E" w14:textId="77777777" w:rsidR="00A73339" w:rsidRPr="00596A3A" w:rsidRDefault="00A73339" w:rsidP="00C80695">
            <w:pPr>
              <w:spacing w:before="0" w:after="0"/>
              <w:jc w:val="center"/>
              <w:rPr>
                <w:rFonts w:ascii="Arial" w:hAnsi="Arial" w:cs="Arial"/>
                <w:i/>
                <w:iCs/>
                <w:sz w:val="20"/>
                <w:szCs w:val="20"/>
                <w:lang w:val="es-ES"/>
              </w:rPr>
            </w:pPr>
            <w:r w:rsidRPr="00596A3A">
              <w:rPr>
                <w:rFonts w:ascii="Arial" w:hAnsi="Arial" w:cs="Arial"/>
                <w:b/>
                <w:bCs/>
                <w:sz w:val="20"/>
                <w:szCs w:val="20"/>
              </w:rPr>
              <w:t>NOMBRE CIENTÍFICO</w:t>
            </w:r>
          </w:p>
        </w:tc>
        <w:tc>
          <w:tcPr>
            <w:tcW w:w="2003" w:type="dxa"/>
            <w:shd w:val="clear" w:color="auto" w:fill="A6A6A6" w:themeFill="background1" w:themeFillShade="A6"/>
            <w:noWrap/>
            <w:vAlign w:val="center"/>
          </w:tcPr>
          <w:p w14:paraId="048E641D" w14:textId="77777777" w:rsidR="00A73339" w:rsidRPr="00596A3A" w:rsidRDefault="00A73339" w:rsidP="00C80695">
            <w:pPr>
              <w:spacing w:before="0" w:after="0"/>
              <w:jc w:val="center"/>
              <w:rPr>
                <w:rFonts w:ascii="Arial" w:hAnsi="Arial" w:cs="Arial"/>
                <w:sz w:val="20"/>
                <w:szCs w:val="20"/>
                <w:lang w:val="es-ES"/>
              </w:rPr>
            </w:pPr>
            <w:r w:rsidRPr="00596A3A">
              <w:rPr>
                <w:rFonts w:ascii="Arial" w:hAnsi="Arial" w:cs="Arial"/>
                <w:b/>
                <w:bCs/>
                <w:sz w:val="20"/>
                <w:szCs w:val="20"/>
              </w:rPr>
              <w:t>NOMBRE COMÚN</w:t>
            </w:r>
          </w:p>
        </w:tc>
        <w:tc>
          <w:tcPr>
            <w:tcW w:w="1921" w:type="dxa"/>
            <w:shd w:val="clear" w:color="auto" w:fill="A6A6A6" w:themeFill="background1" w:themeFillShade="A6"/>
            <w:noWrap/>
            <w:vAlign w:val="center"/>
          </w:tcPr>
          <w:p w14:paraId="65A34F4D" w14:textId="77777777" w:rsidR="00A73339" w:rsidRPr="00596A3A" w:rsidRDefault="00A73339" w:rsidP="00C80695">
            <w:pPr>
              <w:spacing w:before="0" w:after="0"/>
              <w:jc w:val="center"/>
              <w:rPr>
                <w:rFonts w:ascii="Arial" w:hAnsi="Arial" w:cs="Arial"/>
                <w:sz w:val="20"/>
                <w:szCs w:val="20"/>
                <w:lang w:val="es-ES"/>
              </w:rPr>
            </w:pPr>
            <w:r w:rsidRPr="00596A3A">
              <w:rPr>
                <w:rFonts w:ascii="Arial" w:eastAsia="Times New Roman" w:hAnsi="Arial" w:cs="Arial"/>
                <w:b/>
                <w:bCs/>
                <w:sz w:val="20"/>
                <w:szCs w:val="20"/>
                <w:lang w:eastAsia="es-MX"/>
              </w:rPr>
              <w:t xml:space="preserve">CATEGORIA DE RIESGO </w:t>
            </w:r>
            <w:r w:rsidRPr="00596A3A">
              <w:rPr>
                <w:rFonts w:ascii="Arial" w:eastAsia="Times New Roman" w:hAnsi="Arial" w:cs="Arial"/>
                <w:b/>
                <w:bCs/>
                <w:sz w:val="20"/>
                <w:szCs w:val="20"/>
                <w:lang w:eastAsia="es-MX"/>
              </w:rPr>
              <w:br/>
              <w:t>(NOM-059)</w:t>
            </w:r>
          </w:p>
        </w:tc>
        <w:tc>
          <w:tcPr>
            <w:tcW w:w="1238" w:type="dxa"/>
            <w:shd w:val="clear" w:color="auto" w:fill="A6A6A6" w:themeFill="background1" w:themeFillShade="A6"/>
            <w:noWrap/>
            <w:vAlign w:val="center"/>
          </w:tcPr>
          <w:p w14:paraId="4526219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b/>
                <w:bCs/>
                <w:sz w:val="20"/>
                <w:szCs w:val="20"/>
              </w:rPr>
              <w:t>DISTRIBUCIÓN</w:t>
            </w:r>
          </w:p>
        </w:tc>
      </w:tr>
      <w:tr w:rsidR="00CF435B" w:rsidRPr="00596A3A" w14:paraId="37EB8165" w14:textId="77777777" w:rsidTr="00503051">
        <w:trPr>
          <w:trHeight w:val="300"/>
        </w:trPr>
        <w:tc>
          <w:tcPr>
            <w:tcW w:w="1686" w:type="dxa"/>
            <w:vMerge w:val="restart"/>
            <w:noWrap/>
            <w:vAlign w:val="center"/>
            <w:hideMark/>
          </w:tcPr>
          <w:p w14:paraId="5C5F967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ATELIDAE</w:t>
            </w:r>
          </w:p>
        </w:tc>
        <w:tc>
          <w:tcPr>
            <w:tcW w:w="2728" w:type="dxa"/>
            <w:noWrap/>
            <w:hideMark/>
          </w:tcPr>
          <w:p w14:paraId="5A1B4ADC"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Ateles geoffroyi</w:t>
            </w:r>
          </w:p>
        </w:tc>
        <w:tc>
          <w:tcPr>
            <w:tcW w:w="2003" w:type="dxa"/>
            <w:noWrap/>
            <w:hideMark/>
          </w:tcPr>
          <w:p w14:paraId="6413C3A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Mono araña</w:t>
            </w:r>
          </w:p>
        </w:tc>
        <w:tc>
          <w:tcPr>
            <w:tcW w:w="1921" w:type="dxa"/>
            <w:noWrap/>
            <w:hideMark/>
          </w:tcPr>
          <w:p w14:paraId="6545761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En peligro de extinción</w:t>
            </w:r>
          </w:p>
        </w:tc>
        <w:tc>
          <w:tcPr>
            <w:tcW w:w="1238" w:type="dxa"/>
            <w:noWrap/>
            <w:hideMark/>
          </w:tcPr>
          <w:p w14:paraId="34D058C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71F37AD" w14:textId="77777777" w:rsidTr="00503051">
        <w:trPr>
          <w:trHeight w:val="300"/>
        </w:trPr>
        <w:tc>
          <w:tcPr>
            <w:tcW w:w="1686" w:type="dxa"/>
            <w:vMerge/>
            <w:noWrap/>
            <w:vAlign w:val="center"/>
            <w:hideMark/>
          </w:tcPr>
          <w:p w14:paraId="60CFE01F"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21D5FCB3"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Alouatta pigra</w:t>
            </w:r>
          </w:p>
        </w:tc>
        <w:tc>
          <w:tcPr>
            <w:tcW w:w="2003" w:type="dxa"/>
            <w:noWrap/>
            <w:hideMark/>
          </w:tcPr>
          <w:p w14:paraId="294C270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Mono aullador</w:t>
            </w:r>
          </w:p>
        </w:tc>
        <w:tc>
          <w:tcPr>
            <w:tcW w:w="1921" w:type="dxa"/>
            <w:noWrap/>
            <w:hideMark/>
          </w:tcPr>
          <w:p w14:paraId="69824D1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En peligro de extinción</w:t>
            </w:r>
          </w:p>
        </w:tc>
        <w:tc>
          <w:tcPr>
            <w:tcW w:w="1238" w:type="dxa"/>
            <w:noWrap/>
            <w:hideMark/>
          </w:tcPr>
          <w:p w14:paraId="46D4A73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9CBD000" w14:textId="77777777" w:rsidTr="00503051">
        <w:trPr>
          <w:trHeight w:val="300"/>
        </w:trPr>
        <w:tc>
          <w:tcPr>
            <w:tcW w:w="1686" w:type="dxa"/>
            <w:noWrap/>
            <w:vAlign w:val="center"/>
            <w:hideMark/>
          </w:tcPr>
          <w:p w14:paraId="33A7D41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BALAENOPTERIDAE</w:t>
            </w:r>
          </w:p>
        </w:tc>
        <w:tc>
          <w:tcPr>
            <w:tcW w:w="2728" w:type="dxa"/>
            <w:noWrap/>
            <w:hideMark/>
          </w:tcPr>
          <w:p w14:paraId="48816ECC"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Balaenoptera borealis</w:t>
            </w:r>
          </w:p>
        </w:tc>
        <w:tc>
          <w:tcPr>
            <w:tcW w:w="2003" w:type="dxa"/>
            <w:noWrap/>
            <w:hideMark/>
          </w:tcPr>
          <w:p w14:paraId="2884512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Ballena sei</w:t>
            </w:r>
          </w:p>
        </w:tc>
        <w:tc>
          <w:tcPr>
            <w:tcW w:w="1921" w:type="dxa"/>
            <w:noWrap/>
            <w:hideMark/>
          </w:tcPr>
          <w:p w14:paraId="772A95E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Sujeta a protección especial</w:t>
            </w:r>
          </w:p>
        </w:tc>
        <w:tc>
          <w:tcPr>
            <w:tcW w:w="1238" w:type="dxa"/>
            <w:noWrap/>
            <w:hideMark/>
          </w:tcPr>
          <w:p w14:paraId="37C6342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25D45FD" w14:textId="77777777" w:rsidTr="00503051">
        <w:trPr>
          <w:trHeight w:val="300"/>
        </w:trPr>
        <w:tc>
          <w:tcPr>
            <w:tcW w:w="1686" w:type="dxa"/>
            <w:noWrap/>
            <w:vAlign w:val="center"/>
            <w:hideMark/>
          </w:tcPr>
          <w:p w14:paraId="2AF7784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CANIDAE</w:t>
            </w:r>
          </w:p>
        </w:tc>
        <w:tc>
          <w:tcPr>
            <w:tcW w:w="2728" w:type="dxa"/>
            <w:noWrap/>
            <w:hideMark/>
          </w:tcPr>
          <w:p w14:paraId="72CEF5D1"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Urocyon cinereoargenteus</w:t>
            </w:r>
          </w:p>
        </w:tc>
        <w:tc>
          <w:tcPr>
            <w:tcW w:w="2003" w:type="dxa"/>
            <w:noWrap/>
            <w:hideMark/>
          </w:tcPr>
          <w:p w14:paraId="08B9369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Zorra gris</w:t>
            </w:r>
          </w:p>
        </w:tc>
        <w:tc>
          <w:tcPr>
            <w:tcW w:w="1921" w:type="dxa"/>
            <w:noWrap/>
            <w:hideMark/>
          </w:tcPr>
          <w:p w14:paraId="446FBBEF"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0D89967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34F82DC" w14:textId="77777777" w:rsidTr="00503051">
        <w:trPr>
          <w:trHeight w:val="300"/>
        </w:trPr>
        <w:tc>
          <w:tcPr>
            <w:tcW w:w="1686" w:type="dxa"/>
            <w:vMerge w:val="restart"/>
            <w:noWrap/>
            <w:vAlign w:val="center"/>
            <w:hideMark/>
          </w:tcPr>
          <w:p w14:paraId="7F52EC0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CERVIDAE</w:t>
            </w:r>
          </w:p>
        </w:tc>
        <w:tc>
          <w:tcPr>
            <w:tcW w:w="2728" w:type="dxa"/>
            <w:noWrap/>
            <w:hideMark/>
          </w:tcPr>
          <w:p w14:paraId="2B369334"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Mazama americana</w:t>
            </w:r>
          </w:p>
        </w:tc>
        <w:tc>
          <w:tcPr>
            <w:tcW w:w="2003" w:type="dxa"/>
            <w:noWrap/>
            <w:hideMark/>
          </w:tcPr>
          <w:p w14:paraId="67B9FBB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Temazate</w:t>
            </w:r>
          </w:p>
        </w:tc>
        <w:tc>
          <w:tcPr>
            <w:tcW w:w="1921" w:type="dxa"/>
            <w:noWrap/>
            <w:hideMark/>
          </w:tcPr>
          <w:p w14:paraId="64F9B247"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5A394D1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FBF9323" w14:textId="77777777" w:rsidTr="00503051">
        <w:trPr>
          <w:trHeight w:val="300"/>
        </w:trPr>
        <w:tc>
          <w:tcPr>
            <w:tcW w:w="1686" w:type="dxa"/>
            <w:vMerge/>
            <w:noWrap/>
            <w:vAlign w:val="center"/>
            <w:hideMark/>
          </w:tcPr>
          <w:p w14:paraId="7C5C1666" w14:textId="77777777" w:rsidR="00A73339" w:rsidRPr="00596A3A" w:rsidRDefault="00A73339" w:rsidP="00C80695">
            <w:pPr>
              <w:spacing w:before="0" w:after="0"/>
              <w:jc w:val="center"/>
              <w:rPr>
                <w:rFonts w:ascii="Arial" w:hAnsi="Arial" w:cs="Arial"/>
                <w:sz w:val="20"/>
                <w:szCs w:val="20"/>
              </w:rPr>
            </w:pPr>
          </w:p>
        </w:tc>
        <w:tc>
          <w:tcPr>
            <w:tcW w:w="2728" w:type="dxa"/>
            <w:noWrap/>
          </w:tcPr>
          <w:p w14:paraId="73D43725"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Mazama temama</w:t>
            </w:r>
          </w:p>
        </w:tc>
        <w:tc>
          <w:tcPr>
            <w:tcW w:w="2003" w:type="dxa"/>
            <w:noWrap/>
          </w:tcPr>
          <w:p w14:paraId="2F547C7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Temazate rojo</w:t>
            </w:r>
          </w:p>
        </w:tc>
        <w:tc>
          <w:tcPr>
            <w:tcW w:w="1921" w:type="dxa"/>
            <w:noWrap/>
            <w:hideMark/>
          </w:tcPr>
          <w:p w14:paraId="57374B47"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7F4FB42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02B934A" w14:textId="77777777" w:rsidTr="00503051">
        <w:trPr>
          <w:trHeight w:val="300"/>
        </w:trPr>
        <w:tc>
          <w:tcPr>
            <w:tcW w:w="1686" w:type="dxa"/>
            <w:vMerge/>
            <w:noWrap/>
            <w:vAlign w:val="center"/>
          </w:tcPr>
          <w:p w14:paraId="637C847F" w14:textId="77777777" w:rsidR="00A73339" w:rsidRPr="00596A3A" w:rsidRDefault="00A73339" w:rsidP="00C80695">
            <w:pPr>
              <w:spacing w:before="0" w:after="0"/>
              <w:jc w:val="center"/>
              <w:rPr>
                <w:rFonts w:ascii="Arial" w:hAnsi="Arial" w:cs="Arial"/>
                <w:sz w:val="20"/>
                <w:szCs w:val="20"/>
              </w:rPr>
            </w:pPr>
          </w:p>
        </w:tc>
        <w:tc>
          <w:tcPr>
            <w:tcW w:w="2728" w:type="dxa"/>
            <w:noWrap/>
          </w:tcPr>
          <w:p w14:paraId="3AF3F3B9" w14:textId="77777777" w:rsidR="00A73339" w:rsidRPr="00596A3A" w:rsidRDefault="00A73339" w:rsidP="00C80695">
            <w:pPr>
              <w:spacing w:before="0" w:after="0"/>
              <w:jc w:val="left"/>
              <w:rPr>
                <w:rFonts w:ascii="Arial" w:hAnsi="Arial" w:cs="Arial"/>
                <w:i/>
                <w:iCs/>
                <w:sz w:val="20"/>
                <w:szCs w:val="20"/>
                <w:lang w:val="es-ES"/>
              </w:rPr>
            </w:pPr>
            <w:r w:rsidRPr="00596A3A">
              <w:rPr>
                <w:rFonts w:ascii="Arial" w:hAnsi="Arial" w:cs="Arial"/>
                <w:i/>
                <w:iCs/>
                <w:sz w:val="20"/>
                <w:szCs w:val="20"/>
                <w:lang w:val="es-ES"/>
              </w:rPr>
              <w:t>Odocoileus virginianus</w:t>
            </w:r>
          </w:p>
        </w:tc>
        <w:tc>
          <w:tcPr>
            <w:tcW w:w="2003" w:type="dxa"/>
            <w:noWrap/>
          </w:tcPr>
          <w:p w14:paraId="3BD9D626" w14:textId="77777777" w:rsidR="00A73339" w:rsidRPr="00596A3A" w:rsidRDefault="00A73339" w:rsidP="00C80695">
            <w:pPr>
              <w:spacing w:before="0" w:after="0"/>
              <w:jc w:val="left"/>
              <w:rPr>
                <w:rFonts w:ascii="Arial" w:hAnsi="Arial" w:cs="Arial"/>
                <w:sz w:val="20"/>
                <w:szCs w:val="20"/>
                <w:lang w:val="es-ES"/>
              </w:rPr>
            </w:pPr>
            <w:r w:rsidRPr="00596A3A">
              <w:rPr>
                <w:rFonts w:ascii="Arial" w:hAnsi="Arial" w:cs="Arial"/>
                <w:sz w:val="20"/>
                <w:szCs w:val="20"/>
                <w:lang w:val="es-ES"/>
              </w:rPr>
              <w:t>Venado cola blanca</w:t>
            </w:r>
          </w:p>
        </w:tc>
        <w:tc>
          <w:tcPr>
            <w:tcW w:w="1921" w:type="dxa"/>
            <w:noWrap/>
          </w:tcPr>
          <w:p w14:paraId="2EF956C2" w14:textId="77777777" w:rsidR="00A73339" w:rsidRPr="00596A3A" w:rsidRDefault="00A73339" w:rsidP="00C80695">
            <w:pPr>
              <w:spacing w:before="0" w:after="0"/>
              <w:jc w:val="left"/>
              <w:rPr>
                <w:rFonts w:ascii="Arial" w:hAnsi="Arial" w:cs="Arial"/>
                <w:sz w:val="20"/>
                <w:szCs w:val="20"/>
              </w:rPr>
            </w:pPr>
          </w:p>
        </w:tc>
        <w:tc>
          <w:tcPr>
            <w:tcW w:w="1238" w:type="dxa"/>
            <w:noWrap/>
          </w:tcPr>
          <w:p w14:paraId="2E8219FC" w14:textId="77777777" w:rsidR="00A73339" w:rsidRPr="00596A3A" w:rsidRDefault="00A73339" w:rsidP="00C80695">
            <w:pPr>
              <w:spacing w:before="0" w:after="0"/>
              <w:jc w:val="center"/>
              <w:rPr>
                <w:rFonts w:ascii="Arial" w:hAnsi="Arial" w:cs="Arial"/>
                <w:sz w:val="20"/>
                <w:szCs w:val="20"/>
              </w:rPr>
            </w:pPr>
          </w:p>
        </w:tc>
      </w:tr>
      <w:tr w:rsidR="00CF435B" w:rsidRPr="00596A3A" w14:paraId="0BD363D1" w14:textId="77777777" w:rsidTr="00503051">
        <w:trPr>
          <w:trHeight w:val="300"/>
        </w:trPr>
        <w:tc>
          <w:tcPr>
            <w:tcW w:w="1686" w:type="dxa"/>
            <w:noWrap/>
            <w:vAlign w:val="center"/>
            <w:hideMark/>
          </w:tcPr>
          <w:p w14:paraId="32BE674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CUNICULIDAE</w:t>
            </w:r>
          </w:p>
        </w:tc>
        <w:tc>
          <w:tcPr>
            <w:tcW w:w="2728" w:type="dxa"/>
            <w:noWrap/>
            <w:hideMark/>
          </w:tcPr>
          <w:p w14:paraId="4D8E0AFB"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Cuniculus paca</w:t>
            </w:r>
          </w:p>
        </w:tc>
        <w:tc>
          <w:tcPr>
            <w:tcW w:w="2003" w:type="dxa"/>
            <w:noWrap/>
            <w:hideMark/>
          </w:tcPr>
          <w:p w14:paraId="5D480B6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Haleb, tepezcuintle</w:t>
            </w:r>
          </w:p>
        </w:tc>
        <w:tc>
          <w:tcPr>
            <w:tcW w:w="1921" w:type="dxa"/>
            <w:noWrap/>
            <w:hideMark/>
          </w:tcPr>
          <w:p w14:paraId="2FE9A464"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3154587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8ACBE15" w14:textId="77777777" w:rsidTr="00503051">
        <w:trPr>
          <w:trHeight w:val="300"/>
        </w:trPr>
        <w:tc>
          <w:tcPr>
            <w:tcW w:w="1686" w:type="dxa"/>
            <w:noWrap/>
            <w:vAlign w:val="center"/>
            <w:hideMark/>
          </w:tcPr>
          <w:p w14:paraId="47A9097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DASYPODIDAE</w:t>
            </w:r>
          </w:p>
        </w:tc>
        <w:tc>
          <w:tcPr>
            <w:tcW w:w="2728" w:type="dxa"/>
            <w:noWrap/>
            <w:hideMark/>
          </w:tcPr>
          <w:p w14:paraId="3ADBF696"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Dasypus novemcinctus</w:t>
            </w:r>
          </w:p>
        </w:tc>
        <w:tc>
          <w:tcPr>
            <w:tcW w:w="2003" w:type="dxa"/>
            <w:noWrap/>
            <w:hideMark/>
          </w:tcPr>
          <w:p w14:paraId="238FBDB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Uech, armadillo</w:t>
            </w:r>
          </w:p>
        </w:tc>
        <w:tc>
          <w:tcPr>
            <w:tcW w:w="1921" w:type="dxa"/>
            <w:noWrap/>
            <w:hideMark/>
          </w:tcPr>
          <w:p w14:paraId="5C6E24E4"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088A31F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E134883" w14:textId="77777777" w:rsidTr="00503051">
        <w:trPr>
          <w:trHeight w:val="300"/>
        </w:trPr>
        <w:tc>
          <w:tcPr>
            <w:tcW w:w="1686" w:type="dxa"/>
            <w:noWrap/>
            <w:vAlign w:val="center"/>
            <w:hideMark/>
          </w:tcPr>
          <w:p w14:paraId="5604F92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lastRenderedPageBreak/>
              <w:t>DASYPROCTIDAE</w:t>
            </w:r>
          </w:p>
        </w:tc>
        <w:tc>
          <w:tcPr>
            <w:tcW w:w="2728" w:type="dxa"/>
            <w:noWrap/>
            <w:hideMark/>
          </w:tcPr>
          <w:p w14:paraId="17D8337A"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Dasyprocta punctata</w:t>
            </w:r>
          </w:p>
        </w:tc>
        <w:tc>
          <w:tcPr>
            <w:tcW w:w="2003" w:type="dxa"/>
            <w:noWrap/>
            <w:hideMark/>
          </w:tcPr>
          <w:p w14:paraId="5C3B9A0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Tsub, sereque</w:t>
            </w:r>
          </w:p>
        </w:tc>
        <w:tc>
          <w:tcPr>
            <w:tcW w:w="1921" w:type="dxa"/>
            <w:noWrap/>
            <w:hideMark/>
          </w:tcPr>
          <w:p w14:paraId="7590B5B0"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4B97152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7D8ADD2" w14:textId="77777777" w:rsidTr="00503051">
        <w:trPr>
          <w:trHeight w:val="300"/>
        </w:trPr>
        <w:tc>
          <w:tcPr>
            <w:tcW w:w="1686" w:type="dxa"/>
            <w:vMerge w:val="restart"/>
            <w:noWrap/>
            <w:vAlign w:val="center"/>
            <w:hideMark/>
          </w:tcPr>
          <w:p w14:paraId="44D1D78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DELPHINIDAE</w:t>
            </w:r>
          </w:p>
        </w:tc>
        <w:tc>
          <w:tcPr>
            <w:tcW w:w="2728" w:type="dxa"/>
            <w:noWrap/>
            <w:hideMark/>
          </w:tcPr>
          <w:p w14:paraId="41454AC0"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Globicephala macrorhynchus</w:t>
            </w:r>
          </w:p>
        </w:tc>
        <w:tc>
          <w:tcPr>
            <w:tcW w:w="2003" w:type="dxa"/>
            <w:noWrap/>
            <w:hideMark/>
          </w:tcPr>
          <w:p w14:paraId="1A518E4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Calderon, ballena piloto</w:t>
            </w:r>
          </w:p>
        </w:tc>
        <w:tc>
          <w:tcPr>
            <w:tcW w:w="1921" w:type="dxa"/>
            <w:noWrap/>
            <w:hideMark/>
          </w:tcPr>
          <w:p w14:paraId="45CB19A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Sujetas a protección especial</w:t>
            </w:r>
          </w:p>
        </w:tc>
        <w:tc>
          <w:tcPr>
            <w:tcW w:w="1238" w:type="dxa"/>
            <w:noWrap/>
            <w:hideMark/>
          </w:tcPr>
          <w:p w14:paraId="1BA4AEF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DFF8FF3" w14:textId="77777777" w:rsidTr="00503051">
        <w:trPr>
          <w:trHeight w:val="300"/>
        </w:trPr>
        <w:tc>
          <w:tcPr>
            <w:tcW w:w="1686" w:type="dxa"/>
            <w:vMerge/>
            <w:noWrap/>
            <w:vAlign w:val="center"/>
            <w:hideMark/>
          </w:tcPr>
          <w:p w14:paraId="6E910955"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4D1FFCFC"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Stenella frontalis</w:t>
            </w:r>
          </w:p>
        </w:tc>
        <w:tc>
          <w:tcPr>
            <w:tcW w:w="2003" w:type="dxa"/>
            <w:noWrap/>
            <w:hideMark/>
          </w:tcPr>
          <w:p w14:paraId="5F393A2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Delfín manchado del Atlántico</w:t>
            </w:r>
          </w:p>
        </w:tc>
        <w:tc>
          <w:tcPr>
            <w:tcW w:w="1921" w:type="dxa"/>
            <w:noWrap/>
            <w:hideMark/>
          </w:tcPr>
          <w:p w14:paraId="31796FA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Sujestas a protección especial</w:t>
            </w:r>
          </w:p>
        </w:tc>
        <w:tc>
          <w:tcPr>
            <w:tcW w:w="1238" w:type="dxa"/>
            <w:noWrap/>
            <w:hideMark/>
          </w:tcPr>
          <w:p w14:paraId="1ABDCA1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10F1F6A" w14:textId="77777777" w:rsidTr="00503051">
        <w:trPr>
          <w:trHeight w:val="300"/>
        </w:trPr>
        <w:tc>
          <w:tcPr>
            <w:tcW w:w="1686" w:type="dxa"/>
            <w:vMerge/>
            <w:noWrap/>
            <w:vAlign w:val="center"/>
            <w:hideMark/>
          </w:tcPr>
          <w:p w14:paraId="5042602D"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1D7084C7"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Tursiops truncatus</w:t>
            </w:r>
          </w:p>
        </w:tc>
        <w:tc>
          <w:tcPr>
            <w:tcW w:w="2003" w:type="dxa"/>
            <w:noWrap/>
            <w:hideMark/>
          </w:tcPr>
          <w:p w14:paraId="00A2856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Delfín nariz de botella</w:t>
            </w:r>
          </w:p>
        </w:tc>
        <w:tc>
          <w:tcPr>
            <w:tcW w:w="1921" w:type="dxa"/>
            <w:noWrap/>
            <w:hideMark/>
          </w:tcPr>
          <w:p w14:paraId="75E3D83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Sujestas a protección especial</w:t>
            </w:r>
          </w:p>
        </w:tc>
        <w:tc>
          <w:tcPr>
            <w:tcW w:w="1238" w:type="dxa"/>
            <w:noWrap/>
            <w:hideMark/>
          </w:tcPr>
          <w:p w14:paraId="40E9B69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28B0737" w14:textId="77777777" w:rsidTr="003A65BA">
        <w:trPr>
          <w:trHeight w:val="300"/>
        </w:trPr>
        <w:tc>
          <w:tcPr>
            <w:tcW w:w="1686" w:type="dxa"/>
            <w:vMerge/>
            <w:noWrap/>
            <w:vAlign w:val="center"/>
            <w:hideMark/>
          </w:tcPr>
          <w:p w14:paraId="1C350DCF"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3A5F920B" w14:textId="497F3AE9" w:rsidR="00A73339" w:rsidRPr="00596A3A" w:rsidRDefault="00A73339" w:rsidP="00C80695">
            <w:pPr>
              <w:spacing w:before="0" w:after="0"/>
              <w:jc w:val="left"/>
              <w:rPr>
                <w:rFonts w:ascii="Arial" w:hAnsi="Arial" w:cs="Arial"/>
                <w:i/>
                <w:iCs/>
                <w:sz w:val="20"/>
                <w:szCs w:val="20"/>
              </w:rPr>
            </w:pPr>
          </w:p>
        </w:tc>
        <w:tc>
          <w:tcPr>
            <w:tcW w:w="2003" w:type="dxa"/>
            <w:noWrap/>
          </w:tcPr>
          <w:p w14:paraId="7F7293A6" w14:textId="3103E997" w:rsidR="00A73339" w:rsidRPr="00596A3A" w:rsidRDefault="00A73339" w:rsidP="00C80695">
            <w:pPr>
              <w:spacing w:before="0" w:after="0"/>
              <w:jc w:val="left"/>
              <w:rPr>
                <w:rFonts w:ascii="Arial" w:hAnsi="Arial" w:cs="Arial"/>
                <w:sz w:val="20"/>
                <w:szCs w:val="20"/>
              </w:rPr>
            </w:pPr>
          </w:p>
        </w:tc>
        <w:tc>
          <w:tcPr>
            <w:tcW w:w="1921" w:type="dxa"/>
            <w:noWrap/>
          </w:tcPr>
          <w:p w14:paraId="69973778" w14:textId="71D8FA59" w:rsidR="00A73339" w:rsidRPr="00596A3A" w:rsidRDefault="00A73339" w:rsidP="00C80695">
            <w:pPr>
              <w:spacing w:before="0" w:after="0"/>
              <w:jc w:val="left"/>
              <w:rPr>
                <w:rFonts w:ascii="Arial" w:hAnsi="Arial" w:cs="Arial"/>
                <w:sz w:val="20"/>
                <w:szCs w:val="20"/>
              </w:rPr>
            </w:pPr>
          </w:p>
        </w:tc>
        <w:tc>
          <w:tcPr>
            <w:tcW w:w="1238" w:type="dxa"/>
            <w:noWrap/>
            <w:hideMark/>
          </w:tcPr>
          <w:p w14:paraId="6937F3A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21E0160" w14:textId="77777777" w:rsidTr="00503051">
        <w:trPr>
          <w:trHeight w:val="300"/>
        </w:trPr>
        <w:tc>
          <w:tcPr>
            <w:tcW w:w="1686" w:type="dxa"/>
            <w:vMerge/>
            <w:noWrap/>
            <w:vAlign w:val="center"/>
            <w:hideMark/>
          </w:tcPr>
          <w:p w14:paraId="4AA08FA3"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0CB34512"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Stenella attenuata</w:t>
            </w:r>
          </w:p>
        </w:tc>
        <w:tc>
          <w:tcPr>
            <w:tcW w:w="2003" w:type="dxa"/>
            <w:noWrap/>
            <w:hideMark/>
          </w:tcPr>
          <w:p w14:paraId="546D89B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Delfín manchado pantropical</w:t>
            </w:r>
          </w:p>
        </w:tc>
        <w:tc>
          <w:tcPr>
            <w:tcW w:w="1921" w:type="dxa"/>
            <w:noWrap/>
            <w:hideMark/>
          </w:tcPr>
          <w:p w14:paraId="094A45C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Sujeta a protección especial</w:t>
            </w:r>
          </w:p>
        </w:tc>
        <w:tc>
          <w:tcPr>
            <w:tcW w:w="1238" w:type="dxa"/>
            <w:noWrap/>
            <w:hideMark/>
          </w:tcPr>
          <w:p w14:paraId="01645BA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5A09D79" w14:textId="77777777" w:rsidTr="00503051">
        <w:trPr>
          <w:trHeight w:val="300"/>
        </w:trPr>
        <w:tc>
          <w:tcPr>
            <w:tcW w:w="1686" w:type="dxa"/>
            <w:vMerge/>
            <w:noWrap/>
            <w:vAlign w:val="center"/>
            <w:hideMark/>
          </w:tcPr>
          <w:p w14:paraId="54276736"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06AF75D2"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Steno bredanensis</w:t>
            </w:r>
          </w:p>
        </w:tc>
        <w:tc>
          <w:tcPr>
            <w:tcW w:w="2003" w:type="dxa"/>
            <w:noWrap/>
            <w:hideMark/>
          </w:tcPr>
          <w:p w14:paraId="1447B37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Delfín de dientes rugosos</w:t>
            </w:r>
          </w:p>
        </w:tc>
        <w:tc>
          <w:tcPr>
            <w:tcW w:w="1921" w:type="dxa"/>
            <w:noWrap/>
            <w:hideMark/>
          </w:tcPr>
          <w:p w14:paraId="1DBB815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Sujeta a protección especial</w:t>
            </w:r>
          </w:p>
        </w:tc>
        <w:tc>
          <w:tcPr>
            <w:tcW w:w="1238" w:type="dxa"/>
            <w:noWrap/>
            <w:hideMark/>
          </w:tcPr>
          <w:p w14:paraId="3D5EB70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E8826B1" w14:textId="77777777" w:rsidTr="00503051">
        <w:trPr>
          <w:trHeight w:val="300"/>
        </w:trPr>
        <w:tc>
          <w:tcPr>
            <w:tcW w:w="1686" w:type="dxa"/>
            <w:vMerge/>
            <w:noWrap/>
            <w:vAlign w:val="center"/>
            <w:hideMark/>
          </w:tcPr>
          <w:p w14:paraId="2DC6168E"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235C1922"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Stenella longirostris</w:t>
            </w:r>
          </w:p>
        </w:tc>
        <w:tc>
          <w:tcPr>
            <w:tcW w:w="2003" w:type="dxa"/>
            <w:noWrap/>
            <w:hideMark/>
          </w:tcPr>
          <w:p w14:paraId="1F3CF52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Delfín tornillo</w:t>
            </w:r>
          </w:p>
        </w:tc>
        <w:tc>
          <w:tcPr>
            <w:tcW w:w="1921" w:type="dxa"/>
            <w:noWrap/>
            <w:hideMark/>
          </w:tcPr>
          <w:p w14:paraId="0094F3A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Sujeta a protección especial</w:t>
            </w:r>
          </w:p>
        </w:tc>
        <w:tc>
          <w:tcPr>
            <w:tcW w:w="1238" w:type="dxa"/>
            <w:noWrap/>
            <w:hideMark/>
          </w:tcPr>
          <w:p w14:paraId="6D53AFB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B3D6DCA" w14:textId="77777777" w:rsidTr="00503051">
        <w:trPr>
          <w:trHeight w:val="300"/>
        </w:trPr>
        <w:tc>
          <w:tcPr>
            <w:tcW w:w="1686" w:type="dxa"/>
            <w:vMerge/>
            <w:noWrap/>
            <w:vAlign w:val="center"/>
            <w:hideMark/>
          </w:tcPr>
          <w:p w14:paraId="0841303E"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47E46921"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Stenella clymene</w:t>
            </w:r>
          </w:p>
        </w:tc>
        <w:tc>
          <w:tcPr>
            <w:tcW w:w="2003" w:type="dxa"/>
            <w:noWrap/>
            <w:hideMark/>
          </w:tcPr>
          <w:p w14:paraId="20A1F01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Delfín tornillo del Atlántico</w:t>
            </w:r>
          </w:p>
        </w:tc>
        <w:tc>
          <w:tcPr>
            <w:tcW w:w="1921" w:type="dxa"/>
            <w:noWrap/>
            <w:hideMark/>
          </w:tcPr>
          <w:p w14:paraId="7F8407F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Sujeta a protección especial</w:t>
            </w:r>
          </w:p>
        </w:tc>
        <w:tc>
          <w:tcPr>
            <w:tcW w:w="1238" w:type="dxa"/>
            <w:noWrap/>
            <w:hideMark/>
          </w:tcPr>
          <w:p w14:paraId="0733046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4C98F99" w14:textId="77777777" w:rsidTr="00503051">
        <w:trPr>
          <w:trHeight w:val="300"/>
        </w:trPr>
        <w:tc>
          <w:tcPr>
            <w:tcW w:w="1686" w:type="dxa"/>
            <w:vMerge/>
            <w:noWrap/>
            <w:vAlign w:val="center"/>
            <w:hideMark/>
          </w:tcPr>
          <w:p w14:paraId="0EA9ADF6"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1E836619"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Pseudorca crassidens</w:t>
            </w:r>
          </w:p>
        </w:tc>
        <w:tc>
          <w:tcPr>
            <w:tcW w:w="2003" w:type="dxa"/>
            <w:noWrap/>
            <w:hideMark/>
          </w:tcPr>
          <w:p w14:paraId="31F09B9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Orca falsa</w:t>
            </w:r>
          </w:p>
        </w:tc>
        <w:tc>
          <w:tcPr>
            <w:tcW w:w="1921" w:type="dxa"/>
            <w:noWrap/>
            <w:hideMark/>
          </w:tcPr>
          <w:p w14:paraId="768E70E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Sujeta a protección especial</w:t>
            </w:r>
          </w:p>
        </w:tc>
        <w:tc>
          <w:tcPr>
            <w:tcW w:w="1238" w:type="dxa"/>
            <w:noWrap/>
            <w:hideMark/>
          </w:tcPr>
          <w:p w14:paraId="518F62A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63A5A20" w14:textId="77777777" w:rsidTr="00503051">
        <w:trPr>
          <w:trHeight w:val="300"/>
        </w:trPr>
        <w:tc>
          <w:tcPr>
            <w:tcW w:w="1686" w:type="dxa"/>
            <w:vMerge/>
            <w:noWrap/>
            <w:vAlign w:val="center"/>
            <w:hideMark/>
          </w:tcPr>
          <w:p w14:paraId="439680A7"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7FD2569D"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Orcinus orca</w:t>
            </w:r>
          </w:p>
        </w:tc>
        <w:tc>
          <w:tcPr>
            <w:tcW w:w="2003" w:type="dxa"/>
            <w:noWrap/>
            <w:hideMark/>
          </w:tcPr>
          <w:p w14:paraId="4351BDF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Orca</w:t>
            </w:r>
          </w:p>
        </w:tc>
        <w:tc>
          <w:tcPr>
            <w:tcW w:w="1921" w:type="dxa"/>
            <w:noWrap/>
            <w:hideMark/>
          </w:tcPr>
          <w:p w14:paraId="31F1B36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Sujeta a protección especial</w:t>
            </w:r>
          </w:p>
        </w:tc>
        <w:tc>
          <w:tcPr>
            <w:tcW w:w="1238" w:type="dxa"/>
            <w:noWrap/>
            <w:hideMark/>
          </w:tcPr>
          <w:p w14:paraId="207B536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38AB18E" w14:textId="77777777" w:rsidTr="00503051">
        <w:trPr>
          <w:trHeight w:val="300"/>
        </w:trPr>
        <w:tc>
          <w:tcPr>
            <w:tcW w:w="1686" w:type="dxa"/>
            <w:vMerge w:val="restart"/>
            <w:noWrap/>
            <w:vAlign w:val="center"/>
            <w:hideMark/>
          </w:tcPr>
          <w:p w14:paraId="77A045B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DIDELPHIDAE</w:t>
            </w:r>
          </w:p>
        </w:tc>
        <w:tc>
          <w:tcPr>
            <w:tcW w:w="2728" w:type="dxa"/>
            <w:noWrap/>
            <w:hideMark/>
          </w:tcPr>
          <w:p w14:paraId="5A9F008D"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Caluromys derbianus</w:t>
            </w:r>
          </w:p>
        </w:tc>
        <w:tc>
          <w:tcPr>
            <w:tcW w:w="2003" w:type="dxa"/>
            <w:noWrap/>
            <w:hideMark/>
          </w:tcPr>
          <w:p w14:paraId="20E50C4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 xml:space="preserve">Tlacuache arborícola </w:t>
            </w:r>
          </w:p>
        </w:tc>
        <w:tc>
          <w:tcPr>
            <w:tcW w:w="1921" w:type="dxa"/>
            <w:noWrap/>
            <w:hideMark/>
          </w:tcPr>
          <w:p w14:paraId="0E1588B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Amenazada</w:t>
            </w:r>
          </w:p>
        </w:tc>
        <w:tc>
          <w:tcPr>
            <w:tcW w:w="1238" w:type="dxa"/>
            <w:noWrap/>
            <w:hideMark/>
          </w:tcPr>
          <w:p w14:paraId="6B2B9F4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02820D6" w14:textId="77777777" w:rsidTr="00503051">
        <w:trPr>
          <w:trHeight w:val="300"/>
        </w:trPr>
        <w:tc>
          <w:tcPr>
            <w:tcW w:w="1686" w:type="dxa"/>
            <w:vMerge/>
            <w:noWrap/>
            <w:vAlign w:val="center"/>
            <w:hideMark/>
          </w:tcPr>
          <w:p w14:paraId="7ACA35A0"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3A783F4D"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Didelphis marsupialis</w:t>
            </w:r>
          </w:p>
        </w:tc>
        <w:tc>
          <w:tcPr>
            <w:tcW w:w="2003" w:type="dxa"/>
            <w:noWrap/>
            <w:hideMark/>
          </w:tcPr>
          <w:p w14:paraId="3221305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Och, sac och, tlacuache</w:t>
            </w:r>
          </w:p>
        </w:tc>
        <w:tc>
          <w:tcPr>
            <w:tcW w:w="1921" w:type="dxa"/>
            <w:noWrap/>
            <w:hideMark/>
          </w:tcPr>
          <w:p w14:paraId="3E481208"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6DE89EF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BC5C9B0" w14:textId="77777777" w:rsidTr="00503051">
        <w:trPr>
          <w:trHeight w:val="300"/>
        </w:trPr>
        <w:tc>
          <w:tcPr>
            <w:tcW w:w="1686" w:type="dxa"/>
            <w:vMerge/>
            <w:noWrap/>
            <w:vAlign w:val="center"/>
            <w:hideMark/>
          </w:tcPr>
          <w:p w14:paraId="6E806BCF"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4FB4DBA2"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Didelphis virginiana</w:t>
            </w:r>
          </w:p>
        </w:tc>
        <w:tc>
          <w:tcPr>
            <w:tcW w:w="2003" w:type="dxa"/>
            <w:noWrap/>
            <w:hideMark/>
          </w:tcPr>
          <w:p w14:paraId="685AC43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Och, zorro, tlacuache</w:t>
            </w:r>
          </w:p>
        </w:tc>
        <w:tc>
          <w:tcPr>
            <w:tcW w:w="1921" w:type="dxa"/>
            <w:noWrap/>
            <w:hideMark/>
          </w:tcPr>
          <w:p w14:paraId="7D268789"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4A2A81E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167D086" w14:textId="77777777" w:rsidTr="00503051">
        <w:trPr>
          <w:trHeight w:val="300"/>
        </w:trPr>
        <w:tc>
          <w:tcPr>
            <w:tcW w:w="1686" w:type="dxa"/>
            <w:vMerge/>
            <w:noWrap/>
            <w:vAlign w:val="center"/>
            <w:hideMark/>
          </w:tcPr>
          <w:p w14:paraId="4DD7582D"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595E9E1F"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Marmosa mexicana</w:t>
            </w:r>
          </w:p>
        </w:tc>
        <w:tc>
          <w:tcPr>
            <w:tcW w:w="2003" w:type="dxa"/>
            <w:noWrap/>
            <w:hideMark/>
          </w:tcPr>
          <w:p w14:paraId="1DE4FB0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Ratón tlacuache</w:t>
            </w:r>
          </w:p>
        </w:tc>
        <w:tc>
          <w:tcPr>
            <w:tcW w:w="1921" w:type="dxa"/>
            <w:noWrap/>
            <w:hideMark/>
          </w:tcPr>
          <w:p w14:paraId="74802239"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72ADD24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77EEC92" w14:textId="77777777" w:rsidTr="00503051">
        <w:trPr>
          <w:trHeight w:val="300"/>
        </w:trPr>
        <w:tc>
          <w:tcPr>
            <w:tcW w:w="1686" w:type="dxa"/>
            <w:vMerge/>
            <w:noWrap/>
            <w:vAlign w:val="center"/>
            <w:hideMark/>
          </w:tcPr>
          <w:p w14:paraId="56B74E1D"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513C9988"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Marmosa canescens</w:t>
            </w:r>
          </w:p>
        </w:tc>
        <w:tc>
          <w:tcPr>
            <w:tcW w:w="2003" w:type="dxa"/>
            <w:noWrap/>
            <w:hideMark/>
          </w:tcPr>
          <w:p w14:paraId="1CDADEE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Tlacuachín</w:t>
            </w:r>
          </w:p>
        </w:tc>
        <w:tc>
          <w:tcPr>
            <w:tcW w:w="1921" w:type="dxa"/>
            <w:noWrap/>
            <w:hideMark/>
          </w:tcPr>
          <w:p w14:paraId="13A73937"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114AA3E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479CFFC" w14:textId="77777777" w:rsidTr="00503051">
        <w:trPr>
          <w:trHeight w:val="300"/>
        </w:trPr>
        <w:tc>
          <w:tcPr>
            <w:tcW w:w="1686" w:type="dxa"/>
            <w:vMerge/>
            <w:noWrap/>
            <w:vAlign w:val="center"/>
            <w:hideMark/>
          </w:tcPr>
          <w:p w14:paraId="5B468F74"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3CFA3D11"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Philander oposum</w:t>
            </w:r>
          </w:p>
        </w:tc>
        <w:tc>
          <w:tcPr>
            <w:tcW w:w="2003" w:type="dxa"/>
            <w:noWrap/>
            <w:hideMark/>
          </w:tcPr>
          <w:p w14:paraId="67058C8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Tlacuache cuatro ojos</w:t>
            </w:r>
          </w:p>
        </w:tc>
        <w:tc>
          <w:tcPr>
            <w:tcW w:w="1921" w:type="dxa"/>
            <w:noWrap/>
            <w:hideMark/>
          </w:tcPr>
          <w:p w14:paraId="5AED8264"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64B0249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5962DF0" w14:textId="77777777" w:rsidTr="00503051">
        <w:trPr>
          <w:trHeight w:val="300"/>
        </w:trPr>
        <w:tc>
          <w:tcPr>
            <w:tcW w:w="1686" w:type="dxa"/>
            <w:vMerge w:val="restart"/>
            <w:noWrap/>
            <w:vAlign w:val="center"/>
            <w:hideMark/>
          </w:tcPr>
          <w:p w14:paraId="602CE9C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EMBALLONURIDAE</w:t>
            </w:r>
          </w:p>
        </w:tc>
        <w:tc>
          <w:tcPr>
            <w:tcW w:w="2728" w:type="dxa"/>
            <w:noWrap/>
            <w:hideMark/>
          </w:tcPr>
          <w:p w14:paraId="3611ABCC"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Peropteryx macrotis</w:t>
            </w:r>
          </w:p>
        </w:tc>
        <w:tc>
          <w:tcPr>
            <w:tcW w:w="2003" w:type="dxa"/>
            <w:noWrap/>
            <w:hideMark/>
          </w:tcPr>
          <w:p w14:paraId="5EF87A8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7D81DA45"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799F769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BAAA37E" w14:textId="77777777" w:rsidTr="00503051">
        <w:trPr>
          <w:trHeight w:val="300"/>
        </w:trPr>
        <w:tc>
          <w:tcPr>
            <w:tcW w:w="1686" w:type="dxa"/>
            <w:vMerge/>
            <w:noWrap/>
            <w:vAlign w:val="center"/>
            <w:hideMark/>
          </w:tcPr>
          <w:p w14:paraId="1D6D465A"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0430AF69"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Rhynchonycteris naso</w:t>
            </w:r>
          </w:p>
        </w:tc>
        <w:tc>
          <w:tcPr>
            <w:tcW w:w="2003" w:type="dxa"/>
            <w:noWrap/>
            <w:hideMark/>
          </w:tcPr>
          <w:p w14:paraId="5AC5F1E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76DE5C45"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4B86C11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0F9E64C" w14:textId="77777777" w:rsidTr="00503051">
        <w:trPr>
          <w:trHeight w:val="300"/>
        </w:trPr>
        <w:tc>
          <w:tcPr>
            <w:tcW w:w="1686" w:type="dxa"/>
            <w:vMerge/>
            <w:noWrap/>
            <w:vAlign w:val="center"/>
            <w:hideMark/>
          </w:tcPr>
          <w:p w14:paraId="2C4ED039"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6696DE11"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Saccopteryx bilineata</w:t>
            </w:r>
          </w:p>
        </w:tc>
        <w:tc>
          <w:tcPr>
            <w:tcW w:w="2003" w:type="dxa"/>
            <w:noWrap/>
            <w:hideMark/>
          </w:tcPr>
          <w:p w14:paraId="44D2175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4AD5D399"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0823658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1A22E6B" w14:textId="77777777" w:rsidTr="00503051">
        <w:trPr>
          <w:trHeight w:val="300"/>
        </w:trPr>
        <w:tc>
          <w:tcPr>
            <w:tcW w:w="1686" w:type="dxa"/>
            <w:vMerge/>
            <w:noWrap/>
            <w:vAlign w:val="center"/>
            <w:hideMark/>
          </w:tcPr>
          <w:p w14:paraId="1E04C2AF"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37AD7B95"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Coendoi mexicanus</w:t>
            </w:r>
          </w:p>
        </w:tc>
        <w:tc>
          <w:tcPr>
            <w:tcW w:w="2003" w:type="dxa"/>
            <w:noWrap/>
            <w:hideMark/>
          </w:tcPr>
          <w:p w14:paraId="156ACBF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Kiixpach och, puerco espín</w:t>
            </w:r>
          </w:p>
        </w:tc>
        <w:tc>
          <w:tcPr>
            <w:tcW w:w="1921" w:type="dxa"/>
            <w:noWrap/>
            <w:hideMark/>
          </w:tcPr>
          <w:p w14:paraId="3D1F6520"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78773E6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3A76CC3" w14:textId="77777777" w:rsidTr="00503051">
        <w:trPr>
          <w:trHeight w:val="300"/>
        </w:trPr>
        <w:tc>
          <w:tcPr>
            <w:tcW w:w="1686" w:type="dxa"/>
            <w:vMerge w:val="restart"/>
            <w:noWrap/>
            <w:vAlign w:val="center"/>
            <w:hideMark/>
          </w:tcPr>
          <w:p w14:paraId="15DB847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FELIDAE</w:t>
            </w:r>
          </w:p>
        </w:tc>
        <w:tc>
          <w:tcPr>
            <w:tcW w:w="2728" w:type="dxa"/>
            <w:noWrap/>
            <w:hideMark/>
          </w:tcPr>
          <w:p w14:paraId="217632B6"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Leopardus pardalis</w:t>
            </w:r>
          </w:p>
        </w:tc>
        <w:tc>
          <w:tcPr>
            <w:tcW w:w="2003" w:type="dxa"/>
            <w:noWrap/>
            <w:hideMark/>
          </w:tcPr>
          <w:p w14:paraId="4E84234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Tigrillo</w:t>
            </w:r>
          </w:p>
        </w:tc>
        <w:tc>
          <w:tcPr>
            <w:tcW w:w="1921" w:type="dxa"/>
            <w:noWrap/>
            <w:hideMark/>
          </w:tcPr>
          <w:p w14:paraId="3E4AD06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En peligro de extinción</w:t>
            </w:r>
          </w:p>
        </w:tc>
        <w:tc>
          <w:tcPr>
            <w:tcW w:w="1238" w:type="dxa"/>
            <w:noWrap/>
            <w:hideMark/>
          </w:tcPr>
          <w:p w14:paraId="572A0FA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BDEC3FD" w14:textId="77777777" w:rsidTr="00503051">
        <w:trPr>
          <w:trHeight w:val="300"/>
        </w:trPr>
        <w:tc>
          <w:tcPr>
            <w:tcW w:w="1686" w:type="dxa"/>
            <w:vMerge/>
            <w:noWrap/>
            <w:vAlign w:val="center"/>
            <w:hideMark/>
          </w:tcPr>
          <w:p w14:paraId="49042851"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3F8B7D19"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Leopardus wiedii</w:t>
            </w:r>
          </w:p>
        </w:tc>
        <w:tc>
          <w:tcPr>
            <w:tcW w:w="2003" w:type="dxa"/>
            <w:noWrap/>
            <w:hideMark/>
          </w:tcPr>
          <w:p w14:paraId="654B017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Ocelote</w:t>
            </w:r>
          </w:p>
        </w:tc>
        <w:tc>
          <w:tcPr>
            <w:tcW w:w="1921" w:type="dxa"/>
            <w:noWrap/>
            <w:hideMark/>
          </w:tcPr>
          <w:p w14:paraId="09844D3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En peligro de extinción</w:t>
            </w:r>
          </w:p>
        </w:tc>
        <w:tc>
          <w:tcPr>
            <w:tcW w:w="1238" w:type="dxa"/>
            <w:noWrap/>
            <w:hideMark/>
          </w:tcPr>
          <w:p w14:paraId="3391CFD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E80716D" w14:textId="77777777" w:rsidTr="00503051">
        <w:trPr>
          <w:trHeight w:val="300"/>
        </w:trPr>
        <w:tc>
          <w:tcPr>
            <w:tcW w:w="1686" w:type="dxa"/>
            <w:vMerge/>
            <w:noWrap/>
            <w:vAlign w:val="center"/>
            <w:hideMark/>
          </w:tcPr>
          <w:p w14:paraId="2C11C828"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41387B20"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Panthera onca</w:t>
            </w:r>
          </w:p>
        </w:tc>
        <w:tc>
          <w:tcPr>
            <w:tcW w:w="2003" w:type="dxa"/>
            <w:noWrap/>
            <w:hideMark/>
          </w:tcPr>
          <w:p w14:paraId="2ED8573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Jaguar</w:t>
            </w:r>
          </w:p>
        </w:tc>
        <w:tc>
          <w:tcPr>
            <w:tcW w:w="1921" w:type="dxa"/>
            <w:noWrap/>
            <w:hideMark/>
          </w:tcPr>
          <w:p w14:paraId="3C97861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En peligro de extinción</w:t>
            </w:r>
          </w:p>
        </w:tc>
        <w:tc>
          <w:tcPr>
            <w:tcW w:w="1238" w:type="dxa"/>
            <w:noWrap/>
            <w:hideMark/>
          </w:tcPr>
          <w:p w14:paraId="1C01074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807C860" w14:textId="77777777" w:rsidTr="00503051">
        <w:trPr>
          <w:trHeight w:val="300"/>
        </w:trPr>
        <w:tc>
          <w:tcPr>
            <w:tcW w:w="1686" w:type="dxa"/>
            <w:vMerge/>
            <w:noWrap/>
            <w:vAlign w:val="center"/>
            <w:hideMark/>
          </w:tcPr>
          <w:p w14:paraId="508C4581"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305336B6"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Puma concolor</w:t>
            </w:r>
          </w:p>
        </w:tc>
        <w:tc>
          <w:tcPr>
            <w:tcW w:w="2003" w:type="dxa"/>
            <w:noWrap/>
            <w:hideMark/>
          </w:tcPr>
          <w:p w14:paraId="0366BD9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Puma</w:t>
            </w:r>
          </w:p>
        </w:tc>
        <w:tc>
          <w:tcPr>
            <w:tcW w:w="1921" w:type="dxa"/>
            <w:noWrap/>
            <w:hideMark/>
          </w:tcPr>
          <w:p w14:paraId="1783D253"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372881C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30E9C95" w14:textId="77777777" w:rsidTr="00503051">
        <w:trPr>
          <w:trHeight w:val="300"/>
        </w:trPr>
        <w:tc>
          <w:tcPr>
            <w:tcW w:w="1686" w:type="dxa"/>
            <w:vMerge/>
            <w:noWrap/>
            <w:vAlign w:val="center"/>
            <w:hideMark/>
          </w:tcPr>
          <w:p w14:paraId="4D9EC1DF"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5E806E4A"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Puma yagouaroundi</w:t>
            </w:r>
          </w:p>
        </w:tc>
        <w:tc>
          <w:tcPr>
            <w:tcW w:w="2003" w:type="dxa"/>
            <w:noWrap/>
            <w:hideMark/>
          </w:tcPr>
          <w:p w14:paraId="0013E46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Jaguarundi</w:t>
            </w:r>
          </w:p>
        </w:tc>
        <w:tc>
          <w:tcPr>
            <w:tcW w:w="1921" w:type="dxa"/>
            <w:noWrap/>
            <w:hideMark/>
          </w:tcPr>
          <w:p w14:paraId="162DFCE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Amenazada</w:t>
            </w:r>
          </w:p>
        </w:tc>
        <w:tc>
          <w:tcPr>
            <w:tcW w:w="1238" w:type="dxa"/>
            <w:noWrap/>
            <w:hideMark/>
          </w:tcPr>
          <w:p w14:paraId="7D4B768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4554DB2" w14:textId="77777777" w:rsidTr="00503051">
        <w:trPr>
          <w:trHeight w:val="300"/>
        </w:trPr>
        <w:tc>
          <w:tcPr>
            <w:tcW w:w="1686" w:type="dxa"/>
            <w:noWrap/>
            <w:vAlign w:val="center"/>
            <w:hideMark/>
          </w:tcPr>
          <w:p w14:paraId="7299E6B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GEOMYDAE</w:t>
            </w:r>
          </w:p>
        </w:tc>
        <w:tc>
          <w:tcPr>
            <w:tcW w:w="2728" w:type="dxa"/>
            <w:noWrap/>
            <w:hideMark/>
          </w:tcPr>
          <w:p w14:paraId="15347AC8"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Orhogeomys hispidus yucatanensis</w:t>
            </w:r>
          </w:p>
        </w:tc>
        <w:tc>
          <w:tcPr>
            <w:tcW w:w="2003" w:type="dxa"/>
            <w:noWrap/>
            <w:hideMark/>
          </w:tcPr>
          <w:p w14:paraId="19571A0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Ba, tuza</w:t>
            </w:r>
          </w:p>
        </w:tc>
        <w:tc>
          <w:tcPr>
            <w:tcW w:w="1921" w:type="dxa"/>
            <w:noWrap/>
            <w:hideMark/>
          </w:tcPr>
          <w:p w14:paraId="3D8D7FEA"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78710EE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6D7BC21" w14:textId="77777777" w:rsidTr="00503051">
        <w:trPr>
          <w:trHeight w:val="300"/>
        </w:trPr>
        <w:tc>
          <w:tcPr>
            <w:tcW w:w="1686" w:type="dxa"/>
            <w:vMerge w:val="restart"/>
            <w:noWrap/>
            <w:vAlign w:val="center"/>
            <w:hideMark/>
          </w:tcPr>
          <w:p w14:paraId="77926BB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HETEROMYIDAE</w:t>
            </w:r>
          </w:p>
        </w:tc>
        <w:tc>
          <w:tcPr>
            <w:tcW w:w="2728" w:type="dxa"/>
            <w:noWrap/>
            <w:hideMark/>
          </w:tcPr>
          <w:p w14:paraId="473B6BAD"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Heteromys desmarestianus</w:t>
            </w:r>
          </w:p>
        </w:tc>
        <w:tc>
          <w:tcPr>
            <w:tcW w:w="2003" w:type="dxa"/>
            <w:noWrap/>
            <w:hideMark/>
          </w:tcPr>
          <w:p w14:paraId="4D9EB30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Puten put, ratón de abazones</w:t>
            </w:r>
          </w:p>
        </w:tc>
        <w:tc>
          <w:tcPr>
            <w:tcW w:w="1921" w:type="dxa"/>
            <w:noWrap/>
            <w:hideMark/>
          </w:tcPr>
          <w:p w14:paraId="5C46CB97"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22FD349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859E83C" w14:textId="77777777" w:rsidTr="00503051">
        <w:trPr>
          <w:trHeight w:val="300"/>
        </w:trPr>
        <w:tc>
          <w:tcPr>
            <w:tcW w:w="1686" w:type="dxa"/>
            <w:vMerge/>
            <w:noWrap/>
            <w:vAlign w:val="center"/>
            <w:hideMark/>
          </w:tcPr>
          <w:p w14:paraId="7D592310"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5FA31E49"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Heteromys gaumeri</w:t>
            </w:r>
          </w:p>
        </w:tc>
        <w:tc>
          <w:tcPr>
            <w:tcW w:w="2003" w:type="dxa"/>
            <w:noWrap/>
            <w:hideMark/>
          </w:tcPr>
          <w:p w14:paraId="0FCDD1E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Puten put, ratón de abazones</w:t>
            </w:r>
          </w:p>
        </w:tc>
        <w:tc>
          <w:tcPr>
            <w:tcW w:w="1921" w:type="dxa"/>
            <w:noWrap/>
            <w:hideMark/>
          </w:tcPr>
          <w:p w14:paraId="65FB5127"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7565401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A24507A" w14:textId="77777777" w:rsidTr="00503051">
        <w:trPr>
          <w:trHeight w:val="300"/>
        </w:trPr>
        <w:tc>
          <w:tcPr>
            <w:tcW w:w="1686" w:type="dxa"/>
            <w:noWrap/>
            <w:vAlign w:val="center"/>
            <w:hideMark/>
          </w:tcPr>
          <w:p w14:paraId="3C2F331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LEPORIDAE</w:t>
            </w:r>
          </w:p>
        </w:tc>
        <w:tc>
          <w:tcPr>
            <w:tcW w:w="2728" w:type="dxa"/>
            <w:noWrap/>
            <w:hideMark/>
          </w:tcPr>
          <w:p w14:paraId="79C8E042"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Sylivlagus floridanus yucatanicus</w:t>
            </w:r>
          </w:p>
        </w:tc>
        <w:tc>
          <w:tcPr>
            <w:tcW w:w="2003" w:type="dxa"/>
            <w:noWrap/>
            <w:hideMark/>
          </w:tcPr>
          <w:p w14:paraId="2A50466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Tuúl, conejo</w:t>
            </w:r>
          </w:p>
        </w:tc>
        <w:tc>
          <w:tcPr>
            <w:tcW w:w="1921" w:type="dxa"/>
            <w:noWrap/>
            <w:hideMark/>
          </w:tcPr>
          <w:p w14:paraId="64AAA693"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01C5539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CDCF084" w14:textId="77777777" w:rsidTr="00503051">
        <w:trPr>
          <w:trHeight w:val="300"/>
        </w:trPr>
        <w:tc>
          <w:tcPr>
            <w:tcW w:w="1686" w:type="dxa"/>
            <w:vMerge w:val="restart"/>
            <w:noWrap/>
            <w:vAlign w:val="center"/>
            <w:hideMark/>
          </w:tcPr>
          <w:p w14:paraId="2E30078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MOLOSSIDAE</w:t>
            </w:r>
          </w:p>
        </w:tc>
        <w:tc>
          <w:tcPr>
            <w:tcW w:w="2728" w:type="dxa"/>
            <w:noWrap/>
            <w:hideMark/>
          </w:tcPr>
          <w:p w14:paraId="039DA127"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Eumops auripendulus</w:t>
            </w:r>
          </w:p>
        </w:tc>
        <w:tc>
          <w:tcPr>
            <w:tcW w:w="2003" w:type="dxa"/>
            <w:noWrap/>
            <w:hideMark/>
          </w:tcPr>
          <w:p w14:paraId="513BF49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04238636"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61E081B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2C33288" w14:textId="77777777" w:rsidTr="00503051">
        <w:trPr>
          <w:trHeight w:val="300"/>
        </w:trPr>
        <w:tc>
          <w:tcPr>
            <w:tcW w:w="1686" w:type="dxa"/>
            <w:vMerge/>
            <w:noWrap/>
            <w:vAlign w:val="center"/>
            <w:hideMark/>
          </w:tcPr>
          <w:p w14:paraId="4303EA25"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083A6064"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Molossus ater nigricans</w:t>
            </w:r>
          </w:p>
        </w:tc>
        <w:tc>
          <w:tcPr>
            <w:tcW w:w="2003" w:type="dxa"/>
            <w:noWrap/>
            <w:hideMark/>
          </w:tcPr>
          <w:p w14:paraId="429092B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3F59BE77"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70ECAD5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95345B6" w14:textId="77777777" w:rsidTr="00503051">
        <w:trPr>
          <w:trHeight w:val="300"/>
        </w:trPr>
        <w:tc>
          <w:tcPr>
            <w:tcW w:w="1686" w:type="dxa"/>
            <w:vMerge/>
            <w:noWrap/>
            <w:vAlign w:val="center"/>
            <w:hideMark/>
          </w:tcPr>
          <w:p w14:paraId="55766758"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3A676FF0"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Molossus bondae</w:t>
            </w:r>
          </w:p>
        </w:tc>
        <w:tc>
          <w:tcPr>
            <w:tcW w:w="2003" w:type="dxa"/>
            <w:noWrap/>
            <w:hideMark/>
          </w:tcPr>
          <w:p w14:paraId="2D3E234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43DC3382"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71B0DE7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4D1176A" w14:textId="77777777" w:rsidTr="00503051">
        <w:trPr>
          <w:trHeight w:val="300"/>
        </w:trPr>
        <w:tc>
          <w:tcPr>
            <w:tcW w:w="1686" w:type="dxa"/>
            <w:vMerge/>
            <w:noWrap/>
            <w:vAlign w:val="center"/>
            <w:hideMark/>
          </w:tcPr>
          <w:p w14:paraId="7AA61FB8"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521BD66B"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Molossus sinaloae</w:t>
            </w:r>
          </w:p>
        </w:tc>
        <w:tc>
          <w:tcPr>
            <w:tcW w:w="2003" w:type="dxa"/>
            <w:noWrap/>
            <w:hideMark/>
          </w:tcPr>
          <w:p w14:paraId="10FDBB6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710A89BF"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3C535AD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070F6F1" w14:textId="77777777" w:rsidTr="00503051">
        <w:trPr>
          <w:trHeight w:val="300"/>
        </w:trPr>
        <w:tc>
          <w:tcPr>
            <w:tcW w:w="1686" w:type="dxa"/>
            <w:vMerge/>
            <w:noWrap/>
            <w:vAlign w:val="center"/>
            <w:hideMark/>
          </w:tcPr>
          <w:p w14:paraId="447C1C84"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685EDA14"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Tadarida laticaudata yucatanicus</w:t>
            </w:r>
          </w:p>
        </w:tc>
        <w:tc>
          <w:tcPr>
            <w:tcW w:w="2003" w:type="dxa"/>
            <w:noWrap/>
            <w:hideMark/>
          </w:tcPr>
          <w:p w14:paraId="19E1213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6CC3D654"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300239D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34A691C" w14:textId="77777777" w:rsidTr="00503051">
        <w:trPr>
          <w:trHeight w:val="300"/>
        </w:trPr>
        <w:tc>
          <w:tcPr>
            <w:tcW w:w="1686" w:type="dxa"/>
            <w:vMerge w:val="restart"/>
            <w:noWrap/>
            <w:vAlign w:val="center"/>
            <w:hideMark/>
          </w:tcPr>
          <w:p w14:paraId="68BE6A9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MORMOOPIDAE</w:t>
            </w:r>
          </w:p>
        </w:tc>
        <w:tc>
          <w:tcPr>
            <w:tcW w:w="2728" w:type="dxa"/>
            <w:noWrap/>
            <w:hideMark/>
          </w:tcPr>
          <w:p w14:paraId="6C0C2A66"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Mormoops megalophylla</w:t>
            </w:r>
          </w:p>
        </w:tc>
        <w:tc>
          <w:tcPr>
            <w:tcW w:w="2003" w:type="dxa"/>
            <w:noWrap/>
            <w:hideMark/>
          </w:tcPr>
          <w:p w14:paraId="29C37B7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4B63AFF0"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4A6156C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E74FB97" w14:textId="77777777" w:rsidTr="00503051">
        <w:trPr>
          <w:trHeight w:val="300"/>
        </w:trPr>
        <w:tc>
          <w:tcPr>
            <w:tcW w:w="1686" w:type="dxa"/>
            <w:vMerge/>
            <w:noWrap/>
            <w:vAlign w:val="center"/>
            <w:hideMark/>
          </w:tcPr>
          <w:p w14:paraId="28AF0AB9"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5E3B33D8"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Pteronotus davyi</w:t>
            </w:r>
          </w:p>
        </w:tc>
        <w:tc>
          <w:tcPr>
            <w:tcW w:w="2003" w:type="dxa"/>
            <w:noWrap/>
            <w:hideMark/>
          </w:tcPr>
          <w:p w14:paraId="2040E11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7408710B"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02E5A19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91326F1" w14:textId="77777777" w:rsidTr="00503051">
        <w:trPr>
          <w:trHeight w:val="300"/>
        </w:trPr>
        <w:tc>
          <w:tcPr>
            <w:tcW w:w="1686" w:type="dxa"/>
            <w:vMerge/>
            <w:noWrap/>
            <w:vAlign w:val="center"/>
            <w:hideMark/>
          </w:tcPr>
          <w:p w14:paraId="28E4B29D"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68A50AF2"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Pteronotus parnellii</w:t>
            </w:r>
          </w:p>
        </w:tc>
        <w:tc>
          <w:tcPr>
            <w:tcW w:w="2003" w:type="dxa"/>
            <w:noWrap/>
            <w:hideMark/>
          </w:tcPr>
          <w:p w14:paraId="1EA1E4E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43D7E0A4"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4BD1C22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DDAB9CB" w14:textId="77777777" w:rsidTr="00503051">
        <w:trPr>
          <w:trHeight w:val="300"/>
        </w:trPr>
        <w:tc>
          <w:tcPr>
            <w:tcW w:w="1686" w:type="dxa"/>
            <w:vMerge w:val="restart"/>
            <w:noWrap/>
            <w:vAlign w:val="center"/>
            <w:hideMark/>
          </w:tcPr>
          <w:p w14:paraId="7EC9C94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MURIDAE</w:t>
            </w:r>
          </w:p>
        </w:tc>
        <w:tc>
          <w:tcPr>
            <w:tcW w:w="2728" w:type="dxa"/>
            <w:noWrap/>
            <w:hideMark/>
          </w:tcPr>
          <w:p w14:paraId="1E3BD847"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Mus musculus</w:t>
            </w:r>
          </w:p>
        </w:tc>
        <w:tc>
          <w:tcPr>
            <w:tcW w:w="2003" w:type="dxa"/>
            <w:noWrap/>
            <w:hideMark/>
          </w:tcPr>
          <w:p w14:paraId="78E4DEB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Ratón de casa</w:t>
            </w:r>
          </w:p>
        </w:tc>
        <w:tc>
          <w:tcPr>
            <w:tcW w:w="1921" w:type="dxa"/>
            <w:noWrap/>
            <w:hideMark/>
          </w:tcPr>
          <w:p w14:paraId="7F408118"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68A5708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F92CB75" w14:textId="77777777" w:rsidTr="00503051">
        <w:trPr>
          <w:trHeight w:val="300"/>
        </w:trPr>
        <w:tc>
          <w:tcPr>
            <w:tcW w:w="1686" w:type="dxa"/>
            <w:vMerge/>
            <w:noWrap/>
            <w:vAlign w:val="center"/>
            <w:hideMark/>
          </w:tcPr>
          <w:p w14:paraId="3B1676EA"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67DCC480"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Oryzomys couesi</w:t>
            </w:r>
          </w:p>
        </w:tc>
        <w:tc>
          <w:tcPr>
            <w:tcW w:w="2003" w:type="dxa"/>
            <w:noWrap/>
            <w:hideMark/>
          </w:tcPr>
          <w:p w14:paraId="1B6B460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Rata arrocera</w:t>
            </w:r>
          </w:p>
        </w:tc>
        <w:tc>
          <w:tcPr>
            <w:tcW w:w="1921" w:type="dxa"/>
            <w:noWrap/>
            <w:hideMark/>
          </w:tcPr>
          <w:p w14:paraId="7D697697"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51F7841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70D7C7D" w14:textId="77777777" w:rsidTr="00503051">
        <w:trPr>
          <w:trHeight w:val="300"/>
        </w:trPr>
        <w:tc>
          <w:tcPr>
            <w:tcW w:w="1686" w:type="dxa"/>
            <w:vMerge/>
            <w:noWrap/>
            <w:vAlign w:val="center"/>
            <w:hideMark/>
          </w:tcPr>
          <w:p w14:paraId="5D941953"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159C6C7B"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Oryzomys melanotis</w:t>
            </w:r>
          </w:p>
        </w:tc>
        <w:tc>
          <w:tcPr>
            <w:tcW w:w="2003" w:type="dxa"/>
            <w:noWrap/>
            <w:hideMark/>
          </w:tcPr>
          <w:p w14:paraId="2CFA70A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Rata arrocera</w:t>
            </w:r>
          </w:p>
        </w:tc>
        <w:tc>
          <w:tcPr>
            <w:tcW w:w="1921" w:type="dxa"/>
            <w:noWrap/>
            <w:hideMark/>
          </w:tcPr>
          <w:p w14:paraId="1EC11CA0"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7173EB0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9423306" w14:textId="77777777" w:rsidTr="00503051">
        <w:trPr>
          <w:trHeight w:val="300"/>
        </w:trPr>
        <w:tc>
          <w:tcPr>
            <w:tcW w:w="1686" w:type="dxa"/>
            <w:vMerge/>
            <w:noWrap/>
            <w:vAlign w:val="center"/>
            <w:hideMark/>
          </w:tcPr>
          <w:p w14:paraId="2B6D7964"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21D6AABA"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Otonyctomys haati</w:t>
            </w:r>
          </w:p>
        </w:tc>
        <w:tc>
          <w:tcPr>
            <w:tcW w:w="2003" w:type="dxa"/>
            <w:noWrap/>
            <w:hideMark/>
          </w:tcPr>
          <w:p w14:paraId="43605A4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Ratón</w:t>
            </w:r>
          </w:p>
        </w:tc>
        <w:tc>
          <w:tcPr>
            <w:tcW w:w="1921" w:type="dxa"/>
            <w:noWrap/>
            <w:hideMark/>
          </w:tcPr>
          <w:p w14:paraId="6274B5FA"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327623A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B320C63" w14:textId="77777777" w:rsidTr="00503051">
        <w:trPr>
          <w:trHeight w:val="300"/>
        </w:trPr>
        <w:tc>
          <w:tcPr>
            <w:tcW w:w="1686" w:type="dxa"/>
            <w:vMerge/>
            <w:noWrap/>
            <w:vAlign w:val="center"/>
            <w:hideMark/>
          </w:tcPr>
          <w:p w14:paraId="7BAC7552"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221DCCA4"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Ototylomys phyllotis</w:t>
            </w:r>
          </w:p>
        </w:tc>
        <w:tc>
          <w:tcPr>
            <w:tcW w:w="2003" w:type="dxa"/>
            <w:noWrap/>
            <w:hideMark/>
          </w:tcPr>
          <w:p w14:paraId="6C40812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Box Chó</w:t>
            </w:r>
          </w:p>
        </w:tc>
        <w:tc>
          <w:tcPr>
            <w:tcW w:w="1921" w:type="dxa"/>
            <w:noWrap/>
            <w:hideMark/>
          </w:tcPr>
          <w:p w14:paraId="01A86DC6"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3587F0E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2BE1651" w14:textId="77777777" w:rsidTr="00503051">
        <w:trPr>
          <w:trHeight w:val="300"/>
        </w:trPr>
        <w:tc>
          <w:tcPr>
            <w:tcW w:w="1686" w:type="dxa"/>
            <w:vMerge/>
            <w:noWrap/>
            <w:vAlign w:val="center"/>
            <w:hideMark/>
          </w:tcPr>
          <w:p w14:paraId="0A120CEE"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7186CD91"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Peromyscus  yucatanicus</w:t>
            </w:r>
          </w:p>
        </w:tc>
        <w:tc>
          <w:tcPr>
            <w:tcW w:w="2003" w:type="dxa"/>
            <w:noWrap/>
            <w:hideMark/>
          </w:tcPr>
          <w:p w14:paraId="5B891BF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Ratón</w:t>
            </w:r>
          </w:p>
        </w:tc>
        <w:tc>
          <w:tcPr>
            <w:tcW w:w="1921" w:type="dxa"/>
            <w:noWrap/>
            <w:hideMark/>
          </w:tcPr>
          <w:p w14:paraId="360319AA"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2FFC726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8F5A422" w14:textId="77777777" w:rsidTr="00503051">
        <w:trPr>
          <w:trHeight w:val="300"/>
        </w:trPr>
        <w:tc>
          <w:tcPr>
            <w:tcW w:w="1686" w:type="dxa"/>
            <w:vMerge/>
            <w:noWrap/>
            <w:vAlign w:val="center"/>
            <w:hideMark/>
          </w:tcPr>
          <w:p w14:paraId="516AD1AE"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09FAD928"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Peromyscus leucopus</w:t>
            </w:r>
          </w:p>
        </w:tc>
        <w:tc>
          <w:tcPr>
            <w:tcW w:w="2003" w:type="dxa"/>
            <w:noWrap/>
            <w:hideMark/>
          </w:tcPr>
          <w:p w14:paraId="77698EF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Ratón</w:t>
            </w:r>
          </w:p>
        </w:tc>
        <w:tc>
          <w:tcPr>
            <w:tcW w:w="1921" w:type="dxa"/>
            <w:noWrap/>
            <w:hideMark/>
          </w:tcPr>
          <w:p w14:paraId="279DDBB1"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6E01DFD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E671B0B" w14:textId="77777777" w:rsidTr="00503051">
        <w:trPr>
          <w:trHeight w:val="300"/>
        </w:trPr>
        <w:tc>
          <w:tcPr>
            <w:tcW w:w="1686" w:type="dxa"/>
            <w:vMerge/>
            <w:noWrap/>
            <w:vAlign w:val="center"/>
            <w:hideMark/>
          </w:tcPr>
          <w:p w14:paraId="62A68271"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28E71DF1"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Rattus rattus</w:t>
            </w:r>
          </w:p>
        </w:tc>
        <w:tc>
          <w:tcPr>
            <w:tcW w:w="2003" w:type="dxa"/>
            <w:noWrap/>
            <w:hideMark/>
          </w:tcPr>
          <w:p w14:paraId="457467D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Chó</w:t>
            </w:r>
          </w:p>
        </w:tc>
        <w:tc>
          <w:tcPr>
            <w:tcW w:w="1921" w:type="dxa"/>
            <w:noWrap/>
            <w:hideMark/>
          </w:tcPr>
          <w:p w14:paraId="1DBF786C"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557B834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C8B40F0" w14:textId="77777777" w:rsidTr="00503051">
        <w:trPr>
          <w:trHeight w:val="300"/>
        </w:trPr>
        <w:tc>
          <w:tcPr>
            <w:tcW w:w="1686" w:type="dxa"/>
            <w:vMerge/>
            <w:noWrap/>
            <w:vAlign w:val="center"/>
            <w:hideMark/>
          </w:tcPr>
          <w:p w14:paraId="54856B4F"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1D728859"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Reithrodontomys gracilis</w:t>
            </w:r>
          </w:p>
        </w:tc>
        <w:tc>
          <w:tcPr>
            <w:tcW w:w="2003" w:type="dxa"/>
            <w:noWrap/>
            <w:hideMark/>
          </w:tcPr>
          <w:p w14:paraId="4DE57F3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Ratón</w:t>
            </w:r>
          </w:p>
        </w:tc>
        <w:tc>
          <w:tcPr>
            <w:tcW w:w="1921" w:type="dxa"/>
            <w:noWrap/>
            <w:hideMark/>
          </w:tcPr>
          <w:p w14:paraId="784E6CB8"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73ADC5D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A95E220" w14:textId="77777777" w:rsidTr="00503051">
        <w:trPr>
          <w:trHeight w:val="300"/>
        </w:trPr>
        <w:tc>
          <w:tcPr>
            <w:tcW w:w="1686" w:type="dxa"/>
            <w:vMerge/>
            <w:noWrap/>
            <w:vAlign w:val="center"/>
            <w:hideMark/>
          </w:tcPr>
          <w:p w14:paraId="354718D2"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038FFDD8"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Sigmodon hispidus</w:t>
            </w:r>
          </w:p>
        </w:tc>
        <w:tc>
          <w:tcPr>
            <w:tcW w:w="2003" w:type="dxa"/>
            <w:noWrap/>
            <w:hideMark/>
          </w:tcPr>
          <w:p w14:paraId="4609FAD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Tsub Chó</w:t>
            </w:r>
          </w:p>
        </w:tc>
        <w:tc>
          <w:tcPr>
            <w:tcW w:w="1921" w:type="dxa"/>
            <w:noWrap/>
            <w:hideMark/>
          </w:tcPr>
          <w:p w14:paraId="07EA07B8"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3836D4F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A07C05E" w14:textId="77777777" w:rsidTr="00503051">
        <w:trPr>
          <w:trHeight w:val="300"/>
        </w:trPr>
        <w:tc>
          <w:tcPr>
            <w:tcW w:w="1686" w:type="dxa"/>
            <w:vMerge w:val="restart"/>
            <w:noWrap/>
            <w:vAlign w:val="center"/>
            <w:hideMark/>
          </w:tcPr>
          <w:p w14:paraId="5310B4E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MUSTELIDAE</w:t>
            </w:r>
          </w:p>
        </w:tc>
        <w:tc>
          <w:tcPr>
            <w:tcW w:w="2728" w:type="dxa"/>
            <w:noWrap/>
            <w:hideMark/>
          </w:tcPr>
          <w:p w14:paraId="42F8BC23"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Galictis vittata</w:t>
            </w:r>
          </w:p>
        </w:tc>
        <w:tc>
          <w:tcPr>
            <w:tcW w:w="2003" w:type="dxa"/>
            <w:noWrap/>
            <w:hideMark/>
          </w:tcPr>
          <w:p w14:paraId="5B5669B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Grisón</w:t>
            </w:r>
          </w:p>
        </w:tc>
        <w:tc>
          <w:tcPr>
            <w:tcW w:w="1921" w:type="dxa"/>
            <w:noWrap/>
            <w:hideMark/>
          </w:tcPr>
          <w:p w14:paraId="1D22C45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Amenazada</w:t>
            </w:r>
          </w:p>
        </w:tc>
        <w:tc>
          <w:tcPr>
            <w:tcW w:w="1238" w:type="dxa"/>
            <w:noWrap/>
            <w:hideMark/>
          </w:tcPr>
          <w:p w14:paraId="59D2E0D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7D9DAD1" w14:textId="77777777" w:rsidTr="00503051">
        <w:trPr>
          <w:trHeight w:val="300"/>
        </w:trPr>
        <w:tc>
          <w:tcPr>
            <w:tcW w:w="1686" w:type="dxa"/>
            <w:vMerge/>
            <w:noWrap/>
            <w:vAlign w:val="center"/>
            <w:hideMark/>
          </w:tcPr>
          <w:p w14:paraId="666B9516"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48435D03"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Eira barbara</w:t>
            </w:r>
          </w:p>
        </w:tc>
        <w:tc>
          <w:tcPr>
            <w:tcW w:w="2003" w:type="dxa"/>
            <w:noWrap/>
            <w:hideMark/>
          </w:tcPr>
          <w:p w14:paraId="5B5404C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Tayra</w:t>
            </w:r>
          </w:p>
        </w:tc>
        <w:tc>
          <w:tcPr>
            <w:tcW w:w="1921" w:type="dxa"/>
            <w:noWrap/>
            <w:hideMark/>
          </w:tcPr>
          <w:p w14:paraId="4147DAC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En peligro de extinción</w:t>
            </w:r>
          </w:p>
        </w:tc>
        <w:tc>
          <w:tcPr>
            <w:tcW w:w="1238" w:type="dxa"/>
            <w:noWrap/>
            <w:hideMark/>
          </w:tcPr>
          <w:p w14:paraId="7C9FC1C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9B4B3ED" w14:textId="77777777" w:rsidTr="00503051">
        <w:trPr>
          <w:trHeight w:val="300"/>
        </w:trPr>
        <w:tc>
          <w:tcPr>
            <w:tcW w:w="1686" w:type="dxa"/>
            <w:vMerge/>
            <w:noWrap/>
            <w:vAlign w:val="center"/>
            <w:hideMark/>
          </w:tcPr>
          <w:p w14:paraId="1BAC5094"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3C9C10A3"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Mustela frenata</w:t>
            </w:r>
          </w:p>
        </w:tc>
        <w:tc>
          <w:tcPr>
            <w:tcW w:w="2003" w:type="dxa"/>
            <w:noWrap/>
            <w:hideMark/>
          </w:tcPr>
          <w:p w14:paraId="4A37130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Comadreja</w:t>
            </w:r>
          </w:p>
        </w:tc>
        <w:tc>
          <w:tcPr>
            <w:tcW w:w="1921" w:type="dxa"/>
            <w:noWrap/>
            <w:hideMark/>
          </w:tcPr>
          <w:p w14:paraId="3DE10CBE"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7DB2A6C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4B82EBA" w14:textId="77777777" w:rsidTr="00503051">
        <w:trPr>
          <w:trHeight w:val="300"/>
        </w:trPr>
        <w:tc>
          <w:tcPr>
            <w:tcW w:w="1686" w:type="dxa"/>
            <w:vMerge/>
            <w:noWrap/>
            <w:vAlign w:val="center"/>
            <w:hideMark/>
          </w:tcPr>
          <w:p w14:paraId="34675534"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7B3C7804"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Lontra longicaudis</w:t>
            </w:r>
          </w:p>
        </w:tc>
        <w:tc>
          <w:tcPr>
            <w:tcW w:w="2003" w:type="dxa"/>
            <w:noWrap/>
            <w:hideMark/>
          </w:tcPr>
          <w:p w14:paraId="59D5204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Nutria neotropical</w:t>
            </w:r>
          </w:p>
        </w:tc>
        <w:tc>
          <w:tcPr>
            <w:tcW w:w="1921" w:type="dxa"/>
            <w:noWrap/>
            <w:hideMark/>
          </w:tcPr>
          <w:p w14:paraId="6043E9C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Amenazada</w:t>
            </w:r>
          </w:p>
        </w:tc>
        <w:tc>
          <w:tcPr>
            <w:tcW w:w="1238" w:type="dxa"/>
            <w:noWrap/>
            <w:hideMark/>
          </w:tcPr>
          <w:p w14:paraId="286C7B0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216EB37" w14:textId="77777777" w:rsidTr="00503051">
        <w:trPr>
          <w:trHeight w:val="300"/>
        </w:trPr>
        <w:tc>
          <w:tcPr>
            <w:tcW w:w="1686" w:type="dxa"/>
            <w:vMerge/>
            <w:noWrap/>
            <w:vAlign w:val="center"/>
            <w:hideMark/>
          </w:tcPr>
          <w:p w14:paraId="08E59374"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6A56829C"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Conepatus semistriatus</w:t>
            </w:r>
          </w:p>
        </w:tc>
        <w:tc>
          <w:tcPr>
            <w:tcW w:w="2003" w:type="dxa"/>
            <w:noWrap/>
            <w:hideMark/>
          </w:tcPr>
          <w:p w14:paraId="13DD80B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Pai och, zorrillo</w:t>
            </w:r>
          </w:p>
        </w:tc>
        <w:tc>
          <w:tcPr>
            <w:tcW w:w="1921" w:type="dxa"/>
            <w:noWrap/>
            <w:hideMark/>
          </w:tcPr>
          <w:p w14:paraId="33A0222F"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214C2AE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50CCA46" w14:textId="77777777" w:rsidTr="00503051">
        <w:trPr>
          <w:trHeight w:val="300"/>
        </w:trPr>
        <w:tc>
          <w:tcPr>
            <w:tcW w:w="1686" w:type="dxa"/>
            <w:noWrap/>
            <w:vAlign w:val="center"/>
            <w:hideMark/>
          </w:tcPr>
          <w:p w14:paraId="444A43C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MYRMECOPHAGIDAE</w:t>
            </w:r>
          </w:p>
        </w:tc>
        <w:tc>
          <w:tcPr>
            <w:tcW w:w="2728" w:type="dxa"/>
            <w:noWrap/>
            <w:hideMark/>
          </w:tcPr>
          <w:p w14:paraId="7017A008"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Tamandua mexicana</w:t>
            </w:r>
          </w:p>
        </w:tc>
        <w:tc>
          <w:tcPr>
            <w:tcW w:w="2003" w:type="dxa"/>
            <w:noWrap/>
            <w:hideMark/>
          </w:tcPr>
          <w:p w14:paraId="5563493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Oso hormiguero</w:t>
            </w:r>
          </w:p>
        </w:tc>
        <w:tc>
          <w:tcPr>
            <w:tcW w:w="1921" w:type="dxa"/>
            <w:noWrap/>
            <w:hideMark/>
          </w:tcPr>
          <w:p w14:paraId="5CFCBBF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En peligro de extinción</w:t>
            </w:r>
          </w:p>
        </w:tc>
        <w:tc>
          <w:tcPr>
            <w:tcW w:w="1238" w:type="dxa"/>
            <w:noWrap/>
            <w:hideMark/>
          </w:tcPr>
          <w:p w14:paraId="66C4C02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Endémica</w:t>
            </w:r>
          </w:p>
        </w:tc>
      </w:tr>
      <w:tr w:rsidR="00CF435B" w:rsidRPr="00596A3A" w14:paraId="1A7E5099" w14:textId="77777777" w:rsidTr="00503051">
        <w:trPr>
          <w:trHeight w:val="300"/>
        </w:trPr>
        <w:tc>
          <w:tcPr>
            <w:tcW w:w="1686" w:type="dxa"/>
            <w:noWrap/>
            <w:vAlign w:val="center"/>
            <w:hideMark/>
          </w:tcPr>
          <w:p w14:paraId="76B8B00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NATALIDAE</w:t>
            </w:r>
          </w:p>
        </w:tc>
        <w:tc>
          <w:tcPr>
            <w:tcW w:w="2728" w:type="dxa"/>
            <w:noWrap/>
            <w:hideMark/>
          </w:tcPr>
          <w:p w14:paraId="2646CDA6"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Natales stramineus</w:t>
            </w:r>
          </w:p>
        </w:tc>
        <w:tc>
          <w:tcPr>
            <w:tcW w:w="2003" w:type="dxa"/>
            <w:noWrap/>
            <w:hideMark/>
          </w:tcPr>
          <w:p w14:paraId="054C149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52BE18E1"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61CD428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603AD8A" w14:textId="77777777" w:rsidTr="00503051">
        <w:trPr>
          <w:trHeight w:val="300"/>
        </w:trPr>
        <w:tc>
          <w:tcPr>
            <w:tcW w:w="1686" w:type="dxa"/>
            <w:noWrap/>
            <w:vAlign w:val="center"/>
            <w:hideMark/>
          </w:tcPr>
          <w:p w14:paraId="7AE6B45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NOCTILIONIDAE</w:t>
            </w:r>
          </w:p>
        </w:tc>
        <w:tc>
          <w:tcPr>
            <w:tcW w:w="2728" w:type="dxa"/>
            <w:noWrap/>
            <w:hideMark/>
          </w:tcPr>
          <w:p w14:paraId="7FA1D86D"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Noctilo leporinus</w:t>
            </w:r>
          </w:p>
        </w:tc>
        <w:tc>
          <w:tcPr>
            <w:tcW w:w="2003" w:type="dxa"/>
            <w:noWrap/>
            <w:hideMark/>
          </w:tcPr>
          <w:p w14:paraId="7EF8D7D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 pescador</w:t>
            </w:r>
          </w:p>
        </w:tc>
        <w:tc>
          <w:tcPr>
            <w:tcW w:w="1921" w:type="dxa"/>
            <w:noWrap/>
            <w:hideMark/>
          </w:tcPr>
          <w:p w14:paraId="2B7D31E4"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7CEFC91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51B8E17" w14:textId="77777777" w:rsidTr="00503051">
        <w:trPr>
          <w:trHeight w:val="300"/>
        </w:trPr>
        <w:tc>
          <w:tcPr>
            <w:tcW w:w="1686" w:type="dxa"/>
            <w:vMerge w:val="restart"/>
            <w:noWrap/>
            <w:vAlign w:val="center"/>
            <w:hideMark/>
          </w:tcPr>
          <w:p w14:paraId="2625439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lastRenderedPageBreak/>
              <w:t>PHYLLOSTOMIDAE</w:t>
            </w:r>
          </w:p>
        </w:tc>
        <w:tc>
          <w:tcPr>
            <w:tcW w:w="2728" w:type="dxa"/>
            <w:noWrap/>
            <w:hideMark/>
          </w:tcPr>
          <w:p w14:paraId="7E9F34D2"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Artibeus jamaicensis</w:t>
            </w:r>
          </w:p>
        </w:tc>
        <w:tc>
          <w:tcPr>
            <w:tcW w:w="2003" w:type="dxa"/>
            <w:noWrap/>
            <w:hideMark/>
          </w:tcPr>
          <w:p w14:paraId="3CBA603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550AD90E"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1C35C03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B3D23C4" w14:textId="77777777" w:rsidTr="00503051">
        <w:trPr>
          <w:trHeight w:val="300"/>
        </w:trPr>
        <w:tc>
          <w:tcPr>
            <w:tcW w:w="1686" w:type="dxa"/>
            <w:vMerge/>
            <w:noWrap/>
            <w:hideMark/>
          </w:tcPr>
          <w:p w14:paraId="1D26E438"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780E0657"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Artibeus lituratus</w:t>
            </w:r>
          </w:p>
        </w:tc>
        <w:tc>
          <w:tcPr>
            <w:tcW w:w="2003" w:type="dxa"/>
            <w:noWrap/>
            <w:hideMark/>
          </w:tcPr>
          <w:p w14:paraId="4D163B2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68E92C0D"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544BCE7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C2EBE59" w14:textId="77777777" w:rsidTr="00503051">
        <w:trPr>
          <w:trHeight w:val="300"/>
        </w:trPr>
        <w:tc>
          <w:tcPr>
            <w:tcW w:w="1686" w:type="dxa"/>
            <w:vMerge/>
            <w:noWrap/>
            <w:hideMark/>
          </w:tcPr>
          <w:p w14:paraId="7392034C"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4395666E"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Artibeus phaeotis</w:t>
            </w:r>
          </w:p>
        </w:tc>
        <w:tc>
          <w:tcPr>
            <w:tcW w:w="2003" w:type="dxa"/>
            <w:noWrap/>
            <w:hideMark/>
          </w:tcPr>
          <w:p w14:paraId="5587727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483FE7CC"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56AC546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15354F5" w14:textId="77777777" w:rsidTr="00503051">
        <w:trPr>
          <w:trHeight w:val="300"/>
        </w:trPr>
        <w:tc>
          <w:tcPr>
            <w:tcW w:w="1686" w:type="dxa"/>
            <w:vMerge/>
            <w:noWrap/>
            <w:hideMark/>
          </w:tcPr>
          <w:p w14:paraId="18492863"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499F1F74"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Carollia brevicauda</w:t>
            </w:r>
          </w:p>
        </w:tc>
        <w:tc>
          <w:tcPr>
            <w:tcW w:w="2003" w:type="dxa"/>
            <w:noWrap/>
            <w:hideMark/>
          </w:tcPr>
          <w:p w14:paraId="7886758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59580526"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20CA70B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109B968" w14:textId="77777777" w:rsidTr="00503051">
        <w:trPr>
          <w:trHeight w:val="300"/>
        </w:trPr>
        <w:tc>
          <w:tcPr>
            <w:tcW w:w="1686" w:type="dxa"/>
            <w:vMerge/>
            <w:noWrap/>
            <w:hideMark/>
          </w:tcPr>
          <w:p w14:paraId="44EEF61F"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1E64E92B"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Carollia perspicillata</w:t>
            </w:r>
          </w:p>
        </w:tc>
        <w:tc>
          <w:tcPr>
            <w:tcW w:w="2003" w:type="dxa"/>
            <w:noWrap/>
            <w:hideMark/>
          </w:tcPr>
          <w:p w14:paraId="2051CB4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7CF0F0AE"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424E4DC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4FDB2DA" w14:textId="77777777" w:rsidTr="00503051">
        <w:trPr>
          <w:trHeight w:val="300"/>
        </w:trPr>
        <w:tc>
          <w:tcPr>
            <w:tcW w:w="1686" w:type="dxa"/>
            <w:vMerge/>
            <w:noWrap/>
            <w:hideMark/>
          </w:tcPr>
          <w:p w14:paraId="7D1AB1E1"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0427028C"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Centurio senex</w:t>
            </w:r>
          </w:p>
        </w:tc>
        <w:tc>
          <w:tcPr>
            <w:tcW w:w="2003" w:type="dxa"/>
            <w:noWrap/>
            <w:hideMark/>
          </w:tcPr>
          <w:p w14:paraId="6799676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0321FE78"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4A2BFFB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07FFD3D" w14:textId="77777777" w:rsidTr="00503051">
        <w:trPr>
          <w:trHeight w:val="300"/>
        </w:trPr>
        <w:tc>
          <w:tcPr>
            <w:tcW w:w="1686" w:type="dxa"/>
            <w:vMerge/>
            <w:noWrap/>
            <w:hideMark/>
          </w:tcPr>
          <w:p w14:paraId="63C3157B"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4E1C0A0A"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Chiroderma villosum</w:t>
            </w:r>
          </w:p>
        </w:tc>
        <w:tc>
          <w:tcPr>
            <w:tcW w:w="2003" w:type="dxa"/>
            <w:noWrap/>
            <w:hideMark/>
          </w:tcPr>
          <w:p w14:paraId="24BA133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118059A3"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03FB733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B5D2976" w14:textId="77777777" w:rsidTr="00503051">
        <w:trPr>
          <w:trHeight w:val="300"/>
        </w:trPr>
        <w:tc>
          <w:tcPr>
            <w:tcW w:w="1686" w:type="dxa"/>
            <w:vMerge/>
            <w:noWrap/>
            <w:hideMark/>
          </w:tcPr>
          <w:p w14:paraId="2922FB75"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3E15795E"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Chrotoperus auritus</w:t>
            </w:r>
          </w:p>
        </w:tc>
        <w:tc>
          <w:tcPr>
            <w:tcW w:w="2003" w:type="dxa"/>
            <w:noWrap/>
            <w:hideMark/>
          </w:tcPr>
          <w:p w14:paraId="58DDD80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51B545F4"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3249916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0832DF8" w14:textId="77777777" w:rsidTr="00503051">
        <w:trPr>
          <w:trHeight w:val="300"/>
        </w:trPr>
        <w:tc>
          <w:tcPr>
            <w:tcW w:w="1686" w:type="dxa"/>
            <w:vMerge/>
            <w:noWrap/>
            <w:hideMark/>
          </w:tcPr>
          <w:p w14:paraId="500C8169"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0ACD886B"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Desmodus rotundus</w:t>
            </w:r>
          </w:p>
        </w:tc>
        <w:tc>
          <w:tcPr>
            <w:tcW w:w="2003" w:type="dxa"/>
            <w:noWrap/>
            <w:hideMark/>
          </w:tcPr>
          <w:p w14:paraId="09F71A3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 vampiro</w:t>
            </w:r>
          </w:p>
        </w:tc>
        <w:tc>
          <w:tcPr>
            <w:tcW w:w="1921" w:type="dxa"/>
            <w:noWrap/>
            <w:hideMark/>
          </w:tcPr>
          <w:p w14:paraId="67B62D76"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52FAF48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CA606F9" w14:textId="77777777" w:rsidTr="00503051">
        <w:trPr>
          <w:trHeight w:val="300"/>
        </w:trPr>
        <w:tc>
          <w:tcPr>
            <w:tcW w:w="1686" w:type="dxa"/>
            <w:vMerge/>
            <w:noWrap/>
            <w:hideMark/>
          </w:tcPr>
          <w:p w14:paraId="4387378B"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356AAF08"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Diphylla eucaudata</w:t>
            </w:r>
          </w:p>
        </w:tc>
        <w:tc>
          <w:tcPr>
            <w:tcW w:w="2003" w:type="dxa"/>
            <w:noWrap/>
            <w:hideMark/>
          </w:tcPr>
          <w:p w14:paraId="58C99B8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Muciélago vampirro</w:t>
            </w:r>
          </w:p>
        </w:tc>
        <w:tc>
          <w:tcPr>
            <w:tcW w:w="1921" w:type="dxa"/>
            <w:noWrap/>
            <w:hideMark/>
          </w:tcPr>
          <w:p w14:paraId="49613B4D"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322CD2F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16EB98E" w14:textId="77777777" w:rsidTr="00503051">
        <w:trPr>
          <w:trHeight w:val="300"/>
        </w:trPr>
        <w:tc>
          <w:tcPr>
            <w:tcW w:w="1686" w:type="dxa"/>
            <w:vMerge/>
            <w:noWrap/>
            <w:vAlign w:val="center"/>
            <w:hideMark/>
          </w:tcPr>
          <w:p w14:paraId="086675F9"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5DC87A24"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Glossophaga soricina</w:t>
            </w:r>
          </w:p>
        </w:tc>
        <w:tc>
          <w:tcPr>
            <w:tcW w:w="2003" w:type="dxa"/>
            <w:noWrap/>
            <w:hideMark/>
          </w:tcPr>
          <w:p w14:paraId="6F02A91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541ECF45"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3D026F2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F2649E7" w14:textId="77777777" w:rsidTr="00503051">
        <w:trPr>
          <w:trHeight w:val="300"/>
        </w:trPr>
        <w:tc>
          <w:tcPr>
            <w:tcW w:w="1686" w:type="dxa"/>
            <w:vMerge/>
            <w:noWrap/>
            <w:vAlign w:val="center"/>
            <w:hideMark/>
          </w:tcPr>
          <w:p w14:paraId="2FD151A2"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0C356D8D"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Lonchorhina aurita</w:t>
            </w:r>
          </w:p>
        </w:tc>
        <w:tc>
          <w:tcPr>
            <w:tcW w:w="2003" w:type="dxa"/>
            <w:noWrap/>
            <w:hideMark/>
          </w:tcPr>
          <w:p w14:paraId="78B8687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558C06C0"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77EBE11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B2543CD" w14:textId="77777777" w:rsidTr="00503051">
        <w:trPr>
          <w:trHeight w:val="300"/>
        </w:trPr>
        <w:tc>
          <w:tcPr>
            <w:tcW w:w="1686" w:type="dxa"/>
            <w:vMerge/>
            <w:noWrap/>
            <w:vAlign w:val="center"/>
            <w:hideMark/>
          </w:tcPr>
          <w:p w14:paraId="6AEDFF01"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475CAC45"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Lophostoma brasiliense</w:t>
            </w:r>
          </w:p>
        </w:tc>
        <w:tc>
          <w:tcPr>
            <w:tcW w:w="2003" w:type="dxa"/>
            <w:noWrap/>
            <w:hideMark/>
          </w:tcPr>
          <w:p w14:paraId="4949A3E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29222179"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1D6AF42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AB1A8E9" w14:textId="77777777" w:rsidTr="00503051">
        <w:trPr>
          <w:trHeight w:val="300"/>
        </w:trPr>
        <w:tc>
          <w:tcPr>
            <w:tcW w:w="1686" w:type="dxa"/>
            <w:vMerge/>
            <w:noWrap/>
            <w:vAlign w:val="center"/>
            <w:hideMark/>
          </w:tcPr>
          <w:p w14:paraId="4FA6DBD3"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4F4C0B03"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Micronycteris megalotis</w:t>
            </w:r>
          </w:p>
        </w:tc>
        <w:tc>
          <w:tcPr>
            <w:tcW w:w="2003" w:type="dxa"/>
            <w:noWrap/>
            <w:hideMark/>
          </w:tcPr>
          <w:p w14:paraId="334F585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05FDE5AB"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78608A9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52C4ECE" w14:textId="77777777" w:rsidTr="00503051">
        <w:trPr>
          <w:trHeight w:val="300"/>
        </w:trPr>
        <w:tc>
          <w:tcPr>
            <w:tcW w:w="1686" w:type="dxa"/>
            <w:vMerge/>
            <w:noWrap/>
            <w:vAlign w:val="center"/>
            <w:hideMark/>
          </w:tcPr>
          <w:p w14:paraId="7CA9B541"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159B6AD0"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Micronycteris schmidtorum</w:t>
            </w:r>
          </w:p>
        </w:tc>
        <w:tc>
          <w:tcPr>
            <w:tcW w:w="2003" w:type="dxa"/>
            <w:noWrap/>
            <w:hideMark/>
          </w:tcPr>
          <w:p w14:paraId="065D6C2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4909FB2A"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1EF5578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354DCEC" w14:textId="77777777" w:rsidTr="00503051">
        <w:trPr>
          <w:trHeight w:val="300"/>
        </w:trPr>
        <w:tc>
          <w:tcPr>
            <w:tcW w:w="1686" w:type="dxa"/>
            <w:vMerge/>
            <w:noWrap/>
            <w:vAlign w:val="center"/>
            <w:hideMark/>
          </w:tcPr>
          <w:p w14:paraId="4FD81079"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2EFCD16B"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Mimon cozumelae</w:t>
            </w:r>
          </w:p>
        </w:tc>
        <w:tc>
          <w:tcPr>
            <w:tcW w:w="2003" w:type="dxa"/>
            <w:noWrap/>
            <w:hideMark/>
          </w:tcPr>
          <w:p w14:paraId="33FAB91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349B31D9"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40D415C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8F0990B" w14:textId="77777777" w:rsidTr="00503051">
        <w:trPr>
          <w:trHeight w:val="300"/>
        </w:trPr>
        <w:tc>
          <w:tcPr>
            <w:tcW w:w="1686" w:type="dxa"/>
            <w:vMerge/>
            <w:noWrap/>
            <w:vAlign w:val="center"/>
            <w:hideMark/>
          </w:tcPr>
          <w:p w14:paraId="09AC0ADA"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2828FAC1"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Sturnira lilium</w:t>
            </w:r>
          </w:p>
        </w:tc>
        <w:tc>
          <w:tcPr>
            <w:tcW w:w="2003" w:type="dxa"/>
            <w:noWrap/>
            <w:hideMark/>
          </w:tcPr>
          <w:p w14:paraId="4728825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781E628E"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40B7DEF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0C06E42" w14:textId="77777777" w:rsidTr="00503051">
        <w:trPr>
          <w:trHeight w:val="300"/>
        </w:trPr>
        <w:tc>
          <w:tcPr>
            <w:tcW w:w="1686" w:type="dxa"/>
            <w:vMerge/>
            <w:noWrap/>
            <w:vAlign w:val="center"/>
            <w:hideMark/>
          </w:tcPr>
          <w:p w14:paraId="712C1E80"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449AF6BB"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Tonatia evotis</w:t>
            </w:r>
          </w:p>
        </w:tc>
        <w:tc>
          <w:tcPr>
            <w:tcW w:w="2003" w:type="dxa"/>
            <w:noWrap/>
            <w:hideMark/>
          </w:tcPr>
          <w:p w14:paraId="07F842D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5A2A1DCE"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1CC65BE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B4E9DEA" w14:textId="77777777" w:rsidTr="00503051">
        <w:trPr>
          <w:trHeight w:val="300"/>
        </w:trPr>
        <w:tc>
          <w:tcPr>
            <w:tcW w:w="1686" w:type="dxa"/>
            <w:vMerge/>
            <w:noWrap/>
            <w:vAlign w:val="center"/>
            <w:hideMark/>
          </w:tcPr>
          <w:p w14:paraId="71529C6F"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094852F4"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Trachops cirrhosus</w:t>
            </w:r>
          </w:p>
        </w:tc>
        <w:tc>
          <w:tcPr>
            <w:tcW w:w="2003" w:type="dxa"/>
            <w:noWrap/>
            <w:hideMark/>
          </w:tcPr>
          <w:p w14:paraId="36A306A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2741F381"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28276B5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A0C29C9" w14:textId="77777777" w:rsidTr="00503051">
        <w:trPr>
          <w:trHeight w:val="300"/>
        </w:trPr>
        <w:tc>
          <w:tcPr>
            <w:tcW w:w="1686" w:type="dxa"/>
            <w:vMerge/>
            <w:noWrap/>
            <w:vAlign w:val="center"/>
            <w:hideMark/>
          </w:tcPr>
          <w:p w14:paraId="620CC64A"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1F1FEC23"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Uroderma bilobatum</w:t>
            </w:r>
          </w:p>
        </w:tc>
        <w:tc>
          <w:tcPr>
            <w:tcW w:w="2003" w:type="dxa"/>
            <w:noWrap/>
            <w:hideMark/>
          </w:tcPr>
          <w:p w14:paraId="26B2B9B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318C0B8F"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64A4318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6DE7BD1" w14:textId="77777777" w:rsidTr="00503051">
        <w:trPr>
          <w:trHeight w:val="300"/>
        </w:trPr>
        <w:tc>
          <w:tcPr>
            <w:tcW w:w="1686" w:type="dxa"/>
            <w:noWrap/>
            <w:vAlign w:val="center"/>
            <w:hideMark/>
          </w:tcPr>
          <w:p w14:paraId="0FABCA8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PHYSETERIDAE</w:t>
            </w:r>
          </w:p>
        </w:tc>
        <w:tc>
          <w:tcPr>
            <w:tcW w:w="2728" w:type="dxa"/>
            <w:noWrap/>
            <w:hideMark/>
          </w:tcPr>
          <w:p w14:paraId="4C8573F6"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Kogia breviceps</w:t>
            </w:r>
          </w:p>
        </w:tc>
        <w:tc>
          <w:tcPr>
            <w:tcW w:w="2003" w:type="dxa"/>
            <w:noWrap/>
            <w:hideMark/>
          </w:tcPr>
          <w:p w14:paraId="36BE72D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Cachalote pigmeo</w:t>
            </w:r>
          </w:p>
        </w:tc>
        <w:tc>
          <w:tcPr>
            <w:tcW w:w="1921" w:type="dxa"/>
            <w:noWrap/>
            <w:hideMark/>
          </w:tcPr>
          <w:p w14:paraId="43479C9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Sujeta a protección especial</w:t>
            </w:r>
          </w:p>
        </w:tc>
        <w:tc>
          <w:tcPr>
            <w:tcW w:w="1238" w:type="dxa"/>
            <w:noWrap/>
            <w:hideMark/>
          </w:tcPr>
          <w:p w14:paraId="2D4EE61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A97044C" w14:textId="77777777" w:rsidTr="00503051">
        <w:trPr>
          <w:trHeight w:val="300"/>
        </w:trPr>
        <w:tc>
          <w:tcPr>
            <w:tcW w:w="1686" w:type="dxa"/>
            <w:vMerge w:val="restart"/>
            <w:noWrap/>
            <w:vAlign w:val="center"/>
          </w:tcPr>
          <w:p w14:paraId="6040CAE1" w14:textId="77777777" w:rsidR="00A73339" w:rsidRPr="00596A3A" w:rsidRDefault="00A73339" w:rsidP="00C80695">
            <w:pPr>
              <w:spacing w:before="0" w:after="0"/>
              <w:jc w:val="center"/>
              <w:rPr>
                <w:rFonts w:ascii="Arial" w:hAnsi="Arial" w:cs="Arial"/>
                <w:sz w:val="20"/>
                <w:szCs w:val="20"/>
                <w:lang w:val="es-ES"/>
              </w:rPr>
            </w:pPr>
            <w:r w:rsidRPr="00596A3A">
              <w:rPr>
                <w:rFonts w:ascii="Arial" w:hAnsi="Arial" w:cs="Arial"/>
                <w:sz w:val="20"/>
                <w:szCs w:val="20"/>
                <w:lang w:val="es-ES"/>
              </w:rPr>
              <w:t>PROCYONIDAE</w:t>
            </w:r>
          </w:p>
        </w:tc>
        <w:tc>
          <w:tcPr>
            <w:tcW w:w="2728" w:type="dxa"/>
            <w:noWrap/>
          </w:tcPr>
          <w:p w14:paraId="30B3FE4B" w14:textId="77777777" w:rsidR="00A73339" w:rsidRPr="00596A3A" w:rsidRDefault="00A73339" w:rsidP="00C80695">
            <w:pPr>
              <w:spacing w:before="0" w:after="0"/>
              <w:jc w:val="left"/>
              <w:rPr>
                <w:rFonts w:ascii="Arial" w:hAnsi="Arial" w:cs="Arial"/>
                <w:i/>
                <w:iCs/>
                <w:sz w:val="20"/>
                <w:szCs w:val="20"/>
                <w:lang w:val="es-ES"/>
              </w:rPr>
            </w:pPr>
            <w:r w:rsidRPr="00596A3A">
              <w:rPr>
                <w:rFonts w:ascii="Arial" w:hAnsi="Arial" w:cs="Arial"/>
                <w:i/>
                <w:iCs/>
                <w:sz w:val="20"/>
                <w:szCs w:val="20"/>
                <w:lang w:val="es-ES"/>
              </w:rPr>
              <w:t>Bassariscus sumichrasti</w:t>
            </w:r>
          </w:p>
        </w:tc>
        <w:tc>
          <w:tcPr>
            <w:tcW w:w="2003" w:type="dxa"/>
            <w:noWrap/>
          </w:tcPr>
          <w:p w14:paraId="042F53F3" w14:textId="77777777" w:rsidR="00A73339" w:rsidRPr="00596A3A" w:rsidRDefault="00A73339" w:rsidP="00C80695">
            <w:pPr>
              <w:spacing w:before="0" w:after="0"/>
              <w:jc w:val="left"/>
              <w:rPr>
                <w:rFonts w:ascii="Arial" w:hAnsi="Arial" w:cs="Arial"/>
                <w:sz w:val="20"/>
                <w:szCs w:val="20"/>
                <w:lang w:val="es-ES"/>
              </w:rPr>
            </w:pPr>
            <w:r w:rsidRPr="00596A3A">
              <w:rPr>
                <w:rFonts w:ascii="Arial" w:hAnsi="Arial" w:cs="Arial"/>
                <w:sz w:val="20"/>
                <w:szCs w:val="20"/>
                <w:lang w:val="es-ES"/>
              </w:rPr>
              <w:t>Cacomixtle tropical</w:t>
            </w:r>
          </w:p>
        </w:tc>
        <w:tc>
          <w:tcPr>
            <w:tcW w:w="1921" w:type="dxa"/>
            <w:noWrap/>
          </w:tcPr>
          <w:p w14:paraId="26B4367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Sujeta a protección especial</w:t>
            </w:r>
          </w:p>
        </w:tc>
        <w:tc>
          <w:tcPr>
            <w:tcW w:w="1238" w:type="dxa"/>
            <w:noWrap/>
          </w:tcPr>
          <w:p w14:paraId="6A996A7C" w14:textId="77777777" w:rsidR="00A73339" w:rsidRPr="00596A3A" w:rsidRDefault="00A73339" w:rsidP="00C80695">
            <w:pPr>
              <w:spacing w:before="0" w:after="0"/>
              <w:jc w:val="center"/>
              <w:rPr>
                <w:rFonts w:ascii="Arial" w:hAnsi="Arial" w:cs="Arial"/>
                <w:sz w:val="20"/>
                <w:szCs w:val="20"/>
                <w:lang w:val="es-ES"/>
              </w:rPr>
            </w:pPr>
            <w:r w:rsidRPr="00596A3A">
              <w:rPr>
                <w:rFonts w:ascii="Arial" w:hAnsi="Arial" w:cs="Arial"/>
                <w:sz w:val="20"/>
                <w:szCs w:val="20"/>
              </w:rPr>
              <w:t>-</w:t>
            </w:r>
          </w:p>
        </w:tc>
      </w:tr>
      <w:tr w:rsidR="00CF435B" w:rsidRPr="00596A3A" w14:paraId="7836666A" w14:textId="77777777" w:rsidTr="00503051">
        <w:trPr>
          <w:trHeight w:val="300"/>
        </w:trPr>
        <w:tc>
          <w:tcPr>
            <w:tcW w:w="1686" w:type="dxa"/>
            <w:vMerge/>
            <w:noWrap/>
            <w:vAlign w:val="center"/>
            <w:hideMark/>
          </w:tcPr>
          <w:p w14:paraId="2E8C84A5"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5FC967C9"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Nasua nasua yucatanica</w:t>
            </w:r>
          </w:p>
        </w:tc>
        <w:tc>
          <w:tcPr>
            <w:tcW w:w="2003" w:type="dxa"/>
            <w:noWrap/>
            <w:hideMark/>
          </w:tcPr>
          <w:p w14:paraId="4C9F6C8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Chiik, tejón, pisote</w:t>
            </w:r>
          </w:p>
        </w:tc>
        <w:tc>
          <w:tcPr>
            <w:tcW w:w="1921" w:type="dxa"/>
            <w:noWrap/>
            <w:hideMark/>
          </w:tcPr>
          <w:p w14:paraId="1B143198"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70BF5BE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Endémica</w:t>
            </w:r>
          </w:p>
        </w:tc>
      </w:tr>
      <w:tr w:rsidR="00CF435B" w:rsidRPr="00596A3A" w14:paraId="2CEA359E" w14:textId="77777777" w:rsidTr="00503051">
        <w:trPr>
          <w:trHeight w:val="300"/>
        </w:trPr>
        <w:tc>
          <w:tcPr>
            <w:tcW w:w="1686" w:type="dxa"/>
            <w:vMerge/>
            <w:noWrap/>
            <w:vAlign w:val="center"/>
            <w:hideMark/>
          </w:tcPr>
          <w:p w14:paraId="5A03F01C"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641F48E6"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Nasua nelson</w:t>
            </w:r>
          </w:p>
        </w:tc>
        <w:tc>
          <w:tcPr>
            <w:tcW w:w="2003" w:type="dxa"/>
            <w:noWrap/>
            <w:hideMark/>
          </w:tcPr>
          <w:p w14:paraId="1F3C7A8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Tejón</w:t>
            </w:r>
          </w:p>
        </w:tc>
        <w:tc>
          <w:tcPr>
            <w:tcW w:w="1921" w:type="dxa"/>
            <w:noWrap/>
            <w:hideMark/>
          </w:tcPr>
          <w:p w14:paraId="6E35076C"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036AA28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0B18E20" w14:textId="77777777" w:rsidTr="00503051">
        <w:trPr>
          <w:trHeight w:val="300"/>
        </w:trPr>
        <w:tc>
          <w:tcPr>
            <w:tcW w:w="1686" w:type="dxa"/>
            <w:vMerge/>
            <w:noWrap/>
            <w:vAlign w:val="center"/>
            <w:hideMark/>
          </w:tcPr>
          <w:p w14:paraId="3017ABB1"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17226F1C"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Physeter macrocephalus</w:t>
            </w:r>
          </w:p>
        </w:tc>
        <w:tc>
          <w:tcPr>
            <w:tcW w:w="2003" w:type="dxa"/>
            <w:noWrap/>
            <w:hideMark/>
          </w:tcPr>
          <w:p w14:paraId="1F0D356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Cachalote</w:t>
            </w:r>
          </w:p>
        </w:tc>
        <w:tc>
          <w:tcPr>
            <w:tcW w:w="1921" w:type="dxa"/>
            <w:noWrap/>
            <w:hideMark/>
          </w:tcPr>
          <w:p w14:paraId="58C76F8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Sujeta a protección especial</w:t>
            </w:r>
          </w:p>
        </w:tc>
        <w:tc>
          <w:tcPr>
            <w:tcW w:w="1238" w:type="dxa"/>
            <w:noWrap/>
            <w:hideMark/>
          </w:tcPr>
          <w:p w14:paraId="760ECBE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5527831" w14:textId="77777777" w:rsidTr="00503051">
        <w:trPr>
          <w:trHeight w:val="300"/>
        </w:trPr>
        <w:tc>
          <w:tcPr>
            <w:tcW w:w="1686" w:type="dxa"/>
            <w:vMerge/>
            <w:noWrap/>
            <w:vAlign w:val="center"/>
            <w:hideMark/>
          </w:tcPr>
          <w:p w14:paraId="26A62B6E"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4FDCF194"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Potos flavus</w:t>
            </w:r>
          </w:p>
        </w:tc>
        <w:tc>
          <w:tcPr>
            <w:tcW w:w="2003" w:type="dxa"/>
            <w:noWrap/>
            <w:hideMark/>
          </w:tcPr>
          <w:p w14:paraId="6A2C93B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Mico de noche</w:t>
            </w:r>
          </w:p>
        </w:tc>
        <w:tc>
          <w:tcPr>
            <w:tcW w:w="1921" w:type="dxa"/>
            <w:noWrap/>
            <w:hideMark/>
          </w:tcPr>
          <w:p w14:paraId="4B2B518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Sujeta a protección especial</w:t>
            </w:r>
          </w:p>
        </w:tc>
        <w:tc>
          <w:tcPr>
            <w:tcW w:w="1238" w:type="dxa"/>
            <w:noWrap/>
            <w:hideMark/>
          </w:tcPr>
          <w:p w14:paraId="57E3B2E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9BA56BB" w14:textId="77777777" w:rsidTr="00503051">
        <w:trPr>
          <w:trHeight w:val="300"/>
        </w:trPr>
        <w:tc>
          <w:tcPr>
            <w:tcW w:w="1686" w:type="dxa"/>
            <w:vMerge/>
            <w:noWrap/>
            <w:vAlign w:val="center"/>
            <w:hideMark/>
          </w:tcPr>
          <w:p w14:paraId="57D9E5D0"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5D52399F"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Procyon lotor</w:t>
            </w:r>
          </w:p>
        </w:tc>
        <w:tc>
          <w:tcPr>
            <w:tcW w:w="2003" w:type="dxa"/>
            <w:noWrap/>
            <w:hideMark/>
          </w:tcPr>
          <w:p w14:paraId="3679798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Kuulú, mapache</w:t>
            </w:r>
          </w:p>
        </w:tc>
        <w:tc>
          <w:tcPr>
            <w:tcW w:w="1921" w:type="dxa"/>
            <w:noWrap/>
            <w:hideMark/>
          </w:tcPr>
          <w:p w14:paraId="6D38180A"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1BFF3C5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F2863C8" w14:textId="77777777" w:rsidTr="00503051">
        <w:trPr>
          <w:trHeight w:val="300"/>
        </w:trPr>
        <w:tc>
          <w:tcPr>
            <w:tcW w:w="1686" w:type="dxa"/>
            <w:vMerge/>
            <w:noWrap/>
            <w:vAlign w:val="center"/>
            <w:hideMark/>
          </w:tcPr>
          <w:p w14:paraId="6C9E1335"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0753B8D7"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Procyon pygmaeus</w:t>
            </w:r>
          </w:p>
        </w:tc>
        <w:tc>
          <w:tcPr>
            <w:tcW w:w="2003" w:type="dxa"/>
            <w:noWrap/>
            <w:hideMark/>
          </w:tcPr>
          <w:p w14:paraId="31E6C8D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Mapache de Cozumel</w:t>
            </w:r>
          </w:p>
        </w:tc>
        <w:tc>
          <w:tcPr>
            <w:tcW w:w="1921" w:type="dxa"/>
            <w:noWrap/>
            <w:hideMark/>
          </w:tcPr>
          <w:p w14:paraId="7DB333B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En peligro de extinción</w:t>
            </w:r>
          </w:p>
        </w:tc>
        <w:tc>
          <w:tcPr>
            <w:tcW w:w="1238" w:type="dxa"/>
            <w:noWrap/>
            <w:hideMark/>
          </w:tcPr>
          <w:p w14:paraId="5ED5123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D41F5DE" w14:textId="77777777" w:rsidTr="00503051">
        <w:trPr>
          <w:trHeight w:val="300"/>
        </w:trPr>
        <w:tc>
          <w:tcPr>
            <w:tcW w:w="1686" w:type="dxa"/>
            <w:vMerge w:val="restart"/>
            <w:noWrap/>
            <w:vAlign w:val="center"/>
            <w:hideMark/>
          </w:tcPr>
          <w:p w14:paraId="3B88B20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SCIURIDAE</w:t>
            </w:r>
          </w:p>
        </w:tc>
        <w:tc>
          <w:tcPr>
            <w:tcW w:w="2728" w:type="dxa"/>
            <w:noWrap/>
            <w:hideMark/>
          </w:tcPr>
          <w:p w14:paraId="0623274B"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Sciurus deppei</w:t>
            </w:r>
          </w:p>
        </w:tc>
        <w:tc>
          <w:tcPr>
            <w:tcW w:w="2003" w:type="dxa"/>
            <w:noWrap/>
            <w:hideMark/>
          </w:tcPr>
          <w:p w14:paraId="0DA70CD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Ku’uc, ardilla</w:t>
            </w:r>
          </w:p>
        </w:tc>
        <w:tc>
          <w:tcPr>
            <w:tcW w:w="1921" w:type="dxa"/>
            <w:noWrap/>
            <w:hideMark/>
          </w:tcPr>
          <w:p w14:paraId="5CA3539D"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00CB95E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E9AFB5D" w14:textId="77777777" w:rsidTr="00503051">
        <w:trPr>
          <w:trHeight w:val="300"/>
        </w:trPr>
        <w:tc>
          <w:tcPr>
            <w:tcW w:w="1686" w:type="dxa"/>
            <w:vMerge/>
            <w:noWrap/>
            <w:vAlign w:val="center"/>
            <w:hideMark/>
          </w:tcPr>
          <w:p w14:paraId="0681F54F"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42AC8465"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Sciurus yucatanenses</w:t>
            </w:r>
          </w:p>
        </w:tc>
        <w:tc>
          <w:tcPr>
            <w:tcW w:w="2003" w:type="dxa"/>
            <w:noWrap/>
            <w:hideMark/>
          </w:tcPr>
          <w:p w14:paraId="6F5FEAB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Ku’uc, ardilla</w:t>
            </w:r>
          </w:p>
        </w:tc>
        <w:tc>
          <w:tcPr>
            <w:tcW w:w="1921" w:type="dxa"/>
            <w:noWrap/>
            <w:hideMark/>
          </w:tcPr>
          <w:p w14:paraId="4DBC9D23"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57E5312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6D3400F" w14:textId="77777777" w:rsidTr="00503051">
        <w:trPr>
          <w:trHeight w:val="300"/>
        </w:trPr>
        <w:tc>
          <w:tcPr>
            <w:tcW w:w="1686" w:type="dxa"/>
            <w:noWrap/>
            <w:vAlign w:val="center"/>
            <w:hideMark/>
          </w:tcPr>
          <w:p w14:paraId="6AA9C49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SORICIDAE</w:t>
            </w:r>
          </w:p>
        </w:tc>
        <w:tc>
          <w:tcPr>
            <w:tcW w:w="2728" w:type="dxa"/>
            <w:noWrap/>
            <w:hideMark/>
          </w:tcPr>
          <w:p w14:paraId="0DE8FD8D"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Cryptotis nigrescens</w:t>
            </w:r>
          </w:p>
        </w:tc>
        <w:tc>
          <w:tcPr>
            <w:tcW w:w="2003" w:type="dxa"/>
            <w:noWrap/>
            <w:hideMark/>
          </w:tcPr>
          <w:p w14:paraId="3E53D26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 xml:space="preserve">Musaraña </w:t>
            </w:r>
            <w:r w:rsidRPr="00596A3A">
              <w:rPr>
                <w:rFonts w:ascii="Arial" w:hAnsi="Arial" w:cs="Arial"/>
                <w:sz w:val="20"/>
                <w:szCs w:val="20"/>
                <w:lang w:val="es-ES"/>
              </w:rPr>
              <w:lastRenderedPageBreak/>
              <w:t>orejillas parda</w:t>
            </w:r>
          </w:p>
        </w:tc>
        <w:tc>
          <w:tcPr>
            <w:tcW w:w="1921" w:type="dxa"/>
            <w:noWrap/>
            <w:hideMark/>
          </w:tcPr>
          <w:p w14:paraId="30BAAA0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lastRenderedPageBreak/>
              <w:t xml:space="preserve">Sujeta a </w:t>
            </w:r>
            <w:r w:rsidRPr="00596A3A">
              <w:rPr>
                <w:rFonts w:ascii="Arial" w:hAnsi="Arial" w:cs="Arial"/>
                <w:sz w:val="20"/>
                <w:szCs w:val="20"/>
                <w:lang w:val="es-ES"/>
              </w:rPr>
              <w:lastRenderedPageBreak/>
              <w:t>protección especial</w:t>
            </w:r>
          </w:p>
        </w:tc>
        <w:tc>
          <w:tcPr>
            <w:tcW w:w="1238" w:type="dxa"/>
            <w:noWrap/>
            <w:hideMark/>
          </w:tcPr>
          <w:p w14:paraId="0418CF3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lastRenderedPageBreak/>
              <w:t>-</w:t>
            </w:r>
          </w:p>
        </w:tc>
      </w:tr>
      <w:tr w:rsidR="00CF435B" w:rsidRPr="00596A3A" w14:paraId="4846EC7A" w14:textId="77777777" w:rsidTr="00503051">
        <w:trPr>
          <w:trHeight w:val="300"/>
        </w:trPr>
        <w:tc>
          <w:tcPr>
            <w:tcW w:w="1686" w:type="dxa"/>
            <w:noWrap/>
            <w:vAlign w:val="center"/>
            <w:hideMark/>
          </w:tcPr>
          <w:p w14:paraId="314D64A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lastRenderedPageBreak/>
              <w:t>TAPIRIDAE</w:t>
            </w:r>
          </w:p>
        </w:tc>
        <w:tc>
          <w:tcPr>
            <w:tcW w:w="2728" w:type="dxa"/>
            <w:noWrap/>
            <w:hideMark/>
          </w:tcPr>
          <w:p w14:paraId="011C29E7"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Tapirus bairdii</w:t>
            </w:r>
          </w:p>
        </w:tc>
        <w:tc>
          <w:tcPr>
            <w:tcW w:w="2003" w:type="dxa"/>
            <w:noWrap/>
            <w:hideMark/>
          </w:tcPr>
          <w:p w14:paraId="3080295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Tapir centroamericano</w:t>
            </w:r>
          </w:p>
        </w:tc>
        <w:tc>
          <w:tcPr>
            <w:tcW w:w="1921" w:type="dxa"/>
            <w:noWrap/>
            <w:hideMark/>
          </w:tcPr>
          <w:p w14:paraId="3FBF68D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En peligro de extinción</w:t>
            </w:r>
          </w:p>
        </w:tc>
        <w:tc>
          <w:tcPr>
            <w:tcW w:w="1238" w:type="dxa"/>
            <w:noWrap/>
            <w:hideMark/>
          </w:tcPr>
          <w:p w14:paraId="2D26E5B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C27710C" w14:textId="77777777" w:rsidTr="00503051">
        <w:trPr>
          <w:trHeight w:val="300"/>
        </w:trPr>
        <w:tc>
          <w:tcPr>
            <w:tcW w:w="1686" w:type="dxa"/>
            <w:vMerge w:val="restart"/>
            <w:noWrap/>
            <w:vAlign w:val="center"/>
            <w:hideMark/>
          </w:tcPr>
          <w:p w14:paraId="63EAE61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TAYASSUIDAE</w:t>
            </w:r>
          </w:p>
        </w:tc>
        <w:tc>
          <w:tcPr>
            <w:tcW w:w="2728" w:type="dxa"/>
            <w:noWrap/>
            <w:hideMark/>
          </w:tcPr>
          <w:p w14:paraId="458A4EDC"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Pecari tajacu</w:t>
            </w:r>
          </w:p>
        </w:tc>
        <w:tc>
          <w:tcPr>
            <w:tcW w:w="2003" w:type="dxa"/>
            <w:noWrap/>
            <w:hideMark/>
          </w:tcPr>
          <w:p w14:paraId="6600187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Pecarí de labios blancos</w:t>
            </w:r>
          </w:p>
        </w:tc>
        <w:tc>
          <w:tcPr>
            <w:tcW w:w="1921" w:type="dxa"/>
            <w:noWrap/>
            <w:hideMark/>
          </w:tcPr>
          <w:p w14:paraId="2CB7CFE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En peligro de extinción</w:t>
            </w:r>
          </w:p>
        </w:tc>
        <w:tc>
          <w:tcPr>
            <w:tcW w:w="1238" w:type="dxa"/>
            <w:noWrap/>
            <w:hideMark/>
          </w:tcPr>
          <w:p w14:paraId="22AF5A4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34795E7" w14:textId="77777777" w:rsidTr="00503051">
        <w:trPr>
          <w:trHeight w:val="300"/>
        </w:trPr>
        <w:tc>
          <w:tcPr>
            <w:tcW w:w="1686" w:type="dxa"/>
            <w:vMerge/>
            <w:noWrap/>
            <w:vAlign w:val="center"/>
            <w:hideMark/>
          </w:tcPr>
          <w:p w14:paraId="50289A9F"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40C0A79E"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Tayassu pecari</w:t>
            </w:r>
          </w:p>
        </w:tc>
        <w:tc>
          <w:tcPr>
            <w:tcW w:w="2003" w:type="dxa"/>
            <w:noWrap/>
            <w:hideMark/>
          </w:tcPr>
          <w:p w14:paraId="39EB3AC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Kitam, jabalí, puerco de monte</w:t>
            </w:r>
          </w:p>
        </w:tc>
        <w:tc>
          <w:tcPr>
            <w:tcW w:w="1921" w:type="dxa"/>
            <w:noWrap/>
            <w:hideMark/>
          </w:tcPr>
          <w:p w14:paraId="103AD118"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3B742F4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5ADD9FA" w14:textId="77777777" w:rsidTr="00503051">
        <w:trPr>
          <w:trHeight w:val="300"/>
        </w:trPr>
        <w:tc>
          <w:tcPr>
            <w:tcW w:w="1686" w:type="dxa"/>
            <w:noWrap/>
            <w:vAlign w:val="center"/>
            <w:hideMark/>
          </w:tcPr>
          <w:p w14:paraId="1C4EC59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TRICHECHIDAE</w:t>
            </w:r>
          </w:p>
        </w:tc>
        <w:tc>
          <w:tcPr>
            <w:tcW w:w="2728" w:type="dxa"/>
            <w:noWrap/>
            <w:hideMark/>
          </w:tcPr>
          <w:p w14:paraId="14FE0EE4"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Trichechus manatus</w:t>
            </w:r>
          </w:p>
        </w:tc>
        <w:tc>
          <w:tcPr>
            <w:tcW w:w="2003" w:type="dxa"/>
            <w:noWrap/>
            <w:hideMark/>
          </w:tcPr>
          <w:p w14:paraId="718DF1A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Manatí del Caribe</w:t>
            </w:r>
          </w:p>
        </w:tc>
        <w:tc>
          <w:tcPr>
            <w:tcW w:w="1921" w:type="dxa"/>
            <w:noWrap/>
            <w:hideMark/>
          </w:tcPr>
          <w:p w14:paraId="6D7D8A8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En peligro de extinción</w:t>
            </w:r>
          </w:p>
        </w:tc>
        <w:tc>
          <w:tcPr>
            <w:tcW w:w="1238" w:type="dxa"/>
            <w:noWrap/>
            <w:hideMark/>
          </w:tcPr>
          <w:p w14:paraId="04387A0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3BAB767" w14:textId="77777777" w:rsidTr="00503051">
        <w:trPr>
          <w:trHeight w:val="300"/>
        </w:trPr>
        <w:tc>
          <w:tcPr>
            <w:tcW w:w="1686" w:type="dxa"/>
            <w:vMerge w:val="restart"/>
            <w:noWrap/>
            <w:vAlign w:val="center"/>
            <w:hideMark/>
          </w:tcPr>
          <w:p w14:paraId="798FFC3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lang w:val="es-ES"/>
              </w:rPr>
              <w:t>VESPERTILIONDIDAE</w:t>
            </w:r>
          </w:p>
        </w:tc>
        <w:tc>
          <w:tcPr>
            <w:tcW w:w="2728" w:type="dxa"/>
            <w:noWrap/>
            <w:hideMark/>
          </w:tcPr>
          <w:p w14:paraId="23CBFD96"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Bauerus dubiaquercus</w:t>
            </w:r>
          </w:p>
        </w:tc>
        <w:tc>
          <w:tcPr>
            <w:tcW w:w="2003" w:type="dxa"/>
            <w:noWrap/>
            <w:hideMark/>
          </w:tcPr>
          <w:p w14:paraId="63CC261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29DE9FA5"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5C9F3B8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08023E0" w14:textId="77777777" w:rsidTr="00503051">
        <w:trPr>
          <w:trHeight w:val="300"/>
        </w:trPr>
        <w:tc>
          <w:tcPr>
            <w:tcW w:w="1686" w:type="dxa"/>
            <w:vMerge/>
            <w:noWrap/>
            <w:hideMark/>
          </w:tcPr>
          <w:p w14:paraId="0D1AC7B5"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576C23B3"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Corynorhinus mexicanus</w:t>
            </w:r>
          </w:p>
        </w:tc>
        <w:tc>
          <w:tcPr>
            <w:tcW w:w="2003" w:type="dxa"/>
            <w:noWrap/>
            <w:hideMark/>
          </w:tcPr>
          <w:p w14:paraId="6AA265A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73230A37"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224BC98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16ED3A4" w14:textId="77777777" w:rsidTr="00503051">
        <w:trPr>
          <w:trHeight w:val="300"/>
        </w:trPr>
        <w:tc>
          <w:tcPr>
            <w:tcW w:w="1686" w:type="dxa"/>
            <w:vMerge/>
            <w:noWrap/>
            <w:hideMark/>
          </w:tcPr>
          <w:p w14:paraId="5EED39AA"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4DCA212C"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Eptesicus furinalis</w:t>
            </w:r>
          </w:p>
        </w:tc>
        <w:tc>
          <w:tcPr>
            <w:tcW w:w="2003" w:type="dxa"/>
            <w:noWrap/>
            <w:hideMark/>
          </w:tcPr>
          <w:p w14:paraId="5E677CD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432CEE24"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2DB8B11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00552C1" w14:textId="77777777" w:rsidTr="00503051">
        <w:trPr>
          <w:trHeight w:val="300"/>
        </w:trPr>
        <w:tc>
          <w:tcPr>
            <w:tcW w:w="1686" w:type="dxa"/>
            <w:vMerge/>
            <w:noWrap/>
            <w:hideMark/>
          </w:tcPr>
          <w:p w14:paraId="33B9FFF6"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019D61DA"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Lasiurus boreales</w:t>
            </w:r>
          </w:p>
        </w:tc>
        <w:tc>
          <w:tcPr>
            <w:tcW w:w="2003" w:type="dxa"/>
            <w:noWrap/>
            <w:hideMark/>
          </w:tcPr>
          <w:p w14:paraId="0DBFA7B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0C92B257"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72D066D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16E1E73" w14:textId="77777777" w:rsidTr="00503051">
        <w:trPr>
          <w:trHeight w:val="300"/>
        </w:trPr>
        <w:tc>
          <w:tcPr>
            <w:tcW w:w="1686" w:type="dxa"/>
            <w:vMerge/>
            <w:noWrap/>
            <w:hideMark/>
          </w:tcPr>
          <w:p w14:paraId="27448AB6"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0B8A1E5E"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Lasiurus ega</w:t>
            </w:r>
          </w:p>
        </w:tc>
        <w:tc>
          <w:tcPr>
            <w:tcW w:w="2003" w:type="dxa"/>
            <w:noWrap/>
            <w:hideMark/>
          </w:tcPr>
          <w:p w14:paraId="4CBBC31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5A38BD2C"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4DBE1D1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525C168" w14:textId="77777777" w:rsidTr="00503051">
        <w:trPr>
          <w:trHeight w:val="300"/>
        </w:trPr>
        <w:tc>
          <w:tcPr>
            <w:tcW w:w="1686" w:type="dxa"/>
            <w:vMerge/>
            <w:noWrap/>
            <w:hideMark/>
          </w:tcPr>
          <w:p w14:paraId="4892CC43"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42B2FFCE"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Lasiurus intermedius</w:t>
            </w:r>
          </w:p>
        </w:tc>
        <w:tc>
          <w:tcPr>
            <w:tcW w:w="2003" w:type="dxa"/>
            <w:noWrap/>
            <w:hideMark/>
          </w:tcPr>
          <w:p w14:paraId="680C570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3C73958A"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393C9B7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8CFB490" w14:textId="77777777" w:rsidTr="00503051">
        <w:trPr>
          <w:trHeight w:val="300"/>
        </w:trPr>
        <w:tc>
          <w:tcPr>
            <w:tcW w:w="1686" w:type="dxa"/>
            <w:vMerge/>
            <w:noWrap/>
            <w:hideMark/>
          </w:tcPr>
          <w:p w14:paraId="7479990E"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77F1ABF6"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Myotis keaysi</w:t>
            </w:r>
          </w:p>
        </w:tc>
        <w:tc>
          <w:tcPr>
            <w:tcW w:w="2003" w:type="dxa"/>
            <w:noWrap/>
            <w:hideMark/>
          </w:tcPr>
          <w:p w14:paraId="0D5F029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10F23471"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36D29CA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A73339" w:rsidRPr="00596A3A" w14:paraId="324C03AB" w14:textId="77777777" w:rsidTr="00503051">
        <w:trPr>
          <w:trHeight w:val="300"/>
        </w:trPr>
        <w:tc>
          <w:tcPr>
            <w:tcW w:w="1686" w:type="dxa"/>
            <w:vMerge/>
            <w:noWrap/>
            <w:hideMark/>
          </w:tcPr>
          <w:p w14:paraId="634EDD9D" w14:textId="77777777" w:rsidR="00A73339" w:rsidRPr="00596A3A" w:rsidRDefault="00A73339" w:rsidP="00C80695">
            <w:pPr>
              <w:spacing w:before="0" w:after="0"/>
              <w:jc w:val="center"/>
              <w:rPr>
                <w:rFonts w:ascii="Arial" w:hAnsi="Arial" w:cs="Arial"/>
                <w:sz w:val="20"/>
                <w:szCs w:val="20"/>
              </w:rPr>
            </w:pPr>
          </w:p>
        </w:tc>
        <w:tc>
          <w:tcPr>
            <w:tcW w:w="2728" w:type="dxa"/>
            <w:noWrap/>
            <w:hideMark/>
          </w:tcPr>
          <w:p w14:paraId="6398C00D"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lang w:val="es-ES"/>
              </w:rPr>
              <w:t>Rhogeessa tumida</w:t>
            </w:r>
          </w:p>
        </w:tc>
        <w:tc>
          <w:tcPr>
            <w:tcW w:w="2003" w:type="dxa"/>
            <w:noWrap/>
            <w:hideMark/>
          </w:tcPr>
          <w:p w14:paraId="760CA1C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lang w:val="es-ES"/>
              </w:rPr>
              <w:t>Murciélago</w:t>
            </w:r>
          </w:p>
        </w:tc>
        <w:tc>
          <w:tcPr>
            <w:tcW w:w="1921" w:type="dxa"/>
            <w:noWrap/>
            <w:hideMark/>
          </w:tcPr>
          <w:p w14:paraId="5DA6BD62" w14:textId="77777777" w:rsidR="00A73339" w:rsidRPr="00596A3A" w:rsidRDefault="00A73339" w:rsidP="00C80695">
            <w:pPr>
              <w:spacing w:before="0" w:after="0"/>
              <w:jc w:val="left"/>
              <w:rPr>
                <w:rFonts w:ascii="Arial" w:hAnsi="Arial" w:cs="Arial"/>
                <w:sz w:val="20"/>
                <w:szCs w:val="20"/>
              </w:rPr>
            </w:pPr>
          </w:p>
        </w:tc>
        <w:tc>
          <w:tcPr>
            <w:tcW w:w="1238" w:type="dxa"/>
            <w:noWrap/>
            <w:hideMark/>
          </w:tcPr>
          <w:p w14:paraId="60BC491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bl>
    <w:p w14:paraId="29357F94" w14:textId="77777777" w:rsidR="00A73339" w:rsidRPr="00596A3A" w:rsidRDefault="00A73339" w:rsidP="00C80695">
      <w:pPr>
        <w:tabs>
          <w:tab w:val="left" w:pos="693"/>
        </w:tabs>
        <w:spacing w:before="0" w:after="0" w:line="240" w:lineRule="auto"/>
        <w:rPr>
          <w:rFonts w:ascii="Arial" w:hAnsi="Arial" w:cs="Arial"/>
          <w:sz w:val="20"/>
          <w:szCs w:val="20"/>
        </w:rPr>
      </w:pPr>
    </w:p>
    <w:tbl>
      <w:tblPr>
        <w:tblStyle w:val="Tablaconcuadrcula"/>
        <w:tblW w:w="0" w:type="auto"/>
        <w:tblInd w:w="-34" w:type="dxa"/>
        <w:tblLook w:val="04A0" w:firstRow="1" w:lastRow="0" w:firstColumn="1" w:lastColumn="0" w:noHBand="0" w:noVBand="1"/>
      </w:tblPr>
      <w:tblGrid>
        <w:gridCol w:w="1883"/>
        <w:gridCol w:w="1803"/>
        <w:gridCol w:w="2646"/>
        <w:gridCol w:w="1979"/>
        <w:gridCol w:w="1299"/>
      </w:tblGrid>
      <w:tr w:rsidR="00CF435B" w:rsidRPr="00596A3A" w14:paraId="42A30563" w14:textId="77777777" w:rsidTr="00A73339">
        <w:trPr>
          <w:trHeight w:val="300"/>
          <w:tblHeader/>
        </w:trPr>
        <w:tc>
          <w:tcPr>
            <w:tcW w:w="12941" w:type="dxa"/>
            <w:gridSpan w:val="5"/>
            <w:shd w:val="clear" w:color="auto" w:fill="A6A6A6" w:themeFill="background1" w:themeFillShade="A6"/>
            <w:noWrap/>
            <w:vAlign w:val="center"/>
          </w:tcPr>
          <w:p w14:paraId="046C1D0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b/>
                <w:bCs/>
                <w:sz w:val="20"/>
                <w:szCs w:val="20"/>
              </w:rPr>
              <w:t>LISTA DE ESPECIES DE PECES</w:t>
            </w:r>
          </w:p>
        </w:tc>
      </w:tr>
      <w:tr w:rsidR="00CF435B" w:rsidRPr="00596A3A" w14:paraId="768AD094" w14:textId="77777777" w:rsidTr="00A73339">
        <w:trPr>
          <w:trHeight w:val="300"/>
          <w:tblHeader/>
        </w:trPr>
        <w:tc>
          <w:tcPr>
            <w:tcW w:w="2279" w:type="dxa"/>
            <w:shd w:val="clear" w:color="auto" w:fill="A6A6A6" w:themeFill="background1" w:themeFillShade="A6"/>
            <w:noWrap/>
            <w:vAlign w:val="center"/>
          </w:tcPr>
          <w:p w14:paraId="0312915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b/>
                <w:bCs/>
                <w:sz w:val="20"/>
                <w:szCs w:val="20"/>
              </w:rPr>
              <w:t>FAMILIA</w:t>
            </w:r>
          </w:p>
        </w:tc>
        <w:tc>
          <w:tcPr>
            <w:tcW w:w="2482" w:type="dxa"/>
            <w:shd w:val="clear" w:color="auto" w:fill="A6A6A6" w:themeFill="background1" w:themeFillShade="A6"/>
            <w:noWrap/>
            <w:vAlign w:val="center"/>
          </w:tcPr>
          <w:p w14:paraId="7A5F73EC" w14:textId="77777777" w:rsidR="00A73339" w:rsidRPr="00596A3A" w:rsidRDefault="00A73339" w:rsidP="00C80695">
            <w:pPr>
              <w:spacing w:before="0" w:after="0"/>
              <w:jc w:val="center"/>
              <w:rPr>
                <w:rFonts w:ascii="Arial" w:hAnsi="Arial" w:cs="Arial"/>
                <w:i/>
                <w:sz w:val="20"/>
                <w:szCs w:val="20"/>
              </w:rPr>
            </w:pPr>
            <w:r w:rsidRPr="00596A3A">
              <w:rPr>
                <w:rFonts w:ascii="Arial" w:hAnsi="Arial" w:cs="Arial"/>
                <w:b/>
                <w:bCs/>
                <w:sz w:val="20"/>
                <w:szCs w:val="20"/>
              </w:rPr>
              <w:t>NOMBRE CIENTÍFICO</w:t>
            </w:r>
          </w:p>
        </w:tc>
        <w:tc>
          <w:tcPr>
            <w:tcW w:w="3685" w:type="dxa"/>
            <w:shd w:val="clear" w:color="auto" w:fill="A6A6A6" w:themeFill="background1" w:themeFillShade="A6"/>
            <w:noWrap/>
            <w:vAlign w:val="center"/>
          </w:tcPr>
          <w:p w14:paraId="3AEF2E7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b/>
                <w:bCs/>
                <w:sz w:val="20"/>
                <w:szCs w:val="20"/>
              </w:rPr>
              <w:t>NOMBRE COMÚN</w:t>
            </w:r>
          </w:p>
        </w:tc>
        <w:tc>
          <w:tcPr>
            <w:tcW w:w="2733" w:type="dxa"/>
            <w:shd w:val="clear" w:color="auto" w:fill="A6A6A6" w:themeFill="background1" w:themeFillShade="A6"/>
            <w:noWrap/>
            <w:vAlign w:val="center"/>
          </w:tcPr>
          <w:p w14:paraId="04D6035E" w14:textId="77777777" w:rsidR="00A73339" w:rsidRPr="00596A3A" w:rsidRDefault="00A73339" w:rsidP="00C80695">
            <w:pPr>
              <w:spacing w:before="0" w:after="0"/>
              <w:jc w:val="center"/>
              <w:rPr>
                <w:rFonts w:ascii="Arial" w:hAnsi="Arial" w:cs="Arial"/>
                <w:sz w:val="20"/>
                <w:szCs w:val="20"/>
              </w:rPr>
            </w:pPr>
            <w:r w:rsidRPr="00596A3A">
              <w:rPr>
                <w:rFonts w:ascii="Arial" w:eastAsia="Times New Roman" w:hAnsi="Arial" w:cs="Arial"/>
                <w:b/>
                <w:bCs/>
                <w:sz w:val="20"/>
                <w:szCs w:val="20"/>
                <w:lang w:eastAsia="es-MX"/>
              </w:rPr>
              <w:t xml:space="preserve">CATEGORIA DE RIESGO </w:t>
            </w:r>
            <w:r w:rsidRPr="00596A3A">
              <w:rPr>
                <w:rFonts w:ascii="Arial" w:eastAsia="Times New Roman" w:hAnsi="Arial" w:cs="Arial"/>
                <w:b/>
                <w:bCs/>
                <w:sz w:val="20"/>
                <w:szCs w:val="20"/>
                <w:lang w:eastAsia="es-MX"/>
              </w:rPr>
              <w:br/>
              <w:t>(NOM-059)</w:t>
            </w:r>
          </w:p>
        </w:tc>
        <w:tc>
          <w:tcPr>
            <w:tcW w:w="1762" w:type="dxa"/>
            <w:shd w:val="clear" w:color="auto" w:fill="A6A6A6" w:themeFill="background1" w:themeFillShade="A6"/>
            <w:noWrap/>
            <w:vAlign w:val="center"/>
          </w:tcPr>
          <w:p w14:paraId="214BDDD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b/>
                <w:bCs/>
                <w:sz w:val="20"/>
                <w:szCs w:val="20"/>
              </w:rPr>
              <w:t>DISTRIBUCIÓN</w:t>
            </w:r>
          </w:p>
        </w:tc>
      </w:tr>
      <w:tr w:rsidR="00CF435B" w:rsidRPr="00596A3A" w14:paraId="1636FC61" w14:textId="77777777" w:rsidTr="00A73339">
        <w:trPr>
          <w:trHeight w:val="300"/>
        </w:trPr>
        <w:tc>
          <w:tcPr>
            <w:tcW w:w="2279" w:type="dxa"/>
            <w:noWrap/>
            <w:vAlign w:val="center"/>
            <w:hideMark/>
          </w:tcPr>
          <w:p w14:paraId="4670BC8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ALBULIDAE</w:t>
            </w:r>
          </w:p>
        </w:tc>
        <w:tc>
          <w:tcPr>
            <w:tcW w:w="2482" w:type="dxa"/>
            <w:noWrap/>
            <w:hideMark/>
          </w:tcPr>
          <w:p w14:paraId="6DFE073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Abula vulpes</w:t>
            </w:r>
          </w:p>
        </w:tc>
        <w:tc>
          <w:tcPr>
            <w:tcW w:w="3685" w:type="dxa"/>
            <w:noWrap/>
            <w:hideMark/>
          </w:tcPr>
          <w:p w14:paraId="4567F0A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Macabí</w:t>
            </w:r>
          </w:p>
        </w:tc>
        <w:tc>
          <w:tcPr>
            <w:tcW w:w="2733" w:type="dxa"/>
            <w:noWrap/>
            <w:hideMark/>
          </w:tcPr>
          <w:p w14:paraId="3F88BD97"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7BDE322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A64AA13" w14:textId="77777777" w:rsidTr="00A73339">
        <w:trPr>
          <w:trHeight w:val="300"/>
        </w:trPr>
        <w:tc>
          <w:tcPr>
            <w:tcW w:w="2279" w:type="dxa"/>
            <w:vMerge w:val="restart"/>
            <w:noWrap/>
            <w:vAlign w:val="center"/>
            <w:hideMark/>
          </w:tcPr>
          <w:p w14:paraId="567CD29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ARIIDAE</w:t>
            </w:r>
          </w:p>
        </w:tc>
        <w:tc>
          <w:tcPr>
            <w:tcW w:w="2482" w:type="dxa"/>
            <w:noWrap/>
            <w:hideMark/>
          </w:tcPr>
          <w:p w14:paraId="0DA8551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Arius melanopus</w:t>
            </w:r>
          </w:p>
        </w:tc>
        <w:tc>
          <w:tcPr>
            <w:tcW w:w="3685" w:type="dxa"/>
            <w:noWrap/>
            <w:hideMark/>
          </w:tcPr>
          <w:p w14:paraId="0DD4D92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Bagre común, bagre abanderado</w:t>
            </w:r>
          </w:p>
        </w:tc>
        <w:tc>
          <w:tcPr>
            <w:tcW w:w="2733" w:type="dxa"/>
            <w:noWrap/>
            <w:hideMark/>
          </w:tcPr>
          <w:p w14:paraId="399A79F1"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7644D9C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15AE8AE" w14:textId="77777777" w:rsidTr="00A73339">
        <w:trPr>
          <w:trHeight w:val="300"/>
        </w:trPr>
        <w:tc>
          <w:tcPr>
            <w:tcW w:w="2279" w:type="dxa"/>
            <w:vMerge/>
            <w:noWrap/>
            <w:vAlign w:val="center"/>
            <w:hideMark/>
          </w:tcPr>
          <w:p w14:paraId="12DD6682"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52B2474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Arius felis</w:t>
            </w:r>
          </w:p>
        </w:tc>
        <w:tc>
          <w:tcPr>
            <w:tcW w:w="3685" w:type="dxa"/>
            <w:noWrap/>
            <w:hideMark/>
          </w:tcPr>
          <w:p w14:paraId="1C64E4D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Bagre común, bagre abanderado</w:t>
            </w:r>
          </w:p>
        </w:tc>
        <w:tc>
          <w:tcPr>
            <w:tcW w:w="2733" w:type="dxa"/>
            <w:noWrap/>
            <w:hideMark/>
          </w:tcPr>
          <w:p w14:paraId="65AB6CC9"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7C7937B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5851288" w14:textId="77777777" w:rsidTr="00A73339">
        <w:trPr>
          <w:trHeight w:val="300"/>
        </w:trPr>
        <w:tc>
          <w:tcPr>
            <w:tcW w:w="2279" w:type="dxa"/>
            <w:vMerge/>
            <w:noWrap/>
            <w:vAlign w:val="center"/>
            <w:hideMark/>
          </w:tcPr>
          <w:p w14:paraId="279D3175"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547F0B9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Cathorops melanopus</w:t>
            </w:r>
          </w:p>
        </w:tc>
        <w:tc>
          <w:tcPr>
            <w:tcW w:w="3685" w:type="dxa"/>
            <w:noWrap/>
            <w:hideMark/>
          </w:tcPr>
          <w:p w14:paraId="28ECF25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Bagre común, bagre abanderado</w:t>
            </w:r>
          </w:p>
        </w:tc>
        <w:tc>
          <w:tcPr>
            <w:tcW w:w="2733" w:type="dxa"/>
            <w:noWrap/>
            <w:hideMark/>
          </w:tcPr>
          <w:p w14:paraId="25196320"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59FC779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8516600" w14:textId="77777777" w:rsidTr="00A73339">
        <w:trPr>
          <w:trHeight w:val="300"/>
        </w:trPr>
        <w:tc>
          <w:tcPr>
            <w:tcW w:w="2279" w:type="dxa"/>
            <w:vMerge/>
            <w:noWrap/>
            <w:vAlign w:val="center"/>
            <w:hideMark/>
          </w:tcPr>
          <w:p w14:paraId="1D24BF1B"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25C41E2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Bagre marinus</w:t>
            </w:r>
          </w:p>
        </w:tc>
        <w:tc>
          <w:tcPr>
            <w:tcW w:w="3685" w:type="dxa"/>
            <w:noWrap/>
            <w:hideMark/>
          </w:tcPr>
          <w:p w14:paraId="6FC6034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Bagre común, bagre abanderado</w:t>
            </w:r>
          </w:p>
        </w:tc>
        <w:tc>
          <w:tcPr>
            <w:tcW w:w="2733" w:type="dxa"/>
            <w:noWrap/>
            <w:hideMark/>
          </w:tcPr>
          <w:p w14:paraId="1A799D35"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4690B3E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4F08671" w14:textId="77777777" w:rsidTr="00A73339">
        <w:trPr>
          <w:trHeight w:val="300"/>
        </w:trPr>
        <w:tc>
          <w:tcPr>
            <w:tcW w:w="2279" w:type="dxa"/>
            <w:noWrap/>
            <w:vAlign w:val="center"/>
            <w:hideMark/>
          </w:tcPr>
          <w:p w14:paraId="25C2EEB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BYTHITIDAE</w:t>
            </w:r>
          </w:p>
        </w:tc>
        <w:tc>
          <w:tcPr>
            <w:tcW w:w="2482" w:type="dxa"/>
            <w:noWrap/>
            <w:hideMark/>
          </w:tcPr>
          <w:p w14:paraId="424D68E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Ogilbia pearsei</w:t>
            </w:r>
          </w:p>
        </w:tc>
        <w:tc>
          <w:tcPr>
            <w:tcW w:w="3685" w:type="dxa"/>
            <w:noWrap/>
            <w:hideMark/>
          </w:tcPr>
          <w:p w14:paraId="2EBD5DA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Dama blanca ciega</w:t>
            </w:r>
          </w:p>
        </w:tc>
        <w:tc>
          <w:tcPr>
            <w:tcW w:w="2733" w:type="dxa"/>
            <w:noWrap/>
            <w:hideMark/>
          </w:tcPr>
          <w:p w14:paraId="31BD8D7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1762" w:type="dxa"/>
            <w:noWrap/>
            <w:vAlign w:val="center"/>
            <w:hideMark/>
          </w:tcPr>
          <w:p w14:paraId="4FE87C2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Endémica</w:t>
            </w:r>
          </w:p>
        </w:tc>
      </w:tr>
      <w:tr w:rsidR="00CF435B" w:rsidRPr="00596A3A" w14:paraId="68C27D81" w14:textId="77777777" w:rsidTr="00A73339">
        <w:trPr>
          <w:trHeight w:val="300"/>
        </w:trPr>
        <w:tc>
          <w:tcPr>
            <w:tcW w:w="2279" w:type="dxa"/>
            <w:vMerge w:val="restart"/>
            <w:noWrap/>
            <w:vAlign w:val="center"/>
            <w:hideMark/>
          </w:tcPr>
          <w:p w14:paraId="3A626A7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CARANGIDE</w:t>
            </w:r>
          </w:p>
        </w:tc>
        <w:tc>
          <w:tcPr>
            <w:tcW w:w="2482" w:type="dxa"/>
            <w:noWrap/>
            <w:hideMark/>
          </w:tcPr>
          <w:p w14:paraId="6C9AAFF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Trachinotus carolinus</w:t>
            </w:r>
          </w:p>
        </w:tc>
        <w:tc>
          <w:tcPr>
            <w:tcW w:w="3685" w:type="dxa"/>
            <w:noWrap/>
            <w:hideMark/>
          </w:tcPr>
          <w:p w14:paraId="055D900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Pámpano, pompano</w:t>
            </w:r>
          </w:p>
        </w:tc>
        <w:tc>
          <w:tcPr>
            <w:tcW w:w="2733" w:type="dxa"/>
            <w:noWrap/>
            <w:hideMark/>
          </w:tcPr>
          <w:p w14:paraId="716BAC77"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4AC4537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A53596F" w14:textId="77777777" w:rsidTr="00A73339">
        <w:trPr>
          <w:trHeight w:val="300"/>
        </w:trPr>
        <w:tc>
          <w:tcPr>
            <w:tcW w:w="2279" w:type="dxa"/>
            <w:vMerge/>
            <w:noWrap/>
            <w:vAlign w:val="center"/>
            <w:hideMark/>
          </w:tcPr>
          <w:p w14:paraId="08559B14"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572B003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Trachinotus falcatus</w:t>
            </w:r>
          </w:p>
        </w:tc>
        <w:tc>
          <w:tcPr>
            <w:tcW w:w="3685" w:type="dxa"/>
            <w:noWrap/>
            <w:hideMark/>
          </w:tcPr>
          <w:p w14:paraId="27B52A4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Palomera común, ovate pompano</w:t>
            </w:r>
          </w:p>
        </w:tc>
        <w:tc>
          <w:tcPr>
            <w:tcW w:w="2733" w:type="dxa"/>
            <w:noWrap/>
            <w:hideMark/>
          </w:tcPr>
          <w:p w14:paraId="6C23EB3D"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3904704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ABB67A5" w14:textId="77777777" w:rsidTr="00A73339">
        <w:trPr>
          <w:trHeight w:val="300"/>
        </w:trPr>
        <w:tc>
          <w:tcPr>
            <w:tcW w:w="2279" w:type="dxa"/>
            <w:vMerge/>
            <w:noWrap/>
            <w:vAlign w:val="center"/>
            <w:hideMark/>
          </w:tcPr>
          <w:p w14:paraId="6A9ADFC6"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528790B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Trachinotus sp.</w:t>
            </w:r>
          </w:p>
        </w:tc>
        <w:tc>
          <w:tcPr>
            <w:tcW w:w="3685" w:type="dxa"/>
            <w:noWrap/>
            <w:hideMark/>
          </w:tcPr>
          <w:p w14:paraId="35C7718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Palometa rayada</w:t>
            </w:r>
          </w:p>
        </w:tc>
        <w:tc>
          <w:tcPr>
            <w:tcW w:w="2733" w:type="dxa"/>
            <w:noWrap/>
            <w:hideMark/>
          </w:tcPr>
          <w:p w14:paraId="3F5B38F6"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29A504F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04B1D29" w14:textId="77777777" w:rsidTr="00A73339">
        <w:trPr>
          <w:trHeight w:val="300"/>
        </w:trPr>
        <w:tc>
          <w:tcPr>
            <w:tcW w:w="2279" w:type="dxa"/>
            <w:vMerge/>
            <w:noWrap/>
            <w:vAlign w:val="center"/>
            <w:hideMark/>
          </w:tcPr>
          <w:p w14:paraId="4283F377"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5B2003D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Caranx crysos</w:t>
            </w:r>
          </w:p>
        </w:tc>
        <w:tc>
          <w:tcPr>
            <w:tcW w:w="3685" w:type="dxa"/>
            <w:noWrap/>
            <w:hideMark/>
          </w:tcPr>
          <w:p w14:paraId="7640CA6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Jurel común</w:t>
            </w:r>
          </w:p>
        </w:tc>
        <w:tc>
          <w:tcPr>
            <w:tcW w:w="2733" w:type="dxa"/>
            <w:noWrap/>
            <w:hideMark/>
          </w:tcPr>
          <w:p w14:paraId="2EA226E4"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1DBABF5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3F9F447" w14:textId="77777777" w:rsidTr="00A73339">
        <w:trPr>
          <w:trHeight w:val="300"/>
        </w:trPr>
        <w:tc>
          <w:tcPr>
            <w:tcW w:w="2279" w:type="dxa"/>
            <w:vMerge/>
            <w:noWrap/>
            <w:vAlign w:val="center"/>
            <w:hideMark/>
          </w:tcPr>
          <w:p w14:paraId="7CAA7C57"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33711CA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Caranx latus</w:t>
            </w:r>
          </w:p>
        </w:tc>
        <w:tc>
          <w:tcPr>
            <w:tcW w:w="3685" w:type="dxa"/>
            <w:noWrap/>
            <w:hideMark/>
          </w:tcPr>
          <w:p w14:paraId="15640C1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Jurel de carne blanca</w:t>
            </w:r>
          </w:p>
        </w:tc>
        <w:tc>
          <w:tcPr>
            <w:tcW w:w="2733" w:type="dxa"/>
            <w:noWrap/>
            <w:hideMark/>
          </w:tcPr>
          <w:p w14:paraId="3A312374"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0A29E31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8E15D4D" w14:textId="77777777" w:rsidTr="00A73339">
        <w:trPr>
          <w:trHeight w:val="300"/>
        </w:trPr>
        <w:tc>
          <w:tcPr>
            <w:tcW w:w="2279" w:type="dxa"/>
            <w:vMerge/>
            <w:noWrap/>
            <w:vAlign w:val="center"/>
            <w:hideMark/>
          </w:tcPr>
          <w:p w14:paraId="271CF221"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1C81A78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Caranx hippos</w:t>
            </w:r>
          </w:p>
        </w:tc>
        <w:tc>
          <w:tcPr>
            <w:tcW w:w="3685" w:type="dxa"/>
            <w:noWrap/>
            <w:hideMark/>
          </w:tcPr>
          <w:p w14:paraId="3504506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Jurel de carne negra</w:t>
            </w:r>
          </w:p>
        </w:tc>
        <w:tc>
          <w:tcPr>
            <w:tcW w:w="2733" w:type="dxa"/>
            <w:noWrap/>
            <w:hideMark/>
          </w:tcPr>
          <w:p w14:paraId="018CD337"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128F920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93D62C0" w14:textId="77777777" w:rsidTr="00A73339">
        <w:trPr>
          <w:trHeight w:val="300"/>
        </w:trPr>
        <w:tc>
          <w:tcPr>
            <w:tcW w:w="2279" w:type="dxa"/>
            <w:vMerge/>
            <w:noWrap/>
            <w:vAlign w:val="center"/>
            <w:hideMark/>
          </w:tcPr>
          <w:p w14:paraId="68C51AA4"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6C9BE89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Caranx lugubris</w:t>
            </w:r>
          </w:p>
        </w:tc>
        <w:tc>
          <w:tcPr>
            <w:tcW w:w="3685" w:type="dxa"/>
            <w:noWrap/>
            <w:hideMark/>
          </w:tcPr>
          <w:p w14:paraId="3436FDB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Jurel negro</w:t>
            </w:r>
          </w:p>
        </w:tc>
        <w:tc>
          <w:tcPr>
            <w:tcW w:w="2733" w:type="dxa"/>
            <w:noWrap/>
            <w:hideMark/>
          </w:tcPr>
          <w:p w14:paraId="3CB11281"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701FA65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6EFA4FD" w14:textId="77777777" w:rsidTr="00A73339">
        <w:trPr>
          <w:trHeight w:val="300"/>
        </w:trPr>
        <w:tc>
          <w:tcPr>
            <w:tcW w:w="2279" w:type="dxa"/>
            <w:vMerge/>
            <w:noWrap/>
            <w:vAlign w:val="center"/>
            <w:hideMark/>
          </w:tcPr>
          <w:p w14:paraId="13021F11"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536E954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Caranx spp.</w:t>
            </w:r>
          </w:p>
        </w:tc>
        <w:tc>
          <w:tcPr>
            <w:tcW w:w="3685" w:type="dxa"/>
            <w:noWrap/>
            <w:hideMark/>
          </w:tcPr>
          <w:p w14:paraId="5462D22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Jurel ojón</w:t>
            </w:r>
          </w:p>
        </w:tc>
        <w:tc>
          <w:tcPr>
            <w:tcW w:w="2733" w:type="dxa"/>
            <w:noWrap/>
            <w:hideMark/>
          </w:tcPr>
          <w:p w14:paraId="6E246BC4"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0647435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B29B906" w14:textId="77777777" w:rsidTr="00A73339">
        <w:trPr>
          <w:trHeight w:val="300"/>
        </w:trPr>
        <w:tc>
          <w:tcPr>
            <w:tcW w:w="2279" w:type="dxa"/>
            <w:vMerge w:val="restart"/>
            <w:noWrap/>
            <w:vAlign w:val="center"/>
            <w:hideMark/>
          </w:tcPr>
          <w:p w14:paraId="6299812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CARCHARHINIDA</w:t>
            </w:r>
            <w:r w:rsidRPr="00596A3A">
              <w:rPr>
                <w:rFonts w:ascii="Arial" w:hAnsi="Arial" w:cs="Arial"/>
                <w:sz w:val="20"/>
                <w:szCs w:val="20"/>
              </w:rPr>
              <w:lastRenderedPageBreak/>
              <w:t>E</w:t>
            </w:r>
          </w:p>
        </w:tc>
        <w:tc>
          <w:tcPr>
            <w:tcW w:w="2482" w:type="dxa"/>
            <w:noWrap/>
            <w:hideMark/>
          </w:tcPr>
          <w:p w14:paraId="35FDCAE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lastRenderedPageBreak/>
              <w:t xml:space="preserve">Carcharhinus </w:t>
            </w:r>
            <w:r w:rsidRPr="00596A3A">
              <w:rPr>
                <w:rFonts w:ascii="Arial" w:hAnsi="Arial" w:cs="Arial"/>
                <w:i/>
                <w:sz w:val="20"/>
                <w:szCs w:val="20"/>
              </w:rPr>
              <w:lastRenderedPageBreak/>
              <w:t>limbatus</w:t>
            </w:r>
          </w:p>
        </w:tc>
        <w:tc>
          <w:tcPr>
            <w:tcW w:w="3685" w:type="dxa"/>
            <w:noWrap/>
            <w:hideMark/>
          </w:tcPr>
          <w:p w14:paraId="645DF02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lastRenderedPageBreak/>
              <w:t xml:space="preserve">Tiburón jaquetón, xoc, </w:t>
            </w:r>
            <w:r w:rsidRPr="00596A3A">
              <w:rPr>
                <w:rFonts w:ascii="Arial" w:hAnsi="Arial" w:cs="Arial"/>
                <w:sz w:val="20"/>
                <w:szCs w:val="20"/>
              </w:rPr>
              <w:lastRenderedPageBreak/>
              <w:t>cazón de la aleta manchada</w:t>
            </w:r>
          </w:p>
        </w:tc>
        <w:tc>
          <w:tcPr>
            <w:tcW w:w="2733" w:type="dxa"/>
            <w:noWrap/>
            <w:hideMark/>
          </w:tcPr>
          <w:p w14:paraId="02D3327C"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7B446D8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C6CE6D3" w14:textId="77777777" w:rsidTr="00A73339">
        <w:trPr>
          <w:trHeight w:val="300"/>
        </w:trPr>
        <w:tc>
          <w:tcPr>
            <w:tcW w:w="2279" w:type="dxa"/>
            <w:vMerge/>
            <w:noWrap/>
            <w:vAlign w:val="center"/>
            <w:hideMark/>
          </w:tcPr>
          <w:p w14:paraId="5AABC669"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0AE7A2E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Carcharhinus perezi</w:t>
            </w:r>
          </w:p>
        </w:tc>
        <w:tc>
          <w:tcPr>
            <w:tcW w:w="3685" w:type="dxa"/>
            <w:noWrap/>
            <w:hideMark/>
          </w:tcPr>
          <w:p w14:paraId="736256C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Tiburón tutún</w:t>
            </w:r>
          </w:p>
        </w:tc>
        <w:tc>
          <w:tcPr>
            <w:tcW w:w="2733" w:type="dxa"/>
            <w:noWrap/>
            <w:hideMark/>
          </w:tcPr>
          <w:p w14:paraId="1EA90E94"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56A1134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144604D" w14:textId="77777777" w:rsidTr="00A73339">
        <w:trPr>
          <w:trHeight w:val="300"/>
        </w:trPr>
        <w:tc>
          <w:tcPr>
            <w:tcW w:w="2279" w:type="dxa"/>
            <w:vMerge/>
            <w:noWrap/>
            <w:vAlign w:val="center"/>
            <w:hideMark/>
          </w:tcPr>
          <w:p w14:paraId="78E025A9"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4A11ABB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Carcharhinus leucas</w:t>
            </w:r>
          </w:p>
        </w:tc>
        <w:tc>
          <w:tcPr>
            <w:tcW w:w="3685" w:type="dxa"/>
            <w:noWrap/>
            <w:hideMark/>
          </w:tcPr>
          <w:p w14:paraId="22F59E4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Tiburón toro</w:t>
            </w:r>
          </w:p>
        </w:tc>
        <w:tc>
          <w:tcPr>
            <w:tcW w:w="2733" w:type="dxa"/>
            <w:noWrap/>
            <w:hideMark/>
          </w:tcPr>
          <w:p w14:paraId="43C56A2C"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0787012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2A68708" w14:textId="77777777" w:rsidTr="00A73339">
        <w:trPr>
          <w:trHeight w:val="300"/>
        </w:trPr>
        <w:tc>
          <w:tcPr>
            <w:tcW w:w="2279" w:type="dxa"/>
            <w:vMerge/>
            <w:noWrap/>
            <w:vAlign w:val="center"/>
            <w:hideMark/>
          </w:tcPr>
          <w:p w14:paraId="172F6515"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10459AD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Carcharhinus acronotus</w:t>
            </w:r>
          </w:p>
        </w:tc>
        <w:tc>
          <w:tcPr>
            <w:tcW w:w="3685" w:type="dxa"/>
            <w:noWrap/>
            <w:hideMark/>
          </w:tcPr>
          <w:p w14:paraId="595102A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Tiburón curro (Huam)</w:t>
            </w:r>
          </w:p>
        </w:tc>
        <w:tc>
          <w:tcPr>
            <w:tcW w:w="2733" w:type="dxa"/>
            <w:noWrap/>
            <w:hideMark/>
          </w:tcPr>
          <w:p w14:paraId="13DF28B2"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7328E35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2874787" w14:textId="77777777" w:rsidTr="00A73339">
        <w:trPr>
          <w:trHeight w:val="300"/>
        </w:trPr>
        <w:tc>
          <w:tcPr>
            <w:tcW w:w="2279" w:type="dxa"/>
            <w:vMerge/>
            <w:noWrap/>
            <w:vAlign w:val="center"/>
            <w:hideMark/>
          </w:tcPr>
          <w:p w14:paraId="4996EC23"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3DEDD75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Galeocerdo cuvier</w:t>
            </w:r>
          </w:p>
        </w:tc>
        <w:tc>
          <w:tcPr>
            <w:tcW w:w="3685" w:type="dxa"/>
            <w:noWrap/>
            <w:hideMark/>
          </w:tcPr>
          <w:p w14:paraId="686A8F7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Tintorera</w:t>
            </w:r>
          </w:p>
        </w:tc>
        <w:tc>
          <w:tcPr>
            <w:tcW w:w="2733" w:type="dxa"/>
            <w:noWrap/>
            <w:hideMark/>
          </w:tcPr>
          <w:p w14:paraId="5B0F0C9E"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6B63E64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44B7089" w14:textId="77777777" w:rsidTr="00A73339">
        <w:trPr>
          <w:trHeight w:val="300"/>
        </w:trPr>
        <w:tc>
          <w:tcPr>
            <w:tcW w:w="2279" w:type="dxa"/>
            <w:vMerge/>
            <w:noWrap/>
            <w:vAlign w:val="center"/>
            <w:hideMark/>
          </w:tcPr>
          <w:p w14:paraId="4ACFF65C"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272B0C0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Negaprion brevirostris</w:t>
            </w:r>
          </w:p>
        </w:tc>
        <w:tc>
          <w:tcPr>
            <w:tcW w:w="3685" w:type="dxa"/>
            <w:noWrap/>
            <w:hideMark/>
          </w:tcPr>
          <w:p w14:paraId="397A266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Tiburón kanxoc, cazón</w:t>
            </w:r>
          </w:p>
        </w:tc>
        <w:tc>
          <w:tcPr>
            <w:tcW w:w="2733" w:type="dxa"/>
            <w:noWrap/>
            <w:hideMark/>
          </w:tcPr>
          <w:p w14:paraId="1E1F91BD"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3C26B71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1265912" w14:textId="77777777" w:rsidTr="00A73339">
        <w:trPr>
          <w:trHeight w:val="300"/>
        </w:trPr>
        <w:tc>
          <w:tcPr>
            <w:tcW w:w="2279" w:type="dxa"/>
            <w:noWrap/>
            <w:vAlign w:val="center"/>
            <w:hideMark/>
          </w:tcPr>
          <w:p w14:paraId="4D28F68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CENTROPOMIDAE</w:t>
            </w:r>
          </w:p>
        </w:tc>
        <w:tc>
          <w:tcPr>
            <w:tcW w:w="2482" w:type="dxa"/>
            <w:noWrap/>
            <w:hideMark/>
          </w:tcPr>
          <w:p w14:paraId="3787AE0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Centropomus undecimalis</w:t>
            </w:r>
          </w:p>
        </w:tc>
        <w:tc>
          <w:tcPr>
            <w:tcW w:w="3685" w:type="dxa"/>
            <w:noWrap/>
            <w:hideMark/>
          </w:tcPr>
          <w:p w14:paraId="6B2C39D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Robalo</w:t>
            </w:r>
          </w:p>
        </w:tc>
        <w:tc>
          <w:tcPr>
            <w:tcW w:w="2733" w:type="dxa"/>
            <w:noWrap/>
            <w:hideMark/>
          </w:tcPr>
          <w:p w14:paraId="1AB35A73"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6DA1BEE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555CBA7" w14:textId="77777777" w:rsidTr="00A73339">
        <w:trPr>
          <w:trHeight w:val="300"/>
        </w:trPr>
        <w:tc>
          <w:tcPr>
            <w:tcW w:w="2279" w:type="dxa"/>
            <w:vMerge w:val="restart"/>
            <w:noWrap/>
            <w:vAlign w:val="center"/>
            <w:hideMark/>
          </w:tcPr>
          <w:p w14:paraId="6733F29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CLUPEIDAE</w:t>
            </w:r>
          </w:p>
        </w:tc>
        <w:tc>
          <w:tcPr>
            <w:tcW w:w="2482" w:type="dxa"/>
            <w:noWrap/>
            <w:hideMark/>
          </w:tcPr>
          <w:p w14:paraId="4EEF3A3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Opisthoema oglinum</w:t>
            </w:r>
          </w:p>
        </w:tc>
        <w:tc>
          <w:tcPr>
            <w:tcW w:w="3685" w:type="dxa"/>
            <w:noWrap/>
            <w:hideMark/>
          </w:tcPr>
          <w:p w14:paraId="4A9A21C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Sardina española, azul</w:t>
            </w:r>
          </w:p>
        </w:tc>
        <w:tc>
          <w:tcPr>
            <w:tcW w:w="2733" w:type="dxa"/>
            <w:noWrap/>
            <w:hideMark/>
          </w:tcPr>
          <w:p w14:paraId="160DE306"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2DCB24F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7547159" w14:textId="77777777" w:rsidTr="00A73339">
        <w:trPr>
          <w:trHeight w:val="300"/>
        </w:trPr>
        <w:tc>
          <w:tcPr>
            <w:tcW w:w="2279" w:type="dxa"/>
            <w:vMerge/>
            <w:noWrap/>
            <w:vAlign w:val="center"/>
            <w:hideMark/>
          </w:tcPr>
          <w:p w14:paraId="2772C127"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7868B5D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Harengula jaguana</w:t>
            </w:r>
          </w:p>
        </w:tc>
        <w:tc>
          <w:tcPr>
            <w:tcW w:w="3685" w:type="dxa"/>
            <w:noWrap/>
            <w:hideMark/>
          </w:tcPr>
          <w:p w14:paraId="64147CD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Sardina escamuda</w:t>
            </w:r>
          </w:p>
        </w:tc>
        <w:tc>
          <w:tcPr>
            <w:tcW w:w="2733" w:type="dxa"/>
            <w:noWrap/>
            <w:hideMark/>
          </w:tcPr>
          <w:p w14:paraId="0106942F"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746F928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EF56AD9" w14:textId="77777777" w:rsidTr="00A73339">
        <w:trPr>
          <w:trHeight w:val="300"/>
        </w:trPr>
        <w:tc>
          <w:tcPr>
            <w:tcW w:w="2279" w:type="dxa"/>
            <w:noWrap/>
            <w:vAlign w:val="center"/>
            <w:hideMark/>
          </w:tcPr>
          <w:p w14:paraId="7D8D4CC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DASYATIDAE</w:t>
            </w:r>
          </w:p>
        </w:tc>
        <w:tc>
          <w:tcPr>
            <w:tcW w:w="2482" w:type="dxa"/>
            <w:noWrap/>
            <w:hideMark/>
          </w:tcPr>
          <w:p w14:paraId="30C677D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Dasyatis americana</w:t>
            </w:r>
          </w:p>
        </w:tc>
        <w:tc>
          <w:tcPr>
            <w:tcW w:w="3685" w:type="dxa"/>
            <w:noWrap/>
            <w:hideMark/>
          </w:tcPr>
          <w:p w14:paraId="48EFF9A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Bala o raya blanca</w:t>
            </w:r>
          </w:p>
        </w:tc>
        <w:tc>
          <w:tcPr>
            <w:tcW w:w="2733" w:type="dxa"/>
            <w:noWrap/>
            <w:hideMark/>
          </w:tcPr>
          <w:p w14:paraId="39484166"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2401AA7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2EA3D8E" w14:textId="77777777" w:rsidTr="00A73339">
        <w:trPr>
          <w:trHeight w:val="300"/>
        </w:trPr>
        <w:tc>
          <w:tcPr>
            <w:tcW w:w="2279" w:type="dxa"/>
            <w:noWrap/>
            <w:vAlign w:val="center"/>
            <w:hideMark/>
          </w:tcPr>
          <w:p w14:paraId="5810FBF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DIODONTIDAE</w:t>
            </w:r>
          </w:p>
        </w:tc>
        <w:tc>
          <w:tcPr>
            <w:tcW w:w="2482" w:type="dxa"/>
            <w:noWrap/>
            <w:hideMark/>
          </w:tcPr>
          <w:p w14:paraId="1E9E492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Chilomycterus schoepfi</w:t>
            </w:r>
          </w:p>
        </w:tc>
        <w:tc>
          <w:tcPr>
            <w:tcW w:w="3685" w:type="dxa"/>
            <w:noWrap/>
            <w:hideMark/>
          </w:tcPr>
          <w:p w14:paraId="39695FF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Chopa o cochinita</w:t>
            </w:r>
          </w:p>
        </w:tc>
        <w:tc>
          <w:tcPr>
            <w:tcW w:w="2733" w:type="dxa"/>
            <w:noWrap/>
            <w:hideMark/>
          </w:tcPr>
          <w:p w14:paraId="1A9472A9"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4BFF79A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E662892" w14:textId="77777777" w:rsidTr="00A73339">
        <w:trPr>
          <w:trHeight w:val="300"/>
        </w:trPr>
        <w:tc>
          <w:tcPr>
            <w:tcW w:w="2279" w:type="dxa"/>
            <w:noWrap/>
            <w:vAlign w:val="center"/>
            <w:hideMark/>
          </w:tcPr>
          <w:p w14:paraId="0F48342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MEGALOPIDAE</w:t>
            </w:r>
          </w:p>
        </w:tc>
        <w:tc>
          <w:tcPr>
            <w:tcW w:w="2482" w:type="dxa"/>
            <w:noWrap/>
            <w:hideMark/>
          </w:tcPr>
          <w:p w14:paraId="60064FA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Megalops atlanticus</w:t>
            </w:r>
          </w:p>
        </w:tc>
        <w:tc>
          <w:tcPr>
            <w:tcW w:w="3685" w:type="dxa"/>
            <w:noWrap/>
            <w:hideMark/>
          </w:tcPr>
          <w:p w14:paraId="6D2B9BE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Sábalo, tarpón</w:t>
            </w:r>
          </w:p>
        </w:tc>
        <w:tc>
          <w:tcPr>
            <w:tcW w:w="2733" w:type="dxa"/>
            <w:noWrap/>
            <w:hideMark/>
          </w:tcPr>
          <w:p w14:paraId="3D09CB82"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3BD1102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998F1CC" w14:textId="77777777" w:rsidTr="00A73339">
        <w:trPr>
          <w:trHeight w:val="300"/>
        </w:trPr>
        <w:tc>
          <w:tcPr>
            <w:tcW w:w="2279" w:type="dxa"/>
            <w:noWrap/>
            <w:vAlign w:val="center"/>
            <w:hideMark/>
          </w:tcPr>
          <w:p w14:paraId="102F58E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ENGRAULIDAE</w:t>
            </w:r>
          </w:p>
        </w:tc>
        <w:tc>
          <w:tcPr>
            <w:tcW w:w="2482" w:type="dxa"/>
            <w:noWrap/>
            <w:hideMark/>
          </w:tcPr>
          <w:p w14:paraId="03729D6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Anchoa hepsetus</w:t>
            </w:r>
          </w:p>
        </w:tc>
        <w:tc>
          <w:tcPr>
            <w:tcW w:w="3685" w:type="dxa"/>
            <w:noWrap/>
            <w:hideMark/>
          </w:tcPr>
          <w:p w14:paraId="5F0CC86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Anchoa</w:t>
            </w:r>
          </w:p>
        </w:tc>
        <w:tc>
          <w:tcPr>
            <w:tcW w:w="2733" w:type="dxa"/>
            <w:noWrap/>
            <w:hideMark/>
          </w:tcPr>
          <w:p w14:paraId="08706D9D"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5C29C5D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F484DFC" w14:textId="77777777" w:rsidTr="00A73339">
        <w:trPr>
          <w:trHeight w:val="300"/>
        </w:trPr>
        <w:tc>
          <w:tcPr>
            <w:tcW w:w="2279" w:type="dxa"/>
            <w:noWrap/>
            <w:vAlign w:val="center"/>
            <w:hideMark/>
          </w:tcPr>
          <w:p w14:paraId="0B810DA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EPHIPPIDAE</w:t>
            </w:r>
          </w:p>
        </w:tc>
        <w:tc>
          <w:tcPr>
            <w:tcW w:w="2482" w:type="dxa"/>
            <w:noWrap/>
            <w:hideMark/>
          </w:tcPr>
          <w:p w14:paraId="70F4B04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Chaetodipterus spp.</w:t>
            </w:r>
          </w:p>
        </w:tc>
        <w:tc>
          <w:tcPr>
            <w:tcW w:w="3685" w:type="dxa"/>
            <w:noWrap/>
            <w:hideMark/>
          </w:tcPr>
          <w:p w14:paraId="761A947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Chibirica</w:t>
            </w:r>
          </w:p>
        </w:tc>
        <w:tc>
          <w:tcPr>
            <w:tcW w:w="2733" w:type="dxa"/>
            <w:noWrap/>
            <w:hideMark/>
          </w:tcPr>
          <w:p w14:paraId="74BF6862"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6E1463D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CC7E8D1" w14:textId="77777777" w:rsidTr="00A73339">
        <w:trPr>
          <w:trHeight w:val="300"/>
        </w:trPr>
        <w:tc>
          <w:tcPr>
            <w:tcW w:w="2279" w:type="dxa"/>
            <w:vMerge w:val="restart"/>
            <w:noWrap/>
            <w:vAlign w:val="center"/>
            <w:hideMark/>
          </w:tcPr>
          <w:p w14:paraId="33E48CA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GERRIEDAE</w:t>
            </w:r>
          </w:p>
        </w:tc>
        <w:tc>
          <w:tcPr>
            <w:tcW w:w="2482" w:type="dxa"/>
            <w:noWrap/>
            <w:hideMark/>
          </w:tcPr>
          <w:p w14:paraId="61F4767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Eucinostomus gula</w:t>
            </w:r>
          </w:p>
        </w:tc>
        <w:tc>
          <w:tcPr>
            <w:tcW w:w="3685" w:type="dxa"/>
            <w:noWrap/>
            <w:hideMark/>
          </w:tcPr>
          <w:p w14:paraId="7A70F1D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Mojarra, mopich, chincab</w:t>
            </w:r>
          </w:p>
        </w:tc>
        <w:tc>
          <w:tcPr>
            <w:tcW w:w="2733" w:type="dxa"/>
            <w:noWrap/>
            <w:hideMark/>
          </w:tcPr>
          <w:p w14:paraId="59F9C92C"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5EA78C8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799ED6B" w14:textId="77777777" w:rsidTr="00A73339">
        <w:trPr>
          <w:trHeight w:val="300"/>
        </w:trPr>
        <w:tc>
          <w:tcPr>
            <w:tcW w:w="2279" w:type="dxa"/>
            <w:vMerge/>
            <w:noWrap/>
            <w:vAlign w:val="center"/>
            <w:hideMark/>
          </w:tcPr>
          <w:p w14:paraId="7C3B93D5"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14A3408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Eucinostomus  argentus</w:t>
            </w:r>
          </w:p>
        </w:tc>
        <w:tc>
          <w:tcPr>
            <w:tcW w:w="3685" w:type="dxa"/>
            <w:noWrap/>
            <w:hideMark/>
          </w:tcPr>
          <w:p w14:paraId="55EF2EF8" w14:textId="77777777" w:rsidR="00A73339" w:rsidRPr="00596A3A" w:rsidRDefault="00A73339" w:rsidP="00C80695">
            <w:pPr>
              <w:spacing w:before="0" w:after="0"/>
              <w:rPr>
                <w:rFonts w:ascii="Arial" w:hAnsi="Arial" w:cs="Arial"/>
                <w:sz w:val="20"/>
                <w:szCs w:val="20"/>
              </w:rPr>
            </w:pPr>
          </w:p>
        </w:tc>
        <w:tc>
          <w:tcPr>
            <w:tcW w:w="2733" w:type="dxa"/>
            <w:noWrap/>
            <w:hideMark/>
          </w:tcPr>
          <w:p w14:paraId="53E9B536"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47D9BFA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F24CE77" w14:textId="77777777" w:rsidTr="00A73339">
        <w:trPr>
          <w:trHeight w:val="300"/>
        </w:trPr>
        <w:tc>
          <w:tcPr>
            <w:tcW w:w="2279" w:type="dxa"/>
            <w:vMerge/>
            <w:noWrap/>
            <w:vAlign w:val="center"/>
            <w:hideMark/>
          </w:tcPr>
          <w:p w14:paraId="3735D87F"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27BF439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Eucinostomus sp.</w:t>
            </w:r>
          </w:p>
        </w:tc>
        <w:tc>
          <w:tcPr>
            <w:tcW w:w="3685" w:type="dxa"/>
            <w:noWrap/>
            <w:hideMark/>
          </w:tcPr>
          <w:p w14:paraId="6F902428" w14:textId="77777777" w:rsidR="00A73339" w:rsidRPr="00596A3A" w:rsidRDefault="00A73339" w:rsidP="00C80695">
            <w:pPr>
              <w:spacing w:before="0" w:after="0"/>
              <w:rPr>
                <w:rFonts w:ascii="Arial" w:hAnsi="Arial" w:cs="Arial"/>
                <w:sz w:val="20"/>
                <w:szCs w:val="20"/>
              </w:rPr>
            </w:pPr>
          </w:p>
        </w:tc>
        <w:tc>
          <w:tcPr>
            <w:tcW w:w="2733" w:type="dxa"/>
            <w:noWrap/>
            <w:hideMark/>
          </w:tcPr>
          <w:p w14:paraId="07C816DC"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2221A0D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C9F62E9" w14:textId="77777777" w:rsidTr="00A73339">
        <w:trPr>
          <w:trHeight w:val="300"/>
        </w:trPr>
        <w:tc>
          <w:tcPr>
            <w:tcW w:w="2279" w:type="dxa"/>
            <w:vMerge/>
            <w:noWrap/>
            <w:vAlign w:val="center"/>
            <w:hideMark/>
          </w:tcPr>
          <w:p w14:paraId="4211B46D"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3C43838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Gerres cinereus</w:t>
            </w:r>
          </w:p>
        </w:tc>
        <w:tc>
          <w:tcPr>
            <w:tcW w:w="3685" w:type="dxa"/>
            <w:noWrap/>
            <w:hideMark/>
          </w:tcPr>
          <w:p w14:paraId="051A9CC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Mojarra blanca</w:t>
            </w:r>
          </w:p>
        </w:tc>
        <w:tc>
          <w:tcPr>
            <w:tcW w:w="2733" w:type="dxa"/>
            <w:noWrap/>
            <w:hideMark/>
          </w:tcPr>
          <w:p w14:paraId="68FD4EFD"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58CC31C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094AEBF" w14:textId="77777777" w:rsidTr="00A73339">
        <w:trPr>
          <w:trHeight w:val="300"/>
        </w:trPr>
        <w:tc>
          <w:tcPr>
            <w:tcW w:w="2279" w:type="dxa"/>
            <w:vMerge/>
            <w:noWrap/>
            <w:vAlign w:val="center"/>
            <w:hideMark/>
          </w:tcPr>
          <w:p w14:paraId="79A24B86"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62384D7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Gerres spp.</w:t>
            </w:r>
          </w:p>
        </w:tc>
        <w:tc>
          <w:tcPr>
            <w:tcW w:w="3685" w:type="dxa"/>
            <w:noWrap/>
            <w:hideMark/>
          </w:tcPr>
          <w:p w14:paraId="24FFA1F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Mojarra rayada, pinta, amarilla, chincab</w:t>
            </w:r>
          </w:p>
        </w:tc>
        <w:tc>
          <w:tcPr>
            <w:tcW w:w="2733" w:type="dxa"/>
            <w:noWrap/>
            <w:hideMark/>
          </w:tcPr>
          <w:p w14:paraId="7DF59097"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50B8E77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D3DDEA2" w14:textId="77777777" w:rsidTr="00A73339">
        <w:trPr>
          <w:trHeight w:val="300"/>
        </w:trPr>
        <w:tc>
          <w:tcPr>
            <w:tcW w:w="2279" w:type="dxa"/>
            <w:noWrap/>
            <w:vAlign w:val="center"/>
            <w:hideMark/>
          </w:tcPr>
          <w:p w14:paraId="4300D28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CICHLIDAE</w:t>
            </w:r>
          </w:p>
        </w:tc>
        <w:tc>
          <w:tcPr>
            <w:tcW w:w="2482" w:type="dxa"/>
            <w:noWrap/>
            <w:hideMark/>
          </w:tcPr>
          <w:p w14:paraId="1198F8D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Cichlasoma urophthalmus</w:t>
            </w:r>
          </w:p>
        </w:tc>
        <w:tc>
          <w:tcPr>
            <w:tcW w:w="3685" w:type="dxa"/>
            <w:noWrap/>
            <w:hideMark/>
          </w:tcPr>
          <w:p w14:paraId="348EC5E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Mojarra prieta</w:t>
            </w:r>
          </w:p>
        </w:tc>
        <w:tc>
          <w:tcPr>
            <w:tcW w:w="2733" w:type="dxa"/>
            <w:noWrap/>
            <w:hideMark/>
          </w:tcPr>
          <w:p w14:paraId="644B873C"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408FF1D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1E88160" w14:textId="77777777" w:rsidTr="00A73339">
        <w:trPr>
          <w:trHeight w:val="300"/>
        </w:trPr>
        <w:tc>
          <w:tcPr>
            <w:tcW w:w="2279" w:type="dxa"/>
            <w:noWrap/>
            <w:vAlign w:val="center"/>
            <w:hideMark/>
          </w:tcPr>
          <w:p w14:paraId="7992CDA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GINGLYMOSTOMATIDAE</w:t>
            </w:r>
          </w:p>
        </w:tc>
        <w:tc>
          <w:tcPr>
            <w:tcW w:w="2482" w:type="dxa"/>
            <w:noWrap/>
            <w:hideMark/>
          </w:tcPr>
          <w:p w14:paraId="0FE899F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Ginglymostoma cirratum</w:t>
            </w:r>
          </w:p>
        </w:tc>
        <w:tc>
          <w:tcPr>
            <w:tcW w:w="3685" w:type="dxa"/>
            <w:noWrap/>
            <w:hideMark/>
          </w:tcPr>
          <w:p w14:paraId="6966B2C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Tiburón gatam</w:t>
            </w:r>
          </w:p>
        </w:tc>
        <w:tc>
          <w:tcPr>
            <w:tcW w:w="2733" w:type="dxa"/>
            <w:noWrap/>
            <w:hideMark/>
          </w:tcPr>
          <w:p w14:paraId="23E467CA"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0C6E636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BF5632A" w14:textId="77777777" w:rsidTr="00A73339">
        <w:trPr>
          <w:trHeight w:val="300"/>
        </w:trPr>
        <w:tc>
          <w:tcPr>
            <w:tcW w:w="2279" w:type="dxa"/>
            <w:noWrap/>
            <w:vAlign w:val="center"/>
            <w:hideMark/>
          </w:tcPr>
          <w:p w14:paraId="4FB7E54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HEPTAPTERIDAE</w:t>
            </w:r>
          </w:p>
        </w:tc>
        <w:tc>
          <w:tcPr>
            <w:tcW w:w="2482" w:type="dxa"/>
            <w:noWrap/>
            <w:hideMark/>
          </w:tcPr>
          <w:p w14:paraId="5CE32DA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Rhamdia guatemalensis</w:t>
            </w:r>
          </w:p>
        </w:tc>
        <w:tc>
          <w:tcPr>
            <w:tcW w:w="3685" w:type="dxa"/>
            <w:noWrap/>
            <w:hideMark/>
          </w:tcPr>
          <w:p w14:paraId="125C641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Juil de cenote</w:t>
            </w:r>
          </w:p>
        </w:tc>
        <w:tc>
          <w:tcPr>
            <w:tcW w:w="2733" w:type="dxa"/>
            <w:noWrap/>
            <w:hideMark/>
          </w:tcPr>
          <w:p w14:paraId="7D78DE8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Protección especial</w:t>
            </w:r>
          </w:p>
        </w:tc>
        <w:tc>
          <w:tcPr>
            <w:tcW w:w="1762" w:type="dxa"/>
            <w:noWrap/>
            <w:vAlign w:val="center"/>
            <w:hideMark/>
          </w:tcPr>
          <w:p w14:paraId="20FE043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Endémica</w:t>
            </w:r>
          </w:p>
        </w:tc>
      </w:tr>
      <w:tr w:rsidR="00CF435B" w:rsidRPr="00596A3A" w14:paraId="0B616B8A" w14:textId="77777777" w:rsidTr="00A73339">
        <w:trPr>
          <w:trHeight w:val="300"/>
        </w:trPr>
        <w:tc>
          <w:tcPr>
            <w:tcW w:w="2279" w:type="dxa"/>
            <w:vMerge w:val="restart"/>
            <w:noWrap/>
            <w:vAlign w:val="center"/>
            <w:hideMark/>
          </w:tcPr>
          <w:p w14:paraId="1FEA154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LUTJANDIDAE</w:t>
            </w:r>
          </w:p>
        </w:tc>
        <w:tc>
          <w:tcPr>
            <w:tcW w:w="2482" w:type="dxa"/>
            <w:noWrap/>
            <w:hideMark/>
          </w:tcPr>
          <w:p w14:paraId="723F288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Lutjanus analis</w:t>
            </w:r>
          </w:p>
        </w:tc>
        <w:tc>
          <w:tcPr>
            <w:tcW w:w="3685" w:type="dxa"/>
            <w:noWrap/>
            <w:hideMark/>
          </w:tcPr>
          <w:p w14:paraId="7C026D7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Pargo mulato</w:t>
            </w:r>
          </w:p>
        </w:tc>
        <w:tc>
          <w:tcPr>
            <w:tcW w:w="2733" w:type="dxa"/>
            <w:noWrap/>
            <w:hideMark/>
          </w:tcPr>
          <w:p w14:paraId="042DCDA4"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6C36BF9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2543305" w14:textId="77777777" w:rsidTr="00A73339">
        <w:trPr>
          <w:trHeight w:val="300"/>
        </w:trPr>
        <w:tc>
          <w:tcPr>
            <w:tcW w:w="2279" w:type="dxa"/>
            <w:vMerge/>
            <w:noWrap/>
            <w:vAlign w:val="center"/>
            <w:hideMark/>
          </w:tcPr>
          <w:p w14:paraId="33673286"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190A0AA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Lutjanus griseus</w:t>
            </w:r>
          </w:p>
        </w:tc>
        <w:tc>
          <w:tcPr>
            <w:tcW w:w="3685" w:type="dxa"/>
            <w:noWrap/>
            <w:hideMark/>
          </w:tcPr>
          <w:p w14:paraId="3147AFE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Pargo mulato</w:t>
            </w:r>
          </w:p>
        </w:tc>
        <w:tc>
          <w:tcPr>
            <w:tcW w:w="2733" w:type="dxa"/>
            <w:noWrap/>
            <w:hideMark/>
          </w:tcPr>
          <w:p w14:paraId="26347887"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4600A8B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4EA4641" w14:textId="77777777" w:rsidTr="00A73339">
        <w:trPr>
          <w:trHeight w:val="300"/>
        </w:trPr>
        <w:tc>
          <w:tcPr>
            <w:tcW w:w="2279" w:type="dxa"/>
            <w:vMerge/>
            <w:noWrap/>
            <w:vAlign w:val="center"/>
            <w:hideMark/>
          </w:tcPr>
          <w:p w14:paraId="1335FA72"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18D5A0A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Lutjanus apodus</w:t>
            </w:r>
          </w:p>
        </w:tc>
        <w:tc>
          <w:tcPr>
            <w:tcW w:w="3685" w:type="dxa"/>
            <w:noWrap/>
            <w:hideMark/>
          </w:tcPr>
          <w:p w14:paraId="5681448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Pargo canxic</w:t>
            </w:r>
          </w:p>
        </w:tc>
        <w:tc>
          <w:tcPr>
            <w:tcW w:w="2733" w:type="dxa"/>
            <w:noWrap/>
            <w:hideMark/>
          </w:tcPr>
          <w:p w14:paraId="382F5779"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0B3B81A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C1803D4" w14:textId="77777777" w:rsidTr="00A73339">
        <w:trPr>
          <w:trHeight w:val="300"/>
        </w:trPr>
        <w:tc>
          <w:tcPr>
            <w:tcW w:w="2279" w:type="dxa"/>
            <w:vMerge/>
            <w:noWrap/>
            <w:vAlign w:val="center"/>
            <w:hideMark/>
          </w:tcPr>
          <w:p w14:paraId="2A95E9E1"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543A346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Lutjanus synagris</w:t>
            </w:r>
          </w:p>
        </w:tc>
        <w:tc>
          <w:tcPr>
            <w:tcW w:w="3685" w:type="dxa"/>
            <w:noWrap/>
            <w:hideMark/>
          </w:tcPr>
          <w:p w14:paraId="57F9413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Pargo bajaiba</w:t>
            </w:r>
          </w:p>
        </w:tc>
        <w:tc>
          <w:tcPr>
            <w:tcW w:w="2733" w:type="dxa"/>
            <w:noWrap/>
            <w:hideMark/>
          </w:tcPr>
          <w:p w14:paraId="1046AC40"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024AD69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FDA39AF" w14:textId="77777777" w:rsidTr="00A73339">
        <w:trPr>
          <w:trHeight w:val="300"/>
        </w:trPr>
        <w:tc>
          <w:tcPr>
            <w:tcW w:w="2279" w:type="dxa"/>
            <w:vMerge/>
            <w:noWrap/>
            <w:vAlign w:val="center"/>
            <w:hideMark/>
          </w:tcPr>
          <w:p w14:paraId="105797BD"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0B64EF3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Lutjanus campechanus</w:t>
            </w:r>
          </w:p>
        </w:tc>
        <w:tc>
          <w:tcPr>
            <w:tcW w:w="3685" w:type="dxa"/>
            <w:noWrap/>
            <w:hideMark/>
          </w:tcPr>
          <w:p w14:paraId="3A39D91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Huachinango</w:t>
            </w:r>
          </w:p>
        </w:tc>
        <w:tc>
          <w:tcPr>
            <w:tcW w:w="2733" w:type="dxa"/>
            <w:noWrap/>
            <w:hideMark/>
          </w:tcPr>
          <w:p w14:paraId="584A7A8C"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3C4C22A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9C319AD" w14:textId="77777777" w:rsidTr="00A73339">
        <w:trPr>
          <w:trHeight w:val="300"/>
        </w:trPr>
        <w:tc>
          <w:tcPr>
            <w:tcW w:w="2279" w:type="dxa"/>
            <w:vMerge w:val="restart"/>
            <w:noWrap/>
            <w:vAlign w:val="center"/>
            <w:hideMark/>
          </w:tcPr>
          <w:p w14:paraId="01E3C05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MYLIOBATIDEA</w:t>
            </w:r>
          </w:p>
        </w:tc>
        <w:tc>
          <w:tcPr>
            <w:tcW w:w="2482" w:type="dxa"/>
            <w:noWrap/>
            <w:hideMark/>
          </w:tcPr>
          <w:p w14:paraId="1955EA2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Manta birostris</w:t>
            </w:r>
          </w:p>
        </w:tc>
        <w:tc>
          <w:tcPr>
            <w:tcW w:w="3685" w:type="dxa"/>
            <w:noWrap/>
            <w:hideMark/>
          </w:tcPr>
          <w:p w14:paraId="10047DE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 xml:space="preserve">Mantarraya o manta </w:t>
            </w:r>
            <w:r w:rsidRPr="00596A3A">
              <w:rPr>
                <w:rFonts w:ascii="Arial" w:hAnsi="Arial" w:cs="Arial"/>
                <w:sz w:val="20"/>
                <w:szCs w:val="20"/>
              </w:rPr>
              <w:lastRenderedPageBreak/>
              <w:t>gigante</w:t>
            </w:r>
          </w:p>
        </w:tc>
        <w:tc>
          <w:tcPr>
            <w:tcW w:w="2733" w:type="dxa"/>
            <w:noWrap/>
            <w:hideMark/>
          </w:tcPr>
          <w:p w14:paraId="175F36C7"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3AC52FAF" w14:textId="77777777" w:rsidR="00A73339" w:rsidRPr="00596A3A" w:rsidRDefault="00A73339" w:rsidP="00C80695">
            <w:pPr>
              <w:spacing w:before="0" w:after="0"/>
              <w:jc w:val="center"/>
              <w:rPr>
                <w:rFonts w:ascii="Arial" w:hAnsi="Arial" w:cs="Arial"/>
                <w:sz w:val="20"/>
                <w:szCs w:val="20"/>
              </w:rPr>
            </w:pPr>
          </w:p>
        </w:tc>
      </w:tr>
      <w:tr w:rsidR="00CF435B" w:rsidRPr="00596A3A" w14:paraId="10624E58" w14:textId="77777777" w:rsidTr="00A73339">
        <w:trPr>
          <w:trHeight w:val="300"/>
        </w:trPr>
        <w:tc>
          <w:tcPr>
            <w:tcW w:w="2279" w:type="dxa"/>
            <w:vMerge/>
            <w:noWrap/>
            <w:vAlign w:val="center"/>
            <w:hideMark/>
          </w:tcPr>
          <w:p w14:paraId="0CBCD82B"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43BDA6B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Aetobatus narinari</w:t>
            </w:r>
          </w:p>
        </w:tc>
        <w:tc>
          <w:tcPr>
            <w:tcW w:w="3685" w:type="dxa"/>
            <w:noWrap/>
            <w:hideMark/>
          </w:tcPr>
          <w:p w14:paraId="5DB0893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Raya águila</w:t>
            </w:r>
          </w:p>
        </w:tc>
        <w:tc>
          <w:tcPr>
            <w:tcW w:w="2733" w:type="dxa"/>
            <w:noWrap/>
            <w:hideMark/>
          </w:tcPr>
          <w:p w14:paraId="588C4C82"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195FEF0C" w14:textId="77777777" w:rsidR="00A73339" w:rsidRPr="00596A3A" w:rsidRDefault="00A73339" w:rsidP="00C80695">
            <w:pPr>
              <w:spacing w:before="0" w:after="0"/>
              <w:jc w:val="center"/>
              <w:rPr>
                <w:rFonts w:ascii="Arial" w:hAnsi="Arial" w:cs="Arial"/>
                <w:sz w:val="20"/>
                <w:szCs w:val="20"/>
              </w:rPr>
            </w:pPr>
          </w:p>
        </w:tc>
      </w:tr>
      <w:tr w:rsidR="00CF435B" w:rsidRPr="00596A3A" w14:paraId="610C0157" w14:textId="77777777" w:rsidTr="00A73339">
        <w:trPr>
          <w:trHeight w:val="300"/>
        </w:trPr>
        <w:tc>
          <w:tcPr>
            <w:tcW w:w="2279" w:type="dxa"/>
            <w:vMerge w:val="restart"/>
            <w:noWrap/>
            <w:vAlign w:val="center"/>
            <w:hideMark/>
          </w:tcPr>
          <w:p w14:paraId="2664352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MUGILIDAE</w:t>
            </w:r>
          </w:p>
        </w:tc>
        <w:tc>
          <w:tcPr>
            <w:tcW w:w="2482" w:type="dxa"/>
            <w:noWrap/>
            <w:hideMark/>
          </w:tcPr>
          <w:p w14:paraId="6D58C37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Mugil curema</w:t>
            </w:r>
          </w:p>
        </w:tc>
        <w:tc>
          <w:tcPr>
            <w:tcW w:w="3685" w:type="dxa"/>
            <w:noWrap/>
            <w:hideMark/>
          </w:tcPr>
          <w:p w14:paraId="014F3D9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Lizeta</w:t>
            </w:r>
          </w:p>
        </w:tc>
        <w:tc>
          <w:tcPr>
            <w:tcW w:w="2733" w:type="dxa"/>
            <w:noWrap/>
            <w:hideMark/>
          </w:tcPr>
          <w:p w14:paraId="57FB8F45"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68B41EB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7F8F35F" w14:textId="77777777" w:rsidTr="00A73339">
        <w:trPr>
          <w:trHeight w:val="300"/>
        </w:trPr>
        <w:tc>
          <w:tcPr>
            <w:tcW w:w="2279" w:type="dxa"/>
            <w:vMerge/>
            <w:noWrap/>
            <w:vAlign w:val="center"/>
            <w:hideMark/>
          </w:tcPr>
          <w:p w14:paraId="249C47CA"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1A7ADA6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Mugil cephalus</w:t>
            </w:r>
          </w:p>
        </w:tc>
        <w:tc>
          <w:tcPr>
            <w:tcW w:w="3685" w:type="dxa"/>
            <w:noWrap/>
            <w:hideMark/>
          </w:tcPr>
          <w:p w14:paraId="7619D9A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Lisa</w:t>
            </w:r>
          </w:p>
        </w:tc>
        <w:tc>
          <w:tcPr>
            <w:tcW w:w="2733" w:type="dxa"/>
            <w:noWrap/>
            <w:hideMark/>
          </w:tcPr>
          <w:p w14:paraId="58C041B2"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62A53BE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D87F249" w14:textId="77777777" w:rsidTr="00A73339">
        <w:trPr>
          <w:trHeight w:val="300"/>
        </w:trPr>
        <w:tc>
          <w:tcPr>
            <w:tcW w:w="2279" w:type="dxa"/>
            <w:vMerge w:val="restart"/>
            <w:noWrap/>
            <w:vAlign w:val="center"/>
            <w:hideMark/>
          </w:tcPr>
          <w:p w14:paraId="249D828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HAEMULIDA</w:t>
            </w:r>
          </w:p>
        </w:tc>
        <w:tc>
          <w:tcPr>
            <w:tcW w:w="2482" w:type="dxa"/>
            <w:noWrap/>
            <w:hideMark/>
          </w:tcPr>
          <w:p w14:paraId="49A4D74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Haemulon spp</w:t>
            </w:r>
          </w:p>
        </w:tc>
        <w:tc>
          <w:tcPr>
            <w:tcW w:w="3685" w:type="dxa"/>
            <w:noWrap/>
            <w:hideMark/>
          </w:tcPr>
          <w:p w14:paraId="53E4542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Kan-chacchi, zapatero</w:t>
            </w:r>
          </w:p>
        </w:tc>
        <w:tc>
          <w:tcPr>
            <w:tcW w:w="2733" w:type="dxa"/>
            <w:noWrap/>
            <w:hideMark/>
          </w:tcPr>
          <w:p w14:paraId="797E2CD1"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788A526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A696001" w14:textId="77777777" w:rsidTr="00A73339">
        <w:trPr>
          <w:trHeight w:val="300"/>
        </w:trPr>
        <w:tc>
          <w:tcPr>
            <w:tcW w:w="2279" w:type="dxa"/>
            <w:vMerge/>
            <w:noWrap/>
            <w:vAlign w:val="center"/>
            <w:hideMark/>
          </w:tcPr>
          <w:p w14:paraId="1366D5A1"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6B1E45B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Orthopristis chrysoptera </w:t>
            </w:r>
          </w:p>
        </w:tc>
        <w:tc>
          <w:tcPr>
            <w:tcW w:w="3685" w:type="dxa"/>
            <w:noWrap/>
            <w:hideMark/>
          </w:tcPr>
          <w:p w14:paraId="03669C7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Armado</w:t>
            </w:r>
          </w:p>
        </w:tc>
        <w:tc>
          <w:tcPr>
            <w:tcW w:w="2733" w:type="dxa"/>
            <w:noWrap/>
            <w:hideMark/>
          </w:tcPr>
          <w:p w14:paraId="128C2552"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258069D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8E35A85" w14:textId="77777777" w:rsidTr="00A73339">
        <w:trPr>
          <w:trHeight w:val="300"/>
        </w:trPr>
        <w:tc>
          <w:tcPr>
            <w:tcW w:w="2279" w:type="dxa"/>
            <w:noWrap/>
            <w:vAlign w:val="center"/>
            <w:hideMark/>
          </w:tcPr>
          <w:p w14:paraId="4794ECB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PRISTIDAE</w:t>
            </w:r>
          </w:p>
        </w:tc>
        <w:tc>
          <w:tcPr>
            <w:tcW w:w="2482" w:type="dxa"/>
            <w:noWrap/>
            <w:hideMark/>
          </w:tcPr>
          <w:p w14:paraId="374A06F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Pristis pectinata</w:t>
            </w:r>
          </w:p>
        </w:tc>
        <w:tc>
          <w:tcPr>
            <w:tcW w:w="3685" w:type="dxa"/>
            <w:noWrap/>
            <w:hideMark/>
          </w:tcPr>
          <w:p w14:paraId="2DFA0D7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espada</w:t>
            </w:r>
          </w:p>
        </w:tc>
        <w:tc>
          <w:tcPr>
            <w:tcW w:w="2733" w:type="dxa"/>
            <w:noWrap/>
            <w:hideMark/>
          </w:tcPr>
          <w:p w14:paraId="6CE28E7A"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4A80C3C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751A2DA" w14:textId="77777777" w:rsidTr="00A73339">
        <w:trPr>
          <w:trHeight w:val="300"/>
        </w:trPr>
        <w:tc>
          <w:tcPr>
            <w:tcW w:w="2279" w:type="dxa"/>
            <w:noWrap/>
            <w:vAlign w:val="center"/>
            <w:hideMark/>
          </w:tcPr>
          <w:p w14:paraId="5514871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RHINCODONTIDAE</w:t>
            </w:r>
          </w:p>
        </w:tc>
        <w:tc>
          <w:tcPr>
            <w:tcW w:w="2482" w:type="dxa"/>
            <w:noWrap/>
            <w:hideMark/>
          </w:tcPr>
          <w:p w14:paraId="0F906BD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Rhincodon typus</w:t>
            </w:r>
          </w:p>
        </w:tc>
        <w:tc>
          <w:tcPr>
            <w:tcW w:w="3685" w:type="dxa"/>
            <w:noWrap/>
            <w:hideMark/>
          </w:tcPr>
          <w:p w14:paraId="32858D5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Tiburón ballena</w:t>
            </w:r>
          </w:p>
        </w:tc>
        <w:tc>
          <w:tcPr>
            <w:tcW w:w="2733" w:type="dxa"/>
            <w:noWrap/>
            <w:hideMark/>
          </w:tcPr>
          <w:p w14:paraId="488D117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1762" w:type="dxa"/>
            <w:noWrap/>
            <w:vAlign w:val="center"/>
            <w:hideMark/>
          </w:tcPr>
          <w:p w14:paraId="66E3AC3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A6D06E4" w14:textId="77777777" w:rsidTr="00A73339">
        <w:trPr>
          <w:trHeight w:val="300"/>
        </w:trPr>
        <w:tc>
          <w:tcPr>
            <w:tcW w:w="2279" w:type="dxa"/>
            <w:noWrap/>
            <w:vAlign w:val="center"/>
            <w:hideMark/>
          </w:tcPr>
          <w:p w14:paraId="21E150E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RHINOPTERIDAE</w:t>
            </w:r>
          </w:p>
        </w:tc>
        <w:tc>
          <w:tcPr>
            <w:tcW w:w="2482" w:type="dxa"/>
            <w:noWrap/>
            <w:hideMark/>
          </w:tcPr>
          <w:p w14:paraId="5BE8666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Rhinoptera bonasus</w:t>
            </w:r>
          </w:p>
        </w:tc>
        <w:tc>
          <w:tcPr>
            <w:tcW w:w="3685" w:type="dxa"/>
            <w:noWrap/>
            <w:hideMark/>
          </w:tcPr>
          <w:p w14:paraId="7DACA29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Raya nariz de vaca</w:t>
            </w:r>
          </w:p>
        </w:tc>
        <w:tc>
          <w:tcPr>
            <w:tcW w:w="2733" w:type="dxa"/>
            <w:noWrap/>
            <w:hideMark/>
          </w:tcPr>
          <w:p w14:paraId="62E6E874"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4F708361" w14:textId="77777777" w:rsidR="00A73339" w:rsidRPr="00596A3A" w:rsidRDefault="00A73339" w:rsidP="00C80695">
            <w:pPr>
              <w:spacing w:before="0" w:after="0"/>
              <w:jc w:val="center"/>
              <w:rPr>
                <w:rFonts w:ascii="Arial" w:hAnsi="Arial" w:cs="Arial"/>
                <w:sz w:val="20"/>
                <w:szCs w:val="20"/>
              </w:rPr>
            </w:pPr>
          </w:p>
        </w:tc>
      </w:tr>
      <w:tr w:rsidR="00CF435B" w:rsidRPr="00596A3A" w14:paraId="6EE80E9C" w14:textId="77777777" w:rsidTr="00A73339">
        <w:trPr>
          <w:trHeight w:val="300"/>
        </w:trPr>
        <w:tc>
          <w:tcPr>
            <w:tcW w:w="2279" w:type="dxa"/>
            <w:vMerge w:val="restart"/>
            <w:noWrap/>
            <w:vAlign w:val="center"/>
            <w:hideMark/>
          </w:tcPr>
          <w:p w14:paraId="33AE2CD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SCIAENIDAE</w:t>
            </w:r>
          </w:p>
        </w:tc>
        <w:tc>
          <w:tcPr>
            <w:tcW w:w="2482" w:type="dxa"/>
            <w:noWrap/>
            <w:hideMark/>
          </w:tcPr>
          <w:p w14:paraId="3BFA65E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Cynoscion nebulosus</w:t>
            </w:r>
          </w:p>
        </w:tc>
        <w:tc>
          <w:tcPr>
            <w:tcW w:w="3685" w:type="dxa"/>
            <w:noWrap/>
            <w:hideMark/>
          </w:tcPr>
          <w:p w14:paraId="102350A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Corvina pinta</w:t>
            </w:r>
          </w:p>
        </w:tc>
        <w:tc>
          <w:tcPr>
            <w:tcW w:w="2733" w:type="dxa"/>
            <w:noWrap/>
            <w:hideMark/>
          </w:tcPr>
          <w:p w14:paraId="35DA6120"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15CCDA8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A44B7B1" w14:textId="77777777" w:rsidTr="00A73339">
        <w:trPr>
          <w:trHeight w:val="300"/>
        </w:trPr>
        <w:tc>
          <w:tcPr>
            <w:tcW w:w="2279" w:type="dxa"/>
            <w:vMerge/>
            <w:noWrap/>
            <w:vAlign w:val="center"/>
            <w:hideMark/>
          </w:tcPr>
          <w:p w14:paraId="57855EE5"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32966A8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Cynoscion arenarius</w:t>
            </w:r>
          </w:p>
        </w:tc>
        <w:tc>
          <w:tcPr>
            <w:tcW w:w="3685" w:type="dxa"/>
            <w:noWrap/>
            <w:hideMark/>
          </w:tcPr>
          <w:p w14:paraId="4F80C59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Corvina blanca</w:t>
            </w:r>
          </w:p>
        </w:tc>
        <w:tc>
          <w:tcPr>
            <w:tcW w:w="2733" w:type="dxa"/>
            <w:noWrap/>
            <w:hideMark/>
          </w:tcPr>
          <w:p w14:paraId="1A29B6FC"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4D5D95B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0275535" w14:textId="77777777" w:rsidTr="00A73339">
        <w:trPr>
          <w:trHeight w:val="300"/>
        </w:trPr>
        <w:tc>
          <w:tcPr>
            <w:tcW w:w="2279" w:type="dxa"/>
            <w:vMerge/>
            <w:noWrap/>
            <w:vAlign w:val="center"/>
            <w:hideMark/>
          </w:tcPr>
          <w:p w14:paraId="5947B599"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2F0EA68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Cynoscion nothus</w:t>
            </w:r>
          </w:p>
        </w:tc>
        <w:tc>
          <w:tcPr>
            <w:tcW w:w="3685" w:type="dxa"/>
            <w:noWrap/>
            <w:hideMark/>
          </w:tcPr>
          <w:p w14:paraId="6017F4E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Corvina blanca</w:t>
            </w:r>
          </w:p>
        </w:tc>
        <w:tc>
          <w:tcPr>
            <w:tcW w:w="2733" w:type="dxa"/>
            <w:noWrap/>
            <w:hideMark/>
          </w:tcPr>
          <w:p w14:paraId="121BADB8"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4AE4373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B25D7CE" w14:textId="77777777" w:rsidTr="00A73339">
        <w:trPr>
          <w:trHeight w:val="300"/>
        </w:trPr>
        <w:tc>
          <w:tcPr>
            <w:tcW w:w="2279" w:type="dxa"/>
            <w:vMerge/>
            <w:noWrap/>
            <w:vAlign w:val="center"/>
            <w:hideMark/>
          </w:tcPr>
          <w:p w14:paraId="6FFCA160"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49C7D8E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Bardiella</w:t>
            </w:r>
          </w:p>
        </w:tc>
        <w:tc>
          <w:tcPr>
            <w:tcW w:w="3685" w:type="dxa"/>
            <w:noWrap/>
            <w:hideMark/>
          </w:tcPr>
          <w:p w14:paraId="12D83D6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Ronco</w:t>
            </w:r>
          </w:p>
        </w:tc>
        <w:tc>
          <w:tcPr>
            <w:tcW w:w="2733" w:type="dxa"/>
            <w:noWrap/>
            <w:hideMark/>
          </w:tcPr>
          <w:p w14:paraId="0CB96AF3"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4048926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1CB9B01" w14:textId="77777777" w:rsidTr="00A73339">
        <w:trPr>
          <w:trHeight w:val="300"/>
        </w:trPr>
        <w:tc>
          <w:tcPr>
            <w:tcW w:w="2279" w:type="dxa"/>
            <w:noWrap/>
            <w:vAlign w:val="center"/>
            <w:hideMark/>
          </w:tcPr>
          <w:p w14:paraId="35D4D7D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SCOMBRIDAE</w:t>
            </w:r>
          </w:p>
        </w:tc>
        <w:tc>
          <w:tcPr>
            <w:tcW w:w="2482" w:type="dxa"/>
            <w:noWrap/>
            <w:hideMark/>
          </w:tcPr>
          <w:p w14:paraId="416A5E4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Scomberomorus maculatus</w:t>
            </w:r>
          </w:p>
        </w:tc>
        <w:tc>
          <w:tcPr>
            <w:tcW w:w="3685" w:type="dxa"/>
            <w:noWrap/>
            <w:hideMark/>
          </w:tcPr>
          <w:p w14:paraId="28AFA29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Sierra pintadilla</w:t>
            </w:r>
          </w:p>
        </w:tc>
        <w:tc>
          <w:tcPr>
            <w:tcW w:w="2733" w:type="dxa"/>
            <w:noWrap/>
            <w:hideMark/>
          </w:tcPr>
          <w:p w14:paraId="74FD1155"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2B8ED69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D8EFC47" w14:textId="77777777" w:rsidTr="00A73339">
        <w:trPr>
          <w:trHeight w:val="300"/>
        </w:trPr>
        <w:tc>
          <w:tcPr>
            <w:tcW w:w="2279" w:type="dxa"/>
            <w:vMerge w:val="restart"/>
            <w:noWrap/>
            <w:vAlign w:val="center"/>
            <w:hideMark/>
          </w:tcPr>
          <w:p w14:paraId="1B062CA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SERRANIDE</w:t>
            </w:r>
          </w:p>
        </w:tc>
        <w:tc>
          <w:tcPr>
            <w:tcW w:w="2482" w:type="dxa"/>
            <w:noWrap/>
            <w:hideMark/>
          </w:tcPr>
          <w:p w14:paraId="56EC2B2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Epinephelus morio</w:t>
            </w:r>
          </w:p>
        </w:tc>
        <w:tc>
          <w:tcPr>
            <w:tcW w:w="3685" w:type="dxa"/>
            <w:noWrap/>
            <w:hideMark/>
          </w:tcPr>
          <w:p w14:paraId="3D41711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Mero</w:t>
            </w:r>
          </w:p>
        </w:tc>
        <w:tc>
          <w:tcPr>
            <w:tcW w:w="2733" w:type="dxa"/>
            <w:noWrap/>
            <w:hideMark/>
          </w:tcPr>
          <w:p w14:paraId="129CFA25"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2B350F0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97B329C" w14:textId="77777777" w:rsidTr="00A73339">
        <w:trPr>
          <w:trHeight w:val="300"/>
        </w:trPr>
        <w:tc>
          <w:tcPr>
            <w:tcW w:w="2279" w:type="dxa"/>
            <w:vMerge/>
            <w:noWrap/>
            <w:vAlign w:val="center"/>
            <w:hideMark/>
          </w:tcPr>
          <w:p w14:paraId="6170FD1E"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46AB531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Epinephelus itajara</w:t>
            </w:r>
          </w:p>
        </w:tc>
        <w:tc>
          <w:tcPr>
            <w:tcW w:w="3685" w:type="dxa"/>
            <w:noWrap/>
            <w:hideMark/>
          </w:tcPr>
          <w:p w14:paraId="35A0A35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Cherna</w:t>
            </w:r>
          </w:p>
        </w:tc>
        <w:tc>
          <w:tcPr>
            <w:tcW w:w="2733" w:type="dxa"/>
            <w:noWrap/>
            <w:hideMark/>
          </w:tcPr>
          <w:p w14:paraId="6EA6A9E6"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0AD0DB5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20851C9" w14:textId="77777777" w:rsidTr="00A73339">
        <w:trPr>
          <w:trHeight w:val="300"/>
        </w:trPr>
        <w:tc>
          <w:tcPr>
            <w:tcW w:w="2279" w:type="dxa"/>
            <w:vMerge/>
            <w:noWrap/>
            <w:vAlign w:val="center"/>
            <w:hideMark/>
          </w:tcPr>
          <w:p w14:paraId="56513F45"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05F5278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Mycteroperca microlepis</w:t>
            </w:r>
          </w:p>
        </w:tc>
        <w:tc>
          <w:tcPr>
            <w:tcW w:w="3685" w:type="dxa"/>
            <w:noWrap/>
            <w:hideMark/>
          </w:tcPr>
          <w:p w14:paraId="28FA9B1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Abadejo</w:t>
            </w:r>
          </w:p>
        </w:tc>
        <w:tc>
          <w:tcPr>
            <w:tcW w:w="2733" w:type="dxa"/>
            <w:noWrap/>
            <w:hideMark/>
          </w:tcPr>
          <w:p w14:paraId="311BD563"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13D5F44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85AC49A" w14:textId="77777777" w:rsidTr="00A73339">
        <w:trPr>
          <w:trHeight w:val="300"/>
        </w:trPr>
        <w:tc>
          <w:tcPr>
            <w:tcW w:w="2279" w:type="dxa"/>
            <w:noWrap/>
            <w:vAlign w:val="center"/>
            <w:hideMark/>
          </w:tcPr>
          <w:p w14:paraId="64363C4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ARCHIRIDAE</w:t>
            </w:r>
          </w:p>
        </w:tc>
        <w:tc>
          <w:tcPr>
            <w:tcW w:w="2482" w:type="dxa"/>
            <w:noWrap/>
            <w:hideMark/>
          </w:tcPr>
          <w:p w14:paraId="0FB3225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Achirus lineatus</w:t>
            </w:r>
          </w:p>
        </w:tc>
        <w:tc>
          <w:tcPr>
            <w:tcW w:w="3685" w:type="dxa"/>
            <w:noWrap/>
            <w:hideMark/>
          </w:tcPr>
          <w:p w14:paraId="663A614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San Pedro</w:t>
            </w:r>
          </w:p>
        </w:tc>
        <w:tc>
          <w:tcPr>
            <w:tcW w:w="2733" w:type="dxa"/>
            <w:noWrap/>
            <w:hideMark/>
          </w:tcPr>
          <w:p w14:paraId="68B3385C"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3E86118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5271510" w14:textId="77777777" w:rsidTr="00A73339">
        <w:trPr>
          <w:trHeight w:val="300"/>
        </w:trPr>
        <w:tc>
          <w:tcPr>
            <w:tcW w:w="2279" w:type="dxa"/>
            <w:vMerge w:val="restart"/>
            <w:noWrap/>
            <w:vAlign w:val="center"/>
            <w:hideMark/>
          </w:tcPr>
          <w:p w14:paraId="0D35250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SPARIDAE</w:t>
            </w:r>
          </w:p>
        </w:tc>
        <w:tc>
          <w:tcPr>
            <w:tcW w:w="2482" w:type="dxa"/>
            <w:noWrap/>
            <w:hideMark/>
          </w:tcPr>
          <w:p w14:paraId="4AD9882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Archosargus rhomboidalis</w:t>
            </w:r>
          </w:p>
        </w:tc>
        <w:tc>
          <w:tcPr>
            <w:tcW w:w="3685" w:type="dxa"/>
            <w:noWrap/>
            <w:hideMark/>
          </w:tcPr>
          <w:p w14:paraId="164841F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Sargo amarillo o chopa</w:t>
            </w:r>
          </w:p>
        </w:tc>
        <w:tc>
          <w:tcPr>
            <w:tcW w:w="2733" w:type="dxa"/>
            <w:noWrap/>
            <w:hideMark/>
          </w:tcPr>
          <w:p w14:paraId="6D18653E"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5BF0EFA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487790C" w14:textId="77777777" w:rsidTr="00A73339">
        <w:trPr>
          <w:trHeight w:val="300"/>
        </w:trPr>
        <w:tc>
          <w:tcPr>
            <w:tcW w:w="2279" w:type="dxa"/>
            <w:vMerge/>
            <w:noWrap/>
            <w:vAlign w:val="center"/>
            <w:hideMark/>
          </w:tcPr>
          <w:p w14:paraId="075FEB85"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05DB059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Lagodon rhomboides</w:t>
            </w:r>
          </w:p>
        </w:tc>
        <w:tc>
          <w:tcPr>
            <w:tcW w:w="3685" w:type="dxa"/>
            <w:noWrap/>
            <w:hideMark/>
          </w:tcPr>
          <w:p w14:paraId="3E72352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Xlavitia</w:t>
            </w:r>
          </w:p>
        </w:tc>
        <w:tc>
          <w:tcPr>
            <w:tcW w:w="2733" w:type="dxa"/>
            <w:noWrap/>
            <w:hideMark/>
          </w:tcPr>
          <w:p w14:paraId="3E6D8443"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0A77E48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7958F7F" w14:textId="77777777" w:rsidTr="00A73339">
        <w:trPr>
          <w:trHeight w:val="300"/>
        </w:trPr>
        <w:tc>
          <w:tcPr>
            <w:tcW w:w="2279" w:type="dxa"/>
            <w:vMerge w:val="restart"/>
            <w:noWrap/>
            <w:vAlign w:val="center"/>
            <w:hideMark/>
          </w:tcPr>
          <w:p w14:paraId="4C3B7EF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SPHYRNIDAE</w:t>
            </w:r>
          </w:p>
        </w:tc>
        <w:tc>
          <w:tcPr>
            <w:tcW w:w="2482" w:type="dxa"/>
            <w:noWrap/>
            <w:hideMark/>
          </w:tcPr>
          <w:p w14:paraId="218215F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Sphyrna tiburo</w:t>
            </w:r>
          </w:p>
        </w:tc>
        <w:tc>
          <w:tcPr>
            <w:tcW w:w="3685" w:type="dxa"/>
            <w:noWrap/>
            <w:hideMark/>
          </w:tcPr>
          <w:p w14:paraId="16911E2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Tiburón pala</w:t>
            </w:r>
          </w:p>
        </w:tc>
        <w:tc>
          <w:tcPr>
            <w:tcW w:w="2733" w:type="dxa"/>
            <w:noWrap/>
            <w:hideMark/>
          </w:tcPr>
          <w:p w14:paraId="583DFF27"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5D725E3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946BDB5" w14:textId="77777777" w:rsidTr="00A73339">
        <w:trPr>
          <w:trHeight w:val="300"/>
        </w:trPr>
        <w:tc>
          <w:tcPr>
            <w:tcW w:w="2279" w:type="dxa"/>
            <w:vMerge/>
            <w:noWrap/>
            <w:vAlign w:val="center"/>
            <w:hideMark/>
          </w:tcPr>
          <w:p w14:paraId="0FAEA600" w14:textId="77777777" w:rsidR="00A73339" w:rsidRPr="00596A3A" w:rsidRDefault="00A73339" w:rsidP="00C80695">
            <w:pPr>
              <w:spacing w:before="0" w:after="0"/>
              <w:jc w:val="center"/>
              <w:rPr>
                <w:rFonts w:ascii="Arial" w:hAnsi="Arial" w:cs="Arial"/>
                <w:sz w:val="20"/>
                <w:szCs w:val="20"/>
              </w:rPr>
            </w:pPr>
          </w:p>
        </w:tc>
        <w:tc>
          <w:tcPr>
            <w:tcW w:w="2482" w:type="dxa"/>
            <w:noWrap/>
            <w:hideMark/>
          </w:tcPr>
          <w:p w14:paraId="3A22FD9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Sphyrna lewini o</w:t>
            </w:r>
          </w:p>
          <w:p w14:paraId="6B66FDB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 mocarran</w:t>
            </w:r>
          </w:p>
        </w:tc>
        <w:tc>
          <w:tcPr>
            <w:tcW w:w="3685" w:type="dxa"/>
            <w:noWrap/>
            <w:hideMark/>
          </w:tcPr>
          <w:p w14:paraId="6920455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Cornuda</w:t>
            </w:r>
          </w:p>
        </w:tc>
        <w:tc>
          <w:tcPr>
            <w:tcW w:w="2733" w:type="dxa"/>
            <w:noWrap/>
            <w:hideMark/>
          </w:tcPr>
          <w:p w14:paraId="16114884"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3017B9F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DBDD949" w14:textId="77777777" w:rsidTr="00A73339">
        <w:trPr>
          <w:trHeight w:val="300"/>
        </w:trPr>
        <w:tc>
          <w:tcPr>
            <w:tcW w:w="2279" w:type="dxa"/>
            <w:noWrap/>
            <w:vAlign w:val="center"/>
            <w:hideMark/>
          </w:tcPr>
          <w:p w14:paraId="49E8955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SPHYRAENIDAE</w:t>
            </w:r>
          </w:p>
        </w:tc>
        <w:tc>
          <w:tcPr>
            <w:tcW w:w="2482" w:type="dxa"/>
            <w:noWrap/>
            <w:hideMark/>
          </w:tcPr>
          <w:p w14:paraId="7AB5A9C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Sphyraena barracuda</w:t>
            </w:r>
          </w:p>
        </w:tc>
        <w:tc>
          <w:tcPr>
            <w:tcW w:w="3685" w:type="dxa"/>
            <w:noWrap/>
            <w:hideMark/>
          </w:tcPr>
          <w:p w14:paraId="263F379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Picuda o barracuda</w:t>
            </w:r>
          </w:p>
        </w:tc>
        <w:tc>
          <w:tcPr>
            <w:tcW w:w="2733" w:type="dxa"/>
            <w:noWrap/>
            <w:hideMark/>
          </w:tcPr>
          <w:p w14:paraId="6243B4AD"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5A774C7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080A22A" w14:textId="77777777" w:rsidTr="00A73339">
        <w:trPr>
          <w:trHeight w:val="300"/>
        </w:trPr>
        <w:tc>
          <w:tcPr>
            <w:tcW w:w="2279" w:type="dxa"/>
            <w:noWrap/>
            <w:vAlign w:val="center"/>
            <w:hideMark/>
          </w:tcPr>
          <w:p w14:paraId="67458DC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SYNBRANCHIDAE</w:t>
            </w:r>
          </w:p>
        </w:tc>
        <w:tc>
          <w:tcPr>
            <w:tcW w:w="2482" w:type="dxa"/>
            <w:noWrap/>
            <w:hideMark/>
          </w:tcPr>
          <w:p w14:paraId="725BDC7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Ophisternon infernale</w:t>
            </w:r>
          </w:p>
        </w:tc>
        <w:tc>
          <w:tcPr>
            <w:tcW w:w="3685" w:type="dxa"/>
            <w:noWrap/>
            <w:hideMark/>
          </w:tcPr>
          <w:p w14:paraId="492663C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Anguila ciega yucateca</w:t>
            </w:r>
          </w:p>
        </w:tc>
        <w:tc>
          <w:tcPr>
            <w:tcW w:w="2733" w:type="dxa"/>
            <w:noWrap/>
            <w:hideMark/>
          </w:tcPr>
          <w:p w14:paraId="60CF98B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1762" w:type="dxa"/>
            <w:noWrap/>
            <w:vAlign w:val="center"/>
            <w:hideMark/>
          </w:tcPr>
          <w:p w14:paraId="1723B91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Endémica</w:t>
            </w:r>
          </w:p>
        </w:tc>
      </w:tr>
      <w:tr w:rsidR="00CF435B" w:rsidRPr="00596A3A" w14:paraId="7748DA4A" w14:textId="77777777" w:rsidTr="00A73339">
        <w:trPr>
          <w:trHeight w:val="300"/>
        </w:trPr>
        <w:tc>
          <w:tcPr>
            <w:tcW w:w="2279" w:type="dxa"/>
            <w:noWrap/>
            <w:vAlign w:val="center"/>
            <w:hideMark/>
          </w:tcPr>
          <w:p w14:paraId="71D9F3E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SYNODONTIDAE</w:t>
            </w:r>
          </w:p>
        </w:tc>
        <w:tc>
          <w:tcPr>
            <w:tcW w:w="2482" w:type="dxa"/>
            <w:noWrap/>
            <w:hideMark/>
          </w:tcPr>
          <w:p w14:paraId="516FE70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Synodus foetens</w:t>
            </w:r>
          </w:p>
        </w:tc>
        <w:tc>
          <w:tcPr>
            <w:tcW w:w="3685" w:type="dxa"/>
            <w:noWrap/>
            <w:hideMark/>
          </w:tcPr>
          <w:p w14:paraId="4CFEAAD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iguano</w:t>
            </w:r>
          </w:p>
        </w:tc>
        <w:tc>
          <w:tcPr>
            <w:tcW w:w="2733" w:type="dxa"/>
            <w:noWrap/>
            <w:hideMark/>
          </w:tcPr>
          <w:p w14:paraId="60EDF0BF" w14:textId="77777777" w:rsidR="00A73339" w:rsidRPr="00596A3A" w:rsidRDefault="00A73339" w:rsidP="00C80695">
            <w:pPr>
              <w:spacing w:before="0" w:after="0"/>
              <w:rPr>
                <w:rFonts w:ascii="Arial" w:hAnsi="Arial" w:cs="Arial"/>
                <w:sz w:val="20"/>
                <w:szCs w:val="20"/>
              </w:rPr>
            </w:pPr>
          </w:p>
        </w:tc>
        <w:tc>
          <w:tcPr>
            <w:tcW w:w="1762" w:type="dxa"/>
            <w:noWrap/>
            <w:vAlign w:val="center"/>
            <w:hideMark/>
          </w:tcPr>
          <w:p w14:paraId="2339B10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bl>
    <w:p w14:paraId="40EB420B" w14:textId="77777777" w:rsidR="00A73339" w:rsidRPr="00596A3A" w:rsidRDefault="00A73339" w:rsidP="00C80695">
      <w:pPr>
        <w:spacing w:before="0" w:after="0" w:line="240" w:lineRule="auto"/>
        <w:rPr>
          <w:rFonts w:ascii="Arial" w:hAnsi="Arial" w:cs="Arial"/>
          <w:sz w:val="20"/>
          <w:szCs w:val="20"/>
        </w:rPr>
        <w:sectPr w:rsidR="00A73339" w:rsidRPr="00596A3A" w:rsidSect="00106BB7">
          <w:headerReference w:type="default" r:id="rId40"/>
          <w:footerReference w:type="default" r:id="rId41"/>
          <w:pgSz w:w="12240" w:h="15840"/>
          <w:pgMar w:top="1080" w:right="1440" w:bottom="1080" w:left="1440" w:header="708" w:footer="296" w:gutter="0"/>
          <w:cols w:space="708"/>
          <w:titlePg/>
          <w:docGrid w:linePitch="360"/>
        </w:sectPr>
      </w:pPr>
    </w:p>
    <w:p w14:paraId="4162B72B" w14:textId="77777777" w:rsidR="00503051" w:rsidRPr="00596A3A" w:rsidRDefault="00503051" w:rsidP="00C80695">
      <w:pPr>
        <w:spacing w:before="0" w:after="0" w:line="240" w:lineRule="auto"/>
        <w:rPr>
          <w:rFonts w:ascii="Arial" w:hAnsi="Arial" w:cs="Arial"/>
        </w:rPr>
      </w:pPr>
    </w:p>
    <w:p w14:paraId="0319C664" w14:textId="77777777" w:rsidR="00503051" w:rsidRPr="00596A3A" w:rsidRDefault="00503051" w:rsidP="00C80695">
      <w:pPr>
        <w:spacing w:before="0" w:after="0" w:line="240" w:lineRule="auto"/>
        <w:rPr>
          <w:rFonts w:ascii="Arial" w:hAnsi="Arial" w:cs="Arial"/>
        </w:rPr>
      </w:pPr>
    </w:p>
    <w:tbl>
      <w:tblPr>
        <w:tblStyle w:val="Tablaconcuadrcula"/>
        <w:tblW w:w="0" w:type="auto"/>
        <w:jc w:val="center"/>
        <w:tblLook w:val="04A0" w:firstRow="1" w:lastRow="0" w:firstColumn="1" w:lastColumn="0" w:noHBand="0" w:noVBand="1"/>
      </w:tblPr>
      <w:tblGrid>
        <w:gridCol w:w="2420"/>
        <w:gridCol w:w="2920"/>
        <w:gridCol w:w="2620"/>
      </w:tblGrid>
      <w:tr w:rsidR="00CF435B" w:rsidRPr="00596A3A" w14:paraId="7B182B4B" w14:textId="77777777" w:rsidTr="00A73339">
        <w:trPr>
          <w:trHeight w:val="300"/>
          <w:tblHeader/>
          <w:jc w:val="center"/>
        </w:trPr>
        <w:tc>
          <w:tcPr>
            <w:tcW w:w="7960" w:type="dxa"/>
            <w:gridSpan w:val="3"/>
            <w:shd w:val="clear" w:color="auto" w:fill="A6A6A6" w:themeFill="background1" w:themeFillShade="A6"/>
            <w:noWrap/>
            <w:vAlign w:val="center"/>
          </w:tcPr>
          <w:p w14:paraId="1C516EE6" w14:textId="4531FC7E" w:rsidR="00A73339" w:rsidRPr="00596A3A" w:rsidRDefault="00A73339" w:rsidP="00C80695">
            <w:pPr>
              <w:spacing w:before="0" w:after="0"/>
              <w:jc w:val="center"/>
              <w:rPr>
                <w:rFonts w:ascii="Arial" w:hAnsi="Arial" w:cs="Arial"/>
                <w:b/>
                <w:sz w:val="20"/>
                <w:szCs w:val="20"/>
              </w:rPr>
            </w:pPr>
            <w:r w:rsidRPr="00596A3A">
              <w:rPr>
                <w:rFonts w:ascii="Arial" w:hAnsi="Arial" w:cs="Arial"/>
                <w:b/>
                <w:sz w:val="20"/>
                <w:szCs w:val="20"/>
              </w:rPr>
              <w:t>LISTA DE ESPECIES DE PECES ARRECIFALES</w:t>
            </w:r>
          </w:p>
        </w:tc>
      </w:tr>
      <w:tr w:rsidR="00CF435B" w:rsidRPr="00596A3A" w14:paraId="33AB29AC" w14:textId="77777777" w:rsidTr="00A73339">
        <w:trPr>
          <w:trHeight w:val="300"/>
          <w:tblHeader/>
          <w:jc w:val="center"/>
        </w:trPr>
        <w:tc>
          <w:tcPr>
            <w:tcW w:w="2420" w:type="dxa"/>
            <w:shd w:val="clear" w:color="auto" w:fill="A6A6A6" w:themeFill="background1" w:themeFillShade="A6"/>
            <w:noWrap/>
          </w:tcPr>
          <w:p w14:paraId="6941CFDC" w14:textId="77777777" w:rsidR="00A73339" w:rsidRPr="00596A3A" w:rsidRDefault="00A73339" w:rsidP="00C80695">
            <w:pPr>
              <w:spacing w:before="0" w:after="0"/>
              <w:jc w:val="center"/>
              <w:rPr>
                <w:rFonts w:ascii="Arial" w:hAnsi="Arial" w:cs="Arial"/>
                <w:b/>
                <w:sz w:val="20"/>
                <w:szCs w:val="20"/>
              </w:rPr>
            </w:pPr>
            <w:r w:rsidRPr="00596A3A">
              <w:rPr>
                <w:rFonts w:ascii="Arial" w:hAnsi="Arial" w:cs="Arial"/>
                <w:b/>
                <w:sz w:val="20"/>
                <w:szCs w:val="20"/>
              </w:rPr>
              <w:t>FAMILIA</w:t>
            </w:r>
          </w:p>
        </w:tc>
        <w:tc>
          <w:tcPr>
            <w:tcW w:w="2920" w:type="dxa"/>
            <w:shd w:val="clear" w:color="auto" w:fill="A6A6A6" w:themeFill="background1" w:themeFillShade="A6"/>
            <w:noWrap/>
          </w:tcPr>
          <w:p w14:paraId="1CD00F41" w14:textId="77777777" w:rsidR="00A73339" w:rsidRPr="00596A3A" w:rsidRDefault="00A73339" w:rsidP="00C80695">
            <w:pPr>
              <w:spacing w:before="0" w:after="0"/>
              <w:jc w:val="center"/>
              <w:rPr>
                <w:rFonts w:ascii="Arial" w:hAnsi="Arial" w:cs="Arial"/>
                <w:b/>
                <w:i/>
                <w:sz w:val="20"/>
                <w:szCs w:val="20"/>
              </w:rPr>
            </w:pPr>
            <w:r w:rsidRPr="00596A3A">
              <w:rPr>
                <w:rFonts w:ascii="Arial" w:hAnsi="Arial" w:cs="Arial"/>
                <w:b/>
                <w:sz w:val="20"/>
                <w:szCs w:val="20"/>
              </w:rPr>
              <w:t>NOMBRE CIENTÍFICO</w:t>
            </w:r>
          </w:p>
        </w:tc>
        <w:tc>
          <w:tcPr>
            <w:tcW w:w="2620" w:type="dxa"/>
            <w:shd w:val="clear" w:color="auto" w:fill="A6A6A6" w:themeFill="background1" w:themeFillShade="A6"/>
            <w:noWrap/>
          </w:tcPr>
          <w:p w14:paraId="74E5EC67" w14:textId="77777777" w:rsidR="00A73339" w:rsidRPr="00596A3A" w:rsidRDefault="00A73339" w:rsidP="00C80695">
            <w:pPr>
              <w:spacing w:before="0" w:after="0"/>
              <w:jc w:val="center"/>
              <w:rPr>
                <w:rFonts w:ascii="Arial" w:hAnsi="Arial" w:cs="Arial"/>
                <w:b/>
                <w:sz w:val="20"/>
                <w:szCs w:val="20"/>
              </w:rPr>
            </w:pPr>
            <w:r w:rsidRPr="00596A3A">
              <w:rPr>
                <w:rFonts w:ascii="Arial" w:hAnsi="Arial" w:cs="Arial"/>
                <w:b/>
                <w:sz w:val="20"/>
                <w:szCs w:val="20"/>
              </w:rPr>
              <w:t>NOMBRE COMÚN</w:t>
            </w:r>
          </w:p>
        </w:tc>
      </w:tr>
      <w:tr w:rsidR="00CF435B" w:rsidRPr="00596A3A" w14:paraId="2FF6551E" w14:textId="77777777" w:rsidTr="00A73339">
        <w:trPr>
          <w:trHeight w:val="300"/>
          <w:jc w:val="center"/>
        </w:trPr>
        <w:tc>
          <w:tcPr>
            <w:tcW w:w="2420" w:type="dxa"/>
            <w:vMerge w:val="restart"/>
            <w:noWrap/>
            <w:vAlign w:val="center"/>
            <w:hideMark/>
          </w:tcPr>
          <w:p w14:paraId="486A87D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ACANTHURIDAE</w:t>
            </w:r>
          </w:p>
        </w:tc>
        <w:tc>
          <w:tcPr>
            <w:tcW w:w="2920" w:type="dxa"/>
            <w:noWrap/>
            <w:hideMark/>
          </w:tcPr>
          <w:p w14:paraId="39EB4E6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Acanthurus bahianus</w:t>
            </w:r>
          </w:p>
        </w:tc>
        <w:tc>
          <w:tcPr>
            <w:tcW w:w="2620" w:type="dxa"/>
            <w:noWrap/>
            <w:hideMark/>
          </w:tcPr>
          <w:p w14:paraId="132C925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cirujano</w:t>
            </w:r>
          </w:p>
        </w:tc>
      </w:tr>
      <w:tr w:rsidR="00CF435B" w:rsidRPr="00596A3A" w14:paraId="1666B1AD" w14:textId="77777777" w:rsidTr="00A73339">
        <w:trPr>
          <w:trHeight w:val="300"/>
          <w:jc w:val="center"/>
        </w:trPr>
        <w:tc>
          <w:tcPr>
            <w:tcW w:w="2420" w:type="dxa"/>
            <w:vMerge/>
            <w:noWrap/>
            <w:vAlign w:val="center"/>
          </w:tcPr>
          <w:p w14:paraId="182C2702"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70E139A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Acanthurus chirurgus</w:t>
            </w:r>
          </w:p>
        </w:tc>
        <w:tc>
          <w:tcPr>
            <w:tcW w:w="2620" w:type="dxa"/>
            <w:noWrap/>
            <w:hideMark/>
          </w:tcPr>
          <w:p w14:paraId="0B6E029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cirujano</w:t>
            </w:r>
          </w:p>
        </w:tc>
      </w:tr>
      <w:tr w:rsidR="00CF435B" w:rsidRPr="00596A3A" w14:paraId="5837155F" w14:textId="77777777" w:rsidTr="00A73339">
        <w:trPr>
          <w:trHeight w:val="300"/>
          <w:jc w:val="center"/>
        </w:trPr>
        <w:tc>
          <w:tcPr>
            <w:tcW w:w="2420" w:type="dxa"/>
            <w:vMerge/>
            <w:noWrap/>
            <w:vAlign w:val="center"/>
          </w:tcPr>
          <w:p w14:paraId="7CBB0A9E"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2E93484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Acanthurus coeruleus</w:t>
            </w:r>
          </w:p>
        </w:tc>
        <w:tc>
          <w:tcPr>
            <w:tcW w:w="2620" w:type="dxa"/>
            <w:noWrap/>
            <w:hideMark/>
          </w:tcPr>
          <w:p w14:paraId="6347E55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cirujano</w:t>
            </w:r>
          </w:p>
        </w:tc>
      </w:tr>
      <w:tr w:rsidR="00CF435B" w:rsidRPr="00596A3A" w14:paraId="2659A20E" w14:textId="77777777" w:rsidTr="00A73339">
        <w:trPr>
          <w:trHeight w:val="300"/>
          <w:jc w:val="center"/>
        </w:trPr>
        <w:tc>
          <w:tcPr>
            <w:tcW w:w="2420" w:type="dxa"/>
            <w:vMerge w:val="restart"/>
            <w:noWrap/>
            <w:vAlign w:val="center"/>
            <w:hideMark/>
          </w:tcPr>
          <w:p w14:paraId="543BCFA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APOGONIDAE</w:t>
            </w:r>
          </w:p>
        </w:tc>
        <w:tc>
          <w:tcPr>
            <w:tcW w:w="2920" w:type="dxa"/>
            <w:noWrap/>
            <w:hideMark/>
          </w:tcPr>
          <w:p w14:paraId="15991F7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Apogon binotatus</w:t>
            </w:r>
          </w:p>
        </w:tc>
        <w:tc>
          <w:tcPr>
            <w:tcW w:w="2620" w:type="dxa"/>
            <w:noWrap/>
            <w:hideMark/>
          </w:tcPr>
          <w:p w14:paraId="2E58F91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cardenal</w:t>
            </w:r>
          </w:p>
        </w:tc>
      </w:tr>
      <w:tr w:rsidR="00CF435B" w:rsidRPr="00596A3A" w14:paraId="4741D8E0" w14:textId="77777777" w:rsidTr="00A73339">
        <w:trPr>
          <w:trHeight w:val="300"/>
          <w:jc w:val="center"/>
        </w:trPr>
        <w:tc>
          <w:tcPr>
            <w:tcW w:w="2420" w:type="dxa"/>
            <w:vMerge/>
            <w:noWrap/>
            <w:vAlign w:val="center"/>
          </w:tcPr>
          <w:p w14:paraId="57AAC8BA"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4DE3790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Apogon sp.</w:t>
            </w:r>
          </w:p>
        </w:tc>
        <w:tc>
          <w:tcPr>
            <w:tcW w:w="2620" w:type="dxa"/>
            <w:noWrap/>
            <w:hideMark/>
          </w:tcPr>
          <w:p w14:paraId="2AA6421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cardenal</w:t>
            </w:r>
          </w:p>
        </w:tc>
      </w:tr>
      <w:tr w:rsidR="00CF435B" w:rsidRPr="00596A3A" w14:paraId="40424C27" w14:textId="77777777" w:rsidTr="00A73339">
        <w:trPr>
          <w:trHeight w:val="300"/>
          <w:jc w:val="center"/>
        </w:trPr>
        <w:tc>
          <w:tcPr>
            <w:tcW w:w="2420" w:type="dxa"/>
            <w:vMerge/>
            <w:noWrap/>
            <w:vAlign w:val="center"/>
          </w:tcPr>
          <w:p w14:paraId="4429DA86"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14B115A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Apogon townsendi</w:t>
            </w:r>
          </w:p>
        </w:tc>
        <w:tc>
          <w:tcPr>
            <w:tcW w:w="2620" w:type="dxa"/>
            <w:noWrap/>
            <w:hideMark/>
          </w:tcPr>
          <w:p w14:paraId="689892B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cardenal</w:t>
            </w:r>
          </w:p>
        </w:tc>
      </w:tr>
      <w:tr w:rsidR="00CF435B" w:rsidRPr="00596A3A" w14:paraId="45E36ED6" w14:textId="77777777" w:rsidTr="00A73339">
        <w:trPr>
          <w:trHeight w:val="300"/>
          <w:jc w:val="center"/>
        </w:trPr>
        <w:tc>
          <w:tcPr>
            <w:tcW w:w="2420" w:type="dxa"/>
            <w:vMerge w:val="restart"/>
            <w:noWrap/>
            <w:vAlign w:val="center"/>
            <w:hideMark/>
          </w:tcPr>
          <w:p w14:paraId="4A7058C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BALISTIDAE</w:t>
            </w:r>
          </w:p>
        </w:tc>
        <w:tc>
          <w:tcPr>
            <w:tcW w:w="2920" w:type="dxa"/>
            <w:noWrap/>
            <w:hideMark/>
          </w:tcPr>
          <w:p w14:paraId="530B61C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Balistes vetula</w:t>
            </w:r>
          </w:p>
        </w:tc>
        <w:tc>
          <w:tcPr>
            <w:tcW w:w="2620" w:type="dxa"/>
            <w:noWrap/>
            <w:hideMark/>
          </w:tcPr>
          <w:p w14:paraId="76B2D6B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ballesta</w:t>
            </w:r>
          </w:p>
        </w:tc>
      </w:tr>
      <w:tr w:rsidR="00CF435B" w:rsidRPr="00596A3A" w14:paraId="290A7680" w14:textId="77777777" w:rsidTr="00A73339">
        <w:trPr>
          <w:trHeight w:val="300"/>
          <w:jc w:val="center"/>
        </w:trPr>
        <w:tc>
          <w:tcPr>
            <w:tcW w:w="2420" w:type="dxa"/>
            <w:vMerge/>
            <w:noWrap/>
            <w:vAlign w:val="center"/>
          </w:tcPr>
          <w:p w14:paraId="411FF177"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17F476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Canthidermis sufflamen</w:t>
            </w:r>
          </w:p>
        </w:tc>
        <w:tc>
          <w:tcPr>
            <w:tcW w:w="2620" w:type="dxa"/>
            <w:noWrap/>
            <w:hideMark/>
          </w:tcPr>
          <w:p w14:paraId="0AE25CB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ballesta gris</w:t>
            </w:r>
          </w:p>
        </w:tc>
      </w:tr>
      <w:tr w:rsidR="00CF435B" w:rsidRPr="00596A3A" w14:paraId="12E7F474" w14:textId="77777777" w:rsidTr="00A73339">
        <w:trPr>
          <w:trHeight w:val="300"/>
          <w:jc w:val="center"/>
        </w:trPr>
        <w:tc>
          <w:tcPr>
            <w:tcW w:w="2420" w:type="dxa"/>
            <w:vMerge/>
            <w:noWrap/>
            <w:vAlign w:val="center"/>
          </w:tcPr>
          <w:p w14:paraId="1170D213"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3037DC4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Melichthys niger</w:t>
            </w:r>
          </w:p>
        </w:tc>
        <w:tc>
          <w:tcPr>
            <w:tcW w:w="2620" w:type="dxa"/>
            <w:noWrap/>
            <w:hideMark/>
          </w:tcPr>
          <w:p w14:paraId="6A09BEC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ballesta negro</w:t>
            </w:r>
          </w:p>
        </w:tc>
      </w:tr>
      <w:tr w:rsidR="00CF435B" w:rsidRPr="00596A3A" w14:paraId="6B5DDBF1" w14:textId="77777777" w:rsidTr="00A73339">
        <w:trPr>
          <w:trHeight w:val="300"/>
          <w:jc w:val="center"/>
        </w:trPr>
        <w:tc>
          <w:tcPr>
            <w:tcW w:w="2420" w:type="dxa"/>
            <w:vMerge/>
            <w:noWrap/>
            <w:vAlign w:val="center"/>
          </w:tcPr>
          <w:p w14:paraId="6799CB72"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121ED54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Xanthichthys ringens</w:t>
            </w:r>
          </w:p>
        </w:tc>
        <w:tc>
          <w:tcPr>
            <w:tcW w:w="2620" w:type="dxa"/>
            <w:noWrap/>
            <w:hideMark/>
          </w:tcPr>
          <w:p w14:paraId="43E961E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ballesta</w:t>
            </w:r>
          </w:p>
        </w:tc>
      </w:tr>
      <w:tr w:rsidR="00CF435B" w:rsidRPr="00596A3A" w14:paraId="1DAD56F5" w14:textId="77777777" w:rsidTr="00A73339">
        <w:trPr>
          <w:trHeight w:val="300"/>
          <w:jc w:val="center"/>
        </w:trPr>
        <w:tc>
          <w:tcPr>
            <w:tcW w:w="2420" w:type="dxa"/>
            <w:noWrap/>
            <w:vAlign w:val="center"/>
            <w:hideMark/>
          </w:tcPr>
          <w:p w14:paraId="0ACBA48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BLENIIDAE</w:t>
            </w:r>
          </w:p>
        </w:tc>
        <w:tc>
          <w:tcPr>
            <w:tcW w:w="2920" w:type="dxa"/>
            <w:noWrap/>
            <w:hideMark/>
          </w:tcPr>
          <w:p w14:paraId="4173081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Ophioblennius atlanticus</w:t>
            </w:r>
          </w:p>
        </w:tc>
        <w:tc>
          <w:tcPr>
            <w:tcW w:w="2620" w:type="dxa"/>
            <w:noWrap/>
            <w:hideMark/>
          </w:tcPr>
          <w:p w14:paraId="750A0D4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blénido de labio rojo</w:t>
            </w:r>
          </w:p>
        </w:tc>
      </w:tr>
      <w:tr w:rsidR="00CF435B" w:rsidRPr="00596A3A" w14:paraId="1E19AB0E" w14:textId="77777777" w:rsidTr="00A73339">
        <w:trPr>
          <w:trHeight w:val="300"/>
          <w:jc w:val="center"/>
        </w:trPr>
        <w:tc>
          <w:tcPr>
            <w:tcW w:w="2420" w:type="dxa"/>
            <w:noWrap/>
            <w:vAlign w:val="center"/>
            <w:hideMark/>
          </w:tcPr>
          <w:p w14:paraId="1DEDC4F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CARANGIDAE</w:t>
            </w:r>
          </w:p>
        </w:tc>
        <w:tc>
          <w:tcPr>
            <w:tcW w:w="2920" w:type="dxa"/>
            <w:noWrap/>
            <w:hideMark/>
          </w:tcPr>
          <w:p w14:paraId="45A9973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Caranx ruber</w:t>
            </w:r>
          </w:p>
        </w:tc>
        <w:tc>
          <w:tcPr>
            <w:tcW w:w="2620" w:type="dxa"/>
            <w:noWrap/>
            <w:hideMark/>
          </w:tcPr>
          <w:p w14:paraId="161AD2E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jurel</w:t>
            </w:r>
          </w:p>
        </w:tc>
      </w:tr>
      <w:tr w:rsidR="00CF435B" w:rsidRPr="00596A3A" w14:paraId="0131A347" w14:textId="77777777" w:rsidTr="00A73339">
        <w:trPr>
          <w:trHeight w:val="300"/>
          <w:jc w:val="center"/>
        </w:trPr>
        <w:tc>
          <w:tcPr>
            <w:tcW w:w="2420" w:type="dxa"/>
            <w:vMerge w:val="restart"/>
            <w:noWrap/>
            <w:vAlign w:val="center"/>
            <w:hideMark/>
          </w:tcPr>
          <w:p w14:paraId="59C4085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CHAETODONTIDAE</w:t>
            </w:r>
          </w:p>
        </w:tc>
        <w:tc>
          <w:tcPr>
            <w:tcW w:w="2920" w:type="dxa"/>
            <w:noWrap/>
            <w:hideMark/>
          </w:tcPr>
          <w:p w14:paraId="5080935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Prognathodes aculeatus</w:t>
            </w:r>
          </w:p>
        </w:tc>
        <w:tc>
          <w:tcPr>
            <w:tcW w:w="2620" w:type="dxa"/>
            <w:noWrap/>
            <w:hideMark/>
          </w:tcPr>
          <w:p w14:paraId="6FA0A6F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mariposa</w:t>
            </w:r>
          </w:p>
        </w:tc>
      </w:tr>
      <w:tr w:rsidR="00CF435B" w:rsidRPr="00596A3A" w14:paraId="1DEF1EE8" w14:textId="77777777" w:rsidTr="00A73339">
        <w:trPr>
          <w:trHeight w:val="300"/>
          <w:jc w:val="center"/>
        </w:trPr>
        <w:tc>
          <w:tcPr>
            <w:tcW w:w="2420" w:type="dxa"/>
            <w:vMerge/>
            <w:noWrap/>
            <w:vAlign w:val="center"/>
          </w:tcPr>
          <w:p w14:paraId="68519CF4"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1DFF256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Chaetodon capistratus</w:t>
            </w:r>
          </w:p>
        </w:tc>
        <w:tc>
          <w:tcPr>
            <w:tcW w:w="2620" w:type="dxa"/>
            <w:noWrap/>
            <w:hideMark/>
          </w:tcPr>
          <w:p w14:paraId="604A501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mariposa cuatro ojos</w:t>
            </w:r>
          </w:p>
        </w:tc>
      </w:tr>
      <w:tr w:rsidR="00CF435B" w:rsidRPr="00596A3A" w14:paraId="002965A1" w14:textId="77777777" w:rsidTr="00A73339">
        <w:trPr>
          <w:trHeight w:val="300"/>
          <w:jc w:val="center"/>
        </w:trPr>
        <w:tc>
          <w:tcPr>
            <w:tcW w:w="2420" w:type="dxa"/>
            <w:vMerge/>
            <w:noWrap/>
            <w:vAlign w:val="center"/>
          </w:tcPr>
          <w:p w14:paraId="7981659F"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74247F9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Chaetodon ocellatus</w:t>
            </w:r>
          </w:p>
        </w:tc>
        <w:tc>
          <w:tcPr>
            <w:tcW w:w="2620" w:type="dxa"/>
            <w:noWrap/>
            <w:hideMark/>
          </w:tcPr>
          <w:p w14:paraId="373ED2C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mariposa</w:t>
            </w:r>
          </w:p>
        </w:tc>
      </w:tr>
      <w:tr w:rsidR="00CF435B" w:rsidRPr="00596A3A" w14:paraId="4B18AAB1" w14:textId="77777777" w:rsidTr="00A73339">
        <w:trPr>
          <w:trHeight w:val="300"/>
          <w:jc w:val="center"/>
        </w:trPr>
        <w:tc>
          <w:tcPr>
            <w:tcW w:w="2420" w:type="dxa"/>
            <w:vMerge/>
            <w:noWrap/>
            <w:vAlign w:val="center"/>
          </w:tcPr>
          <w:p w14:paraId="4F2C8796"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7A5A64E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Chaetodon striatus</w:t>
            </w:r>
          </w:p>
        </w:tc>
        <w:tc>
          <w:tcPr>
            <w:tcW w:w="2620" w:type="dxa"/>
            <w:noWrap/>
            <w:hideMark/>
          </w:tcPr>
          <w:p w14:paraId="78DCD65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mariposa bandeada</w:t>
            </w:r>
          </w:p>
        </w:tc>
      </w:tr>
      <w:tr w:rsidR="00CF435B" w:rsidRPr="00596A3A" w14:paraId="33427137" w14:textId="77777777" w:rsidTr="00A73339">
        <w:trPr>
          <w:trHeight w:val="300"/>
          <w:jc w:val="center"/>
        </w:trPr>
        <w:tc>
          <w:tcPr>
            <w:tcW w:w="2420" w:type="dxa"/>
            <w:noWrap/>
            <w:vAlign w:val="center"/>
            <w:hideMark/>
          </w:tcPr>
          <w:p w14:paraId="0C591A5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CIRRHITIDAE</w:t>
            </w:r>
          </w:p>
        </w:tc>
        <w:tc>
          <w:tcPr>
            <w:tcW w:w="2920" w:type="dxa"/>
            <w:noWrap/>
            <w:hideMark/>
          </w:tcPr>
          <w:p w14:paraId="51549E3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Amblycirrhitus pinos</w:t>
            </w:r>
          </w:p>
        </w:tc>
        <w:tc>
          <w:tcPr>
            <w:tcW w:w="2620" w:type="dxa"/>
            <w:noWrap/>
            <w:hideMark/>
          </w:tcPr>
          <w:p w14:paraId="3645EA8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manchas rojas</w:t>
            </w:r>
          </w:p>
        </w:tc>
      </w:tr>
      <w:tr w:rsidR="00CF435B" w:rsidRPr="00596A3A" w14:paraId="366AD65B" w14:textId="77777777" w:rsidTr="00A73339">
        <w:trPr>
          <w:trHeight w:val="300"/>
          <w:jc w:val="center"/>
        </w:trPr>
        <w:tc>
          <w:tcPr>
            <w:tcW w:w="2420" w:type="dxa"/>
            <w:noWrap/>
            <w:vAlign w:val="center"/>
            <w:hideMark/>
          </w:tcPr>
          <w:p w14:paraId="16FE2BB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DIODONTIDAE</w:t>
            </w:r>
          </w:p>
        </w:tc>
        <w:tc>
          <w:tcPr>
            <w:tcW w:w="2920" w:type="dxa"/>
            <w:noWrap/>
            <w:hideMark/>
          </w:tcPr>
          <w:p w14:paraId="2FDFD21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Diodon holocanthus</w:t>
            </w:r>
          </w:p>
        </w:tc>
        <w:tc>
          <w:tcPr>
            <w:tcW w:w="2620" w:type="dxa"/>
            <w:noWrap/>
            <w:hideMark/>
          </w:tcPr>
          <w:p w14:paraId="388A8DB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globo</w:t>
            </w:r>
          </w:p>
        </w:tc>
      </w:tr>
      <w:tr w:rsidR="00CF435B" w:rsidRPr="00596A3A" w14:paraId="2EC8258F" w14:textId="77777777" w:rsidTr="00A73339">
        <w:trPr>
          <w:trHeight w:val="300"/>
          <w:jc w:val="center"/>
        </w:trPr>
        <w:tc>
          <w:tcPr>
            <w:tcW w:w="2420" w:type="dxa"/>
            <w:vMerge w:val="restart"/>
            <w:noWrap/>
            <w:vAlign w:val="center"/>
            <w:hideMark/>
          </w:tcPr>
          <w:p w14:paraId="3BAE421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GOBIIDAE</w:t>
            </w:r>
          </w:p>
        </w:tc>
        <w:tc>
          <w:tcPr>
            <w:tcW w:w="2920" w:type="dxa"/>
            <w:noWrap/>
            <w:hideMark/>
          </w:tcPr>
          <w:p w14:paraId="272A4ED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Coryphopterus  dicrus </w:t>
            </w:r>
          </w:p>
        </w:tc>
        <w:tc>
          <w:tcPr>
            <w:tcW w:w="2620" w:type="dxa"/>
            <w:noWrap/>
            <w:hideMark/>
          </w:tcPr>
          <w:p w14:paraId="1D1E4EF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gobio</w:t>
            </w:r>
          </w:p>
        </w:tc>
      </w:tr>
      <w:tr w:rsidR="00CF435B" w:rsidRPr="00596A3A" w14:paraId="7248D4E3" w14:textId="77777777" w:rsidTr="00A73339">
        <w:trPr>
          <w:trHeight w:val="300"/>
          <w:jc w:val="center"/>
        </w:trPr>
        <w:tc>
          <w:tcPr>
            <w:tcW w:w="2420" w:type="dxa"/>
            <w:vMerge/>
            <w:noWrap/>
            <w:vAlign w:val="center"/>
          </w:tcPr>
          <w:p w14:paraId="4F55B1E5"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25967AF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Coryphopterus hyalinus</w:t>
            </w:r>
          </w:p>
        </w:tc>
        <w:tc>
          <w:tcPr>
            <w:tcW w:w="2620" w:type="dxa"/>
            <w:noWrap/>
            <w:hideMark/>
          </w:tcPr>
          <w:p w14:paraId="18F7B78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 xml:space="preserve">Pez gobio </w:t>
            </w:r>
          </w:p>
        </w:tc>
      </w:tr>
      <w:tr w:rsidR="00CF435B" w:rsidRPr="00596A3A" w14:paraId="03A5D0D1" w14:textId="77777777" w:rsidTr="00A73339">
        <w:trPr>
          <w:trHeight w:val="300"/>
          <w:jc w:val="center"/>
        </w:trPr>
        <w:tc>
          <w:tcPr>
            <w:tcW w:w="2420" w:type="dxa"/>
            <w:vMerge/>
            <w:noWrap/>
            <w:vAlign w:val="center"/>
          </w:tcPr>
          <w:p w14:paraId="6F1C0BA9"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21F854B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Coryphopterus personatus</w:t>
            </w:r>
          </w:p>
        </w:tc>
        <w:tc>
          <w:tcPr>
            <w:tcW w:w="2620" w:type="dxa"/>
            <w:noWrap/>
            <w:hideMark/>
          </w:tcPr>
          <w:p w14:paraId="4ED605B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gobio</w:t>
            </w:r>
          </w:p>
        </w:tc>
      </w:tr>
      <w:tr w:rsidR="00CF435B" w:rsidRPr="00596A3A" w14:paraId="5457B07E" w14:textId="77777777" w:rsidTr="00A73339">
        <w:trPr>
          <w:trHeight w:val="300"/>
          <w:jc w:val="center"/>
        </w:trPr>
        <w:tc>
          <w:tcPr>
            <w:tcW w:w="2420" w:type="dxa"/>
            <w:vMerge/>
            <w:noWrap/>
            <w:vAlign w:val="center"/>
          </w:tcPr>
          <w:p w14:paraId="0B489029"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79CF2B2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Gnatholepis thompsoni </w:t>
            </w:r>
          </w:p>
        </w:tc>
        <w:tc>
          <w:tcPr>
            <w:tcW w:w="2620" w:type="dxa"/>
            <w:noWrap/>
            <w:hideMark/>
          </w:tcPr>
          <w:p w14:paraId="1BB6F16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gobio</w:t>
            </w:r>
          </w:p>
        </w:tc>
      </w:tr>
      <w:tr w:rsidR="00CF435B" w:rsidRPr="00596A3A" w14:paraId="5FD6C69B" w14:textId="77777777" w:rsidTr="00A73339">
        <w:trPr>
          <w:trHeight w:val="300"/>
          <w:jc w:val="center"/>
        </w:trPr>
        <w:tc>
          <w:tcPr>
            <w:tcW w:w="2420" w:type="dxa"/>
            <w:vMerge/>
            <w:noWrap/>
            <w:vAlign w:val="center"/>
          </w:tcPr>
          <w:p w14:paraId="431AB4D4"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729807C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Gobiosoma dilepis</w:t>
            </w:r>
          </w:p>
        </w:tc>
        <w:tc>
          <w:tcPr>
            <w:tcW w:w="2620" w:type="dxa"/>
            <w:noWrap/>
            <w:hideMark/>
          </w:tcPr>
          <w:p w14:paraId="4D7014B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 xml:space="preserve">Pez gobio </w:t>
            </w:r>
          </w:p>
        </w:tc>
      </w:tr>
      <w:tr w:rsidR="00CF435B" w:rsidRPr="00596A3A" w14:paraId="1A1DC9D4" w14:textId="77777777" w:rsidTr="00A73339">
        <w:trPr>
          <w:trHeight w:val="300"/>
          <w:jc w:val="center"/>
        </w:trPr>
        <w:tc>
          <w:tcPr>
            <w:tcW w:w="2420" w:type="dxa"/>
            <w:vMerge/>
            <w:noWrap/>
            <w:vAlign w:val="center"/>
          </w:tcPr>
          <w:p w14:paraId="4D8E0F42"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5DEC46D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Gobiosoma evelynae</w:t>
            </w:r>
          </w:p>
        </w:tc>
        <w:tc>
          <w:tcPr>
            <w:tcW w:w="2620" w:type="dxa"/>
            <w:noWrap/>
            <w:hideMark/>
          </w:tcPr>
          <w:p w14:paraId="4C66AD9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gobio</w:t>
            </w:r>
          </w:p>
        </w:tc>
      </w:tr>
      <w:tr w:rsidR="00CF435B" w:rsidRPr="00596A3A" w14:paraId="01F74A12" w14:textId="77777777" w:rsidTr="00A73339">
        <w:trPr>
          <w:trHeight w:val="300"/>
          <w:jc w:val="center"/>
        </w:trPr>
        <w:tc>
          <w:tcPr>
            <w:tcW w:w="2420" w:type="dxa"/>
            <w:vMerge/>
            <w:noWrap/>
            <w:vAlign w:val="center"/>
          </w:tcPr>
          <w:p w14:paraId="03D4934D"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D2396D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Gobiosoma prochilus</w:t>
            </w:r>
          </w:p>
        </w:tc>
        <w:tc>
          <w:tcPr>
            <w:tcW w:w="2620" w:type="dxa"/>
            <w:noWrap/>
            <w:hideMark/>
          </w:tcPr>
          <w:p w14:paraId="295D78F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gobio</w:t>
            </w:r>
          </w:p>
        </w:tc>
      </w:tr>
      <w:tr w:rsidR="00CF435B" w:rsidRPr="00596A3A" w14:paraId="005C07AF" w14:textId="77777777" w:rsidTr="00A73339">
        <w:trPr>
          <w:trHeight w:val="300"/>
          <w:jc w:val="center"/>
        </w:trPr>
        <w:tc>
          <w:tcPr>
            <w:tcW w:w="2420" w:type="dxa"/>
            <w:noWrap/>
            <w:vAlign w:val="center"/>
            <w:hideMark/>
          </w:tcPr>
          <w:p w14:paraId="06E144F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GRAMMATIDAE</w:t>
            </w:r>
          </w:p>
        </w:tc>
        <w:tc>
          <w:tcPr>
            <w:tcW w:w="2920" w:type="dxa"/>
            <w:noWrap/>
            <w:hideMark/>
          </w:tcPr>
          <w:p w14:paraId="0B1EB86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Gramma loreto</w:t>
            </w:r>
          </w:p>
        </w:tc>
        <w:tc>
          <w:tcPr>
            <w:tcW w:w="2620" w:type="dxa"/>
            <w:noWrap/>
            <w:hideMark/>
          </w:tcPr>
          <w:p w14:paraId="34962D7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hada</w:t>
            </w:r>
          </w:p>
        </w:tc>
      </w:tr>
      <w:tr w:rsidR="00CF435B" w:rsidRPr="00596A3A" w14:paraId="0C488500" w14:textId="77777777" w:rsidTr="00A73339">
        <w:trPr>
          <w:trHeight w:val="300"/>
          <w:jc w:val="center"/>
        </w:trPr>
        <w:tc>
          <w:tcPr>
            <w:tcW w:w="2420" w:type="dxa"/>
            <w:vMerge w:val="restart"/>
            <w:noWrap/>
            <w:vAlign w:val="center"/>
            <w:hideMark/>
          </w:tcPr>
          <w:p w14:paraId="659F670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HAEMULIDAE</w:t>
            </w:r>
          </w:p>
        </w:tc>
        <w:tc>
          <w:tcPr>
            <w:tcW w:w="2920" w:type="dxa"/>
            <w:noWrap/>
            <w:hideMark/>
          </w:tcPr>
          <w:p w14:paraId="2F40D9C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Anisotremus surinamensis</w:t>
            </w:r>
          </w:p>
        </w:tc>
        <w:tc>
          <w:tcPr>
            <w:tcW w:w="2620" w:type="dxa"/>
            <w:noWrap/>
            <w:hideMark/>
          </w:tcPr>
          <w:p w14:paraId="65EE914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isabelita</w:t>
            </w:r>
          </w:p>
        </w:tc>
      </w:tr>
      <w:tr w:rsidR="00CF435B" w:rsidRPr="00596A3A" w14:paraId="3F5CE1F7" w14:textId="77777777" w:rsidTr="00A73339">
        <w:trPr>
          <w:trHeight w:val="300"/>
          <w:jc w:val="center"/>
        </w:trPr>
        <w:tc>
          <w:tcPr>
            <w:tcW w:w="2420" w:type="dxa"/>
            <w:vMerge/>
            <w:noWrap/>
            <w:vAlign w:val="center"/>
          </w:tcPr>
          <w:p w14:paraId="5522FE8E"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3A8C783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Anisotremus virginicus</w:t>
            </w:r>
          </w:p>
        </w:tc>
        <w:tc>
          <w:tcPr>
            <w:tcW w:w="2620" w:type="dxa"/>
            <w:noWrap/>
            <w:hideMark/>
          </w:tcPr>
          <w:p w14:paraId="39EC754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isabelita</w:t>
            </w:r>
          </w:p>
        </w:tc>
      </w:tr>
      <w:tr w:rsidR="00CF435B" w:rsidRPr="00596A3A" w14:paraId="415AD47D" w14:textId="77777777" w:rsidTr="00A73339">
        <w:trPr>
          <w:trHeight w:val="300"/>
          <w:jc w:val="center"/>
        </w:trPr>
        <w:tc>
          <w:tcPr>
            <w:tcW w:w="2420" w:type="dxa"/>
            <w:vMerge/>
            <w:noWrap/>
            <w:vAlign w:val="center"/>
          </w:tcPr>
          <w:p w14:paraId="69559626"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136E0C5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Haemulon album</w:t>
            </w:r>
          </w:p>
        </w:tc>
        <w:tc>
          <w:tcPr>
            <w:tcW w:w="2620" w:type="dxa"/>
            <w:noWrap/>
            <w:hideMark/>
          </w:tcPr>
          <w:p w14:paraId="7FDC4BF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ronco</w:t>
            </w:r>
          </w:p>
        </w:tc>
      </w:tr>
      <w:tr w:rsidR="00CF435B" w:rsidRPr="00596A3A" w14:paraId="4A585F1F" w14:textId="77777777" w:rsidTr="00A73339">
        <w:trPr>
          <w:trHeight w:val="300"/>
          <w:jc w:val="center"/>
        </w:trPr>
        <w:tc>
          <w:tcPr>
            <w:tcW w:w="2420" w:type="dxa"/>
            <w:vMerge/>
            <w:noWrap/>
            <w:vAlign w:val="center"/>
          </w:tcPr>
          <w:p w14:paraId="54969B32"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30CCBA9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Haemulon aurolineatum</w:t>
            </w:r>
          </w:p>
        </w:tc>
        <w:tc>
          <w:tcPr>
            <w:tcW w:w="2620" w:type="dxa"/>
            <w:noWrap/>
            <w:hideMark/>
          </w:tcPr>
          <w:p w14:paraId="391DE14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ronco</w:t>
            </w:r>
          </w:p>
        </w:tc>
      </w:tr>
      <w:tr w:rsidR="00CF435B" w:rsidRPr="00596A3A" w14:paraId="432D0FA8" w14:textId="77777777" w:rsidTr="00A73339">
        <w:trPr>
          <w:trHeight w:val="300"/>
          <w:jc w:val="center"/>
        </w:trPr>
        <w:tc>
          <w:tcPr>
            <w:tcW w:w="2420" w:type="dxa"/>
            <w:vMerge/>
            <w:noWrap/>
            <w:vAlign w:val="center"/>
          </w:tcPr>
          <w:p w14:paraId="3B460B8B"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935A0D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Haemulon carbonarium</w:t>
            </w:r>
          </w:p>
        </w:tc>
        <w:tc>
          <w:tcPr>
            <w:tcW w:w="2620" w:type="dxa"/>
            <w:noWrap/>
            <w:hideMark/>
          </w:tcPr>
          <w:p w14:paraId="6967838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ronco</w:t>
            </w:r>
          </w:p>
        </w:tc>
      </w:tr>
      <w:tr w:rsidR="00CF435B" w:rsidRPr="00596A3A" w14:paraId="7A0B7BD9" w14:textId="77777777" w:rsidTr="00A73339">
        <w:trPr>
          <w:trHeight w:val="300"/>
          <w:jc w:val="center"/>
        </w:trPr>
        <w:tc>
          <w:tcPr>
            <w:tcW w:w="2420" w:type="dxa"/>
            <w:vMerge/>
            <w:noWrap/>
            <w:vAlign w:val="center"/>
          </w:tcPr>
          <w:p w14:paraId="32BE7C6B"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50B7ED4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Haemulon chrysargyreum</w:t>
            </w:r>
          </w:p>
        </w:tc>
        <w:tc>
          <w:tcPr>
            <w:tcW w:w="2620" w:type="dxa"/>
            <w:noWrap/>
            <w:hideMark/>
          </w:tcPr>
          <w:p w14:paraId="3B16F03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ronco</w:t>
            </w:r>
          </w:p>
        </w:tc>
      </w:tr>
      <w:tr w:rsidR="00CF435B" w:rsidRPr="00596A3A" w14:paraId="58075EF9" w14:textId="77777777" w:rsidTr="00A73339">
        <w:trPr>
          <w:trHeight w:val="300"/>
          <w:jc w:val="center"/>
        </w:trPr>
        <w:tc>
          <w:tcPr>
            <w:tcW w:w="2420" w:type="dxa"/>
            <w:vMerge/>
            <w:noWrap/>
            <w:vAlign w:val="center"/>
          </w:tcPr>
          <w:p w14:paraId="259B214E"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4B596F5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Haemulon flavolineatum</w:t>
            </w:r>
          </w:p>
        </w:tc>
        <w:tc>
          <w:tcPr>
            <w:tcW w:w="2620" w:type="dxa"/>
            <w:noWrap/>
            <w:hideMark/>
          </w:tcPr>
          <w:p w14:paraId="4111842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ronco o chachí</w:t>
            </w:r>
          </w:p>
        </w:tc>
      </w:tr>
      <w:tr w:rsidR="00CF435B" w:rsidRPr="00596A3A" w14:paraId="78001A85" w14:textId="77777777" w:rsidTr="00A73339">
        <w:trPr>
          <w:trHeight w:val="300"/>
          <w:jc w:val="center"/>
        </w:trPr>
        <w:tc>
          <w:tcPr>
            <w:tcW w:w="2420" w:type="dxa"/>
            <w:vMerge/>
            <w:noWrap/>
            <w:vAlign w:val="center"/>
          </w:tcPr>
          <w:p w14:paraId="2DD36700"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22233E1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Haemulon macrostomum</w:t>
            </w:r>
          </w:p>
        </w:tc>
        <w:tc>
          <w:tcPr>
            <w:tcW w:w="2620" w:type="dxa"/>
            <w:noWrap/>
            <w:hideMark/>
          </w:tcPr>
          <w:p w14:paraId="3D12096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ronco</w:t>
            </w:r>
          </w:p>
        </w:tc>
      </w:tr>
      <w:tr w:rsidR="00CF435B" w:rsidRPr="00596A3A" w14:paraId="7B9AE356" w14:textId="77777777" w:rsidTr="00A73339">
        <w:trPr>
          <w:trHeight w:val="300"/>
          <w:jc w:val="center"/>
        </w:trPr>
        <w:tc>
          <w:tcPr>
            <w:tcW w:w="2420" w:type="dxa"/>
            <w:vMerge/>
            <w:noWrap/>
            <w:vAlign w:val="center"/>
          </w:tcPr>
          <w:p w14:paraId="3706598D"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9A64C0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Haemulon plumieri</w:t>
            </w:r>
          </w:p>
        </w:tc>
        <w:tc>
          <w:tcPr>
            <w:tcW w:w="2620" w:type="dxa"/>
            <w:noWrap/>
            <w:hideMark/>
          </w:tcPr>
          <w:p w14:paraId="4BBF0E7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ronco</w:t>
            </w:r>
          </w:p>
        </w:tc>
      </w:tr>
      <w:tr w:rsidR="00CF435B" w:rsidRPr="00596A3A" w14:paraId="200D5F20" w14:textId="77777777" w:rsidTr="00A73339">
        <w:trPr>
          <w:trHeight w:val="300"/>
          <w:jc w:val="center"/>
        </w:trPr>
        <w:tc>
          <w:tcPr>
            <w:tcW w:w="2420" w:type="dxa"/>
            <w:vMerge/>
            <w:noWrap/>
            <w:vAlign w:val="center"/>
          </w:tcPr>
          <w:p w14:paraId="001060F8"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F64ADD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Haemulon sciurus</w:t>
            </w:r>
          </w:p>
        </w:tc>
        <w:tc>
          <w:tcPr>
            <w:tcW w:w="2620" w:type="dxa"/>
            <w:noWrap/>
            <w:hideMark/>
          </w:tcPr>
          <w:p w14:paraId="246DB6D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ronco</w:t>
            </w:r>
          </w:p>
        </w:tc>
      </w:tr>
      <w:tr w:rsidR="00CF435B" w:rsidRPr="00596A3A" w14:paraId="7D5A620D" w14:textId="77777777" w:rsidTr="00A73339">
        <w:trPr>
          <w:trHeight w:val="300"/>
          <w:jc w:val="center"/>
        </w:trPr>
        <w:tc>
          <w:tcPr>
            <w:tcW w:w="2420" w:type="dxa"/>
            <w:vMerge/>
            <w:noWrap/>
            <w:vAlign w:val="center"/>
          </w:tcPr>
          <w:p w14:paraId="3C071552"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76C9BFF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Haemulon striatum</w:t>
            </w:r>
          </w:p>
        </w:tc>
        <w:tc>
          <w:tcPr>
            <w:tcW w:w="2620" w:type="dxa"/>
            <w:noWrap/>
            <w:hideMark/>
          </w:tcPr>
          <w:p w14:paraId="34D57E4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ronco</w:t>
            </w:r>
          </w:p>
        </w:tc>
      </w:tr>
      <w:tr w:rsidR="00CF435B" w:rsidRPr="00596A3A" w14:paraId="409143C5" w14:textId="77777777" w:rsidTr="00A73339">
        <w:trPr>
          <w:trHeight w:val="300"/>
          <w:jc w:val="center"/>
        </w:trPr>
        <w:tc>
          <w:tcPr>
            <w:tcW w:w="2420" w:type="dxa"/>
            <w:vMerge/>
            <w:noWrap/>
            <w:vAlign w:val="center"/>
          </w:tcPr>
          <w:p w14:paraId="0F707B05"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692C30A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Haemulon vittatum</w:t>
            </w:r>
          </w:p>
        </w:tc>
        <w:tc>
          <w:tcPr>
            <w:tcW w:w="2620" w:type="dxa"/>
            <w:noWrap/>
            <w:hideMark/>
          </w:tcPr>
          <w:p w14:paraId="5F54501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bonito</w:t>
            </w:r>
          </w:p>
        </w:tc>
      </w:tr>
      <w:tr w:rsidR="00CF435B" w:rsidRPr="00596A3A" w14:paraId="31866F3A" w14:textId="77777777" w:rsidTr="00A73339">
        <w:trPr>
          <w:trHeight w:val="300"/>
          <w:jc w:val="center"/>
        </w:trPr>
        <w:tc>
          <w:tcPr>
            <w:tcW w:w="2420" w:type="dxa"/>
            <w:vMerge w:val="restart"/>
            <w:noWrap/>
            <w:vAlign w:val="center"/>
            <w:hideMark/>
          </w:tcPr>
          <w:p w14:paraId="1FE1A60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lastRenderedPageBreak/>
              <w:t>HOLOCENTRIDAE</w:t>
            </w:r>
          </w:p>
        </w:tc>
        <w:tc>
          <w:tcPr>
            <w:tcW w:w="2920" w:type="dxa"/>
            <w:noWrap/>
            <w:hideMark/>
          </w:tcPr>
          <w:p w14:paraId="2EAA01C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Holocentrus adscensionis</w:t>
            </w:r>
          </w:p>
        </w:tc>
        <w:tc>
          <w:tcPr>
            <w:tcW w:w="2620" w:type="dxa"/>
            <w:noWrap/>
            <w:hideMark/>
          </w:tcPr>
          <w:p w14:paraId="4B12F67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ardilla o diablo</w:t>
            </w:r>
          </w:p>
        </w:tc>
      </w:tr>
      <w:tr w:rsidR="00CF435B" w:rsidRPr="00596A3A" w14:paraId="44554DC7" w14:textId="77777777" w:rsidTr="00A73339">
        <w:trPr>
          <w:trHeight w:val="300"/>
          <w:jc w:val="center"/>
        </w:trPr>
        <w:tc>
          <w:tcPr>
            <w:tcW w:w="2420" w:type="dxa"/>
            <w:vMerge/>
            <w:noWrap/>
            <w:vAlign w:val="center"/>
            <w:hideMark/>
          </w:tcPr>
          <w:p w14:paraId="0D65D3CC"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167AF6C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Holocentrus bullisi</w:t>
            </w:r>
          </w:p>
        </w:tc>
        <w:tc>
          <w:tcPr>
            <w:tcW w:w="2620" w:type="dxa"/>
            <w:noWrap/>
            <w:hideMark/>
          </w:tcPr>
          <w:p w14:paraId="0659F69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ardilla o diablo</w:t>
            </w:r>
          </w:p>
        </w:tc>
      </w:tr>
      <w:tr w:rsidR="00CF435B" w:rsidRPr="00596A3A" w14:paraId="130217E7" w14:textId="77777777" w:rsidTr="00A73339">
        <w:trPr>
          <w:trHeight w:val="300"/>
          <w:jc w:val="center"/>
        </w:trPr>
        <w:tc>
          <w:tcPr>
            <w:tcW w:w="2420" w:type="dxa"/>
            <w:vMerge/>
            <w:noWrap/>
          </w:tcPr>
          <w:p w14:paraId="1795A61C"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6312395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Holocentrus marianus</w:t>
            </w:r>
          </w:p>
        </w:tc>
        <w:tc>
          <w:tcPr>
            <w:tcW w:w="2620" w:type="dxa"/>
            <w:noWrap/>
            <w:hideMark/>
          </w:tcPr>
          <w:p w14:paraId="4D2EAF2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ardilla o diablo</w:t>
            </w:r>
          </w:p>
        </w:tc>
      </w:tr>
      <w:tr w:rsidR="00CF435B" w:rsidRPr="00596A3A" w14:paraId="49F7FF32" w14:textId="77777777" w:rsidTr="00A73339">
        <w:trPr>
          <w:trHeight w:val="300"/>
          <w:jc w:val="center"/>
        </w:trPr>
        <w:tc>
          <w:tcPr>
            <w:tcW w:w="2420" w:type="dxa"/>
            <w:vMerge/>
            <w:noWrap/>
          </w:tcPr>
          <w:p w14:paraId="525BBD40"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2478334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Holocentrus rufus</w:t>
            </w:r>
          </w:p>
        </w:tc>
        <w:tc>
          <w:tcPr>
            <w:tcW w:w="2620" w:type="dxa"/>
            <w:noWrap/>
            <w:hideMark/>
          </w:tcPr>
          <w:p w14:paraId="32538A9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ardilla o diablo</w:t>
            </w:r>
          </w:p>
        </w:tc>
      </w:tr>
      <w:tr w:rsidR="00CF435B" w:rsidRPr="00596A3A" w14:paraId="3DEF7864" w14:textId="77777777" w:rsidTr="00A73339">
        <w:trPr>
          <w:trHeight w:val="300"/>
          <w:jc w:val="center"/>
        </w:trPr>
        <w:tc>
          <w:tcPr>
            <w:tcW w:w="2420" w:type="dxa"/>
            <w:vMerge/>
            <w:noWrap/>
          </w:tcPr>
          <w:p w14:paraId="4A05FA2E"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625B887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Myripristis jacobus</w:t>
            </w:r>
          </w:p>
        </w:tc>
        <w:tc>
          <w:tcPr>
            <w:tcW w:w="2620" w:type="dxa"/>
            <w:noWrap/>
            <w:hideMark/>
          </w:tcPr>
          <w:p w14:paraId="6C8ED0D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ardilla o diablo</w:t>
            </w:r>
          </w:p>
        </w:tc>
      </w:tr>
      <w:tr w:rsidR="00CF435B" w:rsidRPr="00596A3A" w14:paraId="3802F58A" w14:textId="77777777" w:rsidTr="00A73339">
        <w:trPr>
          <w:trHeight w:val="300"/>
          <w:jc w:val="center"/>
        </w:trPr>
        <w:tc>
          <w:tcPr>
            <w:tcW w:w="2420" w:type="dxa"/>
            <w:vMerge/>
            <w:noWrap/>
          </w:tcPr>
          <w:p w14:paraId="26EA6088"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88610D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Sargocentron coruscus</w:t>
            </w:r>
          </w:p>
        </w:tc>
        <w:tc>
          <w:tcPr>
            <w:tcW w:w="2620" w:type="dxa"/>
            <w:noWrap/>
            <w:hideMark/>
          </w:tcPr>
          <w:p w14:paraId="1A40838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ardilla o diablo</w:t>
            </w:r>
          </w:p>
        </w:tc>
      </w:tr>
      <w:tr w:rsidR="00CF435B" w:rsidRPr="00596A3A" w14:paraId="7E858BED" w14:textId="77777777" w:rsidTr="00A73339">
        <w:trPr>
          <w:trHeight w:val="300"/>
          <w:jc w:val="center"/>
        </w:trPr>
        <w:tc>
          <w:tcPr>
            <w:tcW w:w="2420" w:type="dxa"/>
            <w:vMerge/>
            <w:noWrap/>
          </w:tcPr>
          <w:p w14:paraId="64926FA5"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60D1F5D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Sargocentron vexillarius</w:t>
            </w:r>
          </w:p>
        </w:tc>
        <w:tc>
          <w:tcPr>
            <w:tcW w:w="2620" w:type="dxa"/>
            <w:noWrap/>
            <w:hideMark/>
          </w:tcPr>
          <w:p w14:paraId="71D11E5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ardilla o diablo</w:t>
            </w:r>
          </w:p>
        </w:tc>
      </w:tr>
      <w:tr w:rsidR="00CF435B" w:rsidRPr="00596A3A" w14:paraId="034E5AB8" w14:textId="77777777" w:rsidTr="00A73339">
        <w:trPr>
          <w:trHeight w:val="300"/>
          <w:jc w:val="center"/>
        </w:trPr>
        <w:tc>
          <w:tcPr>
            <w:tcW w:w="2420" w:type="dxa"/>
            <w:vMerge w:val="restart"/>
            <w:noWrap/>
            <w:vAlign w:val="center"/>
            <w:hideMark/>
          </w:tcPr>
          <w:p w14:paraId="6455F64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LABRIDAE</w:t>
            </w:r>
          </w:p>
        </w:tc>
        <w:tc>
          <w:tcPr>
            <w:tcW w:w="2920" w:type="dxa"/>
            <w:noWrap/>
            <w:hideMark/>
          </w:tcPr>
          <w:p w14:paraId="50D5493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Bodianus rufus</w:t>
            </w:r>
          </w:p>
        </w:tc>
        <w:tc>
          <w:tcPr>
            <w:tcW w:w="2620" w:type="dxa"/>
            <w:noWrap/>
            <w:hideMark/>
          </w:tcPr>
          <w:p w14:paraId="2166E43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gallo</w:t>
            </w:r>
          </w:p>
        </w:tc>
      </w:tr>
      <w:tr w:rsidR="00CF435B" w:rsidRPr="00596A3A" w14:paraId="1562E58E" w14:textId="77777777" w:rsidTr="00A73339">
        <w:trPr>
          <w:trHeight w:val="300"/>
          <w:jc w:val="center"/>
        </w:trPr>
        <w:tc>
          <w:tcPr>
            <w:tcW w:w="2420" w:type="dxa"/>
            <w:vMerge/>
            <w:noWrap/>
            <w:vAlign w:val="center"/>
          </w:tcPr>
          <w:p w14:paraId="6FFAE98E"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7DEECF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Clepticus parrai</w:t>
            </w:r>
          </w:p>
        </w:tc>
        <w:tc>
          <w:tcPr>
            <w:tcW w:w="2620" w:type="dxa"/>
            <w:noWrap/>
            <w:hideMark/>
          </w:tcPr>
          <w:p w14:paraId="0E34A9C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criollo</w:t>
            </w:r>
          </w:p>
        </w:tc>
      </w:tr>
      <w:tr w:rsidR="00CF435B" w:rsidRPr="00596A3A" w14:paraId="56BA048F" w14:textId="77777777" w:rsidTr="00A73339">
        <w:trPr>
          <w:trHeight w:val="300"/>
          <w:jc w:val="center"/>
        </w:trPr>
        <w:tc>
          <w:tcPr>
            <w:tcW w:w="2420" w:type="dxa"/>
            <w:vMerge/>
            <w:noWrap/>
            <w:vAlign w:val="center"/>
          </w:tcPr>
          <w:p w14:paraId="0E0D4863"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2E9EC29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Halichoeres bivittatus</w:t>
            </w:r>
          </w:p>
        </w:tc>
        <w:tc>
          <w:tcPr>
            <w:tcW w:w="2620" w:type="dxa"/>
            <w:noWrap/>
            <w:hideMark/>
          </w:tcPr>
          <w:p w14:paraId="1B9C501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doncella</w:t>
            </w:r>
          </w:p>
        </w:tc>
      </w:tr>
      <w:tr w:rsidR="00CF435B" w:rsidRPr="00596A3A" w14:paraId="7EC30FB9" w14:textId="77777777" w:rsidTr="00A73339">
        <w:trPr>
          <w:trHeight w:val="300"/>
          <w:jc w:val="center"/>
        </w:trPr>
        <w:tc>
          <w:tcPr>
            <w:tcW w:w="2420" w:type="dxa"/>
            <w:vMerge/>
            <w:noWrap/>
            <w:vAlign w:val="center"/>
          </w:tcPr>
          <w:p w14:paraId="394DB93E"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75C84A7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Halichoeres cyanocephalus</w:t>
            </w:r>
          </w:p>
        </w:tc>
        <w:tc>
          <w:tcPr>
            <w:tcW w:w="2620" w:type="dxa"/>
            <w:noWrap/>
            <w:hideMark/>
          </w:tcPr>
          <w:p w14:paraId="1FDD103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doncella</w:t>
            </w:r>
          </w:p>
        </w:tc>
      </w:tr>
      <w:tr w:rsidR="00CF435B" w:rsidRPr="00596A3A" w14:paraId="57CFCAF5" w14:textId="77777777" w:rsidTr="00A73339">
        <w:trPr>
          <w:trHeight w:val="300"/>
          <w:jc w:val="center"/>
        </w:trPr>
        <w:tc>
          <w:tcPr>
            <w:tcW w:w="2420" w:type="dxa"/>
            <w:vMerge/>
            <w:noWrap/>
            <w:vAlign w:val="center"/>
          </w:tcPr>
          <w:p w14:paraId="1C3F29F0"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3E38AE1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Halichoeres garnoti</w:t>
            </w:r>
          </w:p>
        </w:tc>
        <w:tc>
          <w:tcPr>
            <w:tcW w:w="2620" w:type="dxa"/>
            <w:noWrap/>
            <w:hideMark/>
          </w:tcPr>
          <w:p w14:paraId="1F7B49E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doncella</w:t>
            </w:r>
          </w:p>
        </w:tc>
      </w:tr>
      <w:tr w:rsidR="00CF435B" w:rsidRPr="00596A3A" w14:paraId="024DEE90" w14:textId="77777777" w:rsidTr="00A73339">
        <w:trPr>
          <w:trHeight w:val="300"/>
          <w:jc w:val="center"/>
        </w:trPr>
        <w:tc>
          <w:tcPr>
            <w:tcW w:w="2420" w:type="dxa"/>
            <w:vMerge/>
            <w:noWrap/>
            <w:vAlign w:val="center"/>
          </w:tcPr>
          <w:p w14:paraId="59AA0C3E"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6BA48E4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Halichoeres maculipinna</w:t>
            </w:r>
          </w:p>
        </w:tc>
        <w:tc>
          <w:tcPr>
            <w:tcW w:w="2620" w:type="dxa"/>
            <w:noWrap/>
            <w:hideMark/>
          </w:tcPr>
          <w:p w14:paraId="22F3E96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doncella</w:t>
            </w:r>
          </w:p>
        </w:tc>
      </w:tr>
      <w:tr w:rsidR="00CF435B" w:rsidRPr="00596A3A" w14:paraId="1406086D" w14:textId="77777777" w:rsidTr="00A73339">
        <w:trPr>
          <w:trHeight w:val="300"/>
          <w:jc w:val="center"/>
        </w:trPr>
        <w:tc>
          <w:tcPr>
            <w:tcW w:w="2420" w:type="dxa"/>
            <w:vMerge/>
            <w:noWrap/>
            <w:vAlign w:val="center"/>
          </w:tcPr>
          <w:p w14:paraId="02C5AB23"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7443004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Halichoeres pictus</w:t>
            </w:r>
          </w:p>
        </w:tc>
        <w:tc>
          <w:tcPr>
            <w:tcW w:w="2620" w:type="dxa"/>
            <w:noWrap/>
            <w:hideMark/>
          </w:tcPr>
          <w:p w14:paraId="496DCAB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doncella</w:t>
            </w:r>
          </w:p>
        </w:tc>
      </w:tr>
      <w:tr w:rsidR="00CF435B" w:rsidRPr="00596A3A" w14:paraId="49F96A35" w14:textId="77777777" w:rsidTr="00A73339">
        <w:trPr>
          <w:trHeight w:val="300"/>
          <w:jc w:val="center"/>
        </w:trPr>
        <w:tc>
          <w:tcPr>
            <w:tcW w:w="2420" w:type="dxa"/>
            <w:vMerge/>
            <w:noWrap/>
            <w:vAlign w:val="center"/>
          </w:tcPr>
          <w:p w14:paraId="467DF771"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698A8C9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Halichoeres poeyi</w:t>
            </w:r>
          </w:p>
        </w:tc>
        <w:tc>
          <w:tcPr>
            <w:tcW w:w="2620" w:type="dxa"/>
            <w:noWrap/>
            <w:hideMark/>
          </w:tcPr>
          <w:p w14:paraId="0340048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doncella</w:t>
            </w:r>
          </w:p>
        </w:tc>
      </w:tr>
      <w:tr w:rsidR="00CF435B" w:rsidRPr="00596A3A" w14:paraId="3ECF4354" w14:textId="77777777" w:rsidTr="00A73339">
        <w:trPr>
          <w:trHeight w:val="300"/>
          <w:jc w:val="center"/>
        </w:trPr>
        <w:tc>
          <w:tcPr>
            <w:tcW w:w="2420" w:type="dxa"/>
            <w:vMerge/>
            <w:noWrap/>
            <w:vAlign w:val="center"/>
          </w:tcPr>
          <w:p w14:paraId="006C4695"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54DC65A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Halichoeres radiatus</w:t>
            </w:r>
          </w:p>
        </w:tc>
        <w:tc>
          <w:tcPr>
            <w:tcW w:w="2620" w:type="dxa"/>
            <w:noWrap/>
            <w:hideMark/>
          </w:tcPr>
          <w:p w14:paraId="2634488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doncella</w:t>
            </w:r>
          </w:p>
        </w:tc>
      </w:tr>
      <w:tr w:rsidR="00CF435B" w:rsidRPr="00596A3A" w14:paraId="404C4AF1" w14:textId="77777777" w:rsidTr="00A73339">
        <w:trPr>
          <w:trHeight w:val="300"/>
          <w:jc w:val="center"/>
        </w:trPr>
        <w:tc>
          <w:tcPr>
            <w:tcW w:w="2420" w:type="dxa"/>
            <w:vMerge/>
            <w:noWrap/>
            <w:vAlign w:val="center"/>
          </w:tcPr>
          <w:p w14:paraId="3056B0A7"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8C3C6E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Lachnolaimus maximus</w:t>
            </w:r>
          </w:p>
        </w:tc>
        <w:tc>
          <w:tcPr>
            <w:tcW w:w="2620" w:type="dxa"/>
            <w:noWrap/>
            <w:hideMark/>
          </w:tcPr>
          <w:p w14:paraId="59B2ED7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 xml:space="preserve">Pez doncella </w:t>
            </w:r>
          </w:p>
        </w:tc>
      </w:tr>
      <w:tr w:rsidR="00CF435B" w:rsidRPr="00596A3A" w14:paraId="0185F12D" w14:textId="77777777" w:rsidTr="00A73339">
        <w:trPr>
          <w:trHeight w:val="300"/>
          <w:jc w:val="center"/>
        </w:trPr>
        <w:tc>
          <w:tcPr>
            <w:tcW w:w="2420" w:type="dxa"/>
            <w:vMerge/>
            <w:noWrap/>
            <w:vAlign w:val="center"/>
          </w:tcPr>
          <w:p w14:paraId="49E3C42F"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41EA279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Thalassoma bifasciatum</w:t>
            </w:r>
          </w:p>
        </w:tc>
        <w:tc>
          <w:tcPr>
            <w:tcW w:w="2620" w:type="dxa"/>
            <w:noWrap/>
            <w:hideMark/>
          </w:tcPr>
          <w:p w14:paraId="4EFE015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doncella</w:t>
            </w:r>
          </w:p>
        </w:tc>
      </w:tr>
      <w:tr w:rsidR="00CF435B" w:rsidRPr="00596A3A" w14:paraId="771BF18E" w14:textId="77777777" w:rsidTr="00A73339">
        <w:trPr>
          <w:trHeight w:val="300"/>
          <w:jc w:val="center"/>
        </w:trPr>
        <w:tc>
          <w:tcPr>
            <w:tcW w:w="2420" w:type="dxa"/>
            <w:vMerge/>
            <w:noWrap/>
            <w:vAlign w:val="center"/>
          </w:tcPr>
          <w:p w14:paraId="0A81EFEB"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35DDB01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Xyrichtys martinicensis</w:t>
            </w:r>
          </w:p>
        </w:tc>
        <w:tc>
          <w:tcPr>
            <w:tcW w:w="2620" w:type="dxa"/>
            <w:noWrap/>
            <w:hideMark/>
          </w:tcPr>
          <w:p w14:paraId="14B822C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doncella</w:t>
            </w:r>
          </w:p>
        </w:tc>
      </w:tr>
      <w:tr w:rsidR="00CF435B" w:rsidRPr="00596A3A" w14:paraId="1C2F4FD8" w14:textId="77777777" w:rsidTr="00A73339">
        <w:trPr>
          <w:trHeight w:val="300"/>
          <w:jc w:val="center"/>
        </w:trPr>
        <w:tc>
          <w:tcPr>
            <w:tcW w:w="2420" w:type="dxa"/>
            <w:vMerge/>
            <w:noWrap/>
            <w:vAlign w:val="center"/>
          </w:tcPr>
          <w:p w14:paraId="060EC1AF"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7F291C0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Xyrichtys splendens</w:t>
            </w:r>
          </w:p>
        </w:tc>
        <w:tc>
          <w:tcPr>
            <w:tcW w:w="2620" w:type="dxa"/>
            <w:noWrap/>
            <w:hideMark/>
          </w:tcPr>
          <w:p w14:paraId="6725475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doncella</w:t>
            </w:r>
          </w:p>
        </w:tc>
      </w:tr>
      <w:tr w:rsidR="00CF435B" w:rsidRPr="00596A3A" w14:paraId="6734B895" w14:textId="77777777" w:rsidTr="00A73339">
        <w:trPr>
          <w:trHeight w:val="300"/>
          <w:jc w:val="center"/>
        </w:trPr>
        <w:tc>
          <w:tcPr>
            <w:tcW w:w="2420" w:type="dxa"/>
            <w:vMerge w:val="restart"/>
            <w:noWrap/>
            <w:vAlign w:val="center"/>
            <w:hideMark/>
          </w:tcPr>
          <w:p w14:paraId="5E16C68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LABRISOMIDAE</w:t>
            </w:r>
          </w:p>
        </w:tc>
        <w:tc>
          <w:tcPr>
            <w:tcW w:w="2920" w:type="dxa"/>
            <w:noWrap/>
            <w:hideMark/>
          </w:tcPr>
          <w:p w14:paraId="2ACAA6D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Malacoctenus boehlkei</w:t>
            </w:r>
          </w:p>
        </w:tc>
        <w:tc>
          <w:tcPr>
            <w:tcW w:w="2620" w:type="dxa"/>
            <w:noWrap/>
            <w:hideMark/>
          </w:tcPr>
          <w:p w14:paraId="3B70889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blénido</w:t>
            </w:r>
          </w:p>
        </w:tc>
      </w:tr>
      <w:tr w:rsidR="00CF435B" w:rsidRPr="00596A3A" w14:paraId="7BE11296" w14:textId="77777777" w:rsidTr="00A73339">
        <w:trPr>
          <w:trHeight w:val="300"/>
          <w:jc w:val="center"/>
        </w:trPr>
        <w:tc>
          <w:tcPr>
            <w:tcW w:w="2420" w:type="dxa"/>
            <w:vMerge/>
            <w:noWrap/>
            <w:vAlign w:val="center"/>
            <w:hideMark/>
          </w:tcPr>
          <w:p w14:paraId="6C9A2104"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6FF17E1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Malacoctenus macropus</w:t>
            </w:r>
          </w:p>
        </w:tc>
        <w:tc>
          <w:tcPr>
            <w:tcW w:w="2620" w:type="dxa"/>
            <w:noWrap/>
            <w:hideMark/>
          </w:tcPr>
          <w:p w14:paraId="1E7EA73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blénido</w:t>
            </w:r>
          </w:p>
        </w:tc>
      </w:tr>
      <w:tr w:rsidR="00CF435B" w:rsidRPr="00596A3A" w14:paraId="268C2644" w14:textId="77777777" w:rsidTr="00A73339">
        <w:trPr>
          <w:trHeight w:val="300"/>
          <w:jc w:val="center"/>
        </w:trPr>
        <w:tc>
          <w:tcPr>
            <w:tcW w:w="2420" w:type="dxa"/>
            <w:vMerge w:val="restart"/>
            <w:noWrap/>
            <w:vAlign w:val="center"/>
            <w:hideMark/>
          </w:tcPr>
          <w:p w14:paraId="0492F42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LUTJANIDAE</w:t>
            </w:r>
          </w:p>
        </w:tc>
        <w:tc>
          <w:tcPr>
            <w:tcW w:w="2920" w:type="dxa"/>
            <w:noWrap/>
            <w:hideMark/>
          </w:tcPr>
          <w:p w14:paraId="14ACAEE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Lutjanus jocu</w:t>
            </w:r>
          </w:p>
        </w:tc>
        <w:tc>
          <w:tcPr>
            <w:tcW w:w="2620" w:type="dxa"/>
            <w:noWrap/>
            <w:hideMark/>
          </w:tcPr>
          <w:p w14:paraId="3FBF3CC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pargo</w:t>
            </w:r>
          </w:p>
        </w:tc>
      </w:tr>
      <w:tr w:rsidR="00CF435B" w:rsidRPr="00596A3A" w14:paraId="26EA3601" w14:textId="77777777" w:rsidTr="00A73339">
        <w:trPr>
          <w:trHeight w:val="300"/>
          <w:jc w:val="center"/>
        </w:trPr>
        <w:tc>
          <w:tcPr>
            <w:tcW w:w="2420" w:type="dxa"/>
            <w:vMerge/>
            <w:noWrap/>
            <w:vAlign w:val="center"/>
          </w:tcPr>
          <w:p w14:paraId="69A4D578"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739E437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Lutjanus mahogoni</w:t>
            </w:r>
          </w:p>
        </w:tc>
        <w:tc>
          <w:tcPr>
            <w:tcW w:w="2620" w:type="dxa"/>
            <w:noWrap/>
            <w:hideMark/>
          </w:tcPr>
          <w:p w14:paraId="198F3B7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 xml:space="preserve">Pez pargo ojón </w:t>
            </w:r>
          </w:p>
        </w:tc>
      </w:tr>
      <w:tr w:rsidR="00CF435B" w:rsidRPr="00596A3A" w14:paraId="66463AF6" w14:textId="77777777" w:rsidTr="00A73339">
        <w:trPr>
          <w:trHeight w:val="300"/>
          <w:jc w:val="center"/>
        </w:trPr>
        <w:tc>
          <w:tcPr>
            <w:tcW w:w="2420" w:type="dxa"/>
            <w:vMerge/>
            <w:noWrap/>
            <w:vAlign w:val="center"/>
          </w:tcPr>
          <w:p w14:paraId="0226870E"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1B17CA8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Ocyurus chrysurus</w:t>
            </w:r>
          </w:p>
        </w:tc>
        <w:tc>
          <w:tcPr>
            <w:tcW w:w="2620" w:type="dxa"/>
            <w:noWrap/>
            <w:hideMark/>
          </w:tcPr>
          <w:p w14:paraId="7AC1577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pargo rubio</w:t>
            </w:r>
          </w:p>
        </w:tc>
      </w:tr>
      <w:tr w:rsidR="00CF435B" w:rsidRPr="00596A3A" w14:paraId="38E3C0B7" w14:textId="77777777" w:rsidTr="00A73339">
        <w:trPr>
          <w:trHeight w:val="300"/>
          <w:jc w:val="center"/>
        </w:trPr>
        <w:tc>
          <w:tcPr>
            <w:tcW w:w="2420" w:type="dxa"/>
            <w:noWrap/>
            <w:vAlign w:val="center"/>
            <w:hideMark/>
          </w:tcPr>
          <w:p w14:paraId="2F50E66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MALACANTHIDAE</w:t>
            </w:r>
          </w:p>
        </w:tc>
        <w:tc>
          <w:tcPr>
            <w:tcW w:w="2920" w:type="dxa"/>
            <w:noWrap/>
            <w:hideMark/>
          </w:tcPr>
          <w:p w14:paraId="4DA4D57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Malacanthus plumieri</w:t>
            </w:r>
          </w:p>
        </w:tc>
        <w:tc>
          <w:tcPr>
            <w:tcW w:w="2620" w:type="dxa"/>
            <w:noWrap/>
            <w:hideMark/>
          </w:tcPr>
          <w:p w14:paraId="479EF9D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cubre arena</w:t>
            </w:r>
          </w:p>
        </w:tc>
      </w:tr>
      <w:tr w:rsidR="00CF435B" w:rsidRPr="00596A3A" w14:paraId="1B0979C5" w14:textId="77777777" w:rsidTr="00A73339">
        <w:trPr>
          <w:trHeight w:val="300"/>
          <w:jc w:val="center"/>
        </w:trPr>
        <w:tc>
          <w:tcPr>
            <w:tcW w:w="2420" w:type="dxa"/>
            <w:vMerge w:val="restart"/>
            <w:noWrap/>
            <w:vAlign w:val="center"/>
            <w:hideMark/>
          </w:tcPr>
          <w:p w14:paraId="1464FFE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MONACANTHIDAE</w:t>
            </w:r>
          </w:p>
        </w:tc>
        <w:tc>
          <w:tcPr>
            <w:tcW w:w="2920" w:type="dxa"/>
            <w:noWrap/>
            <w:hideMark/>
          </w:tcPr>
          <w:p w14:paraId="01B9149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Cantherhines macrocerus</w:t>
            </w:r>
          </w:p>
        </w:tc>
        <w:tc>
          <w:tcPr>
            <w:tcW w:w="2620" w:type="dxa"/>
            <w:noWrap/>
            <w:hideMark/>
          </w:tcPr>
          <w:p w14:paraId="34577AA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lija</w:t>
            </w:r>
          </w:p>
        </w:tc>
      </w:tr>
      <w:tr w:rsidR="00CF435B" w:rsidRPr="00596A3A" w14:paraId="3B6D16FF" w14:textId="77777777" w:rsidTr="00A73339">
        <w:trPr>
          <w:trHeight w:val="300"/>
          <w:jc w:val="center"/>
        </w:trPr>
        <w:tc>
          <w:tcPr>
            <w:tcW w:w="2420" w:type="dxa"/>
            <w:vMerge/>
            <w:noWrap/>
            <w:vAlign w:val="center"/>
          </w:tcPr>
          <w:p w14:paraId="559132E9"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3E5B054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Cantherhines pullus</w:t>
            </w:r>
          </w:p>
        </w:tc>
        <w:tc>
          <w:tcPr>
            <w:tcW w:w="2620" w:type="dxa"/>
            <w:noWrap/>
            <w:hideMark/>
          </w:tcPr>
          <w:p w14:paraId="44E5B56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lija</w:t>
            </w:r>
          </w:p>
        </w:tc>
      </w:tr>
      <w:tr w:rsidR="00CF435B" w:rsidRPr="00596A3A" w14:paraId="03894150" w14:textId="77777777" w:rsidTr="00A73339">
        <w:trPr>
          <w:trHeight w:val="300"/>
          <w:jc w:val="center"/>
        </w:trPr>
        <w:tc>
          <w:tcPr>
            <w:tcW w:w="2420" w:type="dxa"/>
            <w:vMerge/>
            <w:noWrap/>
            <w:vAlign w:val="center"/>
          </w:tcPr>
          <w:p w14:paraId="631801A9"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2B04A61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Monacanthus tuckeri</w:t>
            </w:r>
          </w:p>
        </w:tc>
        <w:tc>
          <w:tcPr>
            <w:tcW w:w="2620" w:type="dxa"/>
            <w:noWrap/>
            <w:hideMark/>
          </w:tcPr>
          <w:p w14:paraId="6C65415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lija</w:t>
            </w:r>
          </w:p>
        </w:tc>
      </w:tr>
      <w:tr w:rsidR="00CF435B" w:rsidRPr="00596A3A" w14:paraId="0E34D1C5" w14:textId="77777777" w:rsidTr="00A73339">
        <w:trPr>
          <w:trHeight w:val="300"/>
          <w:jc w:val="center"/>
        </w:trPr>
        <w:tc>
          <w:tcPr>
            <w:tcW w:w="2420" w:type="dxa"/>
            <w:vMerge w:val="restart"/>
            <w:noWrap/>
            <w:vAlign w:val="center"/>
            <w:hideMark/>
          </w:tcPr>
          <w:p w14:paraId="439B5A4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MULLIDAE</w:t>
            </w:r>
          </w:p>
        </w:tc>
        <w:tc>
          <w:tcPr>
            <w:tcW w:w="2920" w:type="dxa"/>
            <w:noWrap/>
            <w:hideMark/>
          </w:tcPr>
          <w:p w14:paraId="39E322D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Mulloidichthys martinicus </w:t>
            </w:r>
          </w:p>
        </w:tc>
        <w:tc>
          <w:tcPr>
            <w:tcW w:w="2620" w:type="dxa"/>
            <w:noWrap/>
            <w:hideMark/>
          </w:tcPr>
          <w:p w14:paraId="59BBA1A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chivo amarillo</w:t>
            </w:r>
          </w:p>
        </w:tc>
      </w:tr>
      <w:tr w:rsidR="00CF435B" w:rsidRPr="00596A3A" w14:paraId="0A03F4A8" w14:textId="77777777" w:rsidTr="00A73339">
        <w:trPr>
          <w:trHeight w:val="300"/>
          <w:jc w:val="center"/>
        </w:trPr>
        <w:tc>
          <w:tcPr>
            <w:tcW w:w="2420" w:type="dxa"/>
            <w:vMerge/>
            <w:noWrap/>
            <w:vAlign w:val="center"/>
            <w:hideMark/>
          </w:tcPr>
          <w:p w14:paraId="1B602718"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52C883D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Pseudupeneus maculatus</w:t>
            </w:r>
          </w:p>
        </w:tc>
        <w:tc>
          <w:tcPr>
            <w:tcW w:w="2620" w:type="dxa"/>
            <w:noWrap/>
            <w:hideMark/>
          </w:tcPr>
          <w:p w14:paraId="717754F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chivo manchado</w:t>
            </w:r>
          </w:p>
        </w:tc>
      </w:tr>
      <w:tr w:rsidR="00CF435B" w:rsidRPr="00596A3A" w14:paraId="27EC264F" w14:textId="77777777" w:rsidTr="00A73339">
        <w:trPr>
          <w:trHeight w:val="300"/>
          <w:jc w:val="center"/>
        </w:trPr>
        <w:tc>
          <w:tcPr>
            <w:tcW w:w="2420" w:type="dxa"/>
            <w:vMerge w:val="restart"/>
            <w:noWrap/>
            <w:vAlign w:val="center"/>
            <w:hideMark/>
          </w:tcPr>
          <w:p w14:paraId="54CD91D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MURAENIDAE</w:t>
            </w:r>
          </w:p>
        </w:tc>
        <w:tc>
          <w:tcPr>
            <w:tcW w:w="2920" w:type="dxa"/>
            <w:noWrap/>
            <w:hideMark/>
          </w:tcPr>
          <w:p w14:paraId="6D60E9E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Gymnothorax funebris</w:t>
            </w:r>
          </w:p>
        </w:tc>
        <w:tc>
          <w:tcPr>
            <w:tcW w:w="2620" w:type="dxa"/>
            <w:noWrap/>
            <w:hideMark/>
          </w:tcPr>
          <w:p w14:paraId="39F9317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morena verde</w:t>
            </w:r>
          </w:p>
        </w:tc>
      </w:tr>
      <w:tr w:rsidR="00CF435B" w:rsidRPr="00596A3A" w14:paraId="05373DC1" w14:textId="77777777" w:rsidTr="00A73339">
        <w:trPr>
          <w:trHeight w:val="300"/>
          <w:jc w:val="center"/>
        </w:trPr>
        <w:tc>
          <w:tcPr>
            <w:tcW w:w="2420" w:type="dxa"/>
            <w:vMerge/>
            <w:noWrap/>
            <w:vAlign w:val="center"/>
          </w:tcPr>
          <w:p w14:paraId="29866A62"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24AC089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Gymnothorax miliaris</w:t>
            </w:r>
          </w:p>
        </w:tc>
        <w:tc>
          <w:tcPr>
            <w:tcW w:w="2620" w:type="dxa"/>
            <w:noWrap/>
            <w:hideMark/>
          </w:tcPr>
          <w:p w14:paraId="76D284A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morena cola dorada</w:t>
            </w:r>
          </w:p>
        </w:tc>
      </w:tr>
      <w:tr w:rsidR="00CF435B" w:rsidRPr="00596A3A" w14:paraId="45D8C09D" w14:textId="77777777" w:rsidTr="00A73339">
        <w:trPr>
          <w:trHeight w:val="300"/>
          <w:jc w:val="center"/>
        </w:trPr>
        <w:tc>
          <w:tcPr>
            <w:tcW w:w="2420" w:type="dxa"/>
            <w:vMerge/>
            <w:noWrap/>
            <w:vAlign w:val="center"/>
          </w:tcPr>
          <w:p w14:paraId="3348D52E"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C2704C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Gymnothorax moringa</w:t>
            </w:r>
          </w:p>
        </w:tc>
        <w:tc>
          <w:tcPr>
            <w:tcW w:w="2620" w:type="dxa"/>
            <w:noWrap/>
            <w:hideMark/>
          </w:tcPr>
          <w:p w14:paraId="4FF0041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morena</w:t>
            </w:r>
          </w:p>
        </w:tc>
      </w:tr>
      <w:tr w:rsidR="00CF435B" w:rsidRPr="00596A3A" w14:paraId="4198B5F3" w14:textId="77777777" w:rsidTr="00A73339">
        <w:trPr>
          <w:trHeight w:val="300"/>
          <w:jc w:val="center"/>
        </w:trPr>
        <w:tc>
          <w:tcPr>
            <w:tcW w:w="2420" w:type="dxa"/>
            <w:noWrap/>
            <w:vAlign w:val="center"/>
            <w:hideMark/>
          </w:tcPr>
          <w:p w14:paraId="276228F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MYLIOBATIDAE</w:t>
            </w:r>
          </w:p>
        </w:tc>
        <w:tc>
          <w:tcPr>
            <w:tcW w:w="2920" w:type="dxa"/>
            <w:noWrap/>
            <w:hideMark/>
          </w:tcPr>
          <w:p w14:paraId="7BCA751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Aetobatus narinari</w:t>
            </w:r>
          </w:p>
        </w:tc>
        <w:tc>
          <w:tcPr>
            <w:tcW w:w="2620" w:type="dxa"/>
            <w:noWrap/>
            <w:hideMark/>
          </w:tcPr>
          <w:p w14:paraId="20FA68F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raya moteada</w:t>
            </w:r>
          </w:p>
        </w:tc>
      </w:tr>
      <w:tr w:rsidR="00CF435B" w:rsidRPr="00596A3A" w14:paraId="5E5FCAD8" w14:textId="77777777" w:rsidTr="00A73339">
        <w:trPr>
          <w:trHeight w:val="300"/>
          <w:jc w:val="center"/>
        </w:trPr>
        <w:tc>
          <w:tcPr>
            <w:tcW w:w="2420" w:type="dxa"/>
            <w:noWrap/>
            <w:vAlign w:val="center"/>
            <w:hideMark/>
          </w:tcPr>
          <w:p w14:paraId="1A89014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OPISTOGNATHIDAE</w:t>
            </w:r>
          </w:p>
        </w:tc>
        <w:tc>
          <w:tcPr>
            <w:tcW w:w="2920" w:type="dxa"/>
            <w:noWrap/>
            <w:hideMark/>
          </w:tcPr>
          <w:p w14:paraId="1503882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Opistognathus macrognathus</w:t>
            </w:r>
          </w:p>
        </w:tc>
        <w:tc>
          <w:tcPr>
            <w:tcW w:w="2620" w:type="dxa"/>
            <w:noWrap/>
            <w:hideMark/>
          </w:tcPr>
          <w:p w14:paraId="438B9F0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mandibula bandeado</w:t>
            </w:r>
          </w:p>
        </w:tc>
      </w:tr>
      <w:tr w:rsidR="00CF435B" w:rsidRPr="00596A3A" w14:paraId="38A267CA" w14:textId="77777777" w:rsidTr="00A73339">
        <w:trPr>
          <w:trHeight w:val="300"/>
          <w:jc w:val="center"/>
        </w:trPr>
        <w:tc>
          <w:tcPr>
            <w:tcW w:w="2420" w:type="dxa"/>
            <w:vMerge w:val="restart"/>
            <w:noWrap/>
            <w:vAlign w:val="center"/>
            <w:hideMark/>
          </w:tcPr>
          <w:p w14:paraId="1BF5A66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OSTRACIIDAE</w:t>
            </w:r>
          </w:p>
        </w:tc>
        <w:tc>
          <w:tcPr>
            <w:tcW w:w="2920" w:type="dxa"/>
            <w:noWrap/>
            <w:hideMark/>
          </w:tcPr>
          <w:p w14:paraId="39FC658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Lactophrys bicaudalis</w:t>
            </w:r>
          </w:p>
        </w:tc>
        <w:tc>
          <w:tcPr>
            <w:tcW w:w="2620" w:type="dxa"/>
            <w:noWrap/>
            <w:hideMark/>
          </w:tcPr>
          <w:p w14:paraId="22D0A04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cofre</w:t>
            </w:r>
          </w:p>
        </w:tc>
      </w:tr>
      <w:tr w:rsidR="00CF435B" w:rsidRPr="00596A3A" w14:paraId="730FF781" w14:textId="77777777" w:rsidTr="00A73339">
        <w:trPr>
          <w:trHeight w:val="300"/>
          <w:jc w:val="center"/>
        </w:trPr>
        <w:tc>
          <w:tcPr>
            <w:tcW w:w="2420" w:type="dxa"/>
            <w:vMerge/>
            <w:noWrap/>
            <w:vAlign w:val="center"/>
          </w:tcPr>
          <w:p w14:paraId="4974849A"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160FE81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Acanthostracion polygonius</w:t>
            </w:r>
          </w:p>
        </w:tc>
        <w:tc>
          <w:tcPr>
            <w:tcW w:w="2620" w:type="dxa"/>
            <w:noWrap/>
            <w:hideMark/>
          </w:tcPr>
          <w:p w14:paraId="7B4722D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cofre</w:t>
            </w:r>
          </w:p>
        </w:tc>
      </w:tr>
      <w:tr w:rsidR="00CF435B" w:rsidRPr="00596A3A" w14:paraId="08A22BF2" w14:textId="77777777" w:rsidTr="00A73339">
        <w:trPr>
          <w:trHeight w:val="300"/>
          <w:jc w:val="center"/>
        </w:trPr>
        <w:tc>
          <w:tcPr>
            <w:tcW w:w="2420" w:type="dxa"/>
            <w:vMerge/>
            <w:noWrap/>
            <w:vAlign w:val="center"/>
          </w:tcPr>
          <w:p w14:paraId="4696FDA2"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298D0DB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Acanthostracion quadricornis</w:t>
            </w:r>
          </w:p>
        </w:tc>
        <w:tc>
          <w:tcPr>
            <w:tcW w:w="2620" w:type="dxa"/>
            <w:noWrap/>
            <w:hideMark/>
          </w:tcPr>
          <w:p w14:paraId="2354D5F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cofre</w:t>
            </w:r>
          </w:p>
        </w:tc>
      </w:tr>
      <w:tr w:rsidR="00CF435B" w:rsidRPr="00596A3A" w14:paraId="5DCE52DF" w14:textId="77777777" w:rsidTr="00A73339">
        <w:trPr>
          <w:trHeight w:val="300"/>
          <w:jc w:val="center"/>
        </w:trPr>
        <w:tc>
          <w:tcPr>
            <w:tcW w:w="2420" w:type="dxa"/>
            <w:vMerge/>
            <w:noWrap/>
            <w:vAlign w:val="center"/>
          </w:tcPr>
          <w:p w14:paraId="507C9F02"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57ECDD2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Acanthostracion triqueter</w:t>
            </w:r>
          </w:p>
        </w:tc>
        <w:tc>
          <w:tcPr>
            <w:tcW w:w="2620" w:type="dxa"/>
            <w:noWrap/>
            <w:hideMark/>
          </w:tcPr>
          <w:p w14:paraId="34EC06D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cofre</w:t>
            </w:r>
          </w:p>
        </w:tc>
      </w:tr>
      <w:tr w:rsidR="00CF435B" w:rsidRPr="00596A3A" w14:paraId="549C0DC4" w14:textId="77777777" w:rsidTr="00A73339">
        <w:trPr>
          <w:trHeight w:val="300"/>
          <w:jc w:val="center"/>
        </w:trPr>
        <w:tc>
          <w:tcPr>
            <w:tcW w:w="2420" w:type="dxa"/>
            <w:noWrap/>
            <w:vAlign w:val="center"/>
            <w:hideMark/>
          </w:tcPr>
          <w:p w14:paraId="4F4E11C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lastRenderedPageBreak/>
              <w:t>PARALICHTHYIDAE</w:t>
            </w:r>
          </w:p>
        </w:tc>
        <w:tc>
          <w:tcPr>
            <w:tcW w:w="2920" w:type="dxa"/>
            <w:noWrap/>
            <w:hideMark/>
          </w:tcPr>
          <w:p w14:paraId="010CADD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Paralichthys albigutta</w:t>
            </w:r>
          </w:p>
        </w:tc>
        <w:tc>
          <w:tcPr>
            <w:tcW w:w="2620" w:type="dxa"/>
            <w:noWrap/>
            <w:hideMark/>
          </w:tcPr>
          <w:p w14:paraId="5E7549C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lenguado</w:t>
            </w:r>
          </w:p>
        </w:tc>
      </w:tr>
      <w:tr w:rsidR="00CF435B" w:rsidRPr="00596A3A" w14:paraId="30EC0951" w14:textId="77777777" w:rsidTr="00A73339">
        <w:trPr>
          <w:trHeight w:val="300"/>
          <w:jc w:val="center"/>
        </w:trPr>
        <w:tc>
          <w:tcPr>
            <w:tcW w:w="2420" w:type="dxa"/>
            <w:noWrap/>
            <w:vAlign w:val="center"/>
            <w:hideMark/>
          </w:tcPr>
          <w:p w14:paraId="01C8FF8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PEMPHERIDAE</w:t>
            </w:r>
          </w:p>
        </w:tc>
        <w:tc>
          <w:tcPr>
            <w:tcW w:w="2920" w:type="dxa"/>
            <w:noWrap/>
            <w:hideMark/>
          </w:tcPr>
          <w:p w14:paraId="16FFCA6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Pempheris schomburgkii</w:t>
            </w:r>
          </w:p>
        </w:tc>
        <w:tc>
          <w:tcPr>
            <w:tcW w:w="2620" w:type="dxa"/>
            <w:noWrap/>
            <w:hideMark/>
          </w:tcPr>
          <w:p w14:paraId="6E042AD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hacha</w:t>
            </w:r>
          </w:p>
        </w:tc>
      </w:tr>
      <w:tr w:rsidR="00CF435B" w:rsidRPr="00596A3A" w14:paraId="07D199F4" w14:textId="77777777" w:rsidTr="00A73339">
        <w:trPr>
          <w:trHeight w:val="300"/>
          <w:jc w:val="center"/>
        </w:trPr>
        <w:tc>
          <w:tcPr>
            <w:tcW w:w="2420" w:type="dxa"/>
            <w:vMerge w:val="restart"/>
            <w:noWrap/>
            <w:vAlign w:val="center"/>
            <w:hideMark/>
          </w:tcPr>
          <w:p w14:paraId="6A2E3D7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POMACANTHIDAE</w:t>
            </w:r>
          </w:p>
        </w:tc>
        <w:tc>
          <w:tcPr>
            <w:tcW w:w="2920" w:type="dxa"/>
            <w:noWrap/>
            <w:hideMark/>
          </w:tcPr>
          <w:p w14:paraId="0AF904A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Centropyge argi</w:t>
            </w:r>
          </w:p>
        </w:tc>
        <w:tc>
          <w:tcPr>
            <w:tcW w:w="2620" w:type="dxa"/>
            <w:noWrap/>
            <w:hideMark/>
          </w:tcPr>
          <w:p w14:paraId="0E344F4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ángel fuego</w:t>
            </w:r>
          </w:p>
        </w:tc>
      </w:tr>
      <w:tr w:rsidR="00CF435B" w:rsidRPr="00596A3A" w14:paraId="18435DE8" w14:textId="77777777" w:rsidTr="00A73339">
        <w:trPr>
          <w:trHeight w:val="300"/>
          <w:jc w:val="center"/>
        </w:trPr>
        <w:tc>
          <w:tcPr>
            <w:tcW w:w="2420" w:type="dxa"/>
            <w:vMerge/>
            <w:noWrap/>
            <w:vAlign w:val="center"/>
          </w:tcPr>
          <w:p w14:paraId="0F0BEC9A"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578083F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Holacanthus bermudensis</w:t>
            </w:r>
          </w:p>
        </w:tc>
        <w:tc>
          <w:tcPr>
            <w:tcW w:w="2620" w:type="dxa"/>
            <w:noWrap/>
            <w:hideMark/>
          </w:tcPr>
          <w:p w14:paraId="7852B6F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ángel azul</w:t>
            </w:r>
          </w:p>
        </w:tc>
      </w:tr>
      <w:tr w:rsidR="00CF435B" w:rsidRPr="00596A3A" w14:paraId="56D4DEDF" w14:textId="77777777" w:rsidTr="00A73339">
        <w:trPr>
          <w:trHeight w:val="300"/>
          <w:jc w:val="center"/>
        </w:trPr>
        <w:tc>
          <w:tcPr>
            <w:tcW w:w="2420" w:type="dxa"/>
            <w:vMerge/>
            <w:noWrap/>
            <w:vAlign w:val="center"/>
          </w:tcPr>
          <w:p w14:paraId="6B765E20"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3705F17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Holacanthus ciliaris</w:t>
            </w:r>
          </w:p>
        </w:tc>
        <w:tc>
          <w:tcPr>
            <w:tcW w:w="2620" w:type="dxa"/>
            <w:noWrap/>
            <w:hideMark/>
          </w:tcPr>
          <w:p w14:paraId="7A0CC45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ángel reina</w:t>
            </w:r>
          </w:p>
        </w:tc>
      </w:tr>
      <w:tr w:rsidR="00CF435B" w:rsidRPr="00596A3A" w14:paraId="0BA0252E" w14:textId="77777777" w:rsidTr="00A73339">
        <w:trPr>
          <w:trHeight w:val="300"/>
          <w:jc w:val="center"/>
        </w:trPr>
        <w:tc>
          <w:tcPr>
            <w:tcW w:w="2420" w:type="dxa"/>
            <w:vMerge/>
            <w:noWrap/>
            <w:vAlign w:val="center"/>
          </w:tcPr>
          <w:p w14:paraId="3F7703BA"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53D6D3E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Holacanthus tricolor</w:t>
            </w:r>
          </w:p>
        </w:tc>
        <w:tc>
          <w:tcPr>
            <w:tcW w:w="2620" w:type="dxa"/>
            <w:noWrap/>
            <w:hideMark/>
          </w:tcPr>
          <w:p w14:paraId="738D37B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ángel tricolor</w:t>
            </w:r>
          </w:p>
        </w:tc>
      </w:tr>
      <w:tr w:rsidR="00CF435B" w:rsidRPr="00596A3A" w14:paraId="707EF9C2" w14:textId="77777777" w:rsidTr="00A73339">
        <w:trPr>
          <w:trHeight w:val="300"/>
          <w:jc w:val="center"/>
        </w:trPr>
        <w:tc>
          <w:tcPr>
            <w:tcW w:w="2420" w:type="dxa"/>
            <w:vMerge/>
            <w:noWrap/>
            <w:vAlign w:val="center"/>
          </w:tcPr>
          <w:p w14:paraId="19BF0F2F"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51B63DC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Pomacanthus arcuatus</w:t>
            </w:r>
          </w:p>
        </w:tc>
        <w:tc>
          <w:tcPr>
            <w:tcW w:w="2620" w:type="dxa"/>
            <w:noWrap/>
            <w:hideMark/>
          </w:tcPr>
          <w:p w14:paraId="576C4AD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ángel gris</w:t>
            </w:r>
          </w:p>
        </w:tc>
      </w:tr>
      <w:tr w:rsidR="00CF435B" w:rsidRPr="00596A3A" w14:paraId="159E3216" w14:textId="77777777" w:rsidTr="00A73339">
        <w:trPr>
          <w:trHeight w:val="300"/>
          <w:jc w:val="center"/>
        </w:trPr>
        <w:tc>
          <w:tcPr>
            <w:tcW w:w="2420" w:type="dxa"/>
            <w:vMerge/>
            <w:noWrap/>
            <w:vAlign w:val="center"/>
          </w:tcPr>
          <w:p w14:paraId="52406C67"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C8B9F0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Pomacanthus paru</w:t>
            </w:r>
          </w:p>
        </w:tc>
        <w:tc>
          <w:tcPr>
            <w:tcW w:w="2620" w:type="dxa"/>
            <w:noWrap/>
            <w:hideMark/>
          </w:tcPr>
          <w:p w14:paraId="6360DA2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ángel francés</w:t>
            </w:r>
          </w:p>
        </w:tc>
      </w:tr>
      <w:tr w:rsidR="00CF435B" w:rsidRPr="00596A3A" w14:paraId="78E7C0B1" w14:textId="77777777" w:rsidTr="00A73339">
        <w:trPr>
          <w:trHeight w:val="300"/>
          <w:jc w:val="center"/>
        </w:trPr>
        <w:tc>
          <w:tcPr>
            <w:tcW w:w="2420" w:type="dxa"/>
            <w:vMerge w:val="restart"/>
            <w:noWrap/>
            <w:vAlign w:val="center"/>
            <w:hideMark/>
          </w:tcPr>
          <w:p w14:paraId="70F42BA3" w14:textId="77777777" w:rsidR="00A73339" w:rsidRPr="00596A3A" w:rsidRDefault="00A73339" w:rsidP="00C80695">
            <w:pPr>
              <w:spacing w:before="0" w:after="0"/>
              <w:jc w:val="center"/>
              <w:rPr>
                <w:rFonts w:ascii="Arial" w:hAnsi="Arial" w:cs="Arial"/>
                <w:sz w:val="20"/>
                <w:szCs w:val="20"/>
                <w:lang w:val="es-ES"/>
              </w:rPr>
            </w:pPr>
            <w:r w:rsidRPr="00596A3A">
              <w:rPr>
                <w:rFonts w:ascii="Arial" w:hAnsi="Arial" w:cs="Arial"/>
                <w:sz w:val="20"/>
                <w:szCs w:val="20"/>
                <w:lang w:val="es-ES"/>
              </w:rPr>
              <w:t>POMACENTRIDAE</w:t>
            </w:r>
          </w:p>
        </w:tc>
        <w:tc>
          <w:tcPr>
            <w:tcW w:w="2920" w:type="dxa"/>
            <w:noWrap/>
            <w:hideMark/>
          </w:tcPr>
          <w:p w14:paraId="623B0E8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Abudefduf saxatilis</w:t>
            </w:r>
          </w:p>
        </w:tc>
        <w:tc>
          <w:tcPr>
            <w:tcW w:w="2620" w:type="dxa"/>
            <w:noWrap/>
            <w:hideMark/>
          </w:tcPr>
          <w:p w14:paraId="0EA8B30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sargento o chabelita</w:t>
            </w:r>
          </w:p>
        </w:tc>
      </w:tr>
      <w:tr w:rsidR="00CF435B" w:rsidRPr="00596A3A" w14:paraId="2239BFB1" w14:textId="77777777" w:rsidTr="00A73339">
        <w:trPr>
          <w:trHeight w:val="300"/>
          <w:jc w:val="center"/>
        </w:trPr>
        <w:tc>
          <w:tcPr>
            <w:tcW w:w="2420" w:type="dxa"/>
            <w:vMerge/>
            <w:noWrap/>
            <w:vAlign w:val="center"/>
          </w:tcPr>
          <w:p w14:paraId="6DD84141" w14:textId="77777777" w:rsidR="00A73339" w:rsidRPr="00596A3A" w:rsidRDefault="00A73339" w:rsidP="00C80695">
            <w:pPr>
              <w:spacing w:before="0" w:after="0"/>
              <w:jc w:val="center"/>
              <w:rPr>
                <w:rFonts w:ascii="Arial" w:hAnsi="Arial" w:cs="Arial"/>
                <w:sz w:val="20"/>
                <w:szCs w:val="20"/>
                <w:lang w:val="es-ES"/>
              </w:rPr>
            </w:pPr>
          </w:p>
        </w:tc>
        <w:tc>
          <w:tcPr>
            <w:tcW w:w="2920" w:type="dxa"/>
            <w:noWrap/>
            <w:hideMark/>
          </w:tcPr>
          <w:p w14:paraId="1C4C5DA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Chromis cyanea</w:t>
            </w:r>
          </w:p>
        </w:tc>
        <w:tc>
          <w:tcPr>
            <w:tcW w:w="2620" w:type="dxa"/>
            <w:noWrap/>
            <w:hideMark/>
          </w:tcPr>
          <w:p w14:paraId="38B210C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damisela azul</w:t>
            </w:r>
          </w:p>
        </w:tc>
      </w:tr>
      <w:tr w:rsidR="00CF435B" w:rsidRPr="00596A3A" w14:paraId="41217F6F" w14:textId="77777777" w:rsidTr="00A73339">
        <w:trPr>
          <w:trHeight w:val="300"/>
          <w:jc w:val="center"/>
        </w:trPr>
        <w:tc>
          <w:tcPr>
            <w:tcW w:w="2420" w:type="dxa"/>
            <w:vMerge/>
            <w:noWrap/>
            <w:vAlign w:val="center"/>
          </w:tcPr>
          <w:p w14:paraId="1C7B9B48"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4D00D28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Chromis enchrysurus</w:t>
            </w:r>
          </w:p>
        </w:tc>
        <w:tc>
          <w:tcPr>
            <w:tcW w:w="2620" w:type="dxa"/>
            <w:noWrap/>
            <w:hideMark/>
          </w:tcPr>
          <w:p w14:paraId="339A4A4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damisela</w:t>
            </w:r>
          </w:p>
        </w:tc>
      </w:tr>
      <w:tr w:rsidR="00CF435B" w:rsidRPr="00596A3A" w14:paraId="3ABBF058" w14:textId="77777777" w:rsidTr="00A73339">
        <w:trPr>
          <w:trHeight w:val="300"/>
          <w:jc w:val="center"/>
        </w:trPr>
        <w:tc>
          <w:tcPr>
            <w:tcW w:w="2420" w:type="dxa"/>
            <w:vMerge/>
            <w:noWrap/>
            <w:vAlign w:val="center"/>
          </w:tcPr>
          <w:p w14:paraId="3D228AC9"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7133031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Chromis insolata</w:t>
            </w:r>
          </w:p>
        </w:tc>
        <w:tc>
          <w:tcPr>
            <w:tcW w:w="2620" w:type="dxa"/>
            <w:noWrap/>
            <w:hideMark/>
          </w:tcPr>
          <w:p w14:paraId="4D0B049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damisela</w:t>
            </w:r>
          </w:p>
        </w:tc>
      </w:tr>
      <w:tr w:rsidR="00CF435B" w:rsidRPr="00596A3A" w14:paraId="21DE4E23" w14:textId="77777777" w:rsidTr="00A73339">
        <w:trPr>
          <w:trHeight w:val="300"/>
          <w:jc w:val="center"/>
        </w:trPr>
        <w:tc>
          <w:tcPr>
            <w:tcW w:w="2420" w:type="dxa"/>
            <w:vMerge/>
            <w:noWrap/>
            <w:vAlign w:val="center"/>
          </w:tcPr>
          <w:p w14:paraId="5700317D"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3D777A3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Chromis multilineatus</w:t>
            </w:r>
          </w:p>
        </w:tc>
        <w:tc>
          <w:tcPr>
            <w:tcW w:w="2620" w:type="dxa"/>
            <w:noWrap/>
            <w:hideMark/>
          </w:tcPr>
          <w:p w14:paraId="2B98D98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damisela café</w:t>
            </w:r>
          </w:p>
        </w:tc>
      </w:tr>
      <w:tr w:rsidR="00CF435B" w:rsidRPr="00596A3A" w14:paraId="117FD1ED" w14:textId="77777777" w:rsidTr="00A73339">
        <w:trPr>
          <w:trHeight w:val="300"/>
          <w:jc w:val="center"/>
        </w:trPr>
        <w:tc>
          <w:tcPr>
            <w:tcW w:w="2420" w:type="dxa"/>
            <w:vMerge/>
            <w:noWrap/>
            <w:vAlign w:val="center"/>
          </w:tcPr>
          <w:p w14:paraId="686867BC"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8607B0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Chromis scotti</w:t>
            </w:r>
          </w:p>
        </w:tc>
        <w:tc>
          <w:tcPr>
            <w:tcW w:w="2620" w:type="dxa"/>
            <w:noWrap/>
            <w:hideMark/>
          </w:tcPr>
          <w:p w14:paraId="785C8C5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damisela</w:t>
            </w:r>
          </w:p>
        </w:tc>
      </w:tr>
      <w:tr w:rsidR="00CF435B" w:rsidRPr="00596A3A" w14:paraId="7E58E940" w14:textId="77777777" w:rsidTr="00A73339">
        <w:trPr>
          <w:trHeight w:val="300"/>
          <w:jc w:val="center"/>
        </w:trPr>
        <w:tc>
          <w:tcPr>
            <w:tcW w:w="2420" w:type="dxa"/>
            <w:vMerge/>
            <w:noWrap/>
            <w:vAlign w:val="center"/>
          </w:tcPr>
          <w:p w14:paraId="6FA5241F"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2D67ADD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Microspathodon chrysurus</w:t>
            </w:r>
          </w:p>
        </w:tc>
        <w:tc>
          <w:tcPr>
            <w:tcW w:w="2620" w:type="dxa"/>
            <w:noWrap/>
            <w:hideMark/>
          </w:tcPr>
          <w:p w14:paraId="7D854FF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joya</w:t>
            </w:r>
          </w:p>
        </w:tc>
      </w:tr>
      <w:tr w:rsidR="00CF435B" w:rsidRPr="00596A3A" w14:paraId="792DE6D0" w14:textId="77777777" w:rsidTr="00A73339">
        <w:trPr>
          <w:trHeight w:val="300"/>
          <w:jc w:val="center"/>
        </w:trPr>
        <w:tc>
          <w:tcPr>
            <w:tcW w:w="2420" w:type="dxa"/>
            <w:vMerge/>
            <w:noWrap/>
            <w:vAlign w:val="center"/>
          </w:tcPr>
          <w:p w14:paraId="33F9437F"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7C9F33B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Stegastes diencaeus</w:t>
            </w:r>
          </w:p>
        </w:tc>
        <w:tc>
          <w:tcPr>
            <w:tcW w:w="2620" w:type="dxa"/>
            <w:noWrap/>
            <w:hideMark/>
          </w:tcPr>
          <w:p w14:paraId="0290698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damisela</w:t>
            </w:r>
          </w:p>
        </w:tc>
      </w:tr>
      <w:tr w:rsidR="00CF435B" w:rsidRPr="00596A3A" w14:paraId="300DA043" w14:textId="77777777" w:rsidTr="00A73339">
        <w:trPr>
          <w:trHeight w:val="300"/>
          <w:jc w:val="center"/>
        </w:trPr>
        <w:tc>
          <w:tcPr>
            <w:tcW w:w="2420" w:type="dxa"/>
            <w:vMerge/>
            <w:noWrap/>
            <w:vAlign w:val="center"/>
          </w:tcPr>
          <w:p w14:paraId="70FCBA4A"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2A839BE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Stegastes dorsopunicans</w:t>
            </w:r>
          </w:p>
        </w:tc>
        <w:tc>
          <w:tcPr>
            <w:tcW w:w="2620" w:type="dxa"/>
            <w:noWrap/>
            <w:hideMark/>
          </w:tcPr>
          <w:p w14:paraId="1600998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damisela</w:t>
            </w:r>
          </w:p>
        </w:tc>
      </w:tr>
      <w:tr w:rsidR="00CF435B" w:rsidRPr="00596A3A" w14:paraId="56A0931E" w14:textId="77777777" w:rsidTr="00A73339">
        <w:trPr>
          <w:trHeight w:val="300"/>
          <w:jc w:val="center"/>
        </w:trPr>
        <w:tc>
          <w:tcPr>
            <w:tcW w:w="2420" w:type="dxa"/>
            <w:vMerge/>
            <w:noWrap/>
            <w:vAlign w:val="center"/>
          </w:tcPr>
          <w:p w14:paraId="15C9FF3D"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15172E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Stegastes leucostictus</w:t>
            </w:r>
          </w:p>
        </w:tc>
        <w:tc>
          <w:tcPr>
            <w:tcW w:w="2620" w:type="dxa"/>
            <w:noWrap/>
            <w:hideMark/>
          </w:tcPr>
          <w:p w14:paraId="2CB27E3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 xml:space="preserve">Pez damisela </w:t>
            </w:r>
          </w:p>
        </w:tc>
      </w:tr>
      <w:tr w:rsidR="00CF435B" w:rsidRPr="00596A3A" w14:paraId="07276E54" w14:textId="77777777" w:rsidTr="00A73339">
        <w:trPr>
          <w:trHeight w:val="300"/>
          <w:jc w:val="center"/>
        </w:trPr>
        <w:tc>
          <w:tcPr>
            <w:tcW w:w="2420" w:type="dxa"/>
            <w:vMerge/>
            <w:noWrap/>
            <w:vAlign w:val="center"/>
          </w:tcPr>
          <w:p w14:paraId="6938BF66"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411397F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Stegastes partitus</w:t>
            </w:r>
          </w:p>
        </w:tc>
        <w:tc>
          <w:tcPr>
            <w:tcW w:w="2620" w:type="dxa"/>
            <w:noWrap/>
            <w:hideMark/>
          </w:tcPr>
          <w:p w14:paraId="27B934B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damisela bicolor</w:t>
            </w:r>
          </w:p>
        </w:tc>
      </w:tr>
      <w:tr w:rsidR="00CF435B" w:rsidRPr="00596A3A" w14:paraId="4E0710D5" w14:textId="77777777" w:rsidTr="00A73339">
        <w:trPr>
          <w:trHeight w:val="300"/>
          <w:jc w:val="center"/>
        </w:trPr>
        <w:tc>
          <w:tcPr>
            <w:tcW w:w="2420" w:type="dxa"/>
            <w:vMerge/>
            <w:noWrap/>
            <w:vAlign w:val="center"/>
          </w:tcPr>
          <w:p w14:paraId="0EC041F1"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0AE819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Stegastes planifrons</w:t>
            </w:r>
          </w:p>
        </w:tc>
        <w:tc>
          <w:tcPr>
            <w:tcW w:w="2620" w:type="dxa"/>
            <w:noWrap/>
            <w:hideMark/>
          </w:tcPr>
          <w:p w14:paraId="41AE127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damisela tres manchas</w:t>
            </w:r>
          </w:p>
        </w:tc>
      </w:tr>
      <w:tr w:rsidR="00CF435B" w:rsidRPr="00596A3A" w14:paraId="28A85CA5" w14:textId="77777777" w:rsidTr="00A73339">
        <w:trPr>
          <w:trHeight w:val="300"/>
          <w:jc w:val="center"/>
        </w:trPr>
        <w:tc>
          <w:tcPr>
            <w:tcW w:w="2420" w:type="dxa"/>
            <w:vMerge/>
            <w:noWrap/>
            <w:vAlign w:val="center"/>
          </w:tcPr>
          <w:p w14:paraId="001DAA21"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D1452F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Stegastes variabilis </w:t>
            </w:r>
          </w:p>
        </w:tc>
        <w:tc>
          <w:tcPr>
            <w:tcW w:w="2620" w:type="dxa"/>
            <w:noWrap/>
            <w:hideMark/>
          </w:tcPr>
          <w:p w14:paraId="5FBE755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damisela limón</w:t>
            </w:r>
          </w:p>
        </w:tc>
      </w:tr>
      <w:tr w:rsidR="00CF435B" w:rsidRPr="00596A3A" w14:paraId="060FF666" w14:textId="77777777" w:rsidTr="00A73339">
        <w:trPr>
          <w:trHeight w:val="300"/>
          <w:jc w:val="center"/>
        </w:trPr>
        <w:tc>
          <w:tcPr>
            <w:tcW w:w="2420" w:type="dxa"/>
            <w:vMerge w:val="restart"/>
            <w:noWrap/>
            <w:vAlign w:val="center"/>
            <w:hideMark/>
          </w:tcPr>
          <w:p w14:paraId="5DF6EC8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PRIACANTHIDAE</w:t>
            </w:r>
          </w:p>
        </w:tc>
        <w:tc>
          <w:tcPr>
            <w:tcW w:w="2920" w:type="dxa"/>
            <w:noWrap/>
            <w:hideMark/>
          </w:tcPr>
          <w:p w14:paraId="64DCAE9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Heteropriacanthus cruentatus</w:t>
            </w:r>
          </w:p>
        </w:tc>
        <w:tc>
          <w:tcPr>
            <w:tcW w:w="2620" w:type="dxa"/>
            <w:noWrap/>
            <w:hideMark/>
          </w:tcPr>
          <w:p w14:paraId="0121BB02" w14:textId="77777777" w:rsidR="00A73339" w:rsidRPr="00596A3A" w:rsidRDefault="00A73339" w:rsidP="00C80695">
            <w:pPr>
              <w:spacing w:before="0" w:after="0"/>
              <w:rPr>
                <w:rFonts w:ascii="Arial" w:hAnsi="Arial" w:cs="Arial"/>
                <w:sz w:val="20"/>
                <w:szCs w:val="20"/>
              </w:rPr>
            </w:pPr>
          </w:p>
        </w:tc>
      </w:tr>
      <w:tr w:rsidR="00CF435B" w:rsidRPr="00596A3A" w14:paraId="789DC5CA" w14:textId="77777777" w:rsidTr="00A73339">
        <w:trPr>
          <w:trHeight w:val="300"/>
          <w:jc w:val="center"/>
        </w:trPr>
        <w:tc>
          <w:tcPr>
            <w:tcW w:w="2420" w:type="dxa"/>
            <w:vMerge/>
            <w:noWrap/>
            <w:vAlign w:val="center"/>
            <w:hideMark/>
          </w:tcPr>
          <w:p w14:paraId="2D6C6326"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322481B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Priacanthus arenatus</w:t>
            </w:r>
          </w:p>
        </w:tc>
        <w:tc>
          <w:tcPr>
            <w:tcW w:w="2620" w:type="dxa"/>
            <w:noWrap/>
            <w:hideMark/>
          </w:tcPr>
          <w:p w14:paraId="3D90D73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ojos de cristal</w:t>
            </w:r>
          </w:p>
        </w:tc>
      </w:tr>
      <w:tr w:rsidR="00CF435B" w:rsidRPr="00596A3A" w14:paraId="5665A087" w14:textId="77777777" w:rsidTr="00A73339">
        <w:trPr>
          <w:trHeight w:val="300"/>
          <w:jc w:val="center"/>
        </w:trPr>
        <w:tc>
          <w:tcPr>
            <w:tcW w:w="2420" w:type="dxa"/>
            <w:vMerge w:val="restart"/>
            <w:noWrap/>
            <w:vAlign w:val="center"/>
            <w:hideMark/>
          </w:tcPr>
          <w:p w14:paraId="57B9C65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SCARIDAE</w:t>
            </w:r>
          </w:p>
        </w:tc>
        <w:tc>
          <w:tcPr>
            <w:tcW w:w="2920" w:type="dxa"/>
            <w:noWrap/>
            <w:hideMark/>
          </w:tcPr>
          <w:p w14:paraId="0CFA463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Scarus coeruleus</w:t>
            </w:r>
          </w:p>
        </w:tc>
        <w:tc>
          <w:tcPr>
            <w:tcW w:w="2620" w:type="dxa"/>
            <w:noWrap/>
            <w:hideMark/>
          </w:tcPr>
          <w:p w14:paraId="7865045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loro</w:t>
            </w:r>
          </w:p>
        </w:tc>
      </w:tr>
      <w:tr w:rsidR="00CF435B" w:rsidRPr="00596A3A" w14:paraId="1969CD9A" w14:textId="77777777" w:rsidTr="00A73339">
        <w:trPr>
          <w:trHeight w:val="300"/>
          <w:jc w:val="center"/>
        </w:trPr>
        <w:tc>
          <w:tcPr>
            <w:tcW w:w="2420" w:type="dxa"/>
            <w:vMerge/>
            <w:noWrap/>
            <w:vAlign w:val="center"/>
          </w:tcPr>
          <w:p w14:paraId="13CC4A2A"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1F45EF0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Scarus guacamaia</w:t>
            </w:r>
          </w:p>
        </w:tc>
        <w:tc>
          <w:tcPr>
            <w:tcW w:w="2620" w:type="dxa"/>
            <w:noWrap/>
            <w:hideMark/>
          </w:tcPr>
          <w:p w14:paraId="58F0654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loro</w:t>
            </w:r>
          </w:p>
        </w:tc>
      </w:tr>
      <w:tr w:rsidR="00CF435B" w:rsidRPr="00596A3A" w14:paraId="6666181B" w14:textId="77777777" w:rsidTr="00A73339">
        <w:trPr>
          <w:trHeight w:val="300"/>
          <w:jc w:val="center"/>
        </w:trPr>
        <w:tc>
          <w:tcPr>
            <w:tcW w:w="2420" w:type="dxa"/>
            <w:vMerge/>
            <w:noWrap/>
            <w:vAlign w:val="center"/>
          </w:tcPr>
          <w:p w14:paraId="0B015601"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4D4D1BA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Scarus iserti</w:t>
            </w:r>
          </w:p>
        </w:tc>
        <w:tc>
          <w:tcPr>
            <w:tcW w:w="2620" w:type="dxa"/>
            <w:noWrap/>
            <w:hideMark/>
          </w:tcPr>
          <w:p w14:paraId="222AFE2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loro</w:t>
            </w:r>
          </w:p>
        </w:tc>
      </w:tr>
      <w:tr w:rsidR="00CF435B" w:rsidRPr="00596A3A" w14:paraId="178E541F" w14:textId="77777777" w:rsidTr="00A73339">
        <w:trPr>
          <w:trHeight w:val="300"/>
          <w:jc w:val="center"/>
        </w:trPr>
        <w:tc>
          <w:tcPr>
            <w:tcW w:w="2420" w:type="dxa"/>
            <w:vMerge/>
            <w:noWrap/>
            <w:vAlign w:val="center"/>
          </w:tcPr>
          <w:p w14:paraId="75B7A523"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21472E0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Scarus taeniopterus</w:t>
            </w:r>
          </w:p>
        </w:tc>
        <w:tc>
          <w:tcPr>
            <w:tcW w:w="2620" w:type="dxa"/>
            <w:noWrap/>
            <w:hideMark/>
          </w:tcPr>
          <w:p w14:paraId="42BE3F4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loro</w:t>
            </w:r>
          </w:p>
        </w:tc>
      </w:tr>
      <w:tr w:rsidR="00CF435B" w:rsidRPr="00596A3A" w14:paraId="66C5E255" w14:textId="77777777" w:rsidTr="00A73339">
        <w:trPr>
          <w:trHeight w:val="300"/>
          <w:jc w:val="center"/>
        </w:trPr>
        <w:tc>
          <w:tcPr>
            <w:tcW w:w="2420" w:type="dxa"/>
            <w:vMerge/>
            <w:noWrap/>
            <w:vAlign w:val="center"/>
          </w:tcPr>
          <w:p w14:paraId="4A3DEE1F"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44E4F25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Scarus vetula</w:t>
            </w:r>
          </w:p>
        </w:tc>
        <w:tc>
          <w:tcPr>
            <w:tcW w:w="2620" w:type="dxa"/>
            <w:noWrap/>
            <w:hideMark/>
          </w:tcPr>
          <w:p w14:paraId="1E315CE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loro</w:t>
            </w:r>
          </w:p>
        </w:tc>
      </w:tr>
      <w:tr w:rsidR="00CF435B" w:rsidRPr="00596A3A" w14:paraId="31D65212" w14:textId="77777777" w:rsidTr="00A73339">
        <w:trPr>
          <w:trHeight w:val="300"/>
          <w:jc w:val="center"/>
        </w:trPr>
        <w:tc>
          <w:tcPr>
            <w:tcW w:w="2420" w:type="dxa"/>
            <w:vMerge/>
            <w:noWrap/>
            <w:vAlign w:val="center"/>
          </w:tcPr>
          <w:p w14:paraId="5088BD9B"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28DEBE4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Sparisoma atomarium</w:t>
            </w:r>
          </w:p>
        </w:tc>
        <w:tc>
          <w:tcPr>
            <w:tcW w:w="2620" w:type="dxa"/>
            <w:noWrap/>
            <w:hideMark/>
          </w:tcPr>
          <w:p w14:paraId="04364A8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loro</w:t>
            </w:r>
          </w:p>
        </w:tc>
      </w:tr>
      <w:tr w:rsidR="00CF435B" w:rsidRPr="00596A3A" w14:paraId="6637A345" w14:textId="77777777" w:rsidTr="00A73339">
        <w:trPr>
          <w:trHeight w:val="300"/>
          <w:jc w:val="center"/>
        </w:trPr>
        <w:tc>
          <w:tcPr>
            <w:tcW w:w="2420" w:type="dxa"/>
            <w:vMerge/>
            <w:noWrap/>
            <w:vAlign w:val="center"/>
          </w:tcPr>
          <w:p w14:paraId="06175063"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4773A34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Sparisoma aurofrenatum</w:t>
            </w:r>
          </w:p>
        </w:tc>
        <w:tc>
          <w:tcPr>
            <w:tcW w:w="2620" w:type="dxa"/>
            <w:noWrap/>
            <w:hideMark/>
          </w:tcPr>
          <w:p w14:paraId="3A4AE4C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loro</w:t>
            </w:r>
          </w:p>
        </w:tc>
      </w:tr>
      <w:tr w:rsidR="00CF435B" w:rsidRPr="00596A3A" w14:paraId="521C2884" w14:textId="77777777" w:rsidTr="00A73339">
        <w:trPr>
          <w:trHeight w:val="300"/>
          <w:jc w:val="center"/>
        </w:trPr>
        <w:tc>
          <w:tcPr>
            <w:tcW w:w="2420" w:type="dxa"/>
            <w:vMerge/>
            <w:noWrap/>
            <w:vAlign w:val="center"/>
          </w:tcPr>
          <w:p w14:paraId="7F7F8D5E"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5B5F404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Sparisoma chrysopterum</w:t>
            </w:r>
          </w:p>
        </w:tc>
        <w:tc>
          <w:tcPr>
            <w:tcW w:w="2620" w:type="dxa"/>
            <w:noWrap/>
            <w:hideMark/>
          </w:tcPr>
          <w:p w14:paraId="70323B5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loro</w:t>
            </w:r>
          </w:p>
        </w:tc>
      </w:tr>
      <w:tr w:rsidR="00CF435B" w:rsidRPr="00596A3A" w14:paraId="571208FD" w14:textId="77777777" w:rsidTr="00A73339">
        <w:trPr>
          <w:trHeight w:val="300"/>
          <w:jc w:val="center"/>
        </w:trPr>
        <w:tc>
          <w:tcPr>
            <w:tcW w:w="2420" w:type="dxa"/>
            <w:vMerge/>
            <w:noWrap/>
            <w:vAlign w:val="center"/>
          </w:tcPr>
          <w:p w14:paraId="1D4B1F9B"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6608340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Sparisoma radians</w:t>
            </w:r>
          </w:p>
        </w:tc>
        <w:tc>
          <w:tcPr>
            <w:tcW w:w="2620" w:type="dxa"/>
            <w:noWrap/>
            <w:hideMark/>
          </w:tcPr>
          <w:p w14:paraId="63BFFB2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loro</w:t>
            </w:r>
          </w:p>
        </w:tc>
      </w:tr>
      <w:tr w:rsidR="00CF435B" w:rsidRPr="00596A3A" w14:paraId="7B2C6283" w14:textId="77777777" w:rsidTr="00A73339">
        <w:trPr>
          <w:trHeight w:val="300"/>
          <w:jc w:val="center"/>
        </w:trPr>
        <w:tc>
          <w:tcPr>
            <w:tcW w:w="2420" w:type="dxa"/>
            <w:vMerge/>
            <w:noWrap/>
            <w:vAlign w:val="center"/>
          </w:tcPr>
          <w:p w14:paraId="69EFB03E"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2B492EA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Sparisoma rubripinne</w:t>
            </w:r>
          </w:p>
        </w:tc>
        <w:tc>
          <w:tcPr>
            <w:tcW w:w="2620" w:type="dxa"/>
            <w:noWrap/>
            <w:hideMark/>
          </w:tcPr>
          <w:p w14:paraId="318FF81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loro</w:t>
            </w:r>
          </w:p>
        </w:tc>
      </w:tr>
      <w:tr w:rsidR="00CF435B" w:rsidRPr="00596A3A" w14:paraId="268F554E" w14:textId="77777777" w:rsidTr="00A73339">
        <w:trPr>
          <w:trHeight w:val="300"/>
          <w:jc w:val="center"/>
        </w:trPr>
        <w:tc>
          <w:tcPr>
            <w:tcW w:w="2420" w:type="dxa"/>
            <w:vMerge/>
            <w:noWrap/>
            <w:vAlign w:val="center"/>
          </w:tcPr>
          <w:p w14:paraId="70CC4096"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66D6A43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Sparisoma viride</w:t>
            </w:r>
          </w:p>
        </w:tc>
        <w:tc>
          <w:tcPr>
            <w:tcW w:w="2620" w:type="dxa"/>
            <w:noWrap/>
            <w:hideMark/>
          </w:tcPr>
          <w:p w14:paraId="5366B73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loro</w:t>
            </w:r>
          </w:p>
        </w:tc>
      </w:tr>
      <w:tr w:rsidR="00CF435B" w:rsidRPr="00596A3A" w14:paraId="110AF833" w14:textId="77777777" w:rsidTr="00A73339">
        <w:trPr>
          <w:trHeight w:val="300"/>
          <w:jc w:val="center"/>
        </w:trPr>
        <w:tc>
          <w:tcPr>
            <w:tcW w:w="2420" w:type="dxa"/>
            <w:vMerge w:val="restart"/>
            <w:noWrap/>
            <w:vAlign w:val="center"/>
            <w:hideMark/>
          </w:tcPr>
          <w:p w14:paraId="63C85E2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SCIAENIDAE</w:t>
            </w:r>
          </w:p>
        </w:tc>
        <w:tc>
          <w:tcPr>
            <w:tcW w:w="2920" w:type="dxa"/>
            <w:noWrap/>
            <w:hideMark/>
          </w:tcPr>
          <w:p w14:paraId="18D0458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Pereques acuminatus</w:t>
            </w:r>
          </w:p>
        </w:tc>
        <w:tc>
          <w:tcPr>
            <w:tcW w:w="2620" w:type="dxa"/>
            <w:noWrap/>
            <w:hideMark/>
          </w:tcPr>
          <w:p w14:paraId="0907F33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tambor</w:t>
            </w:r>
          </w:p>
        </w:tc>
      </w:tr>
      <w:tr w:rsidR="00CF435B" w:rsidRPr="00596A3A" w14:paraId="294C528E" w14:textId="77777777" w:rsidTr="00A73339">
        <w:trPr>
          <w:trHeight w:val="300"/>
          <w:jc w:val="center"/>
        </w:trPr>
        <w:tc>
          <w:tcPr>
            <w:tcW w:w="2420" w:type="dxa"/>
            <w:vMerge/>
            <w:noWrap/>
            <w:vAlign w:val="center"/>
            <w:hideMark/>
          </w:tcPr>
          <w:p w14:paraId="6CE0873A"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7CB0BFF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Equetus punctatus</w:t>
            </w:r>
          </w:p>
        </w:tc>
        <w:tc>
          <w:tcPr>
            <w:tcW w:w="2620" w:type="dxa"/>
            <w:noWrap/>
            <w:hideMark/>
          </w:tcPr>
          <w:p w14:paraId="23C074C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tambor moteado</w:t>
            </w:r>
          </w:p>
        </w:tc>
      </w:tr>
      <w:tr w:rsidR="00CF435B" w:rsidRPr="00596A3A" w14:paraId="2008C9F7" w14:textId="77777777" w:rsidTr="00A73339">
        <w:trPr>
          <w:trHeight w:val="300"/>
          <w:jc w:val="center"/>
        </w:trPr>
        <w:tc>
          <w:tcPr>
            <w:tcW w:w="2420" w:type="dxa"/>
            <w:noWrap/>
            <w:vAlign w:val="center"/>
            <w:hideMark/>
          </w:tcPr>
          <w:p w14:paraId="7007D2C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SCORPAENIDAE</w:t>
            </w:r>
          </w:p>
        </w:tc>
        <w:tc>
          <w:tcPr>
            <w:tcW w:w="2920" w:type="dxa"/>
            <w:noWrap/>
            <w:hideMark/>
          </w:tcPr>
          <w:p w14:paraId="772DD0D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Scorpaena plumieri</w:t>
            </w:r>
          </w:p>
        </w:tc>
        <w:tc>
          <w:tcPr>
            <w:tcW w:w="2620" w:type="dxa"/>
            <w:noWrap/>
            <w:hideMark/>
          </w:tcPr>
          <w:p w14:paraId="33B0C88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piedra</w:t>
            </w:r>
          </w:p>
        </w:tc>
      </w:tr>
      <w:tr w:rsidR="00CF435B" w:rsidRPr="00596A3A" w14:paraId="7F9EFEEB" w14:textId="77777777" w:rsidTr="00A73339">
        <w:trPr>
          <w:trHeight w:val="300"/>
          <w:jc w:val="center"/>
        </w:trPr>
        <w:tc>
          <w:tcPr>
            <w:tcW w:w="2420" w:type="dxa"/>
            <w:vMerge w:val="restart"/>
            <w:noWrap/>
            <w:vAlign w:val="center"/>
            <w:hideMark/>
          </w:tcPr>
          <w:p w14:paraId="0C38DF0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SERRANIDAE</w:t>
            </w:r>
          </w:p>
        </w:tc>
        <w:tc>
          <w:tcPr>
            <w:tcW w:w="2920" w:type="dxa"/>
            <w:noWrap/>
            <w:hideMark/>
          </w:tcPr>
          <w:p w14:paraId="7CD1B2C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Rypticus saponaceus</w:t>
            </w:r>
          </w:p>
        </w:tc>
        <w:tc>
          <w:tcPr>
            <w:tcW w:w="2620" w:type="dxa"/>
            <w:noWrap/>
            <w:hideMark/>
          </w:tcPr>
          <w:p w14:paraId="13C4CAA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jabón</w:t>
            </w:r>
          </w:p>
        </w:tc>
      </w:tr>
      <w:tr w:rsidR="00CF435B" w:rsidRPr="00596A3A" w14:paraId="4BA511FF" w14:textId="77777777" w:rsidTr="00A73339">
        <w:trPr>
          <w:trHeight w:val="300"/>
          <w:jc w:val="center"/>
        </w:trPr>
        <w:tc>
          <w:tcPr>
            <w:tcW w:w="2420" w:type="dxa"/>
            <w:vMerge/>
            <w:noWrap/>
            <w:vAlign w:val="center"/>
            <w:hideMark/>
          </w:tcPr>
          <w:p w14:paraId="11A67B8E"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3ADEA59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Cephalopholis cruentatus</w:t>
            </w:r>
          </w:p>
        </w:tc>
        <w:tc>
          <w:tcPr>
            <w:tcW w:w="2620" w:type="dxa"/>
            <w:noWrap/>
            <w:hideMark/>
          </w:tcPr>
          <w:p w14:paraId="0A82813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cabrilla</w:t>
            </w:r>
          </w:p>
        </w:tc>
      </w:tr>
      <w:tr w:rsidR="00CF435B" w:rsidRPr="00596A3A" w14:paraId="17319A8C" w14:textId="77777777" w:rsidTr="00A73339">
        <w:trPr>
          <w:trHeight w:val="300"/>
          <w:jc w:val="center"/>
        </w:trPr>
        <w:tc>
          <w:tcPr>
            <w:tcW w:w="2420" w:type="dxa"/>
            <w:vMerge/>
            <w:noWrap/>
            <w:vAlign w:val="center"/>
            <w:hideMark/>
          </w:tcPr>
          <w:p w14:paraId="16B041C0"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2D71BA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Cephalopholis fulva</w:t>
            </w:r>
          </w:p>
        </w:tc>
        <w:tc>
          <w:tcPr>
            <w:tcW w:w="2620" w:type="dxa"/>
            <w:noWrap/>
            <w:hideMark/>
          </w:tcPr>
          <w:p w14:paraId="114B776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cabrilla</w:t>
            </w:r>
          </w:p>
        </w:tc>
      </w:tr>
      <w:tr w:rsidR="00CF435B" w:rsidRPr="00596A3A" w14:paraId="0B5F8D49" w14:textId="77777777" w:rsidTr="00A73339">
        <w:trPr>
          <w:trHeight w:val="300"/>
          <w:jc w:val="center"/>
        </w:trPr>
        <w:tc>
          <w:tcPr>
            <w:tcW w:w="2420" w:type="dxa"/>
            <w:vMerge/>
            <w:noWrap/>
            <w:vAlign w:val="center"/>
          </w:tcPr>
          <w:p w14:paraId="6502A055"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30CDD4E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Epinephelus adscensionis</w:t>
            </w:r>
          </w:p>
        </w:tc>
        <w:tc>
          <w:tcPr>
            <w:tcW w:w="2620" w:type="dxa"/>
            <w:noWrap/>
            <w:hideMark/>
          </w:tcPr>
          <w:p w14:paraId="636DEE6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abadejo</w:t>
            </w:r>
          </w:p>
        </w:tc>
      </w:tr>
      <w:tr w:rsidR="00CF435B" w:rsidRPr="00596A3A" w14:paraId="63A1DE75" w14:textId="77777777" w:rsidTr="00A73339">
        <w:trPr>
          <w:trHeight w:val="300"/>
          <w:jc w:val="center"/>
        </w:trPr>
        <w:tc>
          <w:tcPr>
            <w:tcW w:w="2420" w:type="dxa"/>
            <w:vMerge/>
            <w:noWrap/>
            <w:vAlign w:val="center"/>
          </w:tcPr>
          <w:p w14:paraId="6BBBCEE8"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1EFD8CA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Epinephelus guttatus</w:t>
            </w:r>
          </w:p>
        </w:tc>
        <w:tc>
          <w:tcPr>
            <w:tcW w:w="2620" w:type="dxa"/>
            <w:noWrap/>
            <w:hideMark/>
          </w:tcPr>
          <w:p w14:paraId="000890A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abadejo</w:t>
            </w:r>
          </w:p>
        </w:tc>
      </w:tr>
      <w:tr w:rsidR="00CF435B" w:rsidRPr="00596A3A" w14:paraId="469849E2" w14:textId="77777777" w:rsidTr="00A73339">
        <w:trPr>
          <w:trHeight w:val="300"/>
          <w:jc w:val="center"/>
        </w:trPr>
        <w:tc>
          <w:tcPr>
            <w:tcW w:w="2420" w:type="dxa"/>
            <w:vMerge/>
            <w:noWrap/>
            <w:vAlign w:val="center"/>
          </w:tcPr>
          <w:p w14:paraId="53E02A83"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59CBBC4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Epinephelus striatus</w:t>
            </w:r>
          </w:p>
        </w:tc>
        <w:tc>
          <w:tcPr>
            <w:tcW w:w="2620" w:type="dxa"/>
            <w:noWrap/>
            <w:hideMark/>
          </w:tcPr>
          <w:p w14:paraId="7803D89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mero bandeado</w:t>
            </w:r>
          </w:p>
        </w:tc>
      </w:tr>
      <w:tr w:rsidR="00CF435B" w:rsidRPr="00596A3A" w14:paraId="5690A5AB" w14:textId="77777777" w:rsidTr="00A73339">
        <w:trPr>
          <w:trHeight w:val="300"/>
          <w:jc w:val="center"/>
        </w:trPr>
        <w:tc>
          <w:tcPr>
            <w:tcW w:w="2420" w:type="dxa"/>
            <w:vMerge/>
            <w:noWrap/>
            <w:vAlign w:val="center"/>
          </w:tcPr>
          <w:p w14:paraId="5B572BB5"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3A3498F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Hypoplectrus aberrans</w:t>
            </w:r>
          </w:p>
        </w:tc>
        <w:tc>
          <w:tcPr>
            <w:tcW w:w="2620" w:type="dxa"/>
            <w:noWrap/>
            <w:hideMark/>
          </w:tcPr>
          <w:p w14:paraId="0EDD303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hamlet</w:t>
            </w:r>
          </w:p>
        </w:tc>
      </w:tr>
      <w:tr w:rsidR="00CF435B" w:rsidRPr="00596A3A" w14:paraId="65512FDC" w14:textId="77777777" w:rsidTr="00A73339">
        <w:trPr>
          <w:trHeight w:val="300"/>
          <w:jc w:val="center"/>
        </w:trPr>
        <w:tc>
          <w:tcPr>
            <w:tcW w:w="2420" w:type="dxa"/>
            <w:vMerge/>
            <w:noWrap/>
            <w:vAlign w:val="center"/>
          </w:tcPr>
          <w:p w14:paraId="06308796"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ECE3FA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Hypoplectrus chlorurus</w:t>
            </w:r>
          </w:p>
        </w:tc>
        <w:tc>
          <w:tcPr>
            <w:tcW w:w="2620" w:type="dxa"/>
            <w:noWrap/>
            <w:hideMark/>
          </w:tcPr>
          <w:p w14:paraId="196C284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hamlet</w:t>
            </w:r>
          </w:p>
        </w:tc>
      </w:tr>
      <w:tr w:rsidR="00CF435B" w:rsidRPr="00596A3A" w14:paraId="2F4EE636" w14:textId="77777777" w:rsidTr="00A73339">
        <w:trPr>
          <w:trHeight w:val="300"/>
          <w:jc w:val="center"/>
        </w:trPr>
        <w:tc>
          <w:tcPr>
            <w:tcW w:w="2420" w:type="dxa"/>
            <w:vMerge/>
            <w:noWrap/>
            <w:vAlign w:val="center"/>
          </w:tcPr>
          <w:p w14:paraId="76A5FA7D"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5887790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Hypoplectrus guttavarius</w:t>
            </w:r>
          </w:p>
        </w:tc>
        <w:tc>
          <w:tcPr>
            <w:tcW w:w="2620" w:type="dxa"/>
            <w:noWrap/>
            <w:hideMark/>
          </w:tcPr>
          <w:p w14:paraId="603A154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hamlet</w:t>
            </w:r>
          </w:p>
        </w:tc>
      </w:tr>
      <w:tr w:rsidR="00CF435B" w:rsidRPr="00596A3A" w14:paraId="6B660D9A" w14:textId="77777777" w:rsidTr="00A73339">
        <w:trPr>
          <w:trHeight w:val="300"/>
          <w:jc w:val="center"/>
        </w:trPr>
        <w:tc>
          <w:tcPr>
            <w:tcW w:w="2420" w:type="dxa"/>
            <w:vMerge/>
            <w:noWrap/>
            <w:vAlign w:val="center"/>
          </w:tcPr>
          <w:p w14:paraId="00E27FE9"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C51BC6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Hypoplectrus indigo</w:t>
            </w:r>
          </w:p>
        </w:tc>
        <w:tc>
          <w:tcPr>
            <w:tcW w:w="2620" w:type="dxa"/>
            <w:noWrap/>
            <w:hideMark/>
          </w:tcPr>
          <w:p w14:paraId="36B57C1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hamlet</w:t>
            </w:r>
          </w:p>
        </w:tc>
      </w:tr>
      <w:tr w:rsidR="00CF435B" w:rsidRPr="00596A3A" w14:paraId="35157FAD" w14:textId="77777777" w:rsidTr="00A73339">
        <w:trPr>
          <w:trHeight w:val="300"/>
          <w:jc w:val="center"/>
        </w:trPr>
        <w:tc>
          <w:tcPr>
            <w:tcW w:w="2420" w:type="dxa"/>
            <w:vMerge/>
            <w:noWrap/>
            <w:vAlign w:val="center"/>
          </w:tcPr>
          <w:p w14:paraId="4524B89E"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2CCB5FF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Hypoplectrus nigricans</w:t>
            </w:r>
          </w:p>
        </w:tc>
        <w:tc>
          <w:tcPr>
            <w:tcW w:w="2620" w:type="dxa"/>
            <w:noWrap/>
            <w:hideMark/>
          </w:tcPr>
          <w:p w14:paraId="112E378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hamlet</w:t>
            </w:r>
          </w:p>
        </w:tc>
      </w:tr>
      <w:tr w:rsidR="00CF435B" w:rsidRPr="00596A3A" w14:paraId="2E9166C0" w14:textId="77777777" w:rsidTr="00A73339">
        <w:trPr>
          <w:trHeight w:val="300"/>
          <w:jc w:val="center"/>
        </w:trPr>
        <w:tc>
          <w:tcPr>
            <w:tcW w:w="2420" w:type="dxa"/>
            <w:vMerge/>
            <w:noWrap/>
            <w:vAlign w:val="center"/>
          </w:tcPr>
          <w:p w14:paraId="14CFE1D2"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617043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Hypoplectrus puella</w:t>
            </w:r>
          </w:p>
        </w:tc>
        <w:tc>
          <w:tcPr>
            <w:tcW w:w="2620" w:type="dxa"/>
            <w:noWrap/>
            <w:hideMark/>
          </w:tcPr>
          <w:p w14:paraId="3C08898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Hamlet</w:t>
            </w:r>
          </w:p>
        </w:tc>
      </w:tr>
      <w:tr w:rsidR="00CF435B" w:rsidRPr="00596A3A" w14:paraId="76ADBBEA" w14:textId="77777777" w:rsidTr="00A73339">
        <w:trPr>
          <w:trHeight w:val="300"/>
          <w:jc w:val="center"/>
        </w:trPr>
        <w:tc>
          <w:tcPr>
            <w:tcW w:w="2420" w:type="dxa"/>
            <w:vMerge/>
            <w:noWrap/>
            <w:vAlign w:val="center"/>
          </w:tcPr>
          <w:p w14:paraId="1B1F91A5"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25231BC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Hypoplectrus unicolor</w:t>
            </w:r>
          </w:p>
        </w:tc>
        <w:tc>
          <w:tcPr>
            <w:tcW w:w="2620" w:type="dxa"/>
            <w:noWrap/>
            <w:hideMark/>
          </w:tcPr>
          <w:p w14:paraId="4EED0A3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hamlet</w:t>
            </w:r>
          </w:p>
        </w:tc>
      </w:tr>
      <w:tr w:rsidR="00CF435B" w:rsidRPr="00596A3A" w14:paraId="76C4267A" w14:textId="77777777" w:rsidTr="00A73339">
        <w:trPr>
          <w:trHeight w:val="300"/>
          <w:jc w:val="center"/>
        </w:trPr>
        <w:tc>
          <w:tcPr>
            <w:tcW w:w="2420" w:type="dxa"/>
            <w:vMerge/>
            <w:noWrap/>
            <w:vAlign w:val="center"/>
          </w:tcPr>
          <w:p w14:paraId="020EFB58"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13CD11B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Liopropoma rubre</w:t>
            </w:r>
          </w:p>
        </w:tc>
        <w:tc>
          <w:tcPr>
            <w:tcW w:w="2620" w:type="dxa"/>
            <w:noWrap/>
            <w:hideMark/>
          </w:tcPr>
          <w:p w14:paraId="3D2CB26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de fondo</w:t>
            </w:r>
          </w:p>
        </w:tc>
      </w:tr>
      <w:tr w:rsidR="00CF435B" w:rsidRPr="00596A3A" w14:paraId="3969A402" w14:textId="77777777" w:rsidTr="00A73339">
        <w:trPr>
          <w:trHeight w:val="300"/>
          <w:jc w:val="center"/>
        </w:trPr>
        <w:tc>
          <w:tcPr>
            <w:tcW w:w="2420" w:type="dxa"/>
            <w:vMerge/>
            <w:noWrap/>
            <w:vAlign w:val="center"/>
          </w:tcPr>
          <w:p w14:paraId="5E04FE18"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094CE9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Mycteroperca venenosa</w:t>
            </w:r>
          </w:p>
        </w:tc>
        <w:tc>
          <w:tcPr>
            <w:tcW w:w="2620" w:type="dxa"/>
            <w:noWrap/>
            <w:hideMark/>
          </w:tcPr>
          <w:p w14:paraId="67C6319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abadejo</w:t>
            </w:r>
          </w:p>
        </w:tc>
      </w:tr>
      <w:tr w:rsidR="00CF435B" w:rsidRPr="00596A3A" w14:paraId="3908DAA5" w14:textId="77777777" w:rsidTr="00A73339">
        <w:trPr>
          <w:trHeight w:val="300"/>
          <w:jc w:val="center"/>
        </w:trPr>
        <w:tc>
          <w:tcPr>
            <w:tcW w:w="2420" w:type="dxa"/>
            <w:vMerge/>
            <w:noWrap/>
            <w:vAlign w:val="center"/>
          </w:tcPr>
          <w:p w14:paraId="24C5B579"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4FCFA72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Serranus baldwini</w:t>
            </w:r>
          </w:p>
        </w:tc>
        <w:tc>
          <w:tcPr>
            <w:tcW w:w="2620" w:type="dxa"/>
            <w:noWrap/>
            <w:hideMark/>
          </w:tcPr>
          <w:p w14:paraId="6C4BF52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de fondo</w:t>
            </w:r>
          </w:p>
        </w:tc>
      </w:tr>
      <w:tr w:rsidR="00CF435B" w:rsidRPr="00596A3A" w14:paraId="74114B87" w14:textId="77777777" w:rsidTr="00A73339">
        <w:trPr>
          <w:trHeight w:val="300"/>
          <w:jc w:val="center"/>
        </w:trPr>
        <w:tc>
          <w:tcPr>
            <w:tcW w:w="2420" w:type="dxa"/>
            <w:vMerge/>
            <w:noWrap/>
            <w:vAlign w:val="center"/>
          </w:tcPr>
          <w:p w14:paraId="23B8C0FD"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1D0639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Serranus tabacarius</w:t>
            </w:r>
          </w:p>
        </w:tc>
        <w:tc>
          <w:tcPr>
            <w:tcW w:w="2620" w:type="dxa"/>
            <w:noWrap/>
            <w:hideMark/>
          </w:tcPr>
          <w:p w14:paraId="328A05E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tabaco</w:t>
            </w:r>
          </w:p>
        </w:tc>
      </w:tr>
      <w:tr w:rsidR="00CF435B" w:rsidRPr="00596A3A" w14:paraId="69BA11FB" w14:textId="77777777" w:rsidTr="00A73339">
        <w:trPr>
          <w:trHeight w:val="300"/>
          <w:jc w:val="center"/>
        </w:trPr>
        <w:tc>
          <w:tcPr>
            <w:tcW w:w="2420" w:type="dxa"/>
            <w:vMerge/>
            <w:noWrap/>
            <w:vAlign w:val="center"/>
          </w:tcPr>
          <w:p w14:paraId="568B7E5E"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407BAD7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Serranus tigrinus</w:t>
            </w:r>
          </w:p>
        </w:tc>
        <w:tc>
          <w:tcPr>
            <w:tcW w:w="2620" w:type="dxa"/>
            <w:noWrap/>
            <w:hideMark/>
          </w:tcPr>
          <w:p w14:paraId="63B9CB5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de fondo</w:t>
            </w:r>
          </w:p>
        </w:tc>
      </w:tr>
      <w:tr w:rsidR="00CF435B" w:rsidRPr="00596A3A" w14:paraId="54F8CC58" w14:textId="77777777" w:rsidTr="00A73339">
        <w:trPr>
          <w:trHeight w:val="300"/>
          <w:jc w:val="center"/>
        </w:trPr>
        <w:tc>
          <w:tcPr>
            <w:tcW w:w="2420" w:type="dxa"/>
            <w:vMerge/>
            <w:noWrap/>
            <w:vAlign w:val="center"/>
          </w:tcPr>
          <w:p w14:paraId="2250BA6E"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E0CC53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Serranus tortugarum</w:t>
            </w:r>
          </w:p>
        </w:tc>
        <w:tc>
          <w:tcPr>
            <w:tcW w:w="2620" w:type="dxa"/>
            <w:noWrap/>
            <w:hideMark/>
          </w:tcPr>
          <w:p w14:paraId="1AF570E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de fondo</w:t>
            </w:r>
          </w:p>
        </w:tc>
      </w:tr>
      <w:tr w:rsidR="00CF435B" w:rsidRPr="00596A3A" w14:paraId="317A73E8" w14:textId="77777777" w:rsidTr="00A73339">
        <w:trPr>
          <w:trHeight w:val="300"/>
          <w:jc w:val="center"/>
        </w:trPr>
        <w:tc>
          <w:tcPr>
            <w:tcW w:w="2420" w:type="dxa"/>
            <w:vMerge w:val="restart"/>
            <w:noWrap/>
            <w:vAlign w:val="center"/>
            <w:hideMark/>
          </w:tcPr>
          <w:p w14:paraId="67C42CE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SPARIDAE</w:t>
            </w:r>
          </w:p>
        </w:tc>
        <w:tc>
          <w:tcPr>
            <w:tcW w:w="2920" w:type="dxa"/>
            <w:noWrap/>
            <w:hideMark/>
          </w:tcPr>
          <w:p w14:paraId="6BFC5B9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Calamus bajonado</w:t>
            </w:r>
          </w:p>
        </w:tc>
        <w:tc>
          <w:tcPr>
            <w:tcW w:w="2620" w:type="dxa"/>
            <w:noWrap/>
            <w:hideMark/>
          </w:tcPr>
          <w:p w14:paraId="4B525B0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pluma</w:t>
            </w:r>
          </w:p>
        </w:tc>
      </w:tr>
      <w:tr w:rsidR="00CF435B" w:rsidRPr="00596A3A" w14:paraId="4E035415" w14:textId="77777777" w:rsidTr="00A73339">
        <w:trPr>
          <w:trHeight w:val="300"/>
          <w:jc w:val="center"/>
        </w:trPr>
        <w:tc>
          <w:tcPr>
            <w:tcW w:w="2420" w:type="dxa"/>
            <w:vMerge/>
            <w:noWrap/>
            <w:vAlign w:val="center"/>
          </w:tcPr>
          <w:p w14:paraId="41BD61C0"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195BCDC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Calamus calamus</w:t>
            </w:r>
          </w:p>
        </w:tc>
        <w:tc>
          <w:tcPr>
            <w:tcW w:w="2620" w:type="dxa"/>
            <w:noWrap/>
            <w:hideMark/>
          </w:tcPr>
          <w:p w14:paraId="71F1382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pluma</w:t>
            </w:r>
          </w:p>
        </w:tc>
      </w:tr>
      <w:tr w:rsidR="00CF435B" w:rsidRPr="00596A3A" w14:paraId="08B8F49E" w14:textId="77777777" w:rsidTr="00A73339">
        <w:trPr>
          <w:trHeight w:val="300"/>
          <w:jc w:val="center"/>
        </w:trPr>
        <w:tc>
          <w:tcPr>
            <w:tcW w:w="2420" w:type="dxa"/>
            <w:vMerge/>
            <w:noWrap/>
            <w:vAlign w:val="center"/>
          </w:tcPr>
          <w:p w14:paraId="70BD7A79"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301073C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Calamus pennatula</w:t>
            </w:r>
          </w:p>
        </w:tc>
        <w:tc>
          <w:tcPr>
            <w:tcW w:w="2620" w:type="dxa"/>
            <w:noWrap/>
            <w:hideMark/>
          </w:tcPr>
          <w:p w14:paraId="0236BB3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pluma</w:t>
            </w:r>
          </w:p>
        </w:tc>
      </w:tr>
      <w:tr w:rsidR="00CF435B" w:rsidRPr="00596A3A" w14:paraId="0A5C0ABA" w14:textId="77777777" w:rsidTr="00A73339">
        <w:trPr>
          <w:trHeight w:val="300"/>
          <w:jc w:val="center"/>
        </w:trPr>
        <w:tc>
          <w:tcPr>
            <w:tcW w:w="2420" w:type="dxa"/>
            <w:noWrap/>
            <w:vAlign w:val="center"/>
            <w:hideMark/>
          </w:tcPr>
          <w:p w14:paraId="3A8CF76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SPHYRAENIDAE</w:t>
            </w:r>
          </w:p>
        </w:tc>
        <w:tc>
          <w:tcPr>
            <w:tcW w:w="2920" w:type="dxa"/>
            <w:noWrap/>
            <w:hideMark/>
          </w:tcPr>
          <w:p w14:paraId="4CFB855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Sphyraena sp.</w:t>
            </w:r>
          </w:p>
        </w:tc>
        <w:tc>
          <w:tcPr>
            <w:tcW w:w="2620" w:type="dxa"/>
            <w:noWrap/>
            <w:hideMark/>
          </w:tcPr>
          <w:p w14:paraId="683668B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Barracuda</w:t>
            </w:r>
          </w:p>
        </w:tc>
      </w:tr>
      <w:tr w:rsidR="00CF435B" w:rsidRPr="00596A3A" w14:paraId="04569BEF" w14:textId="77777777" w:rsidTr="00A73339">
        <w:trPr>
          <w:trHeight w:val="300"/>
          <w:jc w:val="center"/>
        </w:trPr>
        <w:tc>
          <w:tcPr>
            <w:tcW w:w="2420" w:type="dxa"/>
            <w:noWrap/>
            <w:vAlign w:val="center"/>
            <w:hideMark/>
          </w:tcPr>
          <w:p w14:paraId="081437A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SYNODONTIDAE</w:t>
            </w:r>
          </w:p>
        </w:tc>
        <w:tc>
          <w:tcPr>
            <w:tcW w:w="2920" w:type="dxa"/>
            <w:noWrap/>
            <w:hideMark/>
          </w:tcPr>
          <w:p w14:paraId="0AA87A8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Synodus saurus</w:t>
            </w:r>
          </w:p>
        </w:tc>
        <w:tc>
          <w:tcPr>
            <w:tcW w:w="2620" w:type="dxa"/>
            <w:noWrap/>
            <w:hideMark/>
          </w:tcPr>
          <w:p w14:paraId="7C70897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lagarto</w:t>
            </w:r>
          </w:p>
        </w:tc>
      </w:tr>
      <w:tr w:rsidR="00CF435B" w:rsidRPr="00596A3A" w14:paraId="78682FE6" w14:textId="77777777" w:rsidTr="00A73339">
        <w:trPr>
          <w:trHeight w:val="300"/>
          <w:jc w:val="center"/>
        </w:trPr>
        <w:tc>
          <w:tcPr>
            <w:tcW w:w="2420" w:type="dxa"/>
            <w:vMerge w:val="restart"/>
            <w:noWrap/>
            <w:vAlign w:val="center"/>
            <w:hideMark/>
          </w:tcPr>
          <w:p w14:paraId="09A8E37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TETRAODONTIDAE</w:t>
            </w:r>
          </w:p>
        </w:tc>
        <w:tc>
          <w:tcPr>
            <w:tcW w:w="2920" w:type="dxa"/>
            <w:noWrap/>
            <w:hideMark/>
          </w:tcPr>
          <w:p w14:paraId="2F2BE6B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Canthigaster rostrata</w:t>
            </w:r>
          </w:p>
        </w:tc>
        <w:tc>
          <w:tcPr>
            <w:tcW w:w="2620" w:type="dxa"/>
            <w:noWrap/>
            <w:hideMark/>
          </w:tcPr>
          <w:p w14:paraId="423EA5B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trompudo</w:t>
            </w:r>
          </w:p>
        </w:tc>
      </w:tr>
      <w:tr w:rsidR="00CF435B" w:rsidRPr="00596A3A" w14:paraId="7CFE9700" w14:textId="77777777" w:rsidTr="00A73339">
        <w:trPr>
          <w:trHeight w:val="300"/>
          <w:jc w:val="center"/>
        </w:trPr>
        <w:tc>
          <w:tcPr>
            <w:tcW w:w="2420" w:type="dxa"/>
            <w:vMerge/>
            <w:noWrap/>
            <w:vAlign w:val="center"/>
            <w:hideMark/>
          </w:tcPr>
          <w:p w14:paraId="50028343" w14:textId="77777777" w:rsidR="00A73339" w:rsidRPr="00596A3A" w:rsidRDefault="00A73339" w:rsidP="00C80695">
            <w:pPr>
              <w:spacing w:before="0" w:after="0"/>
              <w:jc w:val="center"/>
              <w:rPr>
                <w:rFonts w:ascii="Arial" w:hAnsi="Arial" w:cs="Arial"/>
                <w:sz w:val="20"/>
                <w:szCs w:val="20"/>
              </w:rPr>
            </w:pPr>
          </w:p>
        </w:tc>
        <w:tc>
          <w:tcPr>
            <w:tcW w:w="2920" w:type="dxa"/>
            <w:noWrap/>
            <w:hideMark/>
          </w:tcPr>
          <w:p w14:paraId="0B72932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Sphoeroides spengleri</w:t>
            </w:r>
          </w:p>
        </w:tc>
        <w:tc>
          <w:tcPr>
            <w:tcW w:w="2620" w:type="dxa"/>
            <w:noWrap/>
            <w:hideMark/>
          </w:tcPr>
          <w:p w14:paraId="45843C0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trompudo</w:t>
            </w:r>
          </w:p>
        </w:tc>
      </w:tr>
      <w:tr w:rsidR="00A73339" w:rsidRPr="00596A3A" w14:paraId="4EECA12A" w14:textId="77777777" w:rsidTr="00A73339">
        <w:trPr>
          <w:trHeight w:val="300"/>
          <w:jc w:val="center"/>
        </w:trPr>
        <w:tc>
          <w:tcPr>
            <w:tcW w:w="2420" w:type="dxa"/>
            <w:noWrap/>
            <w:vAlign w:val="center"/>
            <w:hideMark/>
          </w:tcPr>
          <w:p w14:paraId="4DF3D46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UROBATIDAE</w:t>
            </w:r>
          </w:p>
        </w:tc>
        <w:tc>
          <w:tcPr>
            <w:tcW w:w="2920" w:type="dxa"/>
            <w:noWrap/>
            <w:hideMark/>
          </w:tcPr>
          <w:p w14:paraId="1E27975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Urolophus jamaicensis</w:t>
            </w:r>
          </w:p>
        </w:tc>
        <w:tc>
          <w:tcPr>
            <w:tcW w:w="2620" w:type="dxa"/>
            <w:noWrap/>
            <w:hideMark/>
          </w:tcPr>
          <w:p w14:paraId="6FE568A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Pez raya amarilla</w:t>
            </w:r>
          </w:p>
        </w:tc>
      </w:tr>
    </w:tbl>
    <w:p w14:paraId="66EFA1A5" w14:textId="77777777" w:rsidR="00A73339" w:rsidRPr="00596A3A" w:rsidRDefault="00A73339" w:rsidP="00C80695">
      <w:pPr>
        <w:spacing w:before="0" w:after="0" w:line="240" w:lineRule="auto"/>
        <w:rPr>
          <w:rFonts w:ascii="Arial" w:hAnsi="Arial" w:cs="Arial"/>
          <w:sz w:val="14"/>
          <w:szCs w:val="20"/>
        </w:rPr>
      </w:pPr>
    </w:p>
    <w:p w14:paraId="12192B88" w14:textId="77777777" w:rsidR="00A73339" w:rsidRPr="00596A3A" w:rsidRDefault="00A73339" w:rsidP="00C80695">
      <w:pPr>
        <w:spacing w:before="0" w:after="0" w:line="240" w:lineRule="auto"/>
        <w:rPr>
          <w:rFonts w:ascii="Arial" w:hAnsi="Arial" w:cs="Arial"/>
          <w:sz w:val="20"/>
          <w:szCs w:val="20"/>
        </w:rPr>
      </w:pPr>
    </w:p>
    <w:p w14:paraId="6AA7CC28" w14:textId="77777777" w:rsidR="00A73339" w:rsidRPr="00596A3A" w:rsidRDefault="00A73339" w:rsidP="00C80695">
      <w:pPr>
        <w:spacing w:before="0" w:after="0" w:line="240" w:lineRule="auto"/>
        <w:rPr>
          <w:rFonts w:ascii="Arial" w:hAnsi="Arial" w:cs="Arial"/>
          <w:sz w:val="20"/>
          <w:szCs w:val="20"/>
        </w:rPr>
      </w:pPr>
    </w:p>
    <w:tbl>
      <w:tblPr>
        <w:tblStyle w:val="Tablaconcuadrcula"/>
        <w:tblW w:w="5000" w:type="pct"/>
        <w:tblLook w:val="04A0" w:firstRow="1" w:lastRow="0" w:firstColumn="1" w:lastColumn="0" w:noHBand="0" w:noVBand="1"/>
      </w:tblPr>
      <w:tblGrid>
        <w:gridCol w:w="1620"/>
        <w:gridCol w:w="2171"/>
        <w:gridCol w:w="2430"/>
        <w:gridCol w:w="2594"/>
        <w:gridCol w:w="761"/>
      </w:tblGrid>
      <w:tr w:rsidR="00CF435B" w:rsidRPr="00596A3A" w14:paraId="140AA7E6" w14:textId="77777777" w:rsidTr="00685995">
        <w:trPr>
          <w:tblHeader/>
        </w:trPr>
        <w:tc>
          <w:tcPr>
            <w:tcW w:w="5000" w:type="pct"/>
            <w:gridSpan w:val="5"/>
            <w:shd w:val="clear" w:color="auto" w:fill="A6A6A6" w:themeFill="background1" w:themeFillShade="A6"/>
            <w:noWrap/>
            <w:vAlign w:val="center"/>
            <w:hideMark/>
          </w:tcPr>
          <w:p w14:paraId="42500CDF" w14:textId="77777777" w:rsidR="00A73339" w:rsidRPr="00596A3A" w:rsidRDefault="00A73339" w:rsidP="00C80695">
            <w:pPr>
              <w:spacing w:before="0" w:after="0"/>
              <w:jc w:val="center"/>
              <w:rPr>
                <w:rFonts w:ascii="Arial" w:hAnsi="Arial" w:cs="Arial"/>
                <w:b/>
                <w:bCs/>
                <w:sz w:val="20"/>
                <w:szCs w:val="20"/>
              </w:rPr>
            </w:pPr>
            <w:r w:rsidRPr="00596A3A">
              <w:rPr>
                <w:rFonts w:ascii="Arial" w:hAnsi="Arial" w:cs="Arial"/>
                <w:b/>
                <w:bCs/>
                <w:sz w:val="20"/>
                <w:szCs w:val="20"/>
              </w:rPr>
              <w:t>LISTA DE ESPECIES DE AVES</w:t>
            </w:r>
          </w:p>
        </w:tc>
      </w:tr>
      <w:tr w:rsidR="00685995" w:rsidRPr="00596A3A" w14:paraId="41BABC42" w14:textId="77777777" w:rsidTr="00685995">
        <w:trPr>
          <w:tblHeader/>
        </w:trPr>
        <w:tc>
          <w:tcPr>
            <w:tcW w:w="845" w:type="pct"/>
            <w:shd w:val="clear" w:color="auto" w:fill="A6A6A6" w:themeFill="background1" w:themeFillShade="A6"/>
            <w:noWrap/>
            <w:vAlign w:val="center"/>
          </w:tcPr>
          <w:p w14:paraId="77D7D0B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b/>
                <w:bCs/>
                <w:sz w:val="20"/>
                <w:szCs w:val="20"/>
              </w:rPr>
              <w:t>FAMILIA</w:t>
            </w:r>
          </w:p>
        </w:tc>
        <w:tc>
          <w:tcPr>
            <w:tcW w:w="1134" w:type="pct"/>
            <w:shd w:val="clear" w:color="auto" w:fill="A6A6A6" w:themeFill="background1" w:themeFillShade="A6"/>
            <w:noWrap/>
            <w:vAlign w:val="center"/>
          </w:tcPr>
          <w:p w14:paraId="7B6730BF" w14:textId="77777777" w:rsidR="00685995" w:rsidRPr="00596A3A" w:rsidRDefault="00A73339" w:rsidP="00C80695">
            <w:pPr>
              <w:spacing w:before="0" w:after="0"/>
              <w:jc w:val="center"/>
              <w:rPr>
                <w:rFonts w:ascii="Arial" w:hAnsi="Arial" w:cs="Arial"/>
                <w:b/>
                <w:bCs/>
                <w:sz w:val="20"/>
                <w:szCs w:val="20"/>
              </w:rPr>
            </w:pPr>
            <w:r w:rsidRPr="00596A3A">
              <w:rPr>
                <w:rFonts w:ascii="Arial" w:hAnsi="Arial" w:cs="Arial"/>
                <w:b/>
                <w:bCs/>
                <w:sz w:val="20"/>
                <w:szCs w:val="20"/>
              </w:rPr>
              <w:t xml:space="preserve">NOMBRE </w:t>
            </w:r>
          </w:p>
          <w:p w14:paraId="2D6EABC3" w14:textId="40C60373" w:rsidR="00A73339" w:rsidRPr="00596A3A" w:rsidRDefault="00A73339" w:rsidP="00C80695">
            <w:pPr>
              <w:spacing w:before="0" w:after="0"/>
              <w:jc w:val="center"/>
              <w:rPr>
                <w:rFonts w:ascii="Arial" w:hAnsi="Arial" w:cs="Arial"/>
                <w:i/>
                <w:iCs/>
                <w:sz w:val="20"/>
                <w:szCs w:val="20"/>
              </w:rPr>
            </w:pPr>
            <w:r w:rsidRPr="00596A3A">
              <w:rPr>
                <w:rFonts w:ascii="Arial" w:hAnsi="Arial" w:cs="Arial"/>
                <w:b/>
                <w:bCs/>
                <w:sz w:val="20"/>
                <w:szCs w:val="20"/>
              </w:rPr>
              <w:t>CIENTÍFICO</w:t>
            </w:r>
          </w:p>
        </w:tc>
        <w:tc>
          <w:tcPr>
            <w:tcW w:w="1269" w:type="pct"/>
            <w:shd w:val="clear" w:color="auto" w:fill="A6A6A6" w:themeFill="background1" w:themeFillShade="A6"/>
            <w:noWrap/>
            <w:vAlign w:val="center"/>
          </w:tcPr>
          <w:p w14:paraId="09C022F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b/>
                <w:bCs/>
                <w:sz w:val="20"/>
                <w:szCs w:val="20"/>
              </w:rPr>
              <w:t>NOMBRE COMÚN</w:t>
            </w:r>
          </w:p>
        </w:tc>
        <w:tc>
          <w:tcPr>
            <w:tcW w:w="1354" w:type="pct"/>
            <w:shd w:val="clear" w:color="auto" w:fill="A6A6A6" w:themeFill="background1" w:themeFillShade="A6"/>
            <w:noWrap/>
            <w:vAlign w:val="center"/>
          </w:tcPr>
          <w:p w14:paraId="2B0B4B3B" w14:textId="77777777" w:rsidR="00A73339" w:rsidRPr="00596A3A" w:rsidRDefault="00A73339" w:rsidP="00C80695">
            <w:pPr>
              <w:spacing w:before="0" w:after="0"/>
              <w:jc w:val="center"/>
              <w:rPr>
                <w:rFonts w:ascii="Arial" w:hAnsi="Arial" w:cs="Arial"/>
                <w:sz w:val="20"/>
                <w:szCs w:val="20"/>
              </w:rPr>
            </w:pPr>
            <w:r w:rsidRPr="00596A3A">
              <w:rPr>
                <w:rFonts w:ascii="Arial" w:eastAsia="Times New Roman" w:hAnsi="Arial" w:cs="Arial"/>
                <w:b/>
                <w:bCs/>
                <w:sz w:val="20"/>
                <w:szCs w:val="20"/>
                <w:lang w:eastAsia="es-MX"/>
              </w:rPr>
              <w:t xml:space="preserve">CATEGORIA DE RIESGO </w:t>
            </w:r>
            <w:r w:rsidRPr="00596A3A">
              <w:rPr>
                <w:rFonts w:ascii="Arial" w:eastAsia="Times New Roman" w:hAnsi="Arial" w:cs="Arial"/>
                <w:b/>
                <w:bCs/>
                <w:sz w:val="20"/>
                <w:szCs w:val="20"/>
                <w:lang w:eastAsia="es-MX"/>
              </w:rPr>
              <w:br/>
              <w:t>(NOM-059)</w:t>
            </w:r>
          </w:p>
        </w:tc>
        <w:tc>
          <w:tcPr>
            <w:tcW w:w="397" w:type="pct"/>
            <w:shd w:val="clear" w:color="auto" w:fill="A6A6A6" w:themeFill="background1" w:themeFillShade="A6"/>
            <w:noWrap/>
            <w:vAlign w:val="center"/>
          </w:tcPr>
          <w:p w14:paraId="4FD6FAF9" w14:textId="77777777" w:rsidR="00867B94" w:rsidRPr="00596A3A" w:rsidRDefault="00A73339" w:rsidP="00C80695">
            <w:pPr>
              <w:spacing w:before="0" w:after="0"/>
              <w:jc w:val="center"/>
              <w:rPr>
                <w:rFonts w:ascii="Arial" w:hAnsi="Arial" w:cs="Arial"/>
                <w:b/>
                <w:bCs/>
                <w:sz w:val="20"/>
                <w:szCs w:val="20"/>
              </w:rPr>
            </w:pPr>
            <w:r w:rsidRPr="00596A3A">
              <w:rPr>
                <w:rFonts w:ascii="Arial" w:hAnsi="Arial" w:cs="Arial"/>
                <w:b/>
                <w:bCs/>
                <w:sz w:val="20"/>
                <w:szCs w:val="20"/>
              </w:rPr>
              <w:t>DISTRI</w:t>
            </w:r>
          </w:p>
          <w:p w14:paraId="6B51F1EB" w14:textId="05670AB0" w:rsidR="00A73339" w:rsidRPr="00596A3A" w:rsidRDefault="00A73339" w:rsidP="00C80695">
            <w:pPr>
              <w:spacing w:before="0" w:after="0"/>
              <w:jc w:val="center"/>
              <w:rPr>
                <w:rFonts w:ascii="Arial" w:hAnsi="Arial" w:cs="Arial"/>
                <w:sz w:val="20"/>
                <w:szCs w:val="20"/>
              </w:rPr>
            </w:pPr>
            <w:r w:rsidRPr="00596A3A">
              <w:rPr>
                <w:rFonts w:ascii="Arial" w:hAnsi="Arial" w:cs="Arial"/>
                <w:b/>
                <w:bCs/>
                <w:sz w:val="20"/>
                <w:szCs w:val="20"/>
              </w:rPr>
              <w:t>BUCIÓN</w:t>
            </w:r>
          </w:p>
        </w:tc>
      </w:tr>
      <w:tr w:rsidR="00685995" w:rsidRPr="00596A3A" w14:paraId="3D275975" w14:textId="77777777" w:rsidTr="00685995">
        <w:tc>
          <w:tcPr>
            <w:tcW w:w="845" w:type="pct"/>
            <w:vMerge w:val="restart"/>
            <w:noWrap/>
            <w:vAlign w:val="center"/>
            <w:hideMark/>
          </w:tcPr>
          <w:p w14:paraId="33D4FB6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ACCIPITRIDAE</w:t>
            </w:r>
          </w:p>
        </w:tc>
        <w:tc>
          <w:tcPr>
            <w:tcW w:w="1134" w:type="pct"/>
            <w:noWrap/>
            <w:hideMark/>
          </w:tcPr>
          <w:p w14:paraId="0CBE816F"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Accipiter bicolor</w:t>
            </w:r>
          </w:p>
        </w:tc>
        <w:tc>
          <w:tcPr>
            <w:tcW w:w="1269" w:type="pct"/>
            <w:noWrap/>
            <w:hideMark/>
          </w:tcPr>
          <w:p w14:paraId="037823F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Gavilán bicolor</w:t>
            </w:r>
          </w:p>
        </w:tc>
        <w:tc>
          <w:tcPr>
            <w:tcW w:w="1354" w:type="pct"/>
            <w:noWrap/>
            <w:hideMark/>
          </w:tcPr>
          <w:p w14:paraId="33088DC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6A32E27A" w14:textId="77777777" w:rsidR="00A73339" w:rsidRPr="00596A3A" w:rsidRDefault="00A73339" w:rsidP="00C80695">
            <w:pPr>
              <w:spacing w:before="0" w:after="0"/>
              <w:rPr>
                <w:rFonts w:ascii="Arial" w:hAnsi="Arial" w:cs="Arial"/>
                <w:sz w:val="20"/>
                <w:szCs w:val="20"/>
              </w:rPr>
            </w:pPr>
          </w:p>
        </w:tc>
      </w:tr>
      <w:tr w:rsidR="00685995" w:rsidRPr="00596A3A" w14:paraId="5DCE1E88" w14:textId="77777777" w:rsidTr="00685995">
        <w:tc>
          <w:tcPr>
            <w:tcW w:w="845" w:type="pct"/>
            <w:vMerge/>
            <w:noWrap/>
          </w:tcPr>
          <w:p w14:paraId="299FB000" w14:textId="77777777" w:rsidR="00A73339" w:rsidRPr="00596A3A" w:rsidRDefault="00A73339" w:rsidP="00C80695">
            <w:pPr>
              <w:spacing w:before="0" w:after="0"/>
              <w:rPr>
                <w:rFonts w:ascii="Arial" w:hAnsi="Arial" w:cs="Arial"/>
                <w:sz w:val="20"/>
                <w:szCs w:val="20"/>
              </w:rPr>
            </w:pPr>
          </w:p>
        </w:tc>
        <w:tc>
          <w:tcPr>
            <w:tcW w:w="1134" w:type="pct"/>
            <w:noWrap/>
            <w:hideMark/>
          </w:tcPr>
          <w:p w14:paraId="6E2FC950"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Accipiter cooperi</w:t>
            </w:r>
          </w:p>
        </w:tc>
        <w:tc>
          <w:tcPr>
            <w:tcW w:w="1269" w:type="pct"/>
            <w:noWrap/>
            <w:hideMark/>
          </w:tcPr>
          <w:p w14:paraId="3A4AEFA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Gavilán de Cooper</w:t>
            </w:r>
          </w:p>
        </w:tc>
        <w:tc>
          <w:tcPr>
            <w:tcW w:w="1354" w:type="pct"/>
            <w:noWrap/>
            <w:hideMark/>
          </w:tcPr>
          <w:p w14:paraId="67D9DC8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Probablemente extinta en el medio silvestre</w:t>
            </w:r>
          </w:p>
        </w:tc>
        <w:tc>
          <w:tcPr>
            <w:tcW w:w="397" w:type="pct"/>
            <w:noWrap/>
            <w:hideMark/>
          </w:tcPr>
          <w:p w14:paraId="2BEDD341" w14:textId="77777777" w:rsidR="00A73339" w:rsidRPr="00596A3A" w:rsidRDefault="00A73339" w:rsidP="00C80695">
            <w:pPr>
              <w:spacing w:before="0" w:after="0"/>
              <w:rPr>
                <w:rFonts w:ascii="Arial" w:hAnsi="Arial" w:cs="Arial"/>
                <w:sz w:val="20"/>
                <w:szCs w:val="20"/>
              </w:rPr>
            </w:pPr>
          </w:p>
        </w:tc>
      </w:tr>
      <w:tr w:rsidR="00685995" w:rsidRPr="00596A3A" w14:paraId="79719FC6" w14:textId="77777777" w:rsidTr="00685995">
        <w:tc>
          <w:tcPr>
            <w:tcW w:w="845" w:type="pct"/>
            <w:vMerge/>
            <w:noWrap/>
          </w:tcPr>
          <w:p w14:paraId="477630E8" w14:textId="77777777" w:rsidR="00A73339" w:rsidRPr="00596A3A" w:rsidRDefault="00A73339" w:rsidP="00C80695">
            <w:pPr>
              <w:spacing w:before="0" w:after="0"/>
              <w:rPr>
                <w:rFonts w:ascii="Arial" w:hAnsi="Arial" w:cs="Arial"/>
                <w:sz w:val="20"/>
                <w:szCs w:val="20"/>
              </w:rPr>
            </w:pPr>
          </w:p>
        </w:tc>
        <w:tc>
          <w:tcPr>
            <w:tcW w:w="1134" w:type="pct"/>
            <w:noWrap/>
            <w:hideMark/>
          </w:tcPr>
          <w:p w14:paraId="1C3F0488"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Accipiter striatus</w:t>
            </w:r>
          </w:p>
        </w:tc>
        <w:tc>
          <w:tcPr>
            <w:tcW w:w="1269" w:type="pct"/>
            <w:noWrap/>
            <w:hideMark/>
          </w:tcPr>
          <w:p w14:paraId="389D9D7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Gavilán pecho rufo</w:t>
            </w:r>
          </w:p>
        </w:tc>
        <w:tc>
          <w:tcPr>
            <w:tcW w:w="1354" w:type="pct"/>
            <w:noWrap/>
            <w:hideMark/>
          </w:tcPr>
          <w:p w14:paraId="11AF943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17D5A041" w14:textId="77777777" w:rsidR="00A73339" w:rsidRPr="00596A3A" w:rsidRDefault="00A73339" w:rsidP="00C80695">
            <w:pPr>
              <w:spacing w:before="0" w:after="0"/>
              <w:rPr>
                <w:rFonts w:ascii="Arial" w:hAnsi="Arial" w:cs="Arial"/>
                <w:sz w:val="20"/>
                <w:szCs w:val="20"/>
              </w:rPr>
            </w:pPr>
          </w:p>
        </w:tc>
      </w:tr>
      <w:tr w:rsidR="00685995" w:rsidRPr="00596A3A" w14:paraId="3EA301C4" w14:textId="77777777" w:rsidTr="00685995">
        <w:tc>
          <w:tcPr>
            <w:tcW w:w="845" w:type="pct"/>
            <w:vMerge/>
            <w:noWrap/>
          </w:tcPr>
          <w:p w14:paraId="170B57AF" w14:textId="77777777" w:rsidR="00A73339" w:rsidRPr="00596A3A" w:rsidRDefault="00A73339" w:rsidP="00C80695">
            <w:pPr>
              <w:spacing w:before="0" w:after="0"/>
              <w:rPr>
                <w:rFonts w:ascii="Arial" w:hAnsi="Arial" w:cs="Arial"/>
                <w:sz w:val="20"/>
                <w:szCs w:val="20"/>
              </w:rPr>
            </w:pPr>
          </w:p>
        </w:tc>
        <w:tc>
          <w:tcPr>
            <w:tcW w:w="1134" w:type="pct"/>
            <w:noWrap/>
            <w:hideMark/>
          </w:tcPr>
          <w:p w14:paraId="292F8581"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Busarellus nigricollis</w:t>
            </w:r>
          </w:p>
        </w:tc>
        <w:tc>
          <w:tcPr>
            <w:tcW w:w="1269" w:type="pct"/>
            <w:noWrap/>
            <w:hideMark/>
          </w:tcPr>
          <w:p w14:paraId="1F2170C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Aguililla canela</w:t>
            </w:r>
          </w:p>
        </w:tc>
        <w:tc>
          <w:tcPr>
            <w:tcW w:w="1354" w:type="pct"/>
            <w:noWrap/>
            <w:hideMark/>
          </w:tcPr>
          <w:p w14:paraId="60F0E7C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14F964F7" w14:textId="77777777" w:rsidR="00A73339" w:rsidRPr="00596A3A" w:rsidRDefault="00A73339" w:rsidP="00C80695">
            <w:pPr>
              <w:spacing w:before="0" w:after="0"/>
              <w:rPr>
                <w:rFonts w:ascii="Arial" w:hAnsi="Arial" w:cs="Arial"/>
                <w:sz w:val="20"/>
                <w:szCs w:val="20"/>
              </w:rPr>
            </w:pPr>
          </w:p>
        </w:tc>
      </w:tr>
      <w:tr w:rsidR="00685995" w:rsidRPr="00596A3A" w14:paraId="409EB948" w14:textId="77777777" w:rsidTr="00685995">
        <w:tc>
          <w:tcPr>
            <w:tcW w:w="845" w:type="pct"/>
            <w:vMerge/>
            <w:noWrap/>
          </w:tcPr>
          <w:p w14:paraId="0E879239" w14:textId="77777777" w:rsidR="00A73339" w:rsidRPr="00596A3A" w:rsidRDefault="00A73339" w:rsidP="00C80695">
            <w:pPr>
              <w:spacing w:before="0" w:after="0"/>
              <w:rPr>
                <w:rFonts w:ascii="Arial" w:hAnsi="Arial" w:cs="Arial"/>
                <w:sz w:val="20"/>
                <w:szCs w:val="20"/>
              </w:rPr>
            </w:pPr>
          </w:p>
        </w:tc>
        <w:tc>
          <w:tcPr>
            <w:tcW w:w="1134" w:type="pct"/>
            <w:noWrap/>
            <w:hideMark/>
          </w:tcPr>
          <w:p w14:paraId="02015C45"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Buteo albicaudatus</w:t>
            </w:r>
          </w:p>
        </w:tc>
        <w:tc>
          <w:tcPr>
            <w:tcW w:w="1269" w:type="pct"/>
            <w:noWrap/>
            <w:hideMark/>
          </w:tcPr>
          <w:p w14:paraId="093D621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Aguililla cola blanca</w:t>
            </w:r>
          </w:p>
        </w:tc>
        <w:tc>
          <w:tcPr>
            <w:tcW w:w="1354" w:type="pct"/>
            <w:noWrap/>
            <w:hideMark/>
          </w:tcPr>
          <w:p w14:paraId="12E8C77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073969DB" w14:textId="77777777" w:rsidR="00A73339" w:rsidRPr="00596A3A" w:rsidRDefault="00A73339" w:rsidP="00C80695">
            <w:pPr>
              <w:spacing w:before="0" w:after="0"/>
              <w:rPr>
                <w:rFonts w:ascii="Arial" w:hAnsi="Arial" w:cs="Arial"/>
                <w:sz w:val="20"/>
                <w:szCs w:val="20"/>
              </w:rPr>
            </w:pPr>
          </w:p>
        </w:tc>
      </w:tr>
      <w:tr w:rsidR="00685995" w:rsidRPr="00596A3A" w14:paraId="4277FE1D" w14:textId="77777777" w:rsidTr="00685995">
        <w:tc>
          <w:tcPr>
            <w:tcW w:w="845" w:type="pct"/>
            <w:vMerge/>
            <w:noWrap/>
          </w:tcPr>
          <w:p w14:paraId="2436E2A0" w14:textId="77777777" w:rsidR="00A73339" w:rsidRPr="00596A3A" w:rsidRDefault="00A73339" w:rsidP="00C80695">
            <w:pPr>
              <w:spacing w:before="0" w:after="0"/>
              <w:rPr>
                <w:rFonts w:ascii="Arial" w:hAnsi="Arial" w:cs="Arial"/>
                <w:sz w:val="20"/>
                <w:szCs w:val="20"/>
              </w:rPr>
            </w:pPr>
          </w:p>
        </w:tc>
        <w:tc>
          <w:tcPr>
            <w:tcW w:w="1134" w:type="pct"/>
            <w:noWrap/>
            <w:hideMark/>
          </w:tcPr>
          <w:p w14:paraId="68A0DFBA"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Buteo albonotatus</w:t>
            </w:r>
          </w:p>
        </w:tc>
        <w:tc>
          <w:tcPr>
            <w:tcW w:w="1269" w:type="pct"/>
            <w:noWrap/>
            <w:hideMark/>
          </w:tcPr>
          <w:p w14:paraId="7EB3C6F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Aguililla aura</w:t>
            </w:r>
          </w:p>
        </w:tc>
        <w:tc>
          <w:tcPr>
            <w:tcW w:w="1354" w:type="pct"/>
            <w:noWrap/>
            <w:hideMark/>
          </w:tcPr>
          <w:p w14:paraId="51E5279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5F2C52F9" w14:textId="77777777" w:rsidR="00A73339" w:rsidRPr="00596A3A" w:rsidRDefault="00A73339" w:rsidP="00C80695">
            <w:pPr>
              <w:spacing w:before="0" w:after="0"/>
              <w:rPr>
                <w:rFonts w:ascii="Arial" w:hAnsi="Arial" w:cs="Arial"/>
                <w:sz w:val="20"/>
                <w:szCs w:val="20"/>
              </w:rPr>
            </w:pPr>
          </w:p>
        </w:tc>
      </w:tr>
      <w:tr w:rsidR="00685995" w:rsidRPr="00596A3A" w14:paraId="1721F7E7" w14:textId="77777777" w:rsidTr="00685995">
        <w:tc>
          <w:tcPr>
            <w:tcW w:w="845" w:type="pct"/>
            <w:vMerge/>
            <w:noWrap/>
          </w:tcPr>
          <w:p w14:paraId="105C6858" w14:textId="77777777" w:rsidR="00A73339" w:rsidRPr="00596A3A" w:rsidRDefault="00A73339" w:rsidP="00C80695">
            <w:pPr>
              <w:spacing w:before="0" w:after="0"/>
              <w:rPr>
                <w:rFonts w:ascii="Arial" w:hAnsi="Arial" w:cs="Arial"/>
                <w:sz w:val="20"/>
                <w:szCs w:val="20"/>
              </w:rPr>
            </w:pPr>
          </w:p>
        </w:tc>
        <w:tc>
          <w:tcPr>
            <w:tcW w:w="1134" w:type="pct"/>
            <w:noWrap/>
            <w:hideMark/>
          </w:tcPr>
          <w:p w14:paraId="441BA839"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Buteo brachyurus</w:t>
            </w:r>
          </w:p>
        </w:tc>
        <w:tc>
          <w:tcPr>
            <w:tcW w:w="1269" w:type="pct"/>
            <w:noWrap/>
            <w:hideMark/>
          </w:tcPr>
          <w:p w14:paraId="74116BA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Aguililla cola corta</w:t>
            </w:r>
          </w:p>
        </w:tc>
        <w:tc>
          <w:tcPr>
            <w:tcW w:w="1354" w:type="pct"/>
            <w:noWrap/>
            <w:hideMark/>
          </w:tcPr>
          <w:p w14:paraId="5B5B8A15" w14:textId="77777777" w:rsidR="00A73339" w:rsidRPr="00596A3A" w:rsidRDefault="00A73339" w:rsidP="00C80695">
            <w:pPr>
              <w:spacing w:before="0" w:after="0"/>
              <w:rPr>
                <w:rFonts w:ascii="Arial" w:hAnsi="Arial" w:cs="Arial"/>
                <w:sz w:val="20"/>
                <w:szCs w:val="20"/>
              </w:rPr>
            </w:pPr>
          </w:p>
        </w:tc>
        <w:tc>
          <w:tcPr>
            <w:tcW w:w="397" w:type="pct"/>
            <w:noWrap/>
            <w:hideMark/>
          </w:tcPr>
          <w:p w14:paraId="61CD2C1B" w14:textId="77777777" w:rsidR="00A73339" w:rsidRPr="00596A3A" w:rsidRDefault="00A73339" w:rsidP="00C80695">
            <w:pPr>
              <w:spacing w:before="0" w:after="0"/>
              <w:rPr>
                <w:rFonts w:ascii="Arial" w:hAnsi="Arial" w:cs="Arial"/>
                <w:sz w:val="20"/>
                <w:szCs w:val="20"/>
              </w:rPr>
            </w:pPr>
          </w:p>
        </w:tc>
      </w:tr>
      <w:tr w:rsidR="00685995" w:rsidRPr="00596A3A" w14:paraId="43C9DF68" w14:textId="77777777" w:rsidTr="00685995">
        <w:tc>
          <w:tcPr>
            <w:tcW w:w="845" w:type="pct"/>
            <w:vMerge/>
            <w:noWrap/>
          </w:tcPr>
          <w:p w14:paraId="0D302892" w14:textId="77777777" w:rsidR="00A73339" w:rsidRPr="00596A3A" w:rsidRDefault="00A73339" w:rsidP="00C80695">
            <w:pPr>
              <w:spacing w:before="0" w:after="0"/>
              <w:rPr>
                <w:rFonts w:ascii="Arial" w:hAnsi="Arial" w:cs="Arial"/>
                <w:sz w:val="20"/>
                <w:szCs w:val="20"/>
              </w:rPr>
            </w:pPr>
          </w:p>
        </w:tc>
        <w:tc>
          <w:tcPr>
            <w:tcW w:w="1134" w:type="pct"/>
            <w:noWrap/>
            <w:hideMark/>
          </w:tcPr>
          <w:p w14:paraId="0B911FBE"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Buteo jamaicensis socorroensis</w:t>
            </w:r>
          </w:p>
        </w:tc>
        <w:tc>
          <w:tcPr>
            <w:tcW w:w="1269" w:type="pct"/>
            <w:noWrap/>
            <w:hideMark/>
          </w:tcPr>
          <w:p w14:paraId="597B601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Aguililla cola roja de Socorro</w:t>
            </w:r>
          </w:p>
        </w:tc>
        <w:tc>
          <w:tcPr>
            <w:tcW w:w="1354" w:type="pct"/>
            <w:noWrap/>
            <w:hideMark/>
          </w:tcPr>
          <w:p w14:paraId="6D212DC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397" w:type="pct"/>
            <w:noWrap/>
            <w:hideMark/>
          </w:tcPr>
          <w:p w14:paraId="2CE762E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344DFC66" w14:textId="77777777" w:rsidTr="00685995">
        <w:tc>
          <w:tcPr>
            <w:tcW w:w="845" w:type="pct"/>
            <w:vMerge/>
            <w:noWrap/>
          </w:tcPr>
          <w:p w14:paraId="328C680E" w14:textId="77777777" w:rsidR="00A73339" w:rsidRPr="00596A3A" w:rsidRDefault="00A73339" w:rsidP="00C80695">
            <w:pPr>
              <w:spacing w:before="0" w:after="0"/>
              <w:rPr>
                <w:rFonts w:ascii="Arial" w:hAnsi="Arial" w:cs="Arial"/>
                <w:sz w:val="20"/>
                <w:szCs w:val="20"/>
              </w:rPr>
            </w:pPr>
          </w:p>
        </w:tc>
        <w:tc>
          <w:tcPr>
            <w:tcW w:w="1134" w:type="pct"/>
            <w:noWrap/>
            <w:hideMark/>
          </w:tcPr>
          <w:p w14:paraId="4F80C1AB"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Buteo magnirostris</w:t>
            </w:r>
          </w:p>
        </w:tc>
        <w:tc>
          <w:tcPr>
            <w:tcW w:w="1269" w:type="pct"/>
            <w:noWrap/>
            <w:hideMark/>
          </w:tcPr>
          <w:p w14:paraId="19929C2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Aguililla alas rojas</w:t>
            </w:r>
          </w:p>
        </w:tc>
        <w:tc>
          <w:tcPr>
            <w:tcW w:w="1354" w:type="pct"/>
            <w:noWrap/>
            <w:hideMark/>
          </w:tcPr>
          <w:p w14:paraId="287C841E" w14:textId="77777777" w:rsidR="00A73339" w:rsidRPr="00596A3A" w:rsidRDefault="00A73339" w:rsidP="00C80695">
            <w:pPr>
              <w:spacing w:before="0" w:after="0"/>
              <w:rPr>
                <w:rFonts w:ascii="Arial" w:hAnsi="Arial" w:cs="Arial"/>
                <w:sz w:val="20"/>
                <w:szCs w:val="20"/>
              </w:rPr>
            </w:pPr>
          </w:p>
        </w:tc>
        <w:tc>
          <w:tcPr>
            <w:tcW w:w="397" w:type="pct"/>
            <w:noWrap/>
            <w:hideMark/>
          </w:tcPr>
          <w:p w14:paraId="4BE53C7A" w14:textId="77777777" w:rsidR="00A73339" w:rsidRPr="00596A3A" w:rsidRDefault="00A73339" w:rsidP="00C80695">
            <w:pPr>
              <w:spacing w:before="0" w:after="0"/>
              <w:rPr>
                <w:rFonts w:ascii="Arial" w:hAnsi="Arial" w:cs="Arial"/>
                <w:sz w:val="20"/>
                <w:szCs w:val="20"/>
              </w:rPr>
            </w:pPr>
          </w:p>
        </w:tc>
      </w:tr>
      <w:tr w:rsidR="00685995" w:rsidRPr="00596A3A" w14:paraId="59A43798" w14:textId="77777777" w:rsidTr="00685995">
        <w:tc>
          <w:tcPr>
            <w:tcW w:w="845" w:type="pct"/>
            <w:vMerge/>
            <w:noWrap/>
          </w:tcPr>
          <w:p w14:paraId="2ED893FF" w14:textId="77777777" w:rsidR="00A73339" w:rsidRPr="00596A3A" w:rsidRDefault="00A73339" w:rsidP="00C80695">
            <w:pPr>
              <w:spacing w:before="0" w:after="0"/>
              <w:rPr>
                <w:rFonts w:ascii="Arial" w:hAnsi="Arial" w:cs="Arial"/>
                <w:sz w:val="20"/>
                <w:szCs w:val="20"/>
              </w:rPr>
            </w:pPr>
          </w:p>
        </w:tc>
        <w:tc>
          <w:tcPr>
            <w:tcW w:w="1134" w:type="pct"/>
            <w:noWrap/>
            <w:hideMark/>
          </w:tcPr>
          <w:p w14:paraId="45B2674B"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Buteo nitidus</w:t>
            </w:r>
          </w:p>
        </w:tc>
        <w:tc>
          <w:tcPr>
            <w:tcW w:w="1269" w:type="pct"/>
            <w:noWrap/>
            <w:hideMark/>
          </w:tcPr>
          <w:p w14:paraId="683170E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Aguililla gris</w:t>
            </w:r>
          </w:p>
        </w:tc>
        <w:tc>
          <w:tcPr>
            <w:tcW w:w="1354" w:type="pct"/>
            <w:noWrap/>
            <w:hideMark/>
          </w:tcPr>
          <w:p w14:paraId="4BC61547" w14:textId="77777777" w:rsidR="00A73339" w:rsidRPr="00596A3A" w:rsidRDefault="00A73339" w:rsidP="00C80695">
            <w:pPr>
              <w:spacing w:before="0" w:after="0"/>
              <w:rPr>
                <w:rFonts w:ascii="Arial" w:hAnsi="Arial" w:cs="Arial"/>
                <w:sz w:val="20"/>
                <w:szCs w:val="20"/>
              </w:rPr>
            </w:pPr>
          </w:p>
        </w:tc>
        <w:tc>
          <w:tcPr>
            <w:tcW w:w="397" w:type="pct"/>
            <w:noWrap/>
            <w:hideMark/>
          </w:tcPr>
          <w:p w14:paraId="092B3530" w14:textId="77777777" w:rsidR="00A73339" w:rsidRPr="00596A3A" w:rsidRDefault="00A73339" w:rsidP="00C80695">
            <w:pPr>
              <w:spacing w:before="0" w:after="0"/>
              <w:rPr>
                <w:rFonts w:ascii="Arial" w:hAnsi="Arial" w:cs="Arial"/>
                <w:sz w:val="20"/>
                <w:szCs w:val="20"/>
              </w:rPr>
            </w:pPr>
          </w:p>
        </w:tc>
      </w:tr>
      <w:tr w:rsidR="00685995" w:rsidRPr="00596A3A" w14:paraId="6D5C008C" w14:textId="77777777" w:rsidTr="00685995">
        <w:tc>
          <w:tcPr>
            <w:tcW w:w="845" w:type="pct"/>
            <w:vMerge/>
            <w:noWrap/>
          </w:tcPr>
          <w:p w14:paraId="0BF5B52A" w14:textId="77777777" w:rsidR="00A73339" w:rsidRPr="00596A3A" w:rsidRDefault="00A73339" w:rsidP="00C80695">
            <w:pPr>
              <w:spacing w:before="0" w:after="0"/>
              <w:rPr>
                <w:rFonts w:ascii="Arial" w:hAnsi="Arial" w:cs="Arial"/>
                <w:sz w:val="20"/>
                <w:szCs w:val="20"/>
              </w:rPr>
            </w:pPr>
          </w:p>
        </w:tc>
        <w:tc>
          <w:tcPr>
            <w:tcW w:w="1134" w:type="pct"/>
            <w:noWrap/>
            <w:hideMark/>
          </w:tcPr>
          <w:p w14:paraId="6C33B1CB"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Buteogallus anthracinus</w:t>
            </w:r>
          </w:p>
        </w:tc>
        <w:tc>
          <w:tcPr>
            <w:tcW w:w="1269" w:type="pct"/>
            <w:noWrap/>
            <w:hideMark/>
          </w:tcPr>
          <w:p w14:paraId="1638B90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Aguililla-negra menor</w:t>
            </w:r>
          </w:p>
        </w:tc>
        <w:tc>
          <w:tcPr>
            <w:tcW w:w="1354" w:type="pct"/>
            <w:noWrap/>
            <w:hideMark/>
          </w:tcPr>
          <w:p w14:paraId="191EF3D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537C948E" w14:textId="77777777" w:rsidR="00A73339" w:rsidRPr="00596A3A" w:rsidRDefault="00A73339" w:rsidP="00C80695">
            <w:pPr>
              <w:spacing w:before="0" w:after="0"/>
              <w:rPr>
                <w:rFonts w:ascii="Arial" w:hAnsi="Arial" w:cs="Arial"/>
                <w:sz w:val="20"/>
                <w:szCs w:val="20"/>
              </w:rPr>
            </w:pPr>
          </w:p>
        </w:tc>
      </w:tr>
      <w:tr w:rsidR="00685995" w:rsidRPr="00596A3A" w14:paraId="207A0802" w14:textId="77777777" w:rsidTr="00685995">
        <w:tc>
          <w:tcPr>
            <w:tcW w:w="845" w:type="pct"/>
            <w:vMerge/>
            <w:noWrap/>
          </w:tcPr>
          <w:p w14:paraId="7D8DE973" w14:textId="77777777" w:rsidR="00A73339" w:rsidRPr="00596A3A" w:rsidRDefault="00A73339" w:rsidP="00C80695">
            <w:pPr>
              <w:spacing w:before="0" w:after="0"/>
              <w:rPr>
                <w:rFonts w:ascii="Arial" w:hAnsi="Arial" w:cs="Arial"/>
                <w:sz w:val="20"/>
                <w:szCs w:val="20"/>
              </w:rPr>
            </w:pPr>
          </w:p>
        </w:tc>
        <w:tc>
          <w:tcPr>
            <w:tcW w:w="1134" w:type="pct"/>
            <w:noWrap/>
            <w:hideMark/>
          </w:tcPr>
          <w:p w14:paraId="4841E4E0"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Buteogallus urubitinga</w:t>
            </w:r>
          </w:p>
        </w:tc>
        <w:tc>
          <w:tcPr>
            <w:tcW w:w="1269" w:type="pct"/>
            <w:noWrap/>
            <w:hideMark/>
          </w:tcPr>
          <w:p w14:paraId="22F6483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Aguililla-negra mayor</w:t>
            </w:r>
          </w:p>
        </w:tc>
        <w:tc>
          <w:tcPr>
            <w:tcW w:w="1354" w:type="pct"/>
            <w:noWrap/>
            <w:hideMark/>
          </w:tcPr>
          <w:p w14:paraId="5D3CE32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03E26CF1" w14:textId="77777777" w:rsidR="00A73339" w:rsidRPr="00596A3A" w:rsidRDefault="00A73339" w:rsidP="00C80695">
            <w:pPr>
              <w:spacing w:before="0" w:after="0"/>
              <w:rPr>
                <w:rFonts w:ascii="Arial" w:hAnsi="Arial" w:cs="Arial"/>
                <w:sz w:val="20"/>
                <w:szCs w:val="20"/>
              </w:rPr>
            </w:pPr>
          </w:p>
        </w:tc>
      </w:tr>
      <w:tr w:rsidR="00685995" w:rsidRPr="00596A3A" w14:paraId="12CF1D79" w14:textId="77777777" w:rsidTr="00685995">
        <w:tc>
          <w:tcPr>
            <w:tcW w:w="845" w:type="pct"/>
            <w:vMerge/>
            <w:noWrap/>
          </w:tcPr>
          <w:p w14:paraId="0491FFE2" w14:textId="77777777" w:rsidR="00A73339" w:rsidRPr="00596A3A" w:rsidRDefault="00A73339" w:rsidP="00C80695">
            <w:pPr>
              <w:spacing w:before="0" w:after="0"/>
              <w:rPr>
                <w:rFonts w:ascii="Arial" w:hAnsi="Arial" w:cs="Arial"/>
                <w:sz w:val="20"/>
                <w:szCs w:val="20"/>
              </w:rPr>
            </w:pPr>
          </w:p>
        </w:tc>
        <w:tc>
          <w:tcPr>
            <w:tcW w:w="1134" w:type="pct"/>
            <w:noWrap/>
            <w:hideMark/>
          </w:tcPr>
          <w:p w14:paraId="70123BB1"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Chondrohierax  uncinatus</w:t>
            </w:r>
          </w:p>
        </w:tc>
        <w:tc>
          <w:tcPr>
            <w:tcW w:w="1269" w:type="pct"/>
            <w:noWrap/>
            <w:hideMark/>
          </w:tcPr>
          <w:p w14:paraId="0688F72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Gavilán pico gancho</w:t>
            </w:r>
          </w:p>
        </w:tc>
        <w:tc>
          <w:tcPr>
            <w:tcW w:w="1354" w:type="pct"/>
            <w:noWrap/>
            <w:hideMark/>
          </w:tcPr>
          <w:p w14:paraId="4F7E64C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3EEC85A0" w14:textId="77777777" w:rsidR="00A73339" w:rsidRPr="00596A3A" w:rsidRDefault="00A73339" w:rsidP="00C80695">
            <w:pPr>
              <w:spacing w:before="0" w:after="0"/>
              <w:rPr>
                <w:rFonts w:ascii="Arial" w:hAnsi="Arial" w:cs="Arial"/>
                <w:sz w:val="20"/>
                <w:szCs w:val="20"/>
              </w:rPr>
            </w:pPr>
          </w:p>
        </w:tc>
      </w:tr>
      <w:tr w:rsidR="00685995" w:rsidRPr="00596A3A" w14:paraId="444E44EC" w14:textId="77777777" w:rsidTr="00685995">
        <w:tc>
          <w:tcPr>
            <w:tcW w:w="845" w:type="pct"/>
            <w:vMerge/>
            <w:noWrap/>
          </w:tcPr>
          <w:p w14:paraId="2EAA7656" w14:textId="77777777" w:rsidR="00A73339" w:rsidRPr="00596A3A" w:rsidRDefault="00A73339" w:rsidP="00C80695">
            <w:pPr>
              <w:spacing w:before="0" w:after="0"/>
              <w:rPr>
                <w:rFonts w:ascii="Arial" w:hAnsi="Arial" w:cs="Arial"/>
                <w:sz w:val="20"/>
                <w:szCs w:val="20"/>
              </w:rPr>
            </w:pPr>
          </w:p>
        </w:tc>
        <w:tc>
          <w:tcPr>
            <w:tcW w:w="1134" w:type="pct"/>
            <w:noWrap/>
            <w:hideMark/>
          </w:tcPr>
          <w:p w14:paraId="5C8A90B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Circus cyaneus</w:t>
            </w:r>
          </w:p>
        </w:tc>
        <w:tc>
          <w:tcPr>
            <w:tcW w:w="1269" w:type="pct"/>
            <w:noWrap/>
            <w:hideMark/>
          </w:tcPr>
          <w:p w14:paraId="4ADF982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Gavilán rastrero</w:t>
            </w:r>
          </w:p>
        </w:tc>
        <w:tc>
          <w:tcPr>
            <w:tcW w:w="1354" w:type="pct"/>
            <w:noWrap/>
            <w:hideMark/>
          </w:tcPr>
          <w:p w14:paraId="7EDCBC72" w14:textId="77777777" w:rsidR="00A73339" w:rsidRPr="00596A3A" w:rsidRDefault="00A73339" w:rsidP="00C80695">
            <w:pPr>
              <w:spacing w:before="0" w:after="0"/>
              <w:rPr>
                <w:rFonts w:ascii="Arial" w:hAnsi="Arial" w:cs="Arial"/>
                <w:sz w:val="20"/>
                <w:szCs w:val="20"/>
              </w:rPr>
            </w:pPr>
          </w:p>
        </w:tc>
        <w:tc>
          <w:tcPr>
            <w:tcW w:w="397" w:type="pct"/>
            <w:noWrap/>
            <w:hideMark/>
          </w:tcPr>
          <w:p w14:paraId="75366F07" w14:textId="77777777" w:rsidR="00A73339" w:rsidRPr="00596A3A" w:rsidRDefault="00A73339" w:rsidP="00C80695">
            <w:pPr>
              <w:spacing w:before="0" w:after="0"/>
              <w:rPr>
                <w:rFonts w:ascii="Arial" w:hAnsi="Arial" w:cs="Arial"/>
                <w:sz w:val="20"/>
                <w:szCs w:val="20"/>
              </w:rPr>
            </w:pPr>
          </w:p>
        </w:tc>
      </w:tr>
      <w:tr w:rsidR="00685995" w:rsidRPr="00596A3A" w14:paraId="20E21D83" w14:textId="77777777" w:rsidTr="00685995">
        <w:tc>
          <w:tcPr>
            <w:tcW w:w="845" w:type="pct"/>
            <w:vMerge/>
            <w:noWrap/>
          </w:tcPr>
          <w:p w14:paraId="09B6E270" w14:textId="77777777" w:rsidR="00A73339" w:rsidRPr="00596A3A" w:rsidRDefault="00A73339" w:rsidP="00C80695">
            <w:pPr>
              <w:spacing w:before="0" w:after="0"/>
              <w:rPr>
                <w:rFonts w:ascii="Arial" w:hAnsi="Arial" w:cs="Arial"/>
                <w:sz w:val="20"/>
                <w:szCs w:val="20"/>
              </w:rPr>
            </w:pPr>
          </w:p>
        </w:tc>
        <w:tc>
          <w:tcPr>
            <w:tcW w:w="1134" w:type="pct"/>
            <w:noWrap/>
            <w:hideMark/>
          </w:tcPr>
          <w:p w14:paraId="481987D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Elanoides forficatus</w:t>
            </w:r>
          </w:p>
        </w:tc>
        <w:tc>
          <w:tcPr>
            <w:tcW w:w="1269" w:type="pct"/>
            <w:noWrap/>
            <w:hideMark/>
          </w:tcPr>
          <w:p w14:paraId="167D93A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Milano tijereta</w:t>
            </w:r>
          </w:p>
        </w:tc>
        <w:tc>
          <w:tcPr>
            <w:tcW w:w="1354" w:type="pct"/>
            <w:noWrap/>
            <w:hideMark/>
          </w:tcPr>
          <w:p w14:paraId="6A9574B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02AC23B2" w14:textId="77777777" w:rsidR="00A73339" w:rsidRPr="00596A3A" w:rsidRDefault="00A73339" w:rsidP="00C80695">
            <w:pPr>
              <w:spacing w:before="0" w:after="0"/>
              <w:rPr>
                <w:rFonts w:ascii="Arial" w:hAnsi="Arial" w:cs="Arial"/>
                <w:sz w:val="20"/>
                <w:szCs w:val="20"/>
              </w:rPr>
            </w:pPr>
          </w:p>
        </w:tc>
      </w:tr>
      <w:tr w:rsidR="00685995" w:rsidRPr="00596A3A" w14:paraId="1B317E0C" w14:textId="77777777" w:rsidTr="00685995">
        <w:tc>
          <w:tcPr>
            <w:tcW w:w="845" w:type="pct"/>
            <w:vMerge/>
            <w:noWrap/>
          </w:tcPr>
          <w:p w14:paraId="1D92E6C3" w14:textId="77777777" w:rsidR="00A73339" w:rsidRPr="00596A3A" w:rsidRDefault="00A73339" w:rsidP="00C80695">
            <w:pPr>
              <w:spacing w:before="0" w:after="0"/>
              <w:rPr>
                <w:rFonts w:ascii="Arial" w:hAnsi="Arial" w:cs="Arial"/>
                <w:sz w:val="20"/>
                <w:szCs w:val="20"/>
              </w:rPr>
            </w:pPr>
          </w:p>
        </w:tc>
        <w:tc>
          <w:tcPr>
            <w:tcW w:w="1134" w:type="pct"/>
            <w:noWrap/>
            <w:hideMark/>
          </w:tcPr>
          <w:p w14:paraId="27AB8BD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Elanus leucurus</w:t>
            </w:r>
          </w:p>
        </w:tc>
        <w:tc>
          <w:tcPr>
            <w:tcW w:w="1269" w:type="pct"/>
            <w:noWrap/>
            <w:hideMark/>
          </w:tcPr>
          <w:p w14:paraId="7B20E8D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Milano cola blanca</w:t>
            </w:r>
          </w:p>
        </w:tc>
        <w:tc>
          <w:tcPr>
            <w:tcW w:w="1354" w:type="pct"/>
            <w:noWrap/>
            <w:hideMark/>
          </w:tcPr>
          <w:p w14:paraId="38912DE3" w14:textId="77777777" w:rsidR="00A73339" w:rsidRPr="00596A3A" w:rsidRDefault="00A73339" w:rsidP="00C80695">
            <w:pPr>
              <w:spacing w:before="0" w:after="0"/>
              <w:rPr>
                <w:rFonts w:ascii="Arial" w:hAnsi="Arial" w:cs="Arial"/>
                <w:sz w:val="20"/>
                <w:szCs w:val="20"/>
              </w:rPr>
            </w:pPr>
          </w:p>
        </w:tc>
        <w:tc>
          <w:tcPr>
            <w:tcW w:w="397" w:type="pct"/>
            <w:noWrap/>
            <w:hideMark/>
          </w:tcPr>
          <w:p w14:paraId="349A36B5" w14:textId="77777777" w:rsidR="00A73339" w:rsidRPr="00596A3A" w:rsidRDefault="00A73339" w:rsidP="00C80695">
            <w:pPr>
              <w:spacing w:before="0" w:after="0"/>
              <w:rPr>
                <w:rFonts w:ascii="Arial" w:hAnsi="Arial" w:cs="Arial"/>
                <w:sz w:val="20"/>
                <w:szCs w:val="20"/>
              </w:rPr>
            </w:pPr>
          </w:p>
        </w:tc>
      </w:tr>
      <w:tr w:rsidR="00685995" w:rsidRPr="00596A3A" w14:paraId="7C70CB4F" w14:textId="77777777" w:rsidTr="00685995">
        <w:tc>
          <w:tcPr>
            <w:tcW w:w="845" w:type="pct"/>
            <w:vMerge/>
            <w:noWrap/>
          </w:tcPr>
          <w:p w14:paraId="54BD3FFD" w14:textId="77777777" w:rsidR="00A73339" w:rsidRPr="00596A3A" w:rsidRDefault="00A73339" w:rsidP="00C80695">
            <w:pPr>
              <w:spacing w:before="0" w:after="0"/>
              <w:rPr>
                <w:rFonts w:ascii="Arial" w:hAnsi="Arial" w:cs="Arial"/>
                <w:sz w:val="20"/>
                <w:szCs w:val="20"/>
              </w:rPr>
            </w:pPr>
          </w:p>
        </w:tc>
        <w:tc>
          <w:tcPr>
            <w:tcW w:w="1134" w:type="pct"/>
            <w:noWrap/>
            <w:hideMark/>
          </w:tcPr>
          <w:p w14:paraId="7B4CBE8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Geranospiza caerulescens</w:t>
            </w:r>
          </w:p>
        </w:tc>
        <w:tc>
          <w:tcPr>
            <w:tcW w:w="1269" w:type="pct"/>
            <w:noWrap/>
            <w:hideMark/>
          </w:tcPr>
          <w:p w14:paraId="4A351C6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Gavilán zancón</w:t>
            </w:r>
          </w:p>
        </w:tc>
        <w:tc>
          <w:tcPr>
            <w:tcW w:w="1354" w:type="pct"/>
            <w:noWrap/>
            <w:hideMark/>
          </w:tcPr>
          <w:p w14:paraId="7290590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26B4AD80" w14:textId="77777777" w:rsidR="00A73339" w:rsidRPr="00596A3A" w:rsidRDefault="00A73339" w:rsidP="00C80695">
            <w:pPr>
              <w:spacing w:before="0" w:after="0"/>
              <w:rPr>
                <w:rFonts w:ascii="Arial" w:hAnsi="Arial" w:cs="Arial"/>
                <w:sz w:val="20"/>
                <w:szCs w:val="20"/>
              </w:rPr>
            </w:pPr>
          </w:p>
        </w:tc>
      </w:tr>
      <w:tr w:rsidR="00685995" w:rsidRPr="00596A3A" w14:paraId="1650EC34" w14:textId="77777777" w:rsidTr="00685995">
        <w:tc>
          <w:tcPr>
            <w:tcW w:w="845" w:type="pct"/>
            <w:vMerge/>
            <w:noWrap/>
          </w:tcPr>
          <w:p w14:paraId="0E347E4D" w14:textId="77777777" w:rsidR="00A73339" w:rsidRPr="00596A3A" w:rsidRDefault="00A73339" w:rsidP="00C80695">
            <w:pPr>
              <w:spacing w:before="0" w:after="0"/>
              <w:rPr>
                <w:rFonts w:ascii="Arial" w:hAnsi="Arial" w:cs="Arial"/>
                <w:sz w:val="20"/>
                <w:szCs w:val="20"/>
              </w:rPr>
            </w:pPr>
          </w:p>
        </w:tc>
        <w:tc>
          <w:tcPr>
            <w:tcW w:w="1134" w:type="pct"/>
            <w:noWrap/>
            <w:hideMark/>
          </w:tcPr>
          <w:p w14:paraId="0EDE195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Harpagus bidentatus</w:t>
            </w:r>
          </w:p>
        </w:tc>
        <w:tc>
          <w:tcPr>
            <w:tcW w:w="1269" w:type="pct"/>
            <w:noWrap/>
            <w:hideMark/>
          </w:tcPr>
          <w:p w14:paraId="797E7EA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Gavilán bidentado</w:t>
            </w:r>
          </w:p>
        </w:tc>
        <w:tc>
          <w:tcPr>
            <w:tcW w:w="1354" w:type="pct"/>
            <w:noWrap/>
            <w:hideMark/>
          </w:tcPr>
          <w:p w14:paraId="04CEF13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1209A022" w14:textId="77777777" w:rsidR="00A73339" w:rsidRPr="00596A3A" w:rsidRDefault="00A73339" w:rsidP="00C80695">
            <w:pPr>
              <w:spacing w:before="0" w:after="0"/>
              <w:rPr>
                <w:rFonts w:ascii="Arial" w:hAnsi="Arial" w:cs="Arial"/>
                <w:sz w:val="20"/>
                <w:szCs w:val="20"/>
              </w:rPr>
            </w:pPr>
          </w:p>
        </w:tc>
      </w:tr>
      <w:tr w:rsidR="00685995" w:rsidRPr="00596A3A" w14:paraId="75E210B8" w14:textId="77777777" w:rsidTr="00685995">
        <w:tc>
          <w:tcPr>
            <w:tcW w:w="845" w:type="pct"/>
            <w:vMerge/>
            <w:noWrap/>
          </w:tcPr>
          <w:p w14:paraId="3982550B" w14:textId="77777777" w:rsidR="00A73339" w:rsidRPr="00596A3A" w:rsidRDefault="00A73339" w:rsidP="00C80695">
            <w:pPr>
              <w:spacing w:before="0" w:after="0"/>
              <w:rPr>
                <w:rFonts w:ascii="Arial" w:hAnsi="Arial" w:cs="Arial"/>
                <w:sz w:val="20"/>
                <w:szCs w:val="20"/>
              </w:rPr>
            </w:pPr>
          </w:p>
        </w:tc>
        <w:tc>
          <w:tcPr>
            <w:tcW w:w="1134" w:type="pct"/>
            <w:noWrap/>
            <w:hideMark/>
          </w:tcPr>
          <w:p w14:paraId="58054BC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Ictinia plumbea</w:t>
            </w:r>
          </w:p>
        </w:tc>
        <w:tc>
          <w:tcPr>
            <w:tcW w:w="1269" w:type="pct"/>
            <w:noWrap/>
            <w:hideMark/>
          </w:tcPr>
          <w:p w14:paraId="5E3907C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Milano plomizo</w:t>
            </w:r>
          </w:p>
        </w:tc>
        <w:tc>
          <w:tcPr>
            <w:tcW w:w="1354" w:type="pct"/>
            <w:noWrap/>
            <w:hideMark/>
          </w:tcPr>
          <w:p w14:paraId="4CEB579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7B8D46CD" w14:textId="77777777" w:rsidR="00A73339" w:rsidRPr="00596A3A" w:rsidRDefault="00A73339" w:rsidP="00C80695">
            <w:pPr>
              <w:spacing w:before="0" w:after="0"/>
              <w:rPr>
                <w:rFonts w:ascii="Arial" w:hAnsi="Arial" w:cs="Arial"/>
                <w:sz w:val="20"/>
                <w:szCs w:val="20"/>
              </w:rPr>
            </w:pPr>
          </w:p>
        </w:tc>
      </w:tr>
      <w:tr w:rsidR="00685995" w:rsidRPr="00596A3A" w14:paraId="0D639976" w14:textId="77777777" w:rsidTr="00685995">
        <w:tc>
          <w:tcPr>
            <w:tcW w:w="845" w:type="pct"/>
            <w:vMerge/>
            <w:noWrap/>
          </w:tcPr>
          <w:p w14:paraId="7CA85269" w14:textId="77777777" w:rsidR="00A73339" w:rsidRPr="00596A3A" w:rsidRDefault="00A73339" w:rsidP="00C80695">
            <w:pPr>
              <w:spacing w:before="0" w:after="0"/>
              <w:rPr>
                <w:rFonts w:ascii="Arial" w:hAnsi="Arial" w:cs="Arial"/>
                <w:sz w:val="20"/>
                <w:szCs w:val="20"/>
              </w:rPr>
            </w:pPr>
          </w:p>
        </w:tc>
        <w:tc>
          <w:tcPr>
            <w:tcW w:w="1134" w:type="pct"/>
            <w:noWrap/>
            <w:hideMark/>
          </w:tcPr>
          <w:p w14:paraId="606E71D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Leptodon cayanensis</w:t>
            </w:r>
          </w:p>
        </w:tc>
        <w:tc>
          <w:tcPr>
            <w:tcW w:w="1269" w:type="pct"/>
            <w:noWrap/>
            <w:hideMark/>
          </w:tcPr>
          <w:p w14:paraId="0811398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Gavilán cabeza gris</w:t>
            </w:r>
          </w:p>
        </w:tc>
        <w:tc>
          <w:tcPr>
            <w:tcW w:w="1354" w:type="pct"/>
            <w:noWrap/>
            <w:hideMark/>
          </w:tcPr>
          <w:p w14:paraId="17D8479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5F3EF5AB" w14:textId="77777777" w:rsidR="00A73339" w:rsidRPr="00596A3A" w:rsidRDefault="00A73339" w:rsidP="00C80695">
            <w:pPr>
              <w:spacing w:before="0" w:after="0"/>
              <w:rPr>
                <w:rFonts w:ascii="Arial" w:hAnsi="Arial" w:cs="Arial"/>
                <w:sz w:val="20"/>
                <w:szCs w:val="20"/>
              </w:rPr>
            </w:pPr>
          </w:p>
        </w:tc>
      </w:tr>
      <w:tr w:rsidR="00685995" w:rsidRPr="00596A3A" w14:paraId="663D6922" w14:textId="77777777" w:rsidTr="00685995">
        <w:tc>
          <w:tcPr>
            <w:tcW w:w="845" w:type="pct"/>
            <w:vMerge/>
            <w:noWrap/>
          </w:tcPr>
          <w:p w14:paraId="4102EC67" w14:textId="77777777" w:rsidR="00A73339" w:rsidRPr="00596A3A" w:rsidRDefault="00A73339" w:rsidP="00C80695">
            <w:pPr>
              <w:spacing w:before="0" w:after="0"/>
              <w:rPr>
                <w:rFonts w:ascii="Arial" w:hAnsi="Arial" w:cs="Arial"/>
                <w:sz w:val="20"/>
                <w:szCs w:val="20"/>
              </w:rPr>
            </w:pPr>
          </w:p>
        </w:tc>
        <w:tc>
          <w:tcPr>
            <w:tcW w:w="1134" w:type="pct"/>
            <w:noWrap/>
            <w:hideMark/>
          </w:tcPr>
          <w:p w14:paraId="28340F8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Pandion haliaetus</w:t>
            </w:r>
          </w:p>
        </w:tc>
        <w:tc>
          <w:tcPr>
            <w:tcW w:w="1269" w:type="pct"/>
            <w:noWrap/>
            <w:hideMark/>
          </w:tcPr>
          <w:p w14:paraId="704454E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Gavilán pescador</w:t>
            </w:r>
          </w:p>
        </w:tc>
        <w:tc>
          <w:tcPr>
            <w:tcW w:w="1354" w:type="pct"/>
            <w:noWrap/>
            <w:hideMark/>
          </w:tcPr>
          <w:p w14:paraId="087B12B8" w14:textId="77777777" w:rsidR="00A73339" w:rsidRPr="00596A3A" w:rsidRDefault="00A73339" w:rsidP="00C80695">
            <w:pPr>
              <w:spacing w:before="0" w:after="0"/>
              <w:rPr>
                <w:rFonts w:ascii="Arial" w:hAnsi="Arial" w:cs="Arial"/>
                <w:sz w:val="20"/>
                <w:szCs w:val="20"/>
              </w:rPr>
            </w:pPr>
          </w:p>
        </w:tc>
        <w:tc>
          <w:tcPr>
            <w:tcW w:w="397" w:type="pct"/>
            <w:noWrap/>
            <w:hideMark/>
          </w:tcPr>
          <w:p w14:paraId="7489D1AA" w14:textId="77777777" w:rsidR="00A73339" w:rsidRPr="00596A3A" w:rsidRDefault="00A73339" w:rsidP="00C80695">
            <w:pPr>
              <w:spacing w:before="0" w:after="0"/>
              <w:rPr>
                <w:rFonts w:ascii="Arial" w:hAnsi="Arial" w:cs="Arial"/>
                <w:sz w:val="20"/>
                <w:szCs w:val="20"/>
              </w:rPr>
            </w:pPr>
          </w:p>
        </w:tc>
      </w:tr>
      <w:tr w:rsidR="00685995" w:rsidRPr="00596A3A" w14:paraId="02A1BAD4" w14:textId="77777777" w:rsidTr="00685995">
        <w:tc>
          <w:tcPr>
            <w:tcW w:w="845" w:type="pct"/>
            <w:vMerge/>
            <w:noWrap/>
          </w:tcPr>
          <w:p w14:paraId="5CF7194A" w14:textId="77777777" w:rsidR="00A73339" w:rsidRPr="00596A3A" w:rsidRDefault="00A73339" w:rsidP="00C80695">
            <w:pPr>
              <w:spacing w:before="0" w:after="0"/>
              <w:rPr>
                <w:rFonts w:ascii="Arial" w:hAnsi="Arial" w:cs="Arial"/>
                <w:sz w:val="20"/>
                <w:szCs w:val="20"/>
              </w:rPr>
            </w:pPr>
          </w:p>
        </w:tc>
        <w:tc>
          <w:tcPr>
            <w:tcW w:w="1134" w:type="pct"/>
            <w:noWrap/>
            <w:hideMark/>
          </w:tcPr>
          <w:p w14:paraId="0E9200D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Rostrhramus sociabilis</w:t>
            </w:r>
          </w:p>
        </w:tc>
        <w:tc>
          <w:tcPr>
            <w:tcW w:w="1269" w:type="pct"/>
            <w:noWrap/>
            <w:hideMark/>
          </w:tcPr>
          <w:p w14:paraId="1237844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Gavilán caracolero</w:t>
            </w:r>
          </w:p>
        </w:tc>
        <w:tc>
          <w:tcPr>
            <w:tcW w:w="1354" w:type="pct"/>
            <w:noWrap/>
            <w:hideMark/>
          </w:tcPr>
          <w:p w14:paraId="76DABD3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409A8309" w14:textId="77777777" w:rsidR="00A73339" w:rsidRPr="00596A3A" w:rsidRDefault="00A73339" w:rsidP="00C80695">
            <w:pPr>
              <w:spacing w:before="0" w:after="0"/>
              <w:rPr>
                <w:rFonts w:ascii="Arial" w:hAnsi="Arial" w:cs="Arial"/>
                <w:sz w:val="20"/>
                <w:szCs w:val="20"/>
              </w:rPr>
            </w:pPr>
          </w:p>
        </w:tc>
      </w:tr>
      <w:tr w:rsidR="00685995" w:rsidRPr="00596A3A" w14:paraId="125D93B9" w14:textId="77777777" w:rsidTr="00685995">
        <w:tc>
          <w:tcPr>
            <w:tcW w:w="845" w:type="pct"/>
            <w:vMerge/>
            <w:noWrap/>
          </w:tcPr>
          <w:p w14:paraId="1189003B" w14:textId="77777777" w:rsidR="00A73339" w:rsidRPr="00596A3A" w:rsidRDefault="00A73339" w:rsidP="00C80695">
            <w:pPr>
              <w:spacing w:before="0" w:after="0"/>
              <w:rPr>
                <w:rFonts w:ascii="Arial" w:hAnsi="Arial" w:cs="Arial"/>
                <w:sz w:val="20"/>
                <w:szCs w:val="20"/>
              </w:rPr>
            </w:pPr>
          </w:p>
        </w:tc>
        <w:tc>
          <w:tcPr>
            <w:tcW w:w="1134" w:type="pct"/>
            <w:noWrap/>
            <w:hideMark/>
          </w:tcPr>
          <w:p w14:paraId="4FDA872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Spizaetus tyrannus</w:t>
            </w:r>
          </w:p>
        </w:tc>
        <w:tc>
          <w:tcPr>
            <w:tcW w:w="1269" w:type="pct"/>
            <w:noWrap/>
            <w:hideMark/>
          </w:tcPr>
          <w:p w14:paraId="0D803BC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Águila tirana</w:t>
            </w:r>
          </w:p>
        </w:tc>
        <w:tc>
          <w:tcPr>
            <w:tcW w:w="1354" w:type="pct"/>
            <w:noWrap/>
            <w:hideMark/>
          </w:tcPr>
          <w:p w14:paraId="0B826C9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397" w:type="pct"/>
            <w:noWrap/>
            <w:hideMark/>
          </w:tcPr>
          <w:p w14:paraId="258C4C73" w14:textId="77777777" w:rsidR="00A73339" w:rsidRPr="00596A3A" w:rsidRDefault="00A73339" w:rsidP="00C80695">
            <w:pPr>
              <w:spacing w:before="0" w:after="0"/>
              <w:rPr>
                <w:rFonts w:ascii="Arial" w:hAnsi="Arial" w:cs="Arial"/>
                <w:sz w:val="20"/>
                <w:szCs w:val="20"/>
              </w:rPr>
            </w:pPr>
          </w:p>
        </w:tc>
      </w:tr>
      <w:tr w:rsidR="00685995" w:rsidRPr="00596A3A" w14:paraId="7108430B" w14:textId="77777777" w:rsidTr="00685995">
        <w:tc>
          <w:tcPr>
            <w:tcW w:w="845" w:type="pct"/>
            <w:vMerge/>
            <w:noWrap/>
          </w:tcPr>
          <w:p w14:paraId="2AF8DFAC" w14:textId="77777777" w:rsidR="00A73339" w:rsidRPr="00596A3A" w:rsidRDefault="00A73339" w:rsidP="00C80695">
            <w:pPr>
              <w:spacing w:before="0" w:after="0"/>
              <w:rPr>
                <w:rFonts w:ascii="Arial" w:hAnsi="Arial" w:cs="Arial"/>
                <w:sz w:val="20"/>
                <w:szCs w:val="20"/>
              </w:rPr>
            </w:pPr>
          </w:p>
        </w:tc>
        <w:tc>
          <w:tcPr>
            <w:tcW w:w="1134" w:type="pct"/>
            <w:noWrap/>
            <w:hideMark/>
          </w:tcPr>
          <w:p w14:paraId="28A99D8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Spizastur melanoleucus</w:t>
            </w:r>
          </w:p>
        </w:tc>
        <w:tc>
          <w:tcPr>
            <w:tcW w:w="1269" w:type="pct"/>
            <w:noWrap/>
            <w:hideMark/>
          </w:tcPr>
          <w:p w14:paraId="0E0E22C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Águila blanquinegra</w:t>
            </w:r>
          </w:p>
        </w:tc>
        <w:tc>
          <w:tcPr>
            <w:tcW w:w="1354" w:type="pct"/>
            <w:noWrap/>
            <w:hideMark/>
          </w:tcPr>
          <w:p w14:paraId="4F59367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397" w:type="pct"/>
            <w:noWrap/>
            <w:hideMark/>
          </w:tcPr>
          <w:p w14:paraId="2C8B249C" w14:textId="77777777" w:rsidR="00A73339" w:rsidRPr="00596A3A" w:rsidRDefault="00A73339" w:rsidP="00C80695">
            <w:pPr>
              <w:spacing w:before="0" w:after="0"/>
              <w:rPr>
                <w:rFonts w:ascii="Arial" w:hAnsi="Arial" w:cs="Arial"/>
                <w:sz w:val="20"/>
                <w:szCs w:val="20"/>
              </w:rPr>
            </w:pPr>
          </w:p>
        </w:tc>
      </w:tr>
      <w:tr w:rsidR="00685995" w:rsidRPr="00596A3A" w14:paraId="1AB622C7" w14:textId="77777777" w:rsidTr="00685995">
        <w:tc>
          <w:tcPr>
            <w:tcW w:w="845" w:type="pct"/>
            <w:vMerge w:val="restart"/>
            <w:noWrap/>
            <w:hideMark/>
          </w:tcPr>
          <w:p w14:paraId="6500FD0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ALCEDINIDAE</w:t>
            </w:r>
          </w:p>
        </w:tc>
        <w:tc>
          <w:tcPr>
            <w:tcW w:w="1134" w:type="pct"/>
            <w:noWrap/>
            <w:hideMark/>
          </w:tcPr>
          <w:p w14:paraId="71F89F8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Ceryle alcyon</w:t>
            </w:r>
          </w:p>
        </w:tc>
        <w:tc>
          <w:tcPr>
            <w:tcW w:w="1269" w:type="pct"/>
            <w:noWrap/>
            <w:hideMark/>
          </w:tcPr>
          <w:p w14:paraId="6A0D0D0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Martín-pescador norteño</w:t>
            </w:r>
          </w:p>
        </w:tc>
        <w:tc>
          <w:tcPr>
            <w:tcW w:w="1354" w:type="pct"/>
            <w:noWrap/>
            <w:hideMark/>
          </w:tcPr>
          <w:p w14:paraId="11B8CF16" w14:textId="77777777" w:rsidR="00A73339" w:rsidRPr="00596A3A" w:rsidRDefault="00A73339" w:rsidP="00C80695">
            <w:pPr>
              <w:spacing w:before="0" w:after="0"/>
              <w:rPr>
                <w:rFonts w:ascii="Arial" w:hAnsi="Arial" w:cs="Arial"/>
                <w:sz w:val="20"/>
                <w:szCs w:val="20"/>
              </w:rPr>
            </w:pPr>
          </w:p>
        </w:tc>
        <w:tc>
          <w:tcPr>
            <w:tcW w:w="397" w:type="pct"/>
            <w:noWrap/>
            <w:hideMark/>
          </w:tcPr>
          <w:p w14:paraId="79ED2BCC" w14:textId="77777777" w:rsidR="00A73339" w:rsidRPr="00596A3A" w:rsidRDefault="00A73339" w:rsidP="00C80695">
            <w:pPr>
              <w:spacing w:before="0" w:after="0"/>
              <w:rPr>
                <w:rFonts w:ascii="Arial" w:hAnsi="Arial" w:cs="Arial"/>
                <w:sz w:val="20"/>
                <w:szCs w:val="20"/>
              </w:rPr>
            </w:pPr>
          </w:p>
        </w:tc>
      </w:tr>
      <w:tr w:rsidR="00685995" w:rsidRPr="00596A3A" w14:paraId="30EB7E00" w14:textId="77777777" w:rsidTr="00685995">
        <w:tc>
          <w:tcPr>
            <w:tcW w:w="845" w:type="pct"/>
            <w:vMerge/>
            <w:noWrap/>
            <w:vAlign w:val="center"/>
            <w:hideMark/>
          </w:tcPr>
          <w:p w14:paraId="5860F4E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A9FF5C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Ceryle torquata</w:t>
            </w:r>
          </w:p>
        </w:tc>
        <w:tc>
          <w:tcPr>
            <w:tcW w:w="1269" w:type="pct"/>
            <w:noWrap/>
            <w:hideMark/>
          </w:tcPr>
          <w:p w14:paraId="05A454B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Martín-pescador de collar</w:t>
            </w:r>
          </w:p>
        </w:tc>
        <w:tc>
          <w:tcPr>
            <w:tcW w:w="1354" w:type="pct"/>
            <w:noWrap/>
            <w:hideMark/>
          </w:tcPr>
          <w:p w14:paraId="0C52DBA2" w14:textId="77777777" w:rsidR="00A73339" w:rsidRPr="00596A3A" w:rsidRDefault="00A73339" w:rsidP="00C80695">
            <w:pPr>
              <w:spacing w:before="0" w:after="0"/>
              <w:rPr>
                <w:rFonts w:ascii="Arial" w:hAnsi="Arial" w:cs="Arial"/>
                <w:sz w:val="20"/>
                <w:szCs w:val="20"/>
              </w:rPr>
            </w:pPr>
          </w:p>
        </w:tc>
        <w:tc>
          <w:tcPr>
            <w:tcW w:w="397" w:type="pct"/>
            <w:noWrap/>
            <w:hideMark/>
          </w:tcPr>
          <w:p w14:paraId="61C07F96" w14:textId="77777777" w:rsidR="00A73339" w:rsidRPr="00596A3A" w:rsidRDefault="00A73339" w:rsidP="00C80695">
            <w:pPr>
              <w:spacing w:before="0" w:after="0"/>
              <w:rPr>
                <w:rFonts w:ascii="Arial" w:hAnsi="Arial" w:cs="Arial"/>
                <w:sz w:val="20"/>
                <w:szCs w:val="20"/>
              </w:rPr>
            </w:pPr>
          </w:p>
        </w:tc>
      </w:tr>
      <w:tr w:rsidR="00685995" w:rsidRPr="00596A3A" w14:paraId="49268D4B" w14:textId="77777777" w:rsidTr="00685995">
        <w:tc>
          <w:tcPr>
            <w:tcW w:w="845" w:type="pct"/>
            <w:vMerge/>
            <w:noWrap/>
            <w:vAlign w:val="center"/>
          </w:tcPr>
          <w:p w14:paraId="554D9E0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DB4CFE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Chloroceryle aenea</w:t>
            </w:r>
          </w:p>
        </w:tc>
        <w:tc>
          <w:tcPr>
            <w:tcW w:w="1269" w:type="pct"/>
            <w:noWrap/>
            <w:hideMark/>
          </w:tcPr>
          <w:p w14:paraId="3C97DA4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Martín-pescador enano</w:t>
            </w:r>
          </w:p>
        </w:tc>
        <w:tc>
          <w:tcPr>
            <w:tcW w:w="1354" w:type="pct"/>
            <w:noWrap/>
            <w:hideMark/>
          </w:tcPr>
          <w:p w14:paraId="289ECDEF" w14:textId="77777777" w:rsidR="00A73339" w:rsidRPr="00596A3A" w:rsidRDefault="00A73339" w:rsidP="00C80695">
            <w:pPr>
              <w:spacing w:before="0" w:after="0"/>
              <w:rPr>
                <w:rFonts w:ascii="Arial" w:hAnsi="Arial" w:cs="Arial"/>
                <w:sz w:val="20"/>
                <w:szCs w:val="20"/>
              </w:rPr>
            </w:pPr>
          </w:p>
        </w:tc>
        <w:tc>
          <w:tcPr>
            <w:tcW w:w="397" w:type="pct"/>
            <w:noWrap/>
            <w:hideMark/>
          </w:tcPr>
          <w:p w14:paraId="6F4F1D5E" w14:textId="77777777" w:rsidR="00A73339" w:rsidRPr="00596A3A" w:rsidRDefault="00A73339" w:rsidP="00C80695">
            <w:pPr>
              <w:spacing w:before="0" w:after="0"/>
              <w:rPr>
                <w:rFonts w:ascii="Arial" w:hAnsi="Arial" w:cs="Arial"/>
                <w:sz w:val="20"/>
                <w:szCs w:val="20"/>
              </w:rPr>
            </w:pPr>
          </w:p>
        </w:tc>
      </w:tr>
      <w:tr w:rsidR="00685995" w:rsidRPr="00596A3A" w14:paraId="554AD2CF" w14:textId="77777777" w:rsidTr="00685995">
        <w:tc>
          <w:tcPr>
            <w:tcW w:w="845" w:type="pct"/>
            <w:vMerge/>
            <w:noWrap/>
            <w:vAlign w:val="center"/>
          </w:tcPr>
          <w:p w14:paraId="67075088"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EA96CE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Chloroceryle americana</w:t>
            </w:r>
          </w:p>
        </w:tc>
        <w:tc>
          <w:tcPr>
            <w:tcW w:w="1269" w:type="pct"/>
            <w:noWrap/>
            <w:hideMark/>
          </w:tcPr>
          <w:p w14:paraId="64C3277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Martín-pescador verde</w:t>
            </w:r>
          </w:p>
        </w:tc>
        <w:tc>
          <w:tcPr>
            <w:tcW w:w="1354" w:type="pct"/>
            <w:noWrap/>
            <w:hideMark/>
          </w:tcPr>
          <w:p w14:paraId="2DCEDD3F" w14:textId="77777777" w:rsidR="00A73339" w:rsidRPr="00596A3A" w:rsidRDefault="00A73339" w:rsidP="00C80695">
            <w:pPr>
              <w:spacing w:before="0" w:after="0"/>
              <w:rPr>
                <w:rFonts w:ascii="Arial" w:hAnsi="Arial" w:cs="Arial"/>
                <w:sz w:val="20"/>
                <w:szCs w:val="20"/>
              </w:rPr>
            </w:pPr>
          </w:p>
        </w:tc>
        <w:tc>
          <w:tcPr>
            <w:tcW w:w="397" w:type="pct"/>
            <w:noWrap/>
            <w:hideMark/>
          </w:tcPr>
          <w:p w14:paraId="740A96DF" w14:textId="77777777" w:rsidR="00A73339" w:rsidRPr="00596A3A" w:rsidRDefault="00A73339" w:rsidP="00C80695">
            <w:pPr>
              <w:spacing w:before="0" w:after="0"/>
              <w:rPr>
                <w:rFonts w:ascii="Arial" w:hAnsi="Arial" w:cs="Arial"/>
                <w:sz w:val="20"/>
                <w:szCs w:val="20"/>
              </w:rPr>
            </w:pPr>
          </w:p>
        </w:tc>
      </w:tr>
      <w:tr w:rsidR="00685995" w:rsidRPr="00596A3A" w14:paraId="19F71070" w14:textId="77777777" w:rsidTr="00685995">
        <w:tc>
          <w:tcPr>
            <w:tcW w:w="845" w:type="pct"/>
            <w:vMerge w:val="restart"/>
            <w:noWrap/>
            <w:vAlign w:val="center"/>
            <w:hideMark/>
          </w:tcPr>
          <w:p w14:paraId="32863B5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ANATIDAE</w:t>
            </w:r>
          </w:p>
        </w:tc>
        <w:tc>
          <w:tcPr>
            <w:tcW w:w="1134" w:type="pct"/>
            <w:noWrap/>
            <w:hideMark/>
          </w:tcPr>
          <w:p w14:paraId="629E96B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Anas acuta</w:t>
            </w:r>
          </w:p>
        </w:tc>
        <w:tc>
          <w:tcPr>
            <w:tcW w:w="1269" w:type="pct"/>
            <w:noWrap/>
            <w:hideMark/>
          </w:tcPr>
          <w:p w14:paraId="790A150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Pato golondrino</w:t>
            </w:r>
          </w:p>
        </w:tc>
        <w:tc>
          <w:tcPr>
            <w:tcW w:w="1354" w:type="pct"/>
            <w:noWrap/>
            <w:hideMark/>
          </w:tcPr>
          <w:p w14:paraId="12D64A46" w14:textId="77777777" w:rsidR="00A73339" w:rsidRPr="00596A3A" w:rsidRDefault="00A73339" w:rsidP="00C80695">
            <w:pPr>
              <w:spacing w:before="0" w:after="0"/>
              <w:rPr>
                <w:rFonts w:ascii="Arial" w:hAnsi="Arial" w:cs="Arial"/>
                <w:sz w:val="20"/>
                <w:szCs w:val="20"/>
              </w:rPr>
            </w:pPr>
          </w:p>
        </w:tc>
        <w:tc>
          <w:tcPr>
            <w:tcW w:w="397" w:type="pct"/>
            <w:noWrap/>
            <w:hideMark/>
          </w:tcPr>
          <w:p w14:paraId="41EC1BE6" w14:textId="77777777" w:rsidR="00A73339" w:rsidRPr="00596A3A" w:rsidRDefault="00A73339" w:rsidP="00C80695">
            <w:pPr>
              <w:spacing w:before="0" w:after="0"/>
              <w:rPr>
                <w:rFonts w:ascii="Arial" w:hAnsi="Arial" w:cs="Arial"/>
                <w:sz w:val="20"/>
                <w:szCs w:val="20"/>
              </w:rPr>
            </w:pPr>
          </w:p>
        </w:tc>
      </w:tr>
      <w:tr w:rsidR="00685995" w:rsidRPr="00596A3A" w14:paraId="677C6148" w14:textId="77777777" w:rsidTr="00685995">
        <w:tc>
          <w:tcPr>
            <w:tcW w:w="845" w:type="pct"/>
            <w:vMerge/>
            <w:noWrap/>
            <w:vAlign w:val="center"/>
          </w:tcPr>
          <w:p w14:paraId="363E4FE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F8C727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Anas americana</w:t>
            </w:r>
          </w:p>
        </w:tc>
        <w:tc>
          <w:tcPr>
            <w:tcW w:w="1269" w:type="pct"/>
            <w:noWrap/>
            <w:hideMark/>
          </w:tcPr>
          <w:p w14:paraId="1A100A6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Pato chalcuán</w:t>
            </w:r>
          </w:p>
        </w:tc>
        <w:tc>
          <w:tcPr>
            <w:tcW w:w="1354" w:type="pct"/>
            <w:noWrap/>
            <w:hideMark/>
          </w:tcPr>
          <w:p w14:paraId="746B328E" w14:textId="77777777" w:rsidR="00A73339" w:rsidRPr="00596A3A" w:rsidRDefault="00A73339" w:rsidP="00C80695">
            <w:pPr>
              <w:spacing w:before="0" w:after="0"/>
              <w:rPr>
                <w:rFonts w:ascii="Arial" w:hAnsi="Arial" w:cs="Arial"/>
                <w:sz w:val="20"/>
                <w:szCs w:val="20"/>
              </w:rPr>
            </w:pPr>
          </w:p>
        </w:tc>
        <w:tc>
          <w:tcPr>
            <w:tcW w:w="397" w:type="pct"/>
            <w:noWrap/>
            <w:hideMark/>
          </w:tcPr>
          <w:p w14:paraId="4F7F7370" w14:textId="77777777" w:rsidR="00A73339" w:rsidRPr="00596A3A" w:rsidRDefault="00A73339" w:rsidP="00C80695">
            <w:pPr>
              <w:spacing w:before="0" w:after="0"/>
              <w:rPr>
                <w:rFonts w:ascii="Arial" w:hAnsi="Arial" w:cs="Arial"/>
                <w:sz w:val="20"/>
                <w:szCs w:val="20"/>
              </w:rPr>
            </w:pPr>
          </w:p>
        </w:tc>
      </w:tr>
      <w:tr w:rsidR="00685995" w:rsidRPr="00596A3A" w14:paraId="60F25562" w14:textId="77777777" w:rsidTr="00685995">
        <w:tc>
          <w:tcPr>
            <w:tcW w:w="845" w:type="pct"/>
            <w:vMerge/>
            <w:noWrap/>
            <w:vAlign w:val="center"/>
          </w:tcPr>
          <w:p w14:paraId="29ACFFF1"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CE392E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Anas clypeata</w:t>
            </w:r>
          </w:p>
        </w:tc>
        <w:tc>
          <w:tcPr>
            <w:tcW w:w="1269" w:type="pct"/>
            <w:noWrap/>
            <w:hideMark/>
          </w:tcPr>
          <w:p w14:paraId="71874CE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Pato cucharón-norteño</w:t>
            </w:r>
          </w:p>
        </w:tc>
        <w:tc>
          <w:tcPr>
            <w:tcW w:w="1354" w:type="pct"/>
            <w:noWrap/>
            <w:hideMark/>
          </w:tcPr>
          <w:p w14:paraId="6E9F3C52" w14:textId="77777777" w:rsidR="00A73339" w:rsidRPr="00596A3A" w:rsidRDefault="00A73339" w:rsidP="00C80695">
            <w:pPr>
              <w:spacing w:before="0" w:after="0"/>
              <w:rPr>
                <w:rFonts w:ascii="Arial" w:hAnsi="Arial" w:cs="Arial"/>
                <w:sz w:val="20"/>
                <w:szCs w:val="20"/>
              </w:rPr>
            </w:pPr>
          </w:p>
        </w:tc>
        <w:tc>
          <w:tcPr>
            <w:tcW w:w="397" w:type="pct"/>
            <w:noWrap/>
            <w:hideMark/>
          </w:tcPr>
          <w:p w14:paraId="6DDA0B59" w14:textId="77777777" w:rsidR="00A73339" w:rsidRPr="00596A3A" w:rsidRDefault="00A73339" w:rsidP="00C80695">
            <w:pPr>
              <w:spacing w:before="0" w:after="0"/>
              <w:rPr>
                <w:rFonts w:ascii="Arial" w:hAnsi="Arial" w:cs="Arial"/>
                <w:sz w:val="20"/>
                <w:szCs w:val="20"/>
              </w:rPr>
            </w:pPr>
          </w:p>
        </w:tc>
      </w:tr>
      <w:tr w:rsidR="00685995" w:rsidRPr="00596A3A" w14:paraId="65ACDF1C" w14:textId="77777777" w:rsidTr="00685995">
        <w:tc>
          <w:tcPr>
            <w:tcW w:w="845" w:type="pct"/>
            <w:vMerge/>
            <w:noWrap/>
            <w:vAlign w:val="center"/>
          </w:tcPr>
          <w:p w14:paraId="4BC27AC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EECE68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Anas crecca</w:t>
            </w:r>
          </w:p>
        </w:tc>
        <w:tc>
          <w:tcPr>
            <w:tcW w:w="1269" w:type="pct"/>
            <w:noWrap/>
            <w:hideMark/>
          </w:tcPr>
          <w:p w14:paraId="6154B8C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Cerceta ala verde</w:t>
            </w:r>
          </w:p>
        </w:tc>
        <w:tc>
          <w:tcPr>
            <w:tcW w:w="1354" w:type="pct"/>
            <w:noWrap/>
            <w:hideMark/>
          </w:tcPr>
          <w:p w14:paraId="0A40E417" w14:textId="77777777" w:rsidR="00A73339" w:rsidRPr="00596A3A" w:rsidRDefault="00A73339" w:rsidP="00C80695">
            <w:pPr>
              <w:spacing w:before="0" w:after="0"/>
              <w:rPr>
                <w:rFonts w:ascii="Arial" w:hAnsi="Arial" w:cs="Arial"/>
                <w:sz w:val="20"/>
                <w:szCs w:val="20"/>
              </w:rPr>
            </w:pPr>
          </w:p>
        </w:tc>
        <w:tc>
          <w:tcPr>
            <w:tcW w:w="397" w:type="pct"/>
            <w:noWrap/>
            <w:hideMark/>
          </w:tcPr>
          <w:p w14:paraId="767AF243" w14:textId="77777777" w:rsidR="00A73339" w:rsidRPr="00596A3A" w:rsidRDefault="00A73339" w:rsidP="00C80695">
            <w:pPr>
              <w:spacing w:before="0" w:after="0"/>
              <w:rPr>
                <w:rFonts w:ascii="Arial" w:hAnsi="Arial" w:cs="Arial"/>
                <w:sz w:val="20"/>
                <w:szCs w:val="20"/>
              </w:rPr>
            </w:pPr>
          </w:p>
        </w:tc>
      </w:tr>
      <w:tr w:rsidR="00685995" w:rsidRPr="00596A3A" w14:paraId="37D6708D" w14:textId="77777777" w:rsidTr="00685995">
        <w:tc>
          <w:tcPr>
            <w:tcW w:w="845" w:type="pct"/>
            <w:vMerge/>
            <w:noWrap/>
            <w:vAlign w:val="center"/>
          </w:tcPr>
          <w:p w14:paraId="33F82F3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338C02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Anas discors</w:t>
            </w:r>
          </w:p>
        </w:tc>
        <w:tc>
          <w:tcPr>
            <w:tcW w:w="1269" w:type="pct"/>
            <w:noWrap/>
            <w:hideMark/>
          </w:tcPr>
          <w:p w14:paraId="43306A3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Cerceta ala azul</w:t>
            </w:r>
          </w:p>
        </w:tc>
        <w:tc>
          <w:tcPr>
            <w:tcW w:w="1354" w:type="pct"/>
            <w:noWrap/>
            <w:hideMark/>
          </w:tcPr>
          <w:p w14:paraId="336795D9" w14:textId="77777777" w:rsidR="00A73339" w:rsidRPr="00596A3A" w:rsidRDefault="00A73339" w:rsidP="00C80695">
            <w:pPr>
              <w:spacing w:before="0" w:after="0"/>
              <w:rPr>
                <w:rFonts w:ascii="Arial" w:hAnsi="Arial" w:cs="Arial"/>
                <w:sz w:val="20"/>
                <w:szCs w:val="20"/>
              </w:rPr>
            </w:pPr>
          </w:p>
        </w:tc>
        <w:tc>
          <w:tcPr>
            <w:tcW w:w="397" w:type="pct"/>
            <w:noWrap/>
            <w:hideMark/>
          </w:tcPr>
          <w:p w14:paraId="27EC85D1" w14:textId="77777777" w:rsidR="00A73339" w:rsidRPr="00596A3A" w:rsidRDefault="00A73339" w:rsidP="00C80695">
            <w:pPr>
              <w:spacing w:before="0" w:after="0"/>
              <w:rPr>
                <w:rFonts w:ascii="Arial" w:hAnsi="Arial" w:cs="Arial"/>
                <w:sz w:val="20"/>
                <w:szCs w:val="20"/>
              </w:rPr>
            </w:pPr>
          </w:p>
        </w:tc>
      </w:tr>
      <w:tr w:rsidR="00685995" w:rsidRPr="00596A3A" w14:paraId="08C21E37" w14:textId="77777777" w:rsidTr="00685995">
        <w:tc>
          <w:tcPr>
            <w:tcW w:w="845" w:type="pct"/>
            <w:vMerge/>
            <w:noWrap/>
            <w:vAlign w:val="center"/>
          </w:tcPr>
          <w:p w14:paraId="38A8B1F5"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ABFCA9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Aythya affinis</w:t>
            </w:r>
          </w:p>
        </w:tc>
        <w:tc>
          <w:tcPr>
            <w:tcW w:w="1269" w:type="pct"/>
            <w:noWrap/>
            <w:hideMark/>
          </w:tcPr>
          <w:p w14:paraId="6ACBBA6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Pato boludo-menor</w:t>
            </w:r>
          </w:p>
        </w:tc>
        <w:tc>
          <w:tcPr>
            <w:tcW w:w="1354" w:type="pct"/>
            <w:noWrap/>
            <w:hideMark/>
          </w:tcPr>
          <w:p w14:paraId="24B9E592" w14:textId="77777777" w:rsidR="00A73339" w:rsidRPr="00596A3A" w:rsidRDefault="00A73339" w:rsidP="00C80695">
            <w:pPr>
              <w:spacing w:before="0" w:after="0"/>
              <w:rPr>
                <w:rFonts w:ascii="Arial" w:hAnsi="Arial" w:cs="Arial"/>
                <w:sz w:val="20"/>
                <w:szCs w:val="20"/>
              </w:rPr>
            </w:pPr>
          </w:p>
        </w:tc>
        <w:tc>
          <w:tcPr>
            <w:tcW w:w="397" w:type="pct"/>
            <w:noWrap/>
            <w:hideMark/>
          </w:tcPr>
          <w:p w14:paraId="0AA8CCB6" w14:textId="77777777" w:rsidR="00A73339" w:rsidRPr="00596A3A" w:rsidRDefault="00A73339" w:rsidP="00C80695">
            <w:pPr>
              <w:spacing w:before="0" w:after="0"/>
              <w:rPr>
                <w:rFonts w:ascii="Arial" w:hAnsi="Arial" w:cs="Arial"/>
                <w:sz w:val="20"/>
                <w:szCs w:val="20"/>
              </w:rPr>
            </w:pPr>
          </w:p>
        </w:tc>
      </w:tr>
      <w:tr w:rsidR="00685995" w:rsidRPr="00596A3A" w14:paraId="5A9CF5DA" w14:textId="77777777" w:rsidTr="00685995">
        <w:tc>
          <w:tcPr>
            <w:tcW w:w="845" w:type="pct"/>
            <w:vMerge/>
            <w:noWrap/>
            <w:vAlign w:val="center"/>
          </w:tcPr>
          <w:p w14:paraId="1A0DCB05"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E324AA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Aythya collaris</w:t>
            </w:r>
          </w:p>
        </w:tc>
        <w:tc>
          <w:tcPr>
            <w:tcW w:w="1269" w:type="pct"/>
            <w:noWrap/>
            <w:hideMark/>
          </w:tcPr>
          <w:p w14:paraId="0A666EE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Pato pico anillado</w:t>
            </w:r>
          </w:p>
        </w:tc>
        <w:tc>
          <w:tcPr>
            <w:tcW w:w="1354" w:type="pct"/>
            <w:noWrap/>
            <w:hideMark/>
          </w:tcPr>
          <w:p w14:paraId="16B8D73B" w14:textId="77777777" w:rsidR="00A73339" w:rsidRPr="00596A3A" w:rsidRDefault="00A73339" w:rsidP="00C80695">
            <w:pPr>
              <w:spacing w:before="0" w:after="0"/>
              <w:rPr>
                <w:rFonts w:ascii="Arial" w:hAnsi="Arial" w:cs="Arial"/>
                <w:sz w:val="20"/>
                <w:szCs w:val="20"/>
              </w:rPr>
            </w:pPr>
          </w:p>
        </w:tc>
        <w:tc>
          <w:tcPr>
            <w:tcW w:w="397" w:type="pct"/>
            <w:noWrap/>
            <w:hideMark/>
          </w:tcPr>
          <w:p w14:paraId="4C25A0F7" w14:textId="77777777" w:rsidR="00A73339" w:rsidRPr="00596A3A" w:rsidRDefault="00A73339" w:rsidP="00C80695">
            <w:pPr>
              <w:spacing w:before="0" w:after="0"/>
              <w:rPr>
                <w:rFonts w:ascii="Arial" w:hAnsi="Arial" w:cs="Arial"/>
                <w:sz w:val="20"/>
                <w:szCs w:val="20"/>
              </w:rPr>
            </w:pPr>
          </w:p>
        </w:tc>
      </w:tr>
      <w:tr w:rsidR="00685995" w:rsidRPr="00596A3A" w14:paraId="22AF1B99" w14:textId="77777777" w:rsidTr="00685995">
        <w:tc>
          <w:tcPr>
            <w:tcW w:w="845" w:type="pct"/>
            <w:vMerge/>
            <w:noWrap/>
            <w:vAlign w:val="center"/>
          </w:tcPr>
          <w:p w14:paraId="52908908"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DE5D3C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Cairina moschata</w:t>
            </w:r>
          </w:p>
        </w:tc>
        <w:tc>
          <w:tcPr>
            <w:tcW w:w="1269" w:type="pct"/>
            <w:noWrap/>
            <w:hideMark/>
          </w:tcPr>
          <w:p w14:paraId="44F9FA9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Pato real</w:t>
            </w:r>
          </w:p>
        </w:tc>
        <w:tc>
          <w:tcPr>
            <w:tcW w:w="1354" w:type="pct"/>
            <w:noWrap/>
            <w:hideMark/>
          </w:tcPr>
          <w:p w14:paraId="450E69E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397" w:type="pct"/>
            <w:noWrap/>
            <w:hideMark/>
          </w:tcPr>
          <w:p w14:paraId="550101CE" w14:textId="77777777" w:rsidR="00A73339" w:rsidRPr="00596A3A" w:rsidRDefault="00A73339" w:rsidP="00C80695">
            <w:pPr>
              <w:spacing w:before="0" w:after="0"/>
              <w:rPr>
                <w:rFonts w:ascii="Arial" w:hAnsi="Arial" w:cs="Arial"/>
                <w:sz w:val="20"/>
                <w:szCs w:val="20"/>
              </w:rPr>
            </w:pPr>
          </w:p>
        </w:tc>
      </w:tr>
      <w:tr w:rsidR="00685995" w:rsidRPr="00596A3A" w14:paraId="6AD10257" w14:textId="77777777" w:rsidTr="00685995">
        <w:tc>
          <w:tcPr>
            <w:tcW w:w="845" w:type="pct"/>
            <w:vMerge/>
            <w:noWrap/>
            <w:vAlign w:val="center"/>
          </w:tcPr>
          <w:p w14:paraId="32C2754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91AF81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Claravis pretiosa</w:t>
            </w:r>
          </w:p>
        </w:tc>
        <w:tc>
          <w:tcPr>
            <w:tcW w:w="1269" w:type="pct"/>
            <w:noWrap/>
            <w:hideMark/>
          </w:tcPr>
          <w:p w14:paraId="4AAB8FF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Tórtola azul</w:t>
            </w:r>
          </w:p>
        </w:tc>
        <w:tc>
          <w:tcPr>
            <w:tcW w:w="1354" w:type="pct"/>
            <w:noWrap/>
            <w:hideMark/>
          </w:tcPr>
          <w:p w14:paraId="32C01216" w14:textId="77777777" w:rsidR="00A73339" w:rsidRPr="00596A3A" w:rsidRDefault="00A73339" w:rsidP="00C80695">
            <w:pPr>
              <w:spacing w:before="0" w:after="0"/>
              <w:rPr>
                <w:rFonts w:ascii="Arial" w:hAnsi="Arial" w:cs="Arial"/>
                <w:sz w:val="20"/>
                <w:szCs w:val="20"/>
              </w:rPr>
            </w:pPr>
          </w:p>
        </w:tc>
        <w:tc>
          <w:tcPr>
            <w:tcW w:w="397" w:type="pct"/>
            <w:noWrap/>
            <w:hideMark/>
          </w:tcPr>
          <w:p w14:paraId="0D82B7C7" w14:textId="77777777" w:rsidR="00A73339" w:rsidRPr="00596A3A" w:rsidRDefault="00A73339" w:rsidP="00C80695">
            <w:pPr>
              <w:spacing w:before="0" w:after="0"/>
              <w:rPr>
                <w:rFonts w:ascii="Arial" w:hAnsi="Arial" w:cs="Arial"/>
                <w:sz w:val="20"/>
                <w:szCs w:val="20"/>
              </w:rPr>
            </w:pPr>
          </w:p>
        </w:tc>
      </w:tr>
      <w:tr w:rsidR="00685995" w:rsidRPr="00596A3A" w14:paraId="5E1C8030" w14:textId="77777777" w:rsidTr="00685995">
        <w:tc>
          <w:tcPr>
            <w:tcW w:w="845" w:type="pct"/>
            <w:vMerge/>
            <w:noWrap/>
            <w:vAlign w:val="center"/>
          </w:tcPr>
          <w:p w14:paraId="6F53B485"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941485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Nomonyx dominicus</w:t>
            </w:r>
          </w:p>
        </w:tc>
        <w:tc>
          <w:tcPr>
            <w:tcW w:w="1269" w:type="pct"/>
            <w:noWrap/>
            <w:hideMark/>
          </w:tcPr>
          <w:p w14:paraId="58809BA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Pato enmascarado</w:t>
            </w:r>
          </w:p>
        </w:tc>
        <w:tc>
          <w:tcPr>
            <w:tcW w:w="1354" w:type="pct"/>
            <w:noWrap/>
            <w:hideMark/>
          </w:tcPr>
          <w:p w14:paraId="58E0271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2A496E62" w14:textId="77777777" w:rsidR="00A73339" w:rsidRPr="00596A3A" w:rsidRDefault="00A73339" w:rsidP="00C80695">
            <w:pPr>
              <w:spacing w:before="0" w:after="0"/>
              <w:rPr>
                <w:rFonts w:ascii="Arial" w:hAnsi="Arial" w:cs="Arial"/>
                <w:sz w:val="20"/>
                <w:szCs w:val="20"/>
              </w:rPr>
            </w:pPr>
          </w:p>
        </w:tc>
      </w:tr>
      <w:tr w:rsidR="00685995" w:rsidRPr="00596A3A" w14:paraId="14ABCBD4" w14:textId="77777777" w:rsidTr="00685995">
        <w:tc>
          <w:tcPr>
            <w:tcW w:w="845" w:type="pct"/>
            <w:vMerge/>
            <w:noWrap/>
            <w:vAlign w:val="center"/>
          </w:tcPr>
          <w:p w14:paraId="066EA26F"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D5A2C8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Dendrocygna autumnalis</w:t>
            </w:r>
          </w:p>
        </w:tc>
        <w:tc>
          <w:tcPr>
            <w:tcW w:w="1269" w:type="pct"/>
            <w:noWrap/>
            <w:hideMark/>
          </w:tcPr>
          <w:p w14:paraId="676A22D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Pijije ala blanca</w:t>
            </w:r>
          </w:p>
        </w:tc>
        <w:tc>
          <w:tcPr>
            <w:tcW w:w="1354" w:type="pct"/>
            <w:noWrap/>
            <w:hideMark/>
          </w:tcPr>
          <w:p w14:paraId="6DC73AA4" w14:textId="77777777" w:rsidR="00A73339" w:rsidRPr="00596A3A" w:rsidRDefault="00A73339" w:rsidP="00C80695">
            <w:pPr>
              <w:spacing w:before="0" w:after="0"/>
              <w:rPr>
                <w:rFonts w:ascii="Arial" w:hAnsi="Arial" w:cs="Arial"/>
                <w:sz w:val="20"/>
                <w:szCs w:val="20"/>
              </w:rPr>
            </w:pPr>
          </w:p>
        </w:tc>
        <w:tc>
          <w:tcPr>
            <w:tcW w:w="397" w:type="pct"/>
            <w:noWrap/>
            <w:hideMark/>
          </w:tcPr>
          <w:p w14:paraId="0F2189B0" w14:textId="77777777" w:rsidR="00A73339" w:rsidRPr="00596A3A" w:rsidRDefault="00A73339" w:rsidP="00C80695">
            <w:pPr>
              <w:spacing w:before="0" w:after="0"/>
              <w:rPr>
                <w:rFonts w:ascii="Arial" w:hAnsi="Arial" w:cs="Arial"/>
                <w:sz w:val="20"/>
                <w:szCs w:val="20"/>
              </w:rPr>
            </w:pPr>
          </w:p>
        </w:tc>
      </w:tr>
      <w:tr w:rsidR="00685995" w:rsidRPr="00596A3A" w14:paraId="71E530A5" w14:textId="77777777" w:rsidTr="00685995">
        <w:tc>
          <w:tcPr>
            <w:tcW w:w="845" w:type="pct"/>
            <w:vMerge/>
            <w:noWrap/>
            <w:vAlign w:val="center"/>
          </w:tcPr>
          <w:p w14:paraId="1DB741E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A683C7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Dendrocygna bicolor</w:t>
            </w:r>
          </w:p>
        </w:tc>
        <w:tc>
          <w:tcPr>
            <w:tcW w:w="1269" w:type="pct"/>
            <w:noWrap/>
            <w:hideMark/>
          </w:tcPr>
          <w:p w14:paraId="2BE4A39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Pijije canelo</w:t>
            </w:r>
          </w:p>
        </w:tc>
        <w:tc>
          <w:tcPr>
            <w:tcW w:w="1354" w:type="pct"/>
            <w:noWrap/>
            <w:hideMark/>
          </w:tcPr>
          <w:p w14:paraId="7D654D3E" w14:textId="77777777" w:rsidR="00A73339" w:rsidRPr="00596A3A" w:rsidRDefault="00A73339" w:rsidP="00C80695">
            <w:pPr>
              <w:spacing w:before="0" w:after="0"/>
              <w:rPr>
                <w:rFonts w:ascii="Arial" w:hAnsi="Arial" w:cs="Arial"/>
                <w:sz w:val="20"/>
                <w:szCs w:val="20"/>
              </w:rPr>
            </w:pPr>
          </w:p>
        </w:tc>
        <w:tc>
          <w:tcPr>
            <w:tcW w:w="397" w:type="pct"/>
            <w:noWrap/>
            <w:hideMark/>
          </w:tcPr>
          <w:p w14:paraId="32513EDB" w14:textId="77777777" w:rsidR="00A73339" w:rsidRPr="00596A3A" w:rsidRDefault="00A73339" w:rsidP="00C80695">
            <w:pPr>
              <w:spacing w:before="0" w:after="0"/>
              <w:rPr>
                <w:rFonts w:ascii="Arial" w:hAnsi="Arial" w:cs="Arial"/>
                <w:sz w:val="20"/>
                <w:szCs w:val="20"/>
              </w:rPr>
            </w:pPr>
          </w:p>
        </w:tc>
      </w:tr>
      <w:tr w:rsidR="00685995" w:rsidRPr="00596A3A" w14:paraId="424DAF85" w14:textId="77777777" w:rsidTr="00685995">
        <w:tc>
          <w:tcPr>
            <w:tcW w:w="845" w:type="pct"/>
            <w:noWrap/>
            <w:vAlign w:val="center"/>
            <w:hideMark/>
          </w:tcPr>
          <w:p w14:paraId="0088290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ANHINGIDAE</w:t>
            </w:r>
          </w:p>
        </w:tc>
        <w:tc>
          <w:tcPr>
            <w:tcW w:w="1134" w:type="pct"/>
            <w:noWrap/>
            <w:hideMark/>
          </w:tcPr>
          <w:p w14:paraId="029A810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Anhinga anhinga</w:t>
            </w:r>
          </w:p>
        </w:tc>
        <w:tc>
          <w:tcPr>
            <w:tcW w:w="1269" w:type="pct"/>
            <w:noWrap/>
            <w:hideMark/>
          </w:tcPr>
          <w:p w14:paraId="7C55C09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Anhinga americana</w:t>
            </w:r>
          </w:p>
        </w:tc>
        <w:tc>
          <w:tcPr>
            <w:tcW w:w="1354" w:type="pct"/>
            <w:noWrap/>
            <w:hideMark/>
          </w:tcPr>
          <w:p w14:paraId="00C94EC9" w14:textId="77777777" w:rsidR="00A73339" w:rsidRPr="00596A3A" w:rsidRDefault="00A73339" w:rsidP="00C80695">
            <w:pPr>
              <w:spacing w:before="0" w:after="0"/>
              <w:rPr>
                <w:rFonts w:ascii="Arial" w:hAnsi="Arial" w:cs="Arial"/>
                <w:sz w:val="20"/>
                <w:szCs w:val="20"/>
              </w:rPr>
            </w:pPr>
          </w:p>
        </w:tc>
        <w:tc>
          <w:tcPr>
            <w:tcW w:w="397" w:type="pct"/>
            <w:noWrap/>
            <w:hideMark/>
          </w:tcPr>
          <w:p w14:paraId="45E0208E" w14:textId="77777777" w:rsidR="00A73339" w:rsidRPr="00596A3A" w:rsidRDefault="00A73339" w:rsidP="00C80695">
            <w:pPr>
              <w:spacing w:before="0" w:after="0"/>
              <w:rPr>
                <w:rFonts w:ascii="Arial" w:hAnsi="Arial" w:cs="Arial"/>
                <w:sz w:val="20"/>
                <w:szCs w:val="20"/>
              </w:rPr>
            </w:pPr>
          </w:p>
        </w:tc>
      </w:tr>
      <w:tr w:rsidR="00685995" w:rsidRPr="00596A3A" w14:paraId="08F313AA" w14:textId="77777777" w:rsidTr="00685995">
        <w:tc>
          <w:tcPr>
            <w:tcW w:w="845" w:type="pct"/>
            <w:vMerge w:val="restart"/>
            <w:noWrap/>
            <w:vAlign w:val="center"/>
            <w:hideMark/>
          </w:tcPr>
          <w:p w14:paraId="39534EA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APODIDAE</w:t>
            </w:r>
          </w:p>
        </w:tc>
        <w:tc>
          <w:tcPr>
            <w:tcW w:w="1134" w:type="pct"/>
            <w:noWrap/>
            <w:hideMark/>
          </w:tcPr>
          <w:p w14:paraId="4BFCD4C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Chaetura pelagica</w:t>
            </w:r>
          </w:p>
        </w:tc>
        <w:tc>
          <w:tcPr>
            <w:tcW w:w="1269" w:type="pct"/>
            <w:noWrap/>
            <w:hideMark/>
          </w:tcPr>
          <w:p w14:paraId="3D7C938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Vencejo de chimenea</w:t>
            </w:r>
          </w:p>
        </w:tc>
        <w:tc>
          <w:tcPr>
            <w:tcW w:w="1354" w:type="pct"/>
            <w:noWrap/>
            <w:hideMark/>
          </w:tcPr>
          <w:p w14:paraId="6F34F184" w14:textId="77777777" w:rsidR="00A73339" w:rsidRPr="00596A3A" w:rsidRDefault="00A73339" w:rsidP="00C80695">
            <w:pPr>
              <w:spacing w:before="0" w:after="0"/>
              <w:rPr>
                <w:rFonts w:ascii="Arial" w:hAnsi="Arial" w:cs="Arial"/>
                <w:sz w:val="20"/>
                <w:szCs w:val="20"/>
              </w:rPr>
            </w:pPr>
          </w:p>
        </w:tc>
        <w:tc>
          <w:tcPr>
            <w:tcW w:w="397" w:type="pct"/>
            <w:noWrap/>
            <w:hideMark/>
          </w:tcPr>
          <w:p w14:paraId="5D2253BB" w14:textId="77777777" w:rsidR="00A73339" w:rsidRPr="00596A3A" w:rsidRDefault="00A73339" w:rsidP="00C80695">
            <w:pPr>
              <w:spacing w:before="0" w:after="0"/>
              <w:rPr>
                <w:rFonts w:ascii="Arial" w:hAnsi="Arial" w:cs="Arial"/>
                <w:sz w:val="20"/>
                <w:szCs w:val="20"/>
              </w:rPr>
            </w:pPr>
          </w:p>
        </w:tc>
      </w:tr>
      <w:tr w:rsidR="00685995" w:rsidRPr="00596A3A" w14:paraId="032AFC6E" w14:textId="77777777" w:rsidTr="00685995">
        <w:tc>
          <w:tcPr>
            <w:tcW w:w="845" w:type="pct"/>
            <w:vMerge/>
            <w:noWrap/>
            <w:vAlign w:val="center"/>
            <w:hideMark/>
          </w:tcPr>
          <w:p w14:paraId="7046155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BAE318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Chaetura vauxi</w:t>
            </w:r>
          </w:p>
        </w:tc>
        <w:tc>
          <w:tcPr>
            <w:tcW w:w="1269" w:type="pct"/>
            <w:noWrap/>
            <w:hideMark/>
          </w:tcPr>
          <w:p w14:paraId="74AEF06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Vencejo de Vaux</w:t>
            </w:r>
          </w:p>
        </w:tc>
        <w:tc>
          <w:tcPr>
            <w:tcW w:w="1354" w:type="pct"/>
            <w:noWrap/>
            <w:hideMark/>
          </w:tcPr>
          <w:p w14:paraId="764A13AE" w14:textId="77777777" w:rsidR="00A73339" w:rsidRPr="00596A3A" w:rsidRDefault="00A73339" w:rsidP="00C80695">
            <w:pPr>
              <w:spacing w:before="0" w:after="0"/>
              <w:rPr>
                <w:rFonts w:ascii="Arial" w:hAnsi="Arial" w:cs="Arial"/>
                <w:sz w:val="20"/>
                <w:szCs w:val="20"/>
              </w:rPr>
            </w:pPr>
          </w:p>
        </w:tc>
        <w:tc>
          <w:tcPr>
            <w:tcW w:w="397" w:type="pct"/>
            <w:noWrap/>
            <w:hideMark/>
          </w:tcPr>
          <w:p w14:paraId="12E2001C" w14:textId="77777777" w:rsidR="00A73339" w:rsidRPr="00596A3A" w:rsidRDefault="00A73339" w:rsidP="00C80695">
            <w:pPr>
              <w:spacing w:before="0" w:after="0"/>
              <w:rPr>
                <w:rFonts w:ascii="Arial" w:hAnsi="Arial" w:cs="Arial"/>
                <w:sz w:val="20"/>
                <w:szCs w:val="20"/>
              </w:rPr>
            </w:pPr>
          </w:p>
        </w:tc>
      </w:tr>
      <w:tr w:rsidR="00685995" w:rsidRPr="00596A3A" w14:paraId="0A00B2BD" w14:textId="77777777" w:rsidTr="00685995">
        <w:tc>
          <w:tcPr>
            <w:tcW w:w="845" w:type="pct"/>
            <w:noWrap/>
            <w:vAlign w:val="center"/>
            <w:hideMark/>
          </w:tcPr>
          <w:p w14:paraId="2322BBA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ARAMIDAE</w:t>
            </w:r>
          </w:p>
        </w:tc>
        <w:tc>
          <w:tcPr>
            <w:tcW w:w="1134" w:type="pct"/>
            <w:noWrap/>
            <w:hideMark/>
          </w:tcPr>
          <w:p w14:paraId="068628F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Aramus guarauna</w:t>
            </w:r>
          </w:p>
        </w:tc>
        <w:tc>
          <w:tcPr>
            <w:tcW w:w="1269" w:type="pct"/>
            <w:noWrap/>
            <w:hideMark/>
          </w:tcPr>
          <w:p w14:paraId="63DEBC7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Carao</w:t>
            </w:r>
          </w:p>
        </w:tc>
        <w:tc>
          <w:tcPr>
            <w:tcW w:w="1354" w:type="pct"/>
            <w:noWrap/>
            <w:hideMark/>
          </w:tcPr>
          <w:p w14:paraId="72F1CDB1" w14:textId="77777777" w:rsidR="00A73339" w:rsidRPr="00596A3A" w:rsidRDefault="00A73339" w:rsidP="00C80695">
            <w:pPr>
              <w:spacing w:before="0" w:after="0"/>
              <w:rPr>
                <w:rFonts w:ascii="Arial" w:hAnsi="Arial" w:cs="Arial"/>
                <w:sz w:val="20"/>
                <w:szCs w:val="20"/>
              </w:rPr>
            </w:pPr>
          </w:p>
        </w:tc>
        <w:tc>
          <w:tcPr>
            <w:tcW w:w="397" w:type="pct"/>
            <w:noWrap/>
            <w:hideMark/>
          </w:tcPr>
          <w:p w14:paraId="416CE7AD" w14:textId="77777777" w:rsidR="00A73339" w:rsidRPr="00596A3A" w:rsidRDefault="00A73339" w:rsidP="00C80695">
            <w:pPr>
              <w:spacing w:before="0" w:after="0"/>
              <w:rPr>
                <w:rFonts w:ascii="Arial" w:hAnsi="Arial" w:cs="Arial"/>
                <w:sz w:val="20"/>
                <w:szCs w:val="20"/>
              </w:rPr>
            </w:pPr>
          </w:p>
        </w:tc>
      </w:tr>
      <w:tr w:rsidR="00685995" w:rsidRPr="00596A3A" w14:paraId="01D8C48C" w14:textId="77777777" w:rsidTr="00685995">
        <w:tc>
          <w:tcPr>
            <w:tcW w:w="845" w:type="pct"/>
            <w:vMerge w:val="restart"/>
            <w:noWrap/>
            <w:vAlign w:val="center"/>
            <w:hideMark/>
          </w:tcPr>
          <w:p w14:paraId="57D5BCC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lastRenderedPageBreak/>
              <w:t>ARDEIDAE</w:t>
            </w:r>
          </w:p>
        </w:tc>
        <w:tc>
          <w:tcPr>
            <w:tcW w:w="1134" w:type="pct"/>
            <w:noWrap/>
            <w:hideMark/>
          </w:tcPr>
          <w:p w14:paraId="3DB8CA8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Ardea herodias santilucae</w:t>
            </w:r>
          </w:p>
        </w:tc>
        <w:tc>
          <w:tcPr>
            <w:tcW w:w="1269" w:type="pct"/>
            <w:noWrap/>
            <w:hideMark/>
          </w:tcPr>
          <w:p w14:paraId="753E96E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Garza azul</w:t>
            </w:r>
          </w:p>
        </w:tc>
        <w:tc>
          <w:tcPr>
            <w:tcW w:w="1354" w:type="pct"/>
            <w:noWrap/>
            <w:hideMark/>
          </w:tcPr>
          <w:p w14:paraId="7D2EF68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0DB55DB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25B13B5B" w14:textId="77777777" w:rsidTr="00685995">
        <w:tc>
          <w:tcPr>
            <w:tcW w:w="845" w:type="pct"/>
            <w:vMerge/>
            <w:noWrap/>
            <w:vAlign w:val="center"/>
            <w:hideMark/>
          </w:tcPr>
          <w:p w14:paraId="73F8CF8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B3E4F6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Ardea alba</w:t>
            </w:r>
          </w:p>
        </w:tc>
        <w:tc>
          <w:tcPr>
            <w:tcW w:w="1269" w:type="pct"/>
            <w:noWrap/>
            <w:hideMark/>
          </w:tcPr>
          <w:p w14:paraId="107804D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Garza blanca</w:t>
            </w:r>
          </w:p>
        </w:tc>
        <w:tc>
          <w:tcPr>
            <w:tcW w:w="1354" w:type="pct"/>
            <w:noWrap/>
            <w:hideMark/>
          </w:tcPr>
          <w:p w14:paraId="675EACAE" w14:textId="77777777" w:rsidR="00A73339" w:rsidRPr="00596A3A" w:rsidRDefault="00A73339" w:rsidP="00C80695">
            <w:pPr>
              <w:spacing w:before="0" w:after="0"/>
              <w:rPr>
                <w:rFonts w:ascii="Arial" w:hAnsi="Arial" w:cs="Arial"/>
                <w:sz w:val="20"/>
                <w:szCs w:val="20"/>
              </w:rPr>
            </w:pPr>
          </w:p>
        </w:tc>
        <w:tc>
          <w:tcPr>
            <w:tcW w:w="397" w:type="pct"/>
            <w:noWrap/>
            <w:hideMark/>
          </w:tcPr>
          <w:p w14:paraId="361383BA" w14:textId="77777777" w:rsidR="00A73339" w:rsidRPr="00596A3A" w:rsidRDefault="00A73339" w:rsidP="00C80695">
            <w:pPr>
              <w:spacing w:before="0" w:after="0"/>
              <w:rPr>
                <w:rFonts w:ascii="Arial" w:hAnsi="Arial" w:cs="Arial"/>
                <w:sz w:val="20"/>
                <w:szCs w:val="20"/>
              </w:rPr>
            </w:pPr>
          </w:p>
        </w:tc>
      </w:tr>
      <w:tr w:rsidR="00685995" w:rsidRPr="00596A3A" w14:paraId="443F4719" w14:textId="77777777" w:rsidTr="00685995">
        <w:tc>
          <w:tcPr>
            <w:tcW w:w="845" w:type="pct"/>
            <w:vMerge/>
            <w:noWrap/>
            <w:vAlign w:val="center"/>
            <w:hideMark/>
          </w:tcPr>
          <w:p w14:paraId="1B3EE22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676F90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Botaurus lentiginosus</w:t>
            </w:r>
          </w:p>
        </w:tc>
        <w:tc>
          <w:tcPr>
            <w:tcW w:w="1269" w:type="pct"/>
            <w:noWrap/>
            <w:hideMark/>
          </w:tcPr>
          <w:p w14:paraId="2D3CCCA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Avetoro del Eje Neovolcánico</w:t>
            </w:r>
          </w:p>
        </w:tc>
        <w:tc>
          <w:tcPr>
            <w:tcW w:w="1354" w:type="pct"/>
            <w:noWrap/>
            <w:hideMark/>
          </w:tcPr>
          <w:p w14:paraId="1084CCB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51AF1180" w14:textId="77777777" w:rsidR="00A73339" w:rsidRPr="00596A3A" w:rsidRDefault="00A73339" w:rsidP="00C80695">
            <w:pPr>
              <w:spacing w:before="0" w:after="0"/>
              <w:rPr>
                <w:rFonts w:ascii="Arial" w:hAnsi="Arial" w:cs="Arial"/>
                <w:sz w:val="20"/>
                <w:szCs w:val="20"/>
              </w:rPr>
            </w:pPr>
          </w:p>
        </w:tc>
      </w:tr>
      <w:tr w:rsidR="00685995" w:rsidRPr="00596A3A" w14:paraId="2DBED259" w14:textId="77777777" w:rsidTr="00685995">
        <w:tc>
          <w:tcPr>
            <w:tcW w:w="845" w:type="pct"/>
            <w:vMerge/>
            <w:noWrap/>
            <w:vAlign w:val="center"/>
            <w:hideMark/>
          </w:tcPr>
          <w:p w14:paraId="4A975DA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BEFB14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Botaurus pinnatus</w:t>
            </w:r>
          </w:p>
        </w:tc>
        <w:tc>
          <w:tcPr>
            <w:tcW w:w="1269" w:type="pct"/>
            <w:noWrap/>
            <w:hideMark/>
          </w:tcPr>
          <w:p w14:paraId="25707E5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Avetoro neotropical</w:t>
            </w:r>
          </w:p>
        </w:tc>
        <w:tc>
          <w:tcPr>
            <w:tcW w:w="1354" w:type="pct"/>
            <w:noWrap/>
            <w:hideMark/>
          </w:tcPr>
          <w:p w14:paraId="67AC3E2D" w14:textId="77777777" w:rsidR="00A73339" w:rsidRPr="00596A3A" w:rsidRDefault="00A73339" w:rsidP="00C80695">
            <w:pPr>
              <w:spacing w:before="0" w:after="0"/>
              <w:rPr>
                <w:rFonts w:ascii="Arial" w:hAnsi="Arial" w:cs="Arial"/>
                <w:sz w:val="20"/>
                <w:szCs w:val="20"/>
              </w:rPr>
            </w:pPr>
          </w:p>
        </w:tc>
        <w:tc>
          <w:tcPr>
            <w:tcW w:w="397" w:type="pct"/>
            <w:noWrap/>
            <w:hideMark/>
          </w:tcPr>
          <w:p w14:paraId="55DA2B60" w14:textId="77777777" w:rsidR="00A73339" w:rsidRPr="00596A3A" w:rsidRDefault="00A73339" w:rsidP="00C80695">
            <w:pPr>
              <w:spacing w:before="0" w:after="0"/>
              <w:rPr>
                <w:rFonts w:ascii="Arial" w:hAnsi="Arial" w:cs="Arial"/>
                <w:sz w:val="20"/>
                <w:szCs w:val="20"/>
              </w:rPr>
            </w:pPr>
          </w:p>
        </w:tc>
      </w:tr>
      <w:tr w:rsidR="00685995" w:rsidRPr="00596A3A" w14:paraId="16EC59D0" w14:textId="77777777" w:rsidTr="00685995">
        <w:tc>
          <w:tcPr>
            <w:tcW w:w="845" w:type="pct"/>
            <w:vMerge/>
            <w:noWrap/>
            <w:vAlign w:val="center"/>
            <w:hideMark/>
          </w:tcPr>
          <w:p w14:paraId="0C987D52"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10C763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Bubulcus ibis</w:t>
            </w:r>
          </w:p>
        </w:tc>
        <w:tc>
          <w:tcPr>
            <w:tcW w:w="1269" w:type="pct"/>
            <w:noWrap/>
            <w:hideMark/>
          </w:tcPr>
          <w:p w14:paraId="662054D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Garza ganadera</w:t>
            </w:r>
          </w:p>
        </w:tc>
        <w:tc>
          <w:tcPr>
            <w:tcW w:w="1354" w:type="pct"/>
            <w:noWrap/>
            <w:hideMark/>
          </w:tcPr>
          <w:p w14:paraId="016326FB" w14:textId="77777777" w:rsidR="00A73339" w:rsidRPr="00596A3A" w:rsidRDefault="00A73339" w:rsidP="00C80695">
            <w:pPr>
              <w:spacing w:before="0" w:after="0"/>
              <w:rPr>
                <w:rFonts w:ascii="Arial" w:hAnsi="Arial" w:cs="Arial"/>
                <w:sz w:val="20"/>
                <w:szCs w:val="20"/>
              </w:rPr>
            </w:pPr>
          </w:p>
        </w:tc>
        <w:tc>
          <w:tcPr>
            <w:tcW w:w="397" w:type="pct"/>
            <w:noWrap/>
            <w:hideMark/>
          </w:tcPr>
          <w:p w14:paraId="53DB161E" w14:textId="77777777" w:rsidR="00A73339" w:rsidRPr="00596A3A" w:rsidRDefault="00A73339" w:rsidP="00C80695">
            <w:pPr>
              <w:spacing w:before="0" w:after="0"/>
              <w:rPr>
                <w:rFonts w:ascii="Arial" w:hAnsi="Arial" w:cs="Arial"/>
                <w:sz w:val="20"/>
                <w:szCs w:val="20"/>
              </w:rPr>
            </w:pPr>
          </w:p>
        </w:tc>
      </w:tr>
      <w:tr w:rsidR="00685995" w:rsidRPr="00596A3A" w14:paraId="1702D3B9" w14:textId="77777777" w:rsidTr="00685995">
        <w:tc>
          <w:tcPr>
            <w:tcW w:w="845" w:type="pct"/>
            <w:vMerge/>
            <w:noWrap/>
            <w:vAlign w:val="center"/>
            <w:hideMark/>
          </w:tcPr>
          <w:p w14:paraId="043E487F"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46FF1F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Butorides striatus</w:t>
            </w:r>
          </w:p>
        </w:tc>
        <w:tc>
          <w:tcPr>
            <w:tcW w:w="1269" w:type="pct"/>
            <w:noWrap/>
            <w:hideMark/>
          </w:tcPr>
          <w:p w14:paraId="35A3B6E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Garcita azulada</w:t>
            </w:r>
          </w:p>
        </w:tc>
        <w:tc>
          <w:tcPr>
            <w:tcW w:w="1354" w:type="pct"/>
            <w:noWrap/>
            <w:hideMark/>
          </w:tcPr>
          <w:p w14:paraId="64AB9726" w14:textId="77777777" w:rsidR="00A73339" w:rsidRPr="00596A3A" w:rsidRDefault="00A73339" w:rsidP="00C80695">
            <w:pPr>
              <w:spacing w:before="0" w:after="0"/>
              <w:rPr>
                <w:rFonts w:ascii="Arial" w:hAnsi="Arial" w:cs="Arial"/>
                <w:sz w:val="20"/>
                <w:szCs w:val="20"/>
              </w:rPr>
            </w:pPr>
          </w:p>
        </w:tc>
        <w:tc>
          <w:tcPr>
            <w:tcW w:w="397" w:type="pct"/>
            <w:noWrap/>
            <w:hideMark/>
          </w:tcPr>
          <w:p w14:paraId="25D27C9A" w14:textId="77777777" w:rsidR="00A73339" w:rsidRPr="00596A3A" w:rsidRDefault="00A73339" w:rsidP="00C80695">
            <w:pPr>
              <w:spacing w:before="0" w:after="0"/>
              <w:rPr>
                <w:rFonts w:ascii="Arial" w:hAnsi="Arial" w:cs="Arial"/>
                <w:sz w:val="20"/>
                <w:szCs w:val="20"/>
              </w:rPr>
            </w:pPr>
          </w:p>
        </w:tc>
      </w:tr>
      <w:tr w:rsidR="00685995" w:rsidRPr="00596A3A" w14:paraId="0A506E6A" w14:textId="77777777" w:rsidTr="00685995">
        <w:tc>
          <w:tcPr>
            <w:tcW w:w="845" w:type="pct"/>
            <w:vMerge/>
            <w:noWrap/>
            <w:vAlign w:val="center"/>
            <w:hideMark/>
          </w:tcPr>
          <w:p w14:paraId="62812763"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FD0F03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Cochlearius cochlearius</w:t>
            </w:r>
          </w:p>
        </w:tc>
        <w:tc>
          <w:tcPr>
            <w:tcW w:w="1269" w:type="pct"/>
            <w:noWrap/>
            <w:hideMark/>
          </w:tcPr>
          <w:p w14:paraId="5D9CFD8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Garza cucharón</w:t>
            </w:r>
          </w:p>
        </w:tc>
        <w:tc>
          <w:tcPr>
            <w:tcW w:w="1354" w:type="pct"/>
            <w:noWrap/>
            <w:hideMark/>
          </w:tcPr>
          <w:p w14:paraId="6AB6BB58" w14:textId="77777777" w:rsidR="00A73339" w:rsidRPr="00596A3A" w:rsidRDefault="00A73339" w:rsidP="00C80695">
            <w:pPr>
              <w:spacing w:before="0" w:after="0"/>
              <w:rPr>
                <w:rFonts w:ascii="Arial" w:hAnsi="Arial" w:cs="Arial"/>
                <w:sz w:val="20"/>
                <w:szCs w:val="20"/>
              </w:rPr>
            </w:pPr>
          </w:p>
        </w:tc>
        <w:tc>
          <w:tcPr>
            <w:tcW w:w="397" w:type="pct"/>
            <w:noWrap/>
            <w:hideMark/>
          </w:tcPr>
          <w:p w14:paraId="7F3E0B9C" w14:textId="77777777" w:rsidR="00A73339" w:rsidRPr="00596A3A" w:rsidRDefault="00A73339" w:rsidP="00C80695">
            <w:pPr>
              <w:spacing w:before="0" w:after="0"/>
              <w:rPr>
                <w:rFonts w:ascii="Arial" w:hAnsi="Arial" w:cs="Arial"/>
                <w:sz w:val="20"/>
                <w:szCs w:val="20"/>
              </w:rPr>
            </w:pPr>
          </w:p>
        </w:tc>
      </w:tr>
      <w:tr w:rsidR="00685995" w:rsidRPr="00596A3A" w14:paraId="591245FE" w14:textId="77777777" w:rsidTr="00685995">
        <w:tc>
          <w:tcPr>
            <w:tcW w:w="845" w:type="pct"/>
            <w:vMerge/>
            <w:noWrap/>
            <w:vAlign w:val="center"/>
            <w:hideMark/>
          </w:tcPr>
          <w:p w14:paraId="4AA88D08"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F37526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Egretta caerulea</w:t>
            </w:r>
          </w:p>
        </w:tc>
        <w:tc>
          <w:tcPr>
            <w:tcW w:w="1269" w:type="pct"/>
            <w:noWrap/>
            <w:hideMark/>
          </w:tcPr>
          <w:p w14:paraId="48614C3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Garceta azul</w:t>
            </w:r>
          </w:p>
        </w:tc>
        <w:tc>
          <w:tcPr>
            <w:tcW w:w="1354" w:type="pct"/>
            <w:noWrap/>
            <w:hideMark/>
          </w:tcPr>
          <w:p w14:paraId="57B53A5C" w14:textId="77777777" w:rsidR="00A73339" w:rsidRPr="00596A3A" w:rsidRDefault="00A73339" w:rsidP="00C80695">
            <w:pPr>
              <w:spacing w:before="0" w:after="0"/>
              <w:rPr>
                <w:rFonts w:ascii="Arial" w:hAnsi="Arial" w:cs="Arial"/>
                <w:sz w:val="20"/>
                <w:szCs w:val="20"/>
              </w:rPr>
            </w:pPr>
          </w:p>
        </w:tc>
        <w:tc>
          <w:tcPr>
            <w:tcW w:w="397" w:type="pct"/>
            <w:noWrap/>
            <w:hideMark/>
          </w:tcPr>
          <w:p w14:paraId="5E8CC299" w14:textId="77777777" w:rsidR="00A73339" w:rsidRPr="00596A3A" w:rsidRDefault="00A73339" w:rsidP="00C80695">
            <w:pPr>
              <w:spacing w:before="0" w:after="0"/>
              <w:rPr>
                <w:rFonts w:ascii="Arial" w:hAnsi="Arial" w:cs="Arial"/>
                <w:sz w:val="20"/>
                <w:szCs w:val="20"/>
              </w:rPr>
            </w:pPr>
          </w:p>
        </w:tc>
      </w:tr>
      <w:tr w:rsidR="00685995" w:rsidRPr="00596A3A" w14:paraId="03175F1C" w14:textId="77777777" w:rsidTr="00685995">
        <w:tc>
          <w:tcPr>
            <w:tcW w:w="845" w:type="pct"/>
            <w:vMerge/>
            <w:noWrap/>
            <w:vAlign w:val="center"/>
            <w:hideMark/>
          </w:tcPr>
          <w:p w14:paraId="2D13F605"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1D1E20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Egretta rufescens</w:t>
            </w:r>
          </w:p>
        </w:tc>
        <w:tc>
          <w:tcPr>
            <w:tcW w:w="1269" w:type="pct"/>
            <w:noWrap/>
            <w:hideMark/>
          </w:tcPr>
          <w:p w14:paraId="1BD7FF1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Garceta rojiza</w:t>
            </w:r>
          </w:p>
        </w:tc>
        <w:tc>
          <w:tcPr>
            <w:tcW w:w="1354" w:type="pct"/>
            <w:noWrap/>
            <w:hideMark/>
          </w:tcPr>
          <w:p w14:paraId="48617D7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5F16A727" w14:textId="77777777" w:rsidR="00A73339" w:rsidRPr="00596A3A" w:rsidRDefault="00A73339" w:rsidP="00C80695">
            <w:pPr>
              <w:spacing w:before="0" w:after="0"/>
              <w:rPr>
                <w:rFonts w:ascii="Arial" w:hAnsi="Arial" w:cs="Arial"/>
                <w:sz w:val="20"/>
                <w:szCs w:val="20"/>
              </w:rPr>
            </w:pPr>
          </w:p>
        </w:tc>
      </w:tr>
      <w:tr w:rsidR="00685995" w:rsidRPr="00596A3A" w14:paraId="4B37BC3A" w14:textId="77777777" w:rsidTr="00685995">
        <w:tc>
          <w:tcPr>
            <w:tcW w:w="845" w:type="pct"/>
            <w:vMerge/>
            <w:noWrap/>
            <w:vAlign w:val="center"/>
            <w:hideMark/>
          </w:tcPr>
          <w:p w14:paraId="32A863C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108A26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Egretta thula</w:t>
            </w:r>
          </w:p>
        </w:tc>
        <w:tc>
          <w:tcPr>
            <w:tcW w:w="1269" w:type="pct"/>
            <w:noWrap/>
            <w:hideMark/>
          </w:tcPr>
          <w:p w14:paraId="434A795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Garceta pie-dorado</w:t>
            </w:r>
          </w:p>
        </w:tc>
        <w:tc>
          <w:tcPr>
            <w:tcW w:w="1354" w:type="pct"/>
            <w:noWrap/>
            <w:hideMark/>
          </w:tcPr>
          <w:p w14:paraId="1B1D11F7" w14:textId="77777777" w:rsidR="00A73339" w:rsidRPr="00596A3A" w:rsidRDefault="00A73339" w:rsidP="00C80695">
            <w:pPr>
              <w:spacing w:before="0" w:after="0"/>
              <w:rPr>
                <w:rFonts w:ascii="Arial" w:hAnsi="Arial" w:cs="Arial"/>
                <w:sz w:val="20"/>
                <w:szCs w:val="20"/>
              </w:rPr>
            </w:pPr>
          </w:p>
        </w:tc>
        <w:tc>
          <w:tcPr>
            <w:tcW w:w="397" w:type="pct"/>
            <w:noWrap/>
            <w:hideMark/>
          </w:tcPr>
          <w:p w14:paraId="4546E122" w14:textId="77777777" w:rsidR="00A73339" w:rsidRPr="00596A3A" w:rsidRDefault="00A73339" w:rsidP="00C80695">
            <w:pPr>
              <w:spacing w:before="0" w:after="0"/>
              <w:rPr>
                <w:rFonts w:ascii="Arial" w:hAnsi="Arial" w:cs="Arial"/>
                <w:sz w:val="20"/>
                <w:szCs w:val="20"/>
              </w:rPr>
            </w:pPr>
          </w:p>
        </w:tc>
      </w:tr>
      <w:tr w:rsidR="00685995" w:rsidRPr="00596A3A" w14:paraId="7B2A8EE7" w14:textId="77777777" w:rsidTr="00685995">
        <w:tc>
          <w:tcPr>
            <w:tcW w:w="845" w:type="pct"/>
            <w:vMerge/>
            <w:noWrap/>
            <w:vAlign w:val="center"/>
            <w:hideMark/>
          </w:tcPr>
          <w:p w14:paraId="343CE5F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F4F405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Egretta tricolor</w:t>
            </w:r>
          </w:p>
        </w:tc>
        <w:tc>
          <w:tcPr>
            <w:tcW w:w="1269" w:type="pct"/>
            <w:noWrap/>
            <w:hideMark/>
          </w:tcPr>
          <w:p w14:paraId="3E6372D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Garceta tricolor</w:t>
            </w:r>
          </w:p>
        </w:tc>
        <w:tc>
          <w:tcPr>
            <w:tcW w:w="1354" w:type="pct"/>
            <w:noWrap/>
            <w:hideMark/>
          </w:tcPr>
          <w:p w14:paraId="08396EE9" w14:textId="77777777" w:rsidR="00A73339" w:rsidRPr="00596A3A" w:rsidRDefault="00A73339" w:rsidP="00C80695">
            <w:pPr>
              <w:spacing w:before="0" w:after="0"/>
              <w:rPr>
                <w:rFonts w:ascii="Arial" w:hAnsi="Arial" w:cs="Arial"/>
                <w:sz w:val="20"/>
                <w:szCs w:val="20"/>
              </w:rPr>
            </w:pPr>
          </w:p>
        </w:tc>
        <w:tc>
          <w:tcPr>
            <w:tcW w:w="397" w:type="pct"/>
            <w:noWrap/>
            <w:hideMark/>
          </w:tcPr>
          <w:p w14:paraId="1E609B17" w14:textId="77777777" w:rsidR="00A73339" w:rsidRPr="00596A3A" w:rsidRDefault="00A73339" w:rsidP="00C80695">
            <w:pPr>
              <w:spacing w:before="0" w:after="0"/>
              <w:rPr>
                <w:rFonts w:ascii="Arial" w:hAnsi="Arial" w:cs="Arial"/>
                <w:sz w:val="20"/>
                <w:szCs w:val="20"/>
              </w:rPr>
            </w:pPr>
          </w:p>
        </w:tc>
      </w:tr>
      <w:tr w:rsidR="00685995" w:rsidRPr="00596A3A" w14:paraId="70C3B6CB" w14:textId="77777777" w:rsidTr="00685995">
        <w:tc>
          <w:tcPr>
            <w:tcW w:w="845" w:type="pct"/>
            <w:vMerge/>
            <w:noWrap/>
            <w:vAlign w:val="center"/>
            <w:hideMark/>
          </w:tcPr>
          <w:p w14:paraId="2AB9340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E0E7B1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Ixobrychus exilis</w:t>
            </w:r>
          </w:p>
        </w:tc>
        <w:tc>
          <w:tcPr>
            <w:tcW w:w="1269" w:type="pct"/>
            <w:noWrap/>
            <w:hideMark/>
          </w:tcPr>
          <w:p w14:paraId="2C93F25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Avetoro mínimo</w:t>
            </w:r>
          </w:p>
        </w:tc>
        <w:tc>
          <w:tcPr>
            <w:tcW w:w="1354" w:type="pct"/>
            <w:noWrap/>
            <w:hideMark/>
          </w:tcPr>
          <w:p w14:paraId="42C42801" w14:textId="77777777" w:rsidR="00A73339" w:rsidRPr="00596A3A" w:rsidRDefault="00A73339" w:rsidP="00C80695">
            <w:pPr>
              <w:spacing w:before="0" w:after="0"/>
              <w:rPr>
                <w:rFonts w:ascii="Arial" w:hAnsi="Arial" w:cs="Arial"/>
                <w:sz w:val="20"/>
                <w:szCs w:val="20"/>
              </w:rPr>
            </w:pPr>
          </w:p>
        </w:tc>
        <w:tc>
          <w:tcPr>
            <w:tcW w:w="397" w:type="pct"/>
            <w:noWrap/>
            <w:hideMark/>
          </w:tcPr>
          <w:p w14:paraId="7A3F7DA2" w14:textId="77777777" w:rsidR="00A73339" w:rsidRPr="00596A3A" w:rsidRDefault="00A73339" w:rsidP="00C80695">
            <w:pPr>
              <w:spacing w:before="0" w:after="0"/>
              <w:rPr>
                <w:rFonts w:ascii="Arial" w:hAnsi="Arial" w:cs="Arial"/>
                <w:sz w:val="20"/>
                <w:szCs w:val="20"/>
              </w:rPr>
            </w:pPr>
          </w:p>
        </w:tc>
      </w:tr>
      <w:tr w:rsidR="00685995" w:rsidRPr="00596A3A" w14:paraId="619341CA" w14:textId="77777777" w:rsidTr="00685995">
        <w:tc>
          <w:tcPr>
            <w:tcW w:w="845" w:type="pct"/>
            <w:vMerge/>
            <w:noWrap/>
            <w:vAlign w:val="center"/>
            <w:hideMark/>
          </w:tcPr>
          <w:p w14:paraId="1F488F32"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DAA37F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Nyctanassa violacea gravirostris</w:t>
            </w:r>
          </w:p>
        </w:tc>
        <w:tc>
          <w:tcPr>
            <w:tcW w:w="1269" w:type="pct"/>
            <w:noWrap/>
            <w:hideMark/>
          </w:tcPr>
          <w:p w14:paraId="463217E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Pedrete corona clara de Socorro</w:t>
            </w:r>
          </w:p>
        </w:tc>
        <w:tc>
          <w:tcPr>
            <w:tcW w:w="1354" w:type="pct"/>
            <w:noWrap/>
            <w:hideMark/>
          </w:tcPr>
          <w:p w14:paraId="0ACB1D6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2D34E71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2753B1B0" w14:textId="77777777" w:rsidTr="00685995">
        <w:tc>
          <w:tcPr>
            <w:tcW w:w="845" w:type="pct"/>
            <w:vMerge/>
            <w:noWrap/>
            <w:vAlign w:val="center"/>
            <w:hideMark/>
          </w:tcPr>
          <w:p w14:paraId="694FBEB1"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353841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Nycticorax nycticorax</w:t>
            </w:r>
          </w:p>
        </w:tc>
        <w:tc>
          <w:tcPr>
            <w:tcW w:w="1269" w:type="pct"/>
            <w:noWrap/>
            <w:hideMark/>
          </w:tcPr>
          <w:p w14:paraId="2600110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Pedrete corona negra</w:t>
            </w:r>
          </w:p>
        </w:tc>
        <w:tc>
          <w:tcPr>
            <w:tcW w:w="1354" w:type="pct"/>
            <w:noWrap/>
            <w:hideMark/>
          </w:tcPr>
          <w:p w14:paraId="6B99C767" w14:textId="77777777" w:rsidR="00A73339" w:rsidRPr="00596A3A" w:rsidRDefault="00A73339" w:rsidP="00C80695">
            <w:pPr>
              <w:spacing w:before="0" w:after="0"/>
              <w:rPr>
                <w:rFonts w:ascii="Arial" w:hAnsi="Arial" w:cs="Arial"/>
                <w:sz w:val="20"/>
                <w:szCs w:val="20"/>
              </w:rPr>
            </w:pPr>
          </w:p>
        </w:tc>
        <w:tc>
          <w:tcPr>
            <w:tcW w:w="397" w:type="pct"/>
            <w:noWrap/>
            <w:hideMark/>
          </w:tcPr>
          <w:p w14:paraId="0583AB6A" w14:textId="77777777" w:rsidR="00A73339" w:rsidRPr="00596A3A" w:rsidRDefault="00A73339" w:rsidP="00C80695">
            <w:pPr>
              <w:spacing w:before="0" w:after="0"/>
              <w:rPr>
                <w:rFonts w:ascii="Arial" w:hAnsi="Arial" w:cs="Arial"/>
                <w:sz w:val="20"/>
                <w:szCs w:val="20"/>
              </w:rPr>
            </w:pPr>
          </w:p>
        </w:tc>
      </w:tr>
      <w:tr w:rsidR="00685995" w:rsidRPr="00596A3A" w14:paraId="38D9E65B" w14:textId="77777777" w:rsidTr="00685995">
        <w:tc>
          <w:tcPr>
            <w:tcW w:w="845" w:type="pct"/>
            <w:vMerge/>
            <w:noWrap/>
            <w:vAlign w:val="center"/>
            <w:hideMark/>
          </w:tcPr>
          <w:p w14:paraId="50D47EE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3157F8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Tigrisoma mexicanum</w:t>
            </w:r>
          </w:p>
        </w:tc>
        <w:tc>
          <w:tcPr>
            <w:tcW w:w="1269" w:type="pct"/>
            <w:noWrap/>
            <w:hideMark/>
          </w:tcPr>
          <w:p w14:paraId="6ACADB9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Garza-tigre mexicana</w:t>
            </w:r>
          </w:p>
        </w:tc>
        <w:tc>
          <w:tcPr>
            <w:tcW w:w="1354" w:type="pct"/>
            <w:noWrap/>
            <w:hideMark/>
          </w:tcPr>
          <w:p w14:paraId="03577034" w14:textId="77777777" w:rsidR="00A73339" w:rsidRPr="00596A3A" w:rsidRDefault="00A73339" w:rsidP="00C80695">
            <w:pPr>
              <w:spacing w:before="0" w:after="0"/>
              <w:rPr>
                <w:rFonts w:ascii="Arial" w:hAnsi="Arial" w:cs="Arial"/>
                <w:sz w:val="20"/>
                <w:szCs w:val="20"/>
              </w:rPr>
            </w:pPr>
          </w:p>
        </w:tc>
        <w:tc>
          <w:tcPr>
            <w:tcW w:w="397" w:type="pct"/>
            <w:noWrap/>
            <w:hideMark/>
          </w:tcPr>
          <w:p w14:paraId="4C78296C" w14:textId="77777777" w:rsidR="00A73339" w:rsidRPr="00596A3A" w:rsidRDefault="00A73339" w:rsidP="00C80695">
            <w:pPr>
              <w:spacing w:before="0" w:after="0"/>
              <w:rPr>
                <w:rFonts w:ascii="Arial" w:hAnsi="Arial" w:cs="Arial"/>
                <w:sz w:val="20"/>
                <w:szCs w:val="20"/>
              </w:rPr>
            </w:pPr>
          </w:p>
        </w:tc>
      </w:tr>
      <w:tr w:rsidR="00685995" w:rsidRPr="00596A3A" w14:paraId="0759B1F5" w14:textId="77777777" w:rsidTr="00685995">
        <w:tc>
          <w:tcPr>
            <w:tcW w:w="845" w:type="pct"/>
            <w:noWrap/>
            <w:vAlign w:val="center"/>
            <w:hideMark/>
          </w:tcPr>
          <w:p w14:paraId="1A670DE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BOMBYCILLIDAE</w:t>
            </w:r>
          </w:p>
        </w:tc>
        <w:tc>
          <w:tcPr>
            <w:tcW w:w="1134" w:type="pct"/>
            <w:noWrap/>
            <w:hideMark/>
          </w:tcPr>
          <w:p w14:paraId="7E8CE60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Bombycilla cedrorum</w:t>
            </w:r>
          </w:p>
        </w:tc>
        <w:tc>
          <w:tcPr>
            <w:tcW w:w="1269" w:type="pct"/>
            <w:noWrap/>
            <w:hideMark/>
          </w:tcPr>
          <w:p w14:paraId="7E62751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Ampelis chinito</w:t>
            </w:r>
          </w:p>
        </w:tc>
        <w:tc>
          <w:tcPr>
            <w:tcW w:w="1354" w:type="pct"/>
            <w:noWrap/>
            <w:hideMark/>
          </w:tcPr>
          <w:p w14:paraId="2232AA48" w14:textId="77777777" w:rsidR="00A73339" w:rsidRPr="00596A3A" w:rsidRDefault="00A73339" w:rsidP="00C80695">
            <w:pPr>
              <w:spacing w:before="0" w:after="0"/>
              <w:rPr>
                <w:rFonts w:ascii="Arial" w:hAnsi="Arial" w:cs="Arial"/>
                <w:sz w:val="20"/>
                <w:szCs w:val="20"/>
              </w:rPr>
            </w:pPr>
          </w:p>
        </w:tc>
        <w:tc>
          <w:tcPr>
            <w:tcW w:w="397" w:type="pct"/>
            <w:noWrap/>
            <w:hideMark/>
          </w:tcPr>
          <w:p w14:paraId="0CBB452E" w14:textId="77777777" w:rsidR="00A73339" w:rsidRPr="00596A3A" w:rsidRDefault="00A73339" w:rsidP="00C80695">
            <w:pPr>
              <w:spacing w:before="0" w:after="0"/>
              <w:rPr>
                <w:rFonts w:ascii="Arial" w:hAnsi="Arial" w:cs="Arial"/>
                <w:sz w:val="20"/>
                <w:szCs w:val="20"/>
              </w:rPr>
            </w:pPr>
          </w:p>
        </w:tc>
      </w:tr>
      <w:tr w:rsidR="00685995" w:rsidRPr="00596A3A" w14:paraId="23776015" w14:textId="77777777" w:rsidTr="00685995">
        <w:tc>
          <w:tcPr>
            <w:tcW w:w="845" w:type="pct"/>
            <w:vMerge w:val="restart"/>
            <w:noWrap/>
            <w:vAlign w:val="center"/>
            <w:hideMark/>
          </w:tcPr>
          <w:p w14:paraId="170CB8F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CAPRIMULGIDAE</w:t>
            </w:r>
          </w:p>
        </w:tc>
        <w:tc>
          <w:tcPr>
            <w:tcW w:w="1134" w:type="pct"/>
            <w:noWrap/>
            <w:hideMark/>
          </w:tcPr>
          <w:p w14:paraId="5E2138C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Caprimulgus badius</w:t>
            </w:r>
          </w:p>
        </w:tc>
        <w:tc>
          <w:tcPr>
            <w:tcW w:w="1269" w:type="pct"/>
            <w:noWrap/>
            <w:hideMark/>
          </w:tcPr>
          <w:p w14:paraId="3B8BB14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Tapacamino huil</w:t>
            </w:r>
          </w:p>
        </w:tc>
        <w:tc>
          <w:tcPr>
            <w:tcW w:w="1354" w:type="pct"/>
            <w:noWrap/>
            <w:hideMark/>
          </w:tcPr>
          <w:p w14:paraId="791C2D0E" w14:textId="77777777" w:rsidR="00A73339" w:rsidRPr="00596A3A" w:rsidRDefault="00A73339" w:rsidP="00C80695">
            <w:pPr>
              <w:spacing w:before="0" w:after="0"/>
              <w:rPr>
                <w:rFonts w:ascii="Arial" w:hAnsi="Arial" w:cs="Arial"/>
                <w:sz w:val="20"/>
                <w:szCs w:val="20"/>
              </w:rPr>
            </w:pPr>
          </w:p>
        </w:tc>
        <w:tc>
          <w:tcPr>
            <w:tcW w:w="397" w:type="pct"/>
            <w:noWrap/>
            <w:hideMark/>
          </w:tcPr>
          <w:p w14:paraId="48F96A7F" w14:textId="77777777" w:rsidR="00A73339" w:rsidRPr="00596A3A" w:rsidRDefault="00A73339" w:rsidP="00C80695">
            <w:pPr>
              <w:spacing w:before="0" w:after="0"/>
              <w:rPr>
                <w:rFonts w:ascii="Arial" w:hAnsi="Arial" w:cs="Arial"/>
                <w:sz w:val="20"/>
                <w:szCs w:val="20"/>
              </w:rPr>
            </w:pPr>
          </w:p>
        </w:tc>
      </w:tr>
      <w:tr w:rsidR="00685995" w:rsidRPr="00596A3A" w14:paraId="4C61E3A1" w14:textId="77777777" w:rsidTr="00685995">
        <w:tc>
          <w:tcPr>
            <w:tcW w:w="845" w:type="pct"/>
            <w:vMerge/>
            <w:noWrap/>
            <w:vAlign w:val="center"/>
            <w:hideMark/>
          </w:tcPr>
          <w:p w14:paraId="35ADC638"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69A1BD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Caprimulgus carolinensis</w:t>
            </w:r>
          </w:p>
        </w:tc>
        <w:tc>
          <w:tcPr>
            <w:tcW w:w="1269" w:type="pct"/>
            <w:noWrap/>
            <w:hideMark/>
          </w:tcPr>
          <w:p w14:paraId="412B34F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Tapacamino de Carolina</w:t>
            </w:r>
          </w:p>
        </w:tc>
        <w:tc>
          <w:tcPr>
            <w:tcW w:w="1354" w:type="pct"/>
            <w:noWrap/>
            <w:hideMark/>
          </w:tcPr>
          <w:p w14:paraId="319AC49D" w14:textId="77777777" w:rsidR="00A73339" w:rsidRPr="00596A3A" w:rsidRDefault="00A73339" w:rsidP="00C80695">
            <w:pPr>
              <w:spacing w:before="0" w:after="0"/>
              <w:rPr>
                <w:rFonts w:ascii="Arial" w:hAnsi="Arial" w:cs="Arial"/>
                <w:sz w:val="20"/>
                <w:szCs w:val="20"/>
              </w:rPr>
            </w:pPr>
          </w:p>
        </w:tc>
        <w:tc>
          <w:tcPr>
            <w:tcW w:w="397" w:type="pct"/>
            <w:noWrap/>
            <w:hideMark/>
          </w:tcPr>
          <w:p w14:paraId="19758451" w14:textId="77777777" w:rsidR="00A73339" w:rsidRPr="00596A3A" w:rsidRDefault="00A73339" w:rsidP="00C80695">
            <w:pPr>
              <w:spacing w:before="0" w:after="0"/>
              <w:rPr>
                <w:rFonts w:ascii="Arial" w:hAnsi="Arial" w:cs="Arial"/>
                <w:sz w:val="20"/>
                <w:szCs w:val="20"/>
              </w:rPr>
            </w:pPr>
          </w:p>
        </w:tc>
      </w:tr>
      <w:tr w:rsidR="00685995" w:rsidRPr="00596A3A" w14:paraId="3CFE3BC7" w14:textId="77777777" w:rsidTr="00685995">
        <w:tc>
          <w:tcPr>
            <w:tcW w:w="845" w:type="pct"/>
            <w:vMerge/>
            <w:noWrap/>
            <w:vAlign w:val="center"/>
            <w:hideMark/>
          </w:tcPr>
          <w:p w14:paraId="626666E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D86E72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Chordeiles acutipennis</w:t>
            </w:r>
          </w:p>
        </w:tc>
        <w:tc>
          <w:tcPr>
            <w:tcW w:w="1269" w:type="pct"/>
            <w:noWrap/>
            <w:hideMark/>
          </w:tcPr>
          <w:p w14:paraId="0B5F0D0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Chotacabras menor</w:t>
            </w:r>
          </w:p>
        </w:tc>
        <w:tc>
          <w:tcPr>
            <w:tcW w:w="1354" w:type="pct"/>
            <w:noWrap/>
            <w:hideMark/>
          </w:tcPr>
          <w:p w14:paraId="5883860E" w14:textId="77777777" w:rsidR="00A73339" w:rsidRPr="00596A3A" w:rsidRDefault="00A73339" w:rsidP="00C80695">
            <w:pPr>
              <w:spacing w:before="0" w:after="0"/>
              <w:rPr>
                <w:rFonts w:ascii="Arial" w:hAnsi="Arial" w:cs="Arial"/>
                <w:sz w:val="20"/>
                <w:szCs w:val="20"/>
              </w:rPr>
            </w:pPr>
          </w:p>
        </w:tc>
        <w:tc>
          <w:tcPr>
            <w:tcW w:w="397" w:type="pct"/>
            <w:noWrap/>
            <w:hideMark/>
          </w:tcPr>
          <w:p w14:paraId="48BAAFFC" w14:textId="77777777" w:rsidR="00A73339" w:rsidRPr="00596A3A" w:rsidRDefault="00A73339" w:rsidP="00C80695">
            <w:pPr>
              <w:spacing w:before="0" w:after="0"/>
              <w:rPr>
                <w:rFonts w:ascii="Arial" w:hAnsi="Arial" w:cs="Arial"/>
                <w:sz w:val="20"/>
                <w:szCs w:val="20"/>
              </w:rPr>
            </w:pPr>
          </w:p>
        </w:tc>
      </w:tr>
      <w:tr w:rsidR="00685995" w:rsidRPr="00596A3A" w14:paraId="7886B465" w14:textId="77777777" w:rsidTr="00685995">
        <w:tc>
          <w:tcPr>
            <w:tcW w:w="845" w:type="pct"/>
            <w:vMerge/>
            <w:noWrap/>
            <w:vAlign w:val="center"/>
            <w:hideMark/>
          </w:tcPr>
          <w:p w14:paraId="004803F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5CD80F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Chordeiles minor</w:t>
            </w:r>
          </w:p>
        </w:tc>
        <w:tc>
          <w:tcPr>
            <w:tcW w:w="1269" w:type="pct"/>
            <w:noWrap/>
            <w:hideMark/>
          </w:tcPr>
          <w:p w14:paraId="17DA245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Chotacabras zumbón</w:t>
            </w:r>
          </w:p>
        </w:tc>
        <w:tc>
          <w:tcPr>
            <w:tcW w:w="1354" w:type="pct"/>
            <w:noWrap/>
            <w:hideMark/>
          </w:tcPr>
          <w:p w14:paraId="26B192FF" w14:textId="77777777" w:rsidR="00A73339" w:rsidRPr="00596A3A" w:rsidRDefault="00A73339" w:rsidP="00C80695">
            <w:pPr>
              <w:spacing w:before="0" w:after="0"/>
              <w:rPr>
                <w:rFonts w:ascii="Arial" w:hAnsi="Arial" w:cs="Arial"/>
                <w:sz w:val="20"/>
                <w:szCs w:val="20"/>
              </w:rPr>
            </w:pPr>
          </w:p>
        </w:tc>
        <w:tc>
          <w:tcPr>
            <w:tcW w:w="397" w:type="pct"/>
            <w:noWrap/>
            <w:hideMark/>
          </w:tcPr>
          <w:p w14:paraId="0561159C" w14:textId="77777777" w:rsidR="00A73339" w:rsidRPr="00596A3A" w:rsidRDefault="00A73339" w:rsidP="00C80695">
            <w:pPr>
              <w:spacing w:before="0" w:after="0"/>
              <w:rPr>
                <w:rFonts w:ascii="Arial" w:hAnsi="Arial" w:cs="Arial"/>
                <w:sz w:val="20"/>
                <w:szCs w:val="20"/>
              </w:rPr>
            </w:pPr>
          </w:p>
        </w:tc>
      </w:tr>
      <w:tr w:rsidR="00685995" w:rsidRPr="00596A3A" w14:paraId="7D8A8FB5" w14:textId="77777777" w:rsidTr="00685995">
        <w:tc>
          <w:tcPr>
            <w:tcW w:w="845" w:type="pct"/>
            <w:vMerge/>
            <w:noWrap/>
            <w:vAlign w:val="center"/>
            <w:hideMark/>
          </w:tcPr>
          <w:p w14:paraId="62C385C5"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1EFB2C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Nyctidromus albicollis</w:t>
            </w:r>
          </w:p>
        </w:tc>
        <w:tc>
          <w:tcPr>
            <w:tcW w:w="1269" w:type="pct"/>
            <w:noWrap/>
            <w:hideMark/>
          </w:tcPr>
          <w:p w14:paraId="63AB535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Chotacabras pauraque</w:t>
            </w:r>
          </w:p>
        </w:tc>
        <w:tc>
          <w:tcPr>
            <w:tcW w:w="1354" w:type="pct"/>
            <w:noWrap/>
            <w:hideMark/>
          </w:tcPr>
          <w:p w14:paraId="3EA81309" w14:textId="77777777" w:rsidR="00A73339" w:rsidRPr="00596A3A" w:rsidRDefault="00A73339" w:rsidP="00C80695">
            <w:pPr>
              <w:spacing w:before="0" w:after="0"/>
              <w:rPr>
                <w:rFonts w:ascii="Arial" w:hAnsi="Arial" w:cs="Arial"/>
                <w:sz w:val="20"/>
                <w:szCs w:val="20"/>
              </w:rPr>
            </w:pPr>
          </w:p>
        </w:tc>
        <w:tc>
          <w:tcPr>
            <w:tcW w:w="397" w:type="pct"/>
            <w:noWrap/>
            <w:hideMark/>
          </w:tcPr>
          <w:p w14:paraId="50EF0B1F" w14:textId="77777777" w:rsidR="00A73339" w:rsidRPr="00596A3A" w:rsidRDefault="00A73339" w:rsidP="00C80695">
            <w:pPr>
              <w:spacing w:before="0" w:after="0"/>
              <w:rPr>
                <w:rFonts w:ascii="Arial" w:hAnsi="Arial" w:cs="Arial"/>
                <w:sz w:val="20"/>
                <w:szCs w:val="20"/>
              </w:rPr>
            </w:pPr>
          </w:p>
        </w:tc>
      </w:tr>
      <w:tr w:rsidR="00685995" w:rsidRPr="00596A3A" w14:paraId="32FDB474" w14:textId="77777777" w:rsidTr="00685995">
        <w:tc>
          <w:tcPr>
            <w:tcW w:w="845" w:type="pct"/>
            <w:vMerge/>
            <w:noWrap/>
            <w:vAlign w:val="center"/>
            <w:hideMark/>
          </w:tcPr>
          <w:p w14:paraId="47B7FEB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8B3F5A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Nyctiphrynus yucatanicus</w:t>
            </w:r>
          </w:p>
        </w:tc>
        <w:tc>
          <w:tcPr>
            <w:tcW w:w="1269" w:type="pct"/>
            <w:noWrap/>
            <w:hideMark/>
          </w:tcPr>
          <w:p w14:paraId="2AE481A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Tapacamino yucateco</w:t>
            </w:r>
          </w:p>
        </w:tc>
        <w:tc>
          <w:tcPr>
            <w:tcW w:w="1354" w:type="pct"/>
            <w:noWrap/>
            <w:hideMark/>
          </w:tcPr>
          <w:p w14:paraId="1B4DD588" w14:textId="77777777" w:rsidR="00A73339" w:rsidRPr="00596A3A" w:rsidRDefault="00A73339" w:rsidP="00C80695">
            <w:pPr>
              <w:spacing w:before="0" w:after="0"/>
              <w:rPr>
                <w:rFonts w:ascii="Arial" w:hAnsi="Arial" w:cs="Arial"/>
                <w:sz w:val="20"/>
                <w:szCs w:val="20"/>
              </w:rPr>
            </w:pPr>
          </w:p>
        </w:tc>
        <w:tc>
          <w:tcPr>
            <w:tcW w:w="397" w:type="pct"/>
            <w:noWrap/>
            <w:hideMark/>
          </w:tcPr>
          <w:p w14:paraId="1405864B" w14:textId="77777777" w:rsidR="00A73339" w:rsidRPr="00596A3A" w:rsidRDefault="00A73339" w:rsidP="00C80695">
            <w:pPr>
              <w:spacing w:before="0" w:after="0"/>
              <w:rPr>
                <w:rFonts w:ascii="Arial" w:hAnsi="Arial" w:cs="Arial"/>
                <w:sz w:val="20"/>
                <w:szCs w:val="20"/>
              </w:rPr>
            </w:pPr>
          </w:p>
        </w:tc>
      </w:tr>
      <w:tr w:rsidR="00685995" w:rsidRPr="00596A3A" w14:paraId="072C851C" w14:textId="77777777" w:rsidTr="00685995">
        <w:tc>
          <w:tcPr>
            <w:tcW w:w="845" w:type="pct"/>
            <w:vMerge w:val="restart"/>
            <w:noWrap/>
            <w:vAlign w:val="center"/>
            <w:hideMark/>
          </w:tcPr>
          <w:p w14:paraId="4A008B6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CARDINALIDAE</w:t>
            </w:r>
          </w:p>
        </w:tc>
        <w:tc>
          <w:tcPr>
            <w:tcW w:w="1134" w:type="pct"/>
            <w:noWrap/>
            <w:hideMark/>
          </w:tcPr>
          <w:p w14:paraId="11EFB56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Cardinalis cardinalis mariae</w:t>
            </w:r>
          </w:p>
        </w:tc>
        <w:tc>
          <w:tcPr>
            <w:tcW w:w="1269" w:type="pct"/>
            <w:noWrap/>
            <w:hideMark/>
          </w:tcPr>
          <w:p w14:paraId="340FB80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Cardenal rojo de Tres Marías</w:t>
            </w:r>
          </w:p>
        </w:tc>
        <w:tc>
          <w:tcPr>
            <w:tcW w:w="1354" w:type="pct"/>
            <w:noWrap/>
            <w:hideMark/>
          </w:tcPr>
          <w:p w14:paraId="5A134BB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314D8D2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2FF4C961" w14:textId="77777777" w:rsidTr="00685995">
        <w:tc>
          <w:tcPr>
            <w:tcW w:w="845" w:type="pct"/>
            <w:vMerge/>
            <w:noWrap/>
            <w:vAlign w:val="center"/>
            <w:hideMark/>
          </w:tcPr>
          <w:p w14:paraId="51FB2D48"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C05002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Cyanocompsa parellina</w:t>
            </w:r>
          </w:p>
        </w:tc>
        <w:tc>
          <w:tcPr>
            <w:tcW w:w="1269" w:type="pct"/>
            <w:noWrap/>
            <w:hideMark/>
          </w:tcPr>
          <w:p w14:paraId="56E34EE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Colorín azulnegro</w:t>
            </w:r>
          </w:p>
        </w:tc>
        <w:tc>
          <w:tcPr>
            <w:tcW w:w="1354" w:type="pct"/>
            <w:noWrap/>
            <w:hideMark/>
          </w:tcPr>
          <w:p w14:paraId="6955D37F" w14:textId="77777777" w:rsidR="00A73339" w:rsidRPr="00596A3A" w:rsidRDefault="00A73339" w:rsidP="00C80695">
            <w:pPr>
              <w:spacing w:before="0" w:after="0"/>
              <w:rPr>
                <w:rFonts w:ascii="Arial" w:hAnsi="Arial" w:cs="Arial"/>
                <w:sz w:val="20"/>
                <w:szCs w:val="20"/>
              </w:rPr>
            </w:pPr>
          </w:p>
        </w:tc>
        <w:tc>
          <w:tcPr>
            <w:tcW w:w="397" w:type="pct"/>
            <w:noWrap/>
            <w:hideMark/>
          </w:tcPr>
          <w:p w14:paraId="1C9F8D19" w14:textId="77777777" w:rsidR="00A73339" w:rsidRPr="00596A3A" w:rsidRDefault="00A73339" w:rsidP="00C80695">
            <w:pPr>
              <w:spacing w:before="0" w:after="0"/>
              <w:rPr>
                <w:rFonts w:ascii="Arial" w:hAnsi="Arial" w:cs="Arial"/>
                <w:sz w:val="20"/>
                <w:szCs w:val="20"/>
              </w:rPr>
            </w:pPr>
          </w:p>
        </w:tc>
      </w:tr>
      <w:tr w:rsidR="00685995" w:rsidRPr="00596A3A" w14:paraId="15A9B6B0" w14:textId="77777777" w:rsidTr="00685995">
        <w:tc>
          <w:tcPr>
            <w:tcW w:w="845" w:type="pct"/>
            <w:vMerge/>
            <w:noWrap/>
            <w:vAlign w:val="center"/>
            <w:hideMark/>
          </w:tcPr>
          <w:p w14:paraId="5CDE6B2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BC173A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Passerina aerulea</w:t>
            </w:r>
          </w:p>
        </w:tc>
        <w:tc>
          <w:tcPr>
            <w:tcW w:w="1269" w:type="pct"/>
            <w:noWrap/>
            <w:hideMark/>
          </w:tcPr>
          <w:p w14:paraId="277DFE1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Picogordo azul</w:t>
            </w:r>
          </w:p>
        </w:tc>
        <w:tc>
          <w:tcPr>
            <w:tcW w:w="1354" w:type="pct"/>
            <w:noWrap/>
            <w:hideMark/>
          </w:tcPr>
          <w:p w14:paraId="2789BC4E" w14:textId="77777777" w:rsidR="00A73339" w:rsidRPr="00596A3A" w:rsidRDefault="00A73339" w:rsidP="00C80695">
            <w:pPr>
              <w:spacing w:before="0" w:after="0"/>
              <w:rPr>
                <w:rFonts w:ascii="Arial" w:hAnsi="Arial" w:cs="Arial"/>
                <w:sz w:val="20"/>
                <w:szCs w:val="20"/>
              </w:rPr>
            </w:pPr>
          </w:p>
        </w:tc>
        <w:tc>
          <w:tcPr>
            <w:tcW w:w="397" w:type="pct"/>
            <w:noWrap/>
            <w:hideMark/>
          </w:tcPr>
          <w:p w14:paraId="6A09D127" w14:textId="77777777" w:rsidR="00A73339" w:rsidRPr="00596A3A" w:rsidRDefault="00A73339" w:rsidP="00C80695">
            <w:pPr>
              <w:spacing w:before="0" w:after="0"/>
              <w:rPr>
                <w:rFonts w:ascii="Arial" w:hAnsi="Arial" w:cs="Arial"/>
                <w:sz w:val="20"/>
                <w:szCs w:val="20"/>
              </w:rPr>
            </w:pPr>
          </w:p>
        </w:tc>
      </w:tr>
      <w:tr w:rsidR="00685995" w:rsidRPr="00596A3A" w14:paraId="3C3F401F" w14:textId="77777777" w:rsidTr="00685995">
        <w:tc>
          <w:tcPr>
            <w:tcW w:w="845" w:type="pct"/>
            <w:vMerge/>
            <w:noWrap/>
            <w:vAlign w:val="center"/>
            <w:hideMark/>
          </w:tcPr>
          <w:p w14:paraId="2AD23888"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DCF94E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Passerina ciris</w:t>
            </w:r>
          </w:p>
        </w:tc>
        <w:tc>
          <w:tcPr>
            <w:tcW w:w="1269" w:type="pct"/>
            <w:noWrap/>
            <w:hideMark/>
          </w:tcPr>
          <w:p w14:paraId="7F8FE6B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Colorín sietecolores</w:t>
            </w:r>
          </w:p>
        </w:tc>
        <w:tc>
          <w:tcPr>
            <w:tcW w:w="1354" w:type="pct"/>
            <w:noWrap/>
            <w:hideMark/>
          </w:tcPr>
          <w:p w14:paraId="4E92C5EF" w14:textId="77777777" w:rsidR="00A73339" w:rsidRPr="00596A3A" w:rsidRDefault="00A73339" w:rsidP="00C80695">
            <w:pPr>
              <w:spacing w:before="0" w:after="0"/>
              <w:rPr>
                <w:rFonts w:ascii="Arial" w:hAnsi="Arial" w:cs="Arial"/>
                <w:sz w:val="20"/>
                <w:szCs w:val="20"/>
              </w:rPr>
            </w:pPr>
          </w:p>
        </w:tc>
        <w:tc>
          <w:tcPr>
            <w:tcW w:w="397" w:type="pct"/>
            <w:noWrap/>
            <w:hideMark/>
          </w:tcPr>
          <w:p w14:paraId="6FC0385D" w14:textId="77777777" w:rsidR="00A73339" w:rsidRPr="00596A3A" w:rsidRDefault="00A73339" w:rsidP="00C80695">
            <w:pPr>
              <w:spacing w:before="0" w:after="0"/>
              <w:rPr>
                <w:rFonts w:ascii="Arial" w:hAnsi="Arial" w:cs="Arial"/>
                <w:sz w:val="20"/>
                <w:szCs w:val="20"/>
              </w:rPr>
            </w:pPr>
          </w:p>
        </w:tc>
      </w:tr>
      <w:tr w:rsidR="00685995" w:rsidRPr="00596A3A" w14:paraId="7F6CCFBB" w14:textId="77777777" w:rsidTr="00685995">
        <w:tc>
          <w:tcPr>
            <w:tcW w:w="845" w:type="pct"/>
            <w:vMerge/>
            <w:noWrap/>
            <w:vAlign w:val="center"/>
            <w:hideMark/>
          </w:tcPr>
          <w:p w14:paraId="618BB42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78B6D0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Passerina cyanea</w:t>
            </w:r>
          </w:p>
        </w:tc>
        <w:tc>
          <w:tcPr>
            <w:tcW w:w="1269" w:type="pct"/>
            <w:noWrap/>
            <w:hideMark/>
          </w:tcPr>
          <w:p w14:paraId="4AE1664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Colorín azul</w:t>
            </w:r>
          </w:p>
        </w:tc>
        <w:tc>
          <w:tcPr>
            <w:tcW w:w="1354" w:type="pct"/>
            <w:noWrap/>
            <w:hideMark/>
          </w:tcPr>
          <w:p w14:paraId="441C8981" w14:textId="77777777" w:rsidR="00A73339" w:rsidRPr="00596A3A" w:rsidRDefault="00A73339" w:rsidP="00C80695">
            <w:pPr>
              <w:spacing w:before="0" w:after="0"/>
              <w:rPr>
                <w:rFonts w:ascii="Arial" w:hAnsi="Arial" w:cs="Arial"/>
                <w:sz w:val="20"/>
                <w:szCs w:val="20"/>
              </w:rPr>
            </w:pPr>
          </w:p>
        </w:tc>
        <w:tc>
          <w:tcPr>
            <w:tcW w:w="397" w:type="pct"/>
            <w:noWrap/>
            <w:hideMark/>
          </w:tcPr>
          <w:p w14:paraId="15D3F50E" w14:textId="77777777" w:rsidR="00A73339" w:rsidRPr="00596A3A" w:rsidRDefault="00A73339" w:rsidP="00C80695">
            <w:pPr>
              <w:spacing w:before="0" w:after="0"/>
              <w:rPr>
                <w:rFonts w:ascii="Arial" w:hAnsi="Arial" w:cs="Arial"/>
                <w:sz w:val="20"/>
                <w:szCs w:val="20"/>
              </w:rPr>
            </w:pPr>
          </w:p>
        </w:tc>
      </w:tr>
      <w:tr w:rsidR="00685995" w:rsidRPr="00596A3A" w14:paraId="0842B729" w14:textId="77777777" w:rsidTr="00685995">
        <w:tc>
          <w:tcPr>
            <w:tcW w:w="845" w:type="pct"/>
            <w:vMerge/>
            <w:noWrap/>
            <w:vAlign w:val="center"/>
            <w:hideMark/>
          </w:tcPr>
          <w:p w14:paraId="0C6A3B3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26F41D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Pheucticus ludovicianus</w:t>
            </w:r>
          </w:p>
        </w:tc>
        <w:tc>
          <w:tcPr>
            <w:tcW w:w="1269" w:type="pct"/>
            <w:noWrap/>
            <w:hideMark/>
          </w:tcPr>
          <w:p w14:paraId="613DB52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Picogordo pecho rosa</w:t>
            </w:r>
          </w:p>
        </w:tc>
        <w:tc>
          <w:tcPr>
            <w:tcW w:w="1354" w:type="pct"/>
            <w:noWrap/>
            <w:hideMark/>
          </w:tcPr>
          <w:p w14:paraId="175BE0DB" w14:textId="77777777" w:rsidR="00A73339" w:rsidRPr="00596A3A" w:rsidRDefault="00A73339" w:rsidP="00C80695">
            <w:pPr>
              <w:spacing w:before="0" w:after="0"/>
              <w:rPr>
                <w:rFonts w:ascii="Arial" w:hAnsi="Arial" w:cs="Arial"/>
                <w:sz w:val="20"/>
                <w:szCs w:val="20"/>
              </w:rPr>
            </w:pPr>
          </w:p>
        </w:tc>
        <w:tc>
          <w:tcPr>
            <w:tcW w:w="397" w:type="pct"/>
            <w:noWrap/>
            <w:hideMark/>
          </w:tcPr>
          <w:p w14:paraId="3ACDE7CF" w14:textId="77777777" w:rsidR="00A73339" w:rsidRPr="00596A3A" w:rsidRDefault="00A73339" w:rsidP="00C80695">
            <w:pPr>
              <w:spacing w:before="0" w:after="0"/>
              <w:rPr>
                <w:rFonts w:ascii="Arial" w:hAnsi="Arial" w:cs="Arial"/>
                <w:sz w:val="20"/>
                <w:szCs w:val="20"/>
              </w:rPr>
            </w:pPr>
          </w:p>
        </w:tc>
      </w:tr>
      <w:tr w:rsidR="00685995" w:rsidRPr="00596A3A" w14:paraId="3CD1C837" w14:textId="77777777" w:rsidTr="00685995">
        <w:tc>
          <w:tcPr>
            <w:tcW w:w="845" w:type="pct"/>
            <w:vMerge/>
            <w:noWrap/>
            <w:vAlign w:val="center"/>
            <w:hideMark/>
          </w:tcPr>
          <w:p w14:paraId="027953E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394544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Saltator atriceps</w:t>
            </w:r>
          </w:p>
        </w:tc>
        <w:tc>
          <w:tcPr>
            <w:tcW w:w="1269" w:type="pct"/>
            <w:noWrap/>
            <w:hideMark/>
          </w:tcPr>
          <w:p w14:paraId="6C720AB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Picurero cabeza negra</w:t>
            </w:r>
          </w:p>
        </w:tc>
        <w:tc>
          <w:tcPr>
            <w:tcW w:w="1354" w:type="pct"/>
            <w:noWrap/>
            <w:hideMark/>
          </w:tcPr>
          <w:p w14:paraId="6E115CDF" w14:textId="77777777" w:rsidR="00A73339" w:rsidRPr="00596A3A" w:rsidRDefault="00A73339" w:rsidP="00C80695">
            <w:pPr>
              <w:spacing w:before="0" w:after="0"/>
              <w:rPr>
                <w:rFonts w:ascii="Arial" w:hAnsi="Arial" w:cs="Arial"/>
                <w:sz w:val="20"/>
                <w:szCs w:val="20"/>
              </w:rPr>
            </w:pPr>
          </w:p>
        </w:tc>
        <w:tc>
          <w:tcPr>
            <w:tcW w:w="397" w:type="pct"/>
            <w:noWrap/>
            <w:hideMark/>
          </w:tcPr>
          <w:p w14:paraId="2B24C622" w14:textId="77777777" w:rsidR="00A73339" w:rsidRPr="00596A3A" w:rsidRDefault="00A73339" w:rsidP="00C80695">
            <w:pPr>
              <w:spacing w:before="0" w:after="0"/>
              <w:rPr>
                <w:rFonts w:ascii="Arial" w:hAnsi="Arial" w:cs="Arial"/>
                <w:sz w:val="20"/>
                <w:szCs w:val="20"/>
              </w:rPr>
            </w:pPr>
          </w:p>
        </w:tc>
      </w:tr>
      <w:tr w:rsidR="00685995" w:rsidRPr="00596A3A" w14:paraId="4E016B79" w14:textId="77777777" w:rsidTr="00685995">
        <w:tc>
          <w:tcPr>
            <w:tcW w:w="845" w:type="pct"/>
            <w:vMerge/>
            <w:noWrap/>
            <w:vAlign w:val="center"/>
            <w:hideMark/>
          </w:tcPr>
          <w:p w14:paraId="56FAB2D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AAC635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Saltator coerulescens</w:t>
            </w:r>
          </w:p>
        </w:tc>
        <w:tc>
          <w:tcPr>
            <w:tcW w:w="1269" w:type="pct"/>
            <w:noWrap/>
            <w:hideMark/>
          </w:tcPr>
          <w:p w14:paraId="726BA3A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Picurero grisáceo</w:t>
            </w:r>
          </w:p>
        </w:tc>
        <w:tc>
          <w:tcPr>
            <w:tcW w:w="1354" w:type="pct"/>
            <w:noWrap/>
            <w:hideMark/>
          </w:tcPr>
          <w:p w14:paraId="2672D7A0" w14:textId="77777777" w:rsidR="00A73339" w:rsidRPr="00596A3A" w:rsidRDefault="00A73339" w:rsidP="00C80695">
            <w:pPr>
              <w:spacing w:before="0" w:after="0"/>
              <w:rPr>
                <w:rFonts w:ascii="Arial" w:hAnsi="Arial" w:cs="Arial"/>
                <w:sz w:val="20"/>
                <w:szCs w:val="20"/>
              </w:rPr>
            </w:pPr>
          </w:p>
        </w:tc>
        <w:tc>
          <w:tcPr>
            <w:tcW w:w="397" w:type="pct"/>
            <w:noWrap/>
            <w:hideMark/>
          </w:tcPr>
          <w:p w14:paraId="1EC6DC62" w14:textId="77777777" w:rsidR="00A73339" w:rsidRPr="00596A3A" w:rsidRDefault="00A73339" w:rsidP="00C80695">
            <w:pPr>
              <w:spacing w:before="0" w:after="0"/>
              <w:rPr>
                <w:rFonts w:ascii="Arial" w:hAnsi="Arial" w:cs="Arial"/>
                <w:sz w:val="20"/>
                <w:szCs w:val="20"/>
              </w:rPr>
            </w:pPr>
          </w:p>
        </w:tc>
      </w:tr>
      <w:tr w:rsidR="00685995" w:rsidRPr="00596A3A" w14:paraId="17507BD1" w14:textId="77777777" w:rsidTr="00685995">
        <w:tc>
          <w:tcPr>
            <w:tcW w:w="845" w:type="pct"/>
            <w:vMerge/>
            <w:noWrap/>
            <w:vAlign w:val="center"/>
            <w:hideMark/>
          </w:tcPr>
          <w:p w14:paraId="2784F2E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2682C2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Spiza americana</w:t>
            </w:r>
          </w:p>
        </w:tc>
        <w:tc>
          <w:tcPr>
            <w:tcW w:w="1269" w:type="pct"/>
            <w:noWrap/>
            <w:hideMark/>
          </w:tcPr>
          <w:p w14:paraId="617223D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Arrocero americano</w:t>
            </w:r>
          </w:p>
        </w:tc>
        <w:tc>
          <w:tcPr>
            <w:tcW w:w="1354" w:type="pct"/>
            <w:noWrap/>
            <w:hideMark/>
          </w:tcPr>
          <w:p w14:paraId="72D5C2DF" w14:textId="77777777" w:rsidR="00A73339" w:rsidRPr="00596A3A" w:rsidRDefault="00A73339" w:rsidP="00C80695">
            <w:pPr>
              <w:spacing w:before="0" w:after="0"/>
              <w:rPr>
                <w:rFonts w:ascii="Arial" w:hAnsi="Arial" w:cs="Arial"/>
                <w:sz w:val="20"/>
                <w:szCs w:val="20"/>
              </w:rPr>
            </w:pPr>
          </w:p>
        </w:tc>
        <w:tc>
          <w:tcPr>
            <w:tcW w:w="397" w:type="pct"/>
            <w:noWrap/>
            <w:hideMark/>
          </w:tcPr>
          <w:p w14:paraId="0DA1E811" w14:textId="77777777" w:rsidR="00A73339" w:rsidRPr="00596A3A" w:rsidRDefault="00A73339" w:rsidP="00C80695">
            <w:pPr>
              <w:spacing w:before="0" w:after="0"/>
              <w:rPr>
                <w:rFonts w:ascii="Arial" w:hAnsi="Arial" w:cs="Arial"/>
                <w:sz w:val="20"/>
                <w:szCs w:val="20"/>
              </w:rPr>
            </w:pPr>
          </w:p>
        </w:tc>
      </w:tr>
      <w:tr w:rsidR="00685995" w:rsidRPr="00596A3A" w14:paraId="79942B5C" w14:textId="77777777" w:rsidTr="00685995">
        <w:tc>
          <w:tcPr>
            <w:tcW w:w="845" w:type="pct"/>
            <w:vMerge w:val="restart"/>
            <w:noWrap/>
            <w:vAlign w:val="center"/>
            <w:hideMark/>
          </w:tcPr>
          <w:p w14:paraId="05AAB7C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CATHARTIDAE</w:t>
            </w:r>
          </w:p>
        </w:tc>
        <w:tc>
          <w:tcPr>
            <w:tcW w:w="1134" w:type="pct"/>
            <w:noWrap/>
            <w:hideMark/>
          </w:tcPr>
          <w:p w14:paraId="0158FF4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Sarcoramphus papa</w:t>
            </w:r>
          </w:p>
        </w:tc>
        <w:tc>
          <w:tcPr>
            <w:tcW w:w="1269" w:type="pct"/>
            <w:noWrap/>
            <w:hideMark/>
          </w:tcPr>
          <w:p w14:paraId="4E45D9D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Zopilote rey</w:t>
            </w:r>
          </w:p>
        </w:tc>
        <w:tc>
          <w:tcPr>
            <w:tcW w:w="1354" w:type="pct"/>
            <w:noWrap/>
            <w:hideMark/>
          </w:tcPr>
          <w:p w14:paraId="68C252B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397" w:type="pct"/>
            <w:noWrap/>
            <w:hideMark/>
          </w:tcPr>
          <w:p w14:paraId="01ECEEDC" w14:textId="77777777" w:rsidR="00A73339" w:rsidRPr="00596A3A" w:rsidRDefault="00A73339" w:rsidP="00C80695">
            <w:pPr>
              <w:spacing w:before="0" w:after="0"/>
              <w:rPr>
                <w:rFonts w:ascii="Arial" w:hAnsi="Arial" w:cs="Arial"/>
                <w:sz w:val="20"/>
                <w:szCs w:val="20"/>
              </w:rPr>
            </w:pPr>
          </w:p>
        </w:tc>
      </w:tr>
      <w:tr w:rsidR="00685995" w:rsidRPr="00596A3A" w14:paraId="6D1825E6" w14:textId="77777777" w:rsidTr="00685995">
        <w:tc>
          <w:tcPr>
            <w:tcW w:w="845" w:type="pct"/>
            <w:vMerge/>
            <w:noWrap/>
            <w:vAlign w:val="center"/>
            <w:hideMark/>
          </w:tcPr>
          <w:p w14:paraId="4450668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B7A2E6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Cathartes burrovianus</w:t>
            </w:r>
          </w:p>
        </w:tc>
        <w:tc>
          <w:tcPr>
            <w:tcW w:w="1269" w:type="pct"/>
            <w:noWrap/>
            <w:hideMark/>
          </w:tcPr>
          <w:p w14:paraId="7953B5D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Zopilote sabanero</w:t>
            </w:r>
          </w:p>
        </w:tc>
        <w:tc>
          <w:tcPr>
            <w:tcW w:w="1354" w:type="pct"/>
            <w:noWrap/>
            <w:hideMark/>
          </w:tcPr>
          <w:p w14:paraId="1B747D7C" w14:textId="77777777" w:rsidR="00A73339" w:rsidRPr="00596A3A" w:rsidRDefault="00A73339" w:rsidP="00C80695">
            <w:pPr>
              <w:spacing w:before="0" w:after="0"/>
              <w:rPr>
                <w:rFonts w:ascii="Arial" w:hAnsi="Arial" w:cs="Arial"/>
                <w:sz w:val="20"/>
                <w:szCs w:val="20"/>
              </w:rPr>
            </w:pPr>
          </w:p>
        </w:tc>
        <w:tc>
          <w:tcPr>
            <w:tcW w:w="397" w:type="pct"/>
            <w:noWrap/>
            <w:hideMark/>
          </w:tcPr>
          <w:p w14:paraId="5EFEB950" w14:textId="77777777" w:rsidR="00A73339" w:rsidRPr="00596A3A" w:rsidRDefault="00A73339" w:rsidP="00C80695">
            <w:pPr>
              <w:spacing w:before="0" w:after="0"/>
              <w:rPr>
                <w:rFonts w:ascii="Arial" w:hAnsi="Arial" w:cs="Arial"/>
                <w:sz w:val="20"/>
                <w:szCs w:val="20"/>
              </w:rPr>
            </w:pPr>
          </w:p>
        </w:tc>
      </w:tr>
      <w:tr w:rsidR="00685995" w:rsidRPr="00596A3A" w14:paraId="7B9C2EC4" w14:textId="77777777" w:rsidTr="00685995">
        <w:tc>
          <w:tcPr>
            <w:tcW w:w="845" w:type="pct"/>
            <w:vMerge/>
            <w:noWrap/>
            <w:vAlign w:val="center"/>
            <w:hideMark/>
          </w:tcPr>
          <w:p w14:paraId="5272E1B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C49F86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Coragyps atratus</w:t>
            </w:r>
          </w:p>
        </w:tc>
        <w:tc>
          <w:tcPr>
            <w:tcW w:w="1269" w:type="pct"/>
            <w:noWrap/>
            <w:hideMark/>
          </w:tcPr>
          <w:p w14:paraId="5CCA855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Zopilote común</w:t>
            </w:r>
          </w:p>
        </w:tc>
        <w:tc>
          <w:tcPr>
            <w:tcW w:w="1354" w:type="pct"/>
            <w:noWrap/>
            <w:hideMark/>
          </w:tcPr>
          <w:p w14:paraId="606A4E38" w14:textId="77777777" w:rsidR="00A73339" w:rsidRPr="00596A3A" w:rsidRDefault="00A73339" w:rsidP="00C80695">
            <w:pPr>
              <w:spacing w:before="0" w:after="0"/>
              <w:rPr>
                <w:rFonts w:ascii="Arial" w:hAnsi="Arial" w:cs="Arial"/>
                <w:sz w:val="20"/>
                <w:szCs w:val="20"/>
              </w:rPr>
            </w:pPr>
          </w:p>
        </w:tc>
        <w:tc>
          <w:tcPr>
            <w:tcW w:w="397" w:type="pct"/>
            <w:noWrap/>
            <w:hideMark/>
          </w:tcPr>
          <w:p w14:paraId="69479E98" w14:textId="77777777" w:rsidR="00A73339" w:rsidRPr="00596A3A" w:rsidRDefault="00A73339" w:rsidP="00C80695">
            <w:pPr>
              <w:spacing w:before="0" w:after="0"/>
              <w:rPr>
                <w:rFonts w:ascii="Arial" w:hAnsi="Arial" w:cs="Arial"/>
                <w:sz w:val="20"/>
                <w:szCs w:val="20"/>
              </w:rPr>
            </w:pPr>
          </w:p>
        </w:tc>
      </w:tr>
      <w:tr w:rsidR="00685995" w:rsidRPr="00596A3A" w14:paraId="738F9A71" w14:textId="77777777" w:rsidTr="00685995">
        <w:tc>
          <w:tcPr>
            <w:tcW w:w="845" w:type="pct"/>
            <w:vMerge w:val="restart"/>
            <w:noWrap/>
            <w:vAlign w:val="center"/>
            <w:hideMark/>
          </w:tcPr>
          <w:p w14:paraId="31BB179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CHARADRIIDAE</w:t>
            </w:r>
          </w:p>
        </w:tc>
        <w:tc>
          <w:tcPr>
            <w:tcW w:w="1134" w:type="pct"/>
            <w:noWrap/>
            <w:hideMark/>
          </w:tcPr>
          <w:p w14:paraId="718464B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Charadrius melodus</w:t>
            </w:r>
          </w:p>
        </w:tc>
        <w:tc>
          <w:tcPr>
            <w:tcW w:w="1269" w:type="pct"/>
            <w:noWrap/>
            <w:hideMark/>
          </w:tcPr>
          <w:p w14:paraId="7F18225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Chorlo chiflador</w:t>
            </w:r>
          </w:p>
        </w:tc>
        <w:tc>
          <w:tcPr>
            <w:tcW w:w="1354" w:type="pct"/>
            <w:noWrap/>
            <w:hideMark/>
          </w:tcPr>
          <w:p w14:paraId="5BEAFC8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397" w:type="pct"/>
            <w:noWrap/>
            <w:hideMark/>
          </w:tcPr>
          <w:p w14:paraId="60E60661" w14:textId="77777777" w:rsidR="00A73339" w:rsidRPr="00596A3A" w:rsidRDefault="00A73339" w:rsidP="00C80695">
            <w:pPr>
              <w:spacing w:before="0" w:after="0"/>
              <w:rPr>
                <w:rFonts w:ascii="Arial" w:hAnsi="Arial" w:cs="Arial"/>
                <w:sz w:val="20"/>
                <w:szCs w:val="20"/>
              </w:rPr>
            </w:pPr>
          </w:p>
        </w:tc>
      </w:tr>
      <w:tr w:rsidR="00685995" w:rsidRPr="00596A3A" w14:paraId="09DF1DE1" w14:textId="77777777" w:rsidTr="00685995">
        <w:tc>
          <w:tcPr>
            <w:tcW w:w="845" w:type="pct"/>
            <w:vMerge/>
            <w:noWrap/>
            <w:vAlign w:val="center"/>
            <w:hideMark/>
          </w:tcPr>
          <w:p w14:paraId="6724CDC5"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9F6EDF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 xml:space="preserve">Charadrius </w:t>
            </w:r>
            <w:r w:rsidRPr="00596A3A">
              <w:rPr>
                <w:rFonts w:ascii="Arial" w:hAnsi="Arial" w:cs="Arial"/>
                <w:i/>
                <w:iCs/>
                <w:sz w:val="20"/>
                <w:szCs w:val="20"/>
              </w:rPr>
              <w:lastRenderedPageBreak/>
              <w:t>alexandrinus</w:t>
            </w:r>
          </w:p>
        </w:tc>
        <w:tc>
          <w:tcPr>
            <w:tcW w:w="1269" w:type="pct"/>
            <w:noWrap/>
            <w:hideMark/>
          </w:tcPr>
          <w:p w14:paraId="6114BA3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lastRenderedPageBreak/>
              <w:t>Chorlo nevado</w:t>
            </w:r>
          </w:p>
        </w:tc>
        <w:tc>
          <w:tcPr>
            <w:tcW w:w="1354" w:type="pct"/>
            <w:noWrap/>
            <w:hideMark/>
          </w:tcPr>
          <w:p w14:paraId="73385F0A" w14:textId="77777777" w:rsidR="00A73339" w:rsidRPr="00596A3A" w:rsidRDefault="00A73339" w:rsidP="00C80695">
            <w:pPr>
              <w:spacing w:before="0" w:after="0"/>
              <w:rPr>
                <w:rFonts w:ascii="Arial" w:hAnsi="Arial" w:cs="Arial"/>
                <w:sz w:val="20"/>
                <w:szCs w:val="20"/>
              </w:rPr>
            </w:pPr>
          </w:p>
        </w:tc>
        <w:tc>
          <w:tcPr>
            <w:tcW w:w="397" w:type="pct"/>
            <w:noWrap/>
            <w:hideMark/>
          </w:tcPr>
          <w:p w14:paraId="54A2F007" w14:textId="77777777" w:rsidR="00A73339" w:rsidRPr="00596A3A" w:rsidRDefault="00A73339" w:rsidP="00C80695">
            <w:pPr>
              <w:spacing w:before="0" w:after="0"/>
              <w:rPr>
                <w:rFonts w:ascii="Arial" w:hAnsi="Arial" w:cs="Arial"/>
                <w:sz w:val="20"/>
                <w:szCs w:val="20"/>
              </w:rPr>
            </w:pPr>
          </w:p>
        </w:tc>
      </w:tr>
      <w:tr w:rsidR="00685995" w:rsidRPr="00596A3A" w14:paraId="31D0E743" w14:textId="77777777" w:rsidTr="00685995">
        <w:tc>
          <w:tcPr>
            <w:tcW w:w="845" w:type="pct"/>
            <w:vMerge/>
            <w:noWrap/>
            <w:vAlign w:val="center"/>
            <w:hideMark/>
          </w:tcPr>
          <w:p w14:paraId="4F89F25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A22D6E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Charadrius semipalmatus</w:t>
            </w:r>
          </w:p>
        </w:tc>
        <w:tc>
          <w:tcPr>
            <w:tcW w:w="1269" w:type="pct"/>
            <w:noWrap/>
            <w:hideMark/>
          </w:tcPr>
          <w:p w14:paraId="259A8FC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Chorlo semipalmeado</w:t>
            </w:r>
          </w:p>
        </w:tc>
        <w:tc>
          <w:tcPr>
            <w:tcW w:w="1354" w:type="pct"/>
            <w:noWrap/>
            <w:hideMark/>
          </w:tcPr>
          <w:p w14:paraId="358B239B" w14:textId="77777777" w:rsidR="00A73339" w:rsidRPr="00596A3A" w:rsidRDefault="00A73339" w:rsidP="00C80695">
            <w:pPr>
              <w:spacing w:before="0" w:after="0"/>
              <w:rPr>
                <w:rFonts w:ascii="Arial" w:hAnsi="Arial" w:cs="Arial"/>
                <w:sz w:val="20"/>
                <w:szCs w:val="20"/>
              </w:rPr>
            </w:pPr>
          </w:p>
        </w:tc>
        <w:tc>
          <w:tcPr>
            <w:tcW w:w="397" w:type="pct"/>
            <w:noWrap/>
            <w:hideMark/>
          </w:tcPr>
          <w:p w14:paraId="35E1C860" w14:textId="77777777" w:rsidR="00A73339" w:rsidRPr="00596A3A" w:rsidRDefault="00A73339" w:rsidP="00C80695">
            <w:pPr>
              <w:spacing w:before="0" w:after="0"/>
              <w:rPr>
                <w:rFonts w:ascii="Arial" w:hAnsi="Arial" w:cs="Arial"/>
                <w:sz w:val="20"/>
                <w:szCs w:val="20"/>
              </w:rPr>
            </w:pPr>
          </w:p>
        </w:tc>
      </w:tr>
      <w:tr w:rsidR="00685995" w:rsidRPr="00596A3A" w14:paraId="42E2935E" w14:textId="77777777" w:rsidTr="00685995">
        <w:tc>
          <w:tcPr>
            <w:tcW w:w="845" w:type="pct"/>
            <w:vMerge/>
            <w:noWrap/>
            <w:vAlign w:val="center"/>
            <w:hideMark/>
          </w:tcPr>
          <w:p w14:paraId="3644CDC2"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8964BD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Charadrius vociferus</w:t>
            </w:r>
          </w:p>
        </w:tc>
        <w:tc>
          <w:tcPr>
            <w:tcW w:w="1269" w:type="pct"/>
            <w:noWrap/>
            <w:hideMark/>
          </w:tcPr>
          <w:p w14:paraId="08E8521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Chorlo tildío</w:t>
            </w:r>
          </w:p>
        </w:tc>
        <w:tc>
          <w:tcPr>
            <w:tcW w:w="1354" w:type="pct"/>
            <w:noWrap/>
            <w:hideMark/>
          </w:tcPr>
          <w:p w14:paraId="53A143A5" w14:textId="77777777" w:rsidR="00A73339" w:rsidRPr="00596A3A" w:rsidRDefault="00A73339" w:rsidP="00C80695">
            <w:pPr>
              <w:spacing w:before="0" w:after="0"/>
              <w:rPr>
                <w:rFonts w:ascii="Arial" w:hAnsi="Arial" w:cs="Arial"/>
                <w:sz w:val="20"/>
                <w:szCs w:val="20"/>
              </w:rPr>
            </w:pPr>
          </w:p>
        </w:tc>
        <w:tc>
          <w:tcPr>
            <w:tcW w:w="397" w:type="pct"/>
            <w:noWrap/>
            <w:hideMark/>
          </w:tcPr>
          <w:p w14:paraId="6CACF93D" w14:textId="77777777" w:rsidR="00A73339" w:rsidRPr="00596A3A" w:rsidRDefault="00A73339" w:rsidP="00C80695">
            <w:pPr>
              <w:spacing w:before="0" w:after="0"/>
              <w:rPr>
                <w:rFonts w:ascii="Arial" w:hAnsi="Arial" w:cs="Arial"/>
                <w:sz w:val="20"/>
                <w:szCs w:val="20"/>
              </w:rPr>
            </w:pPr>
          </w:p>
        </w:tc>
      </w:tr>
      <w:tr w:rsidR="00685995" w:rsidRPr="00596A3A" w14:paraId="5A1132C4" w14:textId="77777777" w:rsidTr="00685995">
        <w:tc>
          <w:tcPr>
            <w:tcW w:w="845" w:type="pct"/>
            <w:vMerge/>
            <w:noWrap/>
            <w:vAlign w:val="center"/>
            <w:hideMark/>
          </w:tcPr>
          <w:p w14:paraId="093C60E2"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C5D688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Charadrius wilsonia</w:t>
            </w:r>
          </w:p>
        </w:tc>
        <w:tc>
          <w:tcPr>
            <w:tcW w:w="1269" w:type="pct"/>
            <w:noWrap/>
            <w:hideMark/>
          </w:tcPr>
          <w:p w14:paraId="567F3C1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Chorlo pico grueso</w:t>
            </w:r>
          </w:p>
        </w:tc>
        <w:tc>
          <w:tcPr>
            <w:tcW w:w="1354" w:type="pct"/>
            <w:noWrap/>
            <w:hideMark/>
          </w:tcPr>
          <w:p w14:paraId="6A30F161" w14:textId="77777777" w:rsidR="00A73339" w:rsidRPr="00596A3A" w:rsidRDefault="00A73339" w:rsidP="00C80695">
            <w:pPr>
              <w:spacing w:before="0" w:after="0"/>
              <w:rPr>
                <w:rFonts w:ascii="Arial" w:hAnsi="Arial" w:cs="Arial"/>
                <w:sz w:val="20"/>
                <w:szCs w:val="20"/>
              </w:rPr>
            </w:pPr>
          </w:p>
        </w:tc>
        <w:tc>
          <w:tcPr>
            <w:tcW w:w="397" w:type="pct"/>
            <w:noWrap/>
            <w:hideMark/>
          </w:tcPr>
          <w:p w14:paraId="72A90AD3" w14:textId="77777777" w:rsidR="00A73339" w:rsidRPr="00596A3A" w:rsidRDefault="00A73339" w:rsidP="00C80695">
            <w:pPr>
              <w:spacing w:before="0" w:after="0"/>
              <w:rPr>
                <w:rFonts w:ascii="Arial" w:hAnsi="Arial" w:cs="Arial"/>
                <w:sz w:val="20"/>
                <w:szCs w:val="20"/>
              </w:rPr>
            </w:pPr>
          </w:p>
        </w:tc>
      </w:tr>
      <w:tr w:rsidR="00685995" w:rsidRPr="00596A3A" w14:paraId="056ADD65" w14:textId="77777777" w:rsidTr="00685995">
        <w:tc>
          <w:tcPr>
            <w:tcW w:w="845" w:type="pct"/>
            <w:vMerge/>
            <w:noWrap/>
            <w:vAlign w:val="center"/>
            <w:hideMark/>
          </w:tcPr>
          <w:p w14:paraId="60D57B9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8F4443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Pluvialis dominica</w:t>
            </w:r>
          </w:p>
        </w:tc>
        <w:tc>
          <w:tcPr>
            <w:tcW w:w="1269" w:type="pct"/>
            <w:noWrap/>
            <w:hideMark/>
          </w:tcPr>
          <w:p w14:paraId="4DEB1BA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Chorlo dominico</w:t>
            </w:r>
          </w:p>
        </w:tc>
        <w:tc>
          <w:tcPr>
            <w:tcW w:w="1354" w:type="pct"/>
            <w:noWrap/>
            <w:hideMark/>
          </w:tcPr>
          <w:p w14:paraId="4F908566" w14:textId="77777777" w:rsidR="00A73339" w:rsidRPr="00596A3A" w:rsidRDefault="00A73339" w:rsidP="00C80695">
            <w:pPr>
              <w:spacing w:before="0" w:after="0"/>
              <w:rPr>
                <w:rFonts w:ascii="Arial" w:hAnsi="Arial" w:cs="Arial"/>
                <w:sz w:val="20"/>
                <w:szCs w:val="20"/>
              </w:rPr>
            </w:pPr>
          </w:p>
        </w:tc>
        <w:tc>
          <w:tcPr>
            <w:tcW w:w="397" w:type="pct"/>
            <w:noWrap/>
            <w:hideMark/>
          </w:tcPr>
          <w:p w14:paraId="765A6894" w14:textId="77777777" w:rsidR="00A73339" w:rsidRPr="00596A3A" w:rsidRDefault="00A73339" w:rsidP="00C80695">
            <w:pPr>
              <w:spacing w:before="0" w:after="0"/>
              <w:rPr>
                <w:rFonts w:ascii="Arial" w:hAnsi="Arial" w:cs="Arial"/>
                <w:sz w:val="20"/>
                <w:szCs w:val="20"/>
              </w:rPr>
            </w:pPr>
          </w:p>
        </w:tc>
      </w:tr>
      <w:tr w:rsidR="00685995" w:rsidRPr="00596A3A" w14:paraId="1AC69DB6" w14:textId="77777777" w:rsidTr="00685995">
        <w:tc>
          <w:tcPr>
            <w:tcW w:w="845" w:type="pct"/>
            <w:vMerge/>
            <w:noWrap/>
            <w:vAlign w:val="center"/>
            <w:hideMark/>
          </w:tcPr>
          <w:p w14:paraId="6FBC2742"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03AF85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Pluvialis squatarola</w:t>
            </w:r>
          </w:p>
        </w:tc>
        <w:tc>
          <w:tcPr>
            <w:tcW w:w="1269" w:type="pct"/>
            <w:noWrap/>
            <w:hideMark/>
          </w:tcPr>
          <w:p w14:paraId="115570D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Chorlo gris</w:t>
            </w:r>
          </w:p>
        </w:tc>
        <w:tc>
          <w:tcPr>
            <w:tcW w:w="1354" w:type="pct"/>
            <w:noWrap/>
            <w:hideMark/>
          </w:tcPr>
          <w:p w14:paraId="15D64557" w14:textId="77777777" w:rsidR="00A73339" w:rsidRPr="00596A3A" w:rsidRDefault="00A73339" w:rsidP="00C80695">
            <w:pPr>
              <w:spacing w:before="0" w:after="0"/>
              <w:rPr>
                <w:rFonts w:ascii="Arial" w:hAnsi="Arial" w:cs="Arial"/>
                <w:sz w:val="20"/>
                <w:szCs w:val="20"/>
              </w:rPr>
            </w:pPr>
          </w:p>
        </w:tc>
        <w:tc>
          <w:tcPr>
            <w:tcW w:w="397" w:type="pct"/>
            <w:noWrap/>
            <w:hideMark/>
          </w:tcPr>
          <w:p w14:paraId="582EE9A7" w14:textId="77777777" w:rsidR="00A73339" w:rsidRPr="00596A3A" w:rsidRDefault="00A73339" w:rsidP="00C80695">
            <w:pPr>
              <w:spacing w:before="0" w:after="0"/>
              <w:rPr>
                <w:rFonts w:ascii="Arial" w:hAnsi="Arial" w:cs="Arial"/>
                <w:sz w:val="20"/>
                <w:szCs w:val="20"/>
              </w:rPr>
            </w:pPr>
          </w:p>
        </w:tc>
      </w:tr>
      <w:tr w:rsidR="00685995" w:rsidRPr="00596A3A" w14:paraId="556823D4" w14:textId="77777777" w:rsidTr="00685995">
        <w:tc>
          <w:tcPr>
            <w:tcW w:w="845" w:type="pct"/>
            <w:vMerge w:val="restart"/>
            <w:noWrap/>
            <w:vAlign w:val="center"/>
            <w:hideMark/>
          </w:tcPr>
          <w:p w14:paraId="509D142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CICONIIDAE</w:t>
            </w:r>
          </w:p>
        </w:tc>
        <w:tc>
          <w:tcPr>
            <w:tcW w:w="1134" w:type="pct"/>
            <w:noWrap/>
            <w:hideMark/>
          </w:tcPr>
          <w:p w14:paraId="3519F4A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Cathartes aura</w:t>
            </w:r>
          </w:p>
        </w:tc>
        <w:tc>
          <w:tcPr>
            <w:tcW w:w="1269" w:type="pct"/>
            <w:noWrap/>
            <w:hideMark/>
          </w:tcPr>
          <w:p w14:paraId="3FCA98A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Zopilote aura</w:t>
            </w:r>
          </w:p>
        </w:tc>
        <w:tc>
          <w:tcPr>
            <w:tcW w:w="1354" w:type="pct"/>
            <w:noWrap/>
            <w:hideMark/>
          </w:tcPr>
          <w:p w14:paraId="5A4E5804" w14:textId="77777777" w:rsidR="00A73339" w:rsidRPr="00596A3A" w:rsidRDefault="00A73339" w:rsidP="00C80695">
            <w:pPr>
              <w:spacing w:before="0" w:after="0"/>
              <w:rPr>
                <w:rFonts w:ascii="Arial" w:hAnsi="Arial" w:cs="Arial"/>
                <w:sz w:val="20"/>
                <w:szCs w:val="20"/>
              </w:rPr>
            </w:pPr>
          </w:p>
        </w:tc>
        <w:tc>
          <w:tcPr>
            <w:tcW w:w="397" w:type="pct"/>
            <w:noWrap/>
            <w:hideMark/>
          </w:tcPr>
          <w:p w14:paraId="0A937124" w14:textId="77777777" w:rsidR="00A73339" w:rsidRPr="00596A3A" w:rsidRDefault="00A73339" w:rsidP="00C80695">
            <w:pPr>
              <w:spacing w:before="0" w:after="0"/>
              <w:rPr>
                <w:rFonts w:ascii="Arial" w:hAnsi="Arial" w:cs="Arial"/>
                <w:sz w:val="20"/>
                <w:szCs w:val="20"/>
              </w:rPr>
            </w:pPr>
          </w:p>
        </w:tc>
      </w:tr>
      <w:tr w:rsidR="00685995" w:rsidRPr="00596A3A" w14:paraId="3D6ACFA3" w14:textId="77777777" w:rsidTr="00685995">
        <w:tc>
          <w:tcPr>
            <w:tcW w:w="845" w:type="pct"/>
            <w:vMerge/>
            <w:noWrap/>
            <w:vAlign w:val="center"/>
            <w:hideMark/>
          </w:tcPr>
          <w:p w14:paraId="17336D3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AF25BE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Jabiru mycteria</w:t>
            </w:r>
          </w:p>
        </w:tc>
        <w:tc>
          <w:tcPr>
            <w:tcW w:w="1269" w:type="pct"/>
            <w:noWrap/>
            <w:hideMark/>
          </w:tcPr>
          <w:p w14:paraId="2EBBB2B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Cigüeña jabirú</w:t>
            </w:r>
          </w:p>
        </w:tc>
        <w:tc>
          <w:tcPr>
            <w:tcW w:w="1354" w:type="pct"/>
            <w:noWrap/>
            <w:hideMark/>
          </w:tcPr>
          <w:p w14:paraId="71C3C02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397" w:type="pct"/>
            <w:noWrap/>
            <w:hideMark/>
          </w:tcPr>
          <w:p w14:paraId="7DAEFE9D" w14:textId="77777777" w:rsidR="00A73339" w:rsidRPr="00596A3A" w:rsidRDefault="00A73339" w:rsidP="00C80695">
            <w:pPr>
              <w:spacing w:before="0" w:after="0"/>
              <w:rPr>
                <w:rFonts w:ascii="Arial" w:hAnsi="Arial" w:cs="Arial"/>
                <w:sz w:val="20"/>
                <w:szCs w:val="20"/>
              </w:rPr>
            </w:pPr>
          </w:p>
        </w:tc>
      </w:tr>
      <w:tr w:rsidR="00685995" w:rsidRPr="00596A3A" w14:paraId="5D246359" w14:textId="77777777" w:rsidTr="00685995">
        <w:tc>
          <w:tcPr>
            <w:tcW w:w="845" w:type="pct"/>
            <w:vMerge/>
            <w:noWrap/>
            <w:vAlign w:val="center"/>
            <w:hideMark/>
          </w:tcPr>
          <w:p w14:paraId="45AC6AC5"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288D72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Mycteria americana</w:t>
            </w:r>
          </w:p>
        </w:tc>
        <w:tc>
          <w:tcPr>
            <w:tcW w:w="1269" w:type="pct"/>
            <w:noWrap/>
            <w:hideMark/>
          </w:tcPr>
          <w:p w14:paraId="56B2562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Cigüeña americana</w:t>
            </w:r>
          </w:p>
        </w:tc>
        <w:tc>
          <w:tcPr>
            <w:tcW w:w="1354" w:type="pct"/>
            <w:noWrap/>
            <w:hideMark/>
          </w:tcPr>
          <w:p w14:paraId="12A0A48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37D40DDB" w14:textId="77777777" w:rsidR="00A73339" w:rsidRPr="00596A3A" w:rsidRDefault="00A73339" w:rsidP="00C80695">
            <w:pPr>
              <w:spacing w:before="0" w:after="0"/>
              <w:rPr>
                <w:rFonts w:ascii="Arial" w:hAnsi="Arial" w:cs="Arial"/>
                <w:sz w:val="20"/>
                <w:szCs w:val="20"/>
              </w:rPr>
            </w:pPr>
          </w:p>
        </w:tc>
      </w:tr>
      <w:tr w:rsidR="00685995" w:rsidRPr="00596A3A" w14:paraId="0BD213EB" w14:textId="77777777" w:rsidTr="00685995">
        <w:tc>
          <w:tcPr>
            <w:tcW w:w="845" w:type="pct"/>
            <w:vMerge w:val="restart"/>
            <w:noWrap/>
            <w:vAlign w:val="center"/>
            <w:hideMark/>
          </w:tcPr>
          <w:p w14:paraId="5804308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COCCYZIDAE</w:t>
            </w:r>
          </w:p>
        </w:tc>
        <w:tc>
          <w:tcPr>
            <w:tcW w:w="1134" w:type="pct"/>
            <w:noWrap/>
            <w:hideMark/>
          </w:tcPr>
          <w:p w14:paraId="33C6E47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Coccyzus americanus</w:t>
            </w:r>
          </w:p>
        </w:tc>
        <w:tc>
          <w:tcPr>
            <w:tcW w:w="1269" w:type="pct"/>
            <w:noWrap/>
            <w:hideMark/>
          </w:tcPr>
          <w:p w14:paraId="70387EC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Cuclillo pico amarillo</w:t>
            </w:r>
          </w:p>
        </w:tc>
        <w:tc>
          <w:tcPr>
            <w:tcW w:w="1354" w:type="pct"/>
            <w:noWrap/>
            <w:hideMark/>
          </w:tcPr>
          <w:p w14:paraId="426388CE" w14:textId="77777777" w:rsidR="00A73339" w:rsidRPr="00596A3A" w:rsidRDefault="00A73339" w:rsidP="00C80695">
            <w:pPr>
              <w:spacing w:before="0" w:after="0"/>
              <w:rPr>
                <w:rFonts w:ascii="Arial" w:hAnsi="Arial" w:cs="Arial"/>
                <w:sz w:val="20"/>
                <w:szCs w:val="20"/>
              </w:rPr>
            </w:pPr>
          </w:p>
        </w:tc>
        <w:tc>
          <w:tcPr>
            <w:tcW w:w="397" w:type="pct"/>
            <w:noWrap/>
            <w:hideMark/>
          </w:tcPr>
          <w:p w14:paraId="7F8426D1" w14:textId="77777777" w:rsidR="00A73339" w:rsidRPr="00596A3A" w:rsidRDefault="00A73339" w:rsidP="00C80695">
            <w:pPr>
              <w:spacing w:before="0" w:after="0"/>
              <w:rPr>
                <w:rFonts w:ascii="Arial" w:hAnsi="Arial" w:cs="Arial"/>
                <w:sz w:val="20"/>
                <w:szCs w:val="20"/>
              </w:rPr>
            </w:pPr>
          </w:p>
        </w:tc>
      </w:tr>
      <w:tr w:rsidR="00685995" w:rsidRPr="00596A3A" w14:paraId="2C61A24B" w14:textId="77777777" w:rsidTr="00685995">
        <w:tc>
          <w:tcPr>
            <w:tcW w:w="845" w:type="pct"/>
            <w:vMerge/>
            <w:noWrap/>
            <w:vAlign w:val="center"/>
            <w:hideMark/>
          </w:tcPr>
          <w:p w14:paraId="1552D8B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651B79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Coccyzus erythropthalmus</w:t>
            </w:r>
          </w:p>
        </w:tc>
        <w:tc>
          <w:tcPr>
            <w:tcW w:w="1269" w:type="pct"/>
            <w:noWrap/>
            <w:hideMark/>
          </w:tcPr>
          <w:p w14:paraId="27FD933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Cuclillo pico negro</w:t>
            </w:r>
          </w:p>
        </w:tc>
        <w:tc>
          <w:tcPr>
            <w:tcW w:w="1354" w:type="pct"/>
            <w:noWrap/>
            <w:hideMark/>
          </w:tcPr>
          <w:p w14:paraId="4604AF7E" w14:textId="77777777" w:rsidR="00A73339" w:rsidRPr="00596A3A" w:rsidRDefault="00A73339" w:rsidP="00C80695">
            <w:pPr>
              <w:spacing w:before="0" w:after="0"/>
              <w:rPr>
                <w:rFonts w:ascii="Arial" w:hAnsi="Arial" w:cs="Arial"/>
                <w:sz w:val="20"/>
                <w:szCs w:val="20"/>
              </w:rPr>
            </w:pPr>
          </w:p>
        </w:tc>
        <w:tc>
          <w:tcPr>
            <w:tcW w:w="397" w:type="pct"/>
            <w:noWrap/>
            <w:hideMark/>
          </w:tcPr>
          <w:p w14:paraId="3CCD55CE" w14:textId="77777777" w:rsidR="00A73339" w:rsidRPr="00596A3A" w:rsidRDefault="00A73339" w:rsidP="00C80695">
            <w:pPr>
              <w:spacing w:before="0" w:after="0"/>
              <w:rPr>
                <w:rFonts w:ascii="Arial" w:hAnsi="Arial" w:cs="Arial"/>
                <w:sz w:val="20"/>
                <w:szCs w:val="20"/>
              </w:rPr>
            </w:pPr>
          </w:p>
        </w:tc>
      </w:tr>
      <w:tr w:rsidR="00685995" w:rsidRPr="00596A3A" w14:paraId="4B6AEBE7" w14:textId="77777777" w:rsidTr="00685995">
        <w:tc>
          <w:tcPr>
            <w:tcW w:w="845" w:type="pct"/>
            <w:vMerge/>
            <w:noWrap/>
            <w:vAlign w:val="center"/>
            <w:hideMark/>
          </w:tcPr>
          <w:p w14:paraId="389BE4A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F9F802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Coccyzus minor</w:t>
            </w:r>
          </w:p>
        </w:tc>
        <w:tc>
          <w:tcPr>
            <w:tcW w:w="1269" w:type="pct"/>
            <w:noWrap/>
            <w:hideMark/>
          </w:tcPr>
          <w:p w14:paraId="35036B4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Cuclillo manglero</w:t>
            </w:r>
          </w:p>
        </w:tc>
        <w:tc>
          <w:tcPr>
            <w:tcW w:w="1354" w:type="pct"/>
            <w:noWrap/>
            <w:hideMark/>
          </w:tcPr>
          <w:p w14:paraId="5F381F5E" w14:textId="77777777" w:rsidR="00A73339" w:rsidRPr="00596A3A" w:rsidRDefault="00A73339" w:rsidP="00C80695">
            <w:pPr>
              <w:spacing w:before="0" w:after="0"/>
              <w:rPr>
                <w:rFonts w:ascii="Arial" w:hAnsi="Arial" w:cs="Arial"/>
                <w:sz w:val="20"/>
                <w:szCs w:val="20"/>
              </w:rPr>
            </w:pPr>
          </w:p>
        </w:tc>
        <w:tc>
          <w:tcPr>
            <w:tcW w:w="397" w:type="pct"/>
            <w:noWrap/>
            <w:hideMark/>
          </w:tcPr>
          <w:p w14:paraId="07185469" w14:textId="77777777" w:rsidR="00A73339" w:rsidRPr="00596A3A" w:rsidRDefault="00A73339" w:rsidP="00C80695">
            <w:pPr>
              <w:spacing w:before="0" w:after="0"/>
              <w:rPr>
                <w:rFonts w:ascii="Arial" w:hAnsi="Arial" w:cs="Arial"/>
                <w:sz w:val="20"/>
                <w:szCs w:val="20"/>
              </w:rPr>
            </w:pPr>
          </w:p>
        </w:tc>
      </w:tr>
      <w:tr w:rsidR="00685995" w:rsidRPr="00596A3A" w14:paraId="32EA2B29" w14:textId="77777777" w:rsidTr="00685995">
        <w:tc>
          <w:tcPr>
            <w:tcW w:w="845" w:type="pct"/>
            <w:vMerge w:val="restart"/>
            <w:noWrap/>
            <w:vAlign w:val="center"/>
            <w:hideMark/>
          </w:tcPr>
          <w:p w14:paraId="5FE8D9C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COLUMBIDAE</w:t>
            </w:r>
          </w:p>
        </w:tc>
        <w:tc>
          <w:tcPr>
            <w:tcW w:w="1134" w:type="pct"/>
            <w:noWrap/>
            <w:hideMark/>
          </w:tcPr>
          <w:p w14:paraId="02F69CF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Columba livia</w:t>
            </w:r>
          </w:p>
        </w:tc>
        <w:tc>
          <w:tcPr>
            <w:tcW w:w="1269" w:type="pct"/>
            <w:noWrap/>
            <w:hideMark/>
          </w:tcPr>
          <w:p w14:paraId="49F0F0D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Paloma doméstica</w:t>
            </w:r>
          </w:p>
        </w:tc>
        <w:tc>
          <w:tcPr>
            <w:tcW w:w="1354" w:type="pct"/>
            <w:noWrap/>
            <w:hideMark/>
          </w:tcPr>
          <w:p w14:paraId="3B538581" w14:textId="77777777" w:rsidR="00A73339" w:rsidRPr="00596A3A" w:rsidRDefault="00A73339" w:rsidP="00C80695">
            <w:pPr>
              <w:spacing w:before="0" w:after="0"/>
              <w:rPr>
                <w:rFonts w:ascii="Arial" w:hAnsi="Arial" w:cs="Arial"/>
                <w:sz w:val="20"/>
                <w:szCs w:val="20"/>
              </w:rPr>
            </w:pPr>
          </w:p>
        </w:tc>
        <w:tc>
          <w:tcPr>
            <w:tcW w:w="397" w:type="pct"/>
            <w:noWrap/>
            <w:hideMark/>
          </w:tcPr>
          <w:p w14:paraId="0E356ED9" w14:textId="77777777" w:rsidR="00A73339" w:rsidRPr="00596A3A" w:rsidRDefault="00A73339" w:rsidP="00C80695">
            <w:pPr>
              <w:spacing w:before="0" w:after="0"/>
              <w:rPr>
                <w:rFonts w:ascii="Arial" w:hAnsi="Arial" w:cs="Arial"/>
                <w:sz w:val="20"/>
                <w:szCs w:val="20"/>
              </w:rPr>
            </w:pPr>
          </w:p>
        </w:tc>
      </w:tr>
      <w:tr w:rsidR="00685995" w:rsidRPr="00596A3A" w14:paraId="3BF53779" w14:textId="77777777" w:rsidTr="00685995">
        <w:tc>
          <w:tcPr>
            <w:tcW w:w="845" w:type="pct"/>
            <w:vMerge/>
            <w:noWrap/>
            <w:vAlign w:val="center"/>
            <w:hideMark/>
          </w:tcPr>
          <w:p w14:paraId="5C86A3C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446DC7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Columbina passerina socorroensis</w:t>
            </w:r>
          </w:p>
        </w:tc>
        <w:tc>
          <w:tcPr>
            <w:tcW w:w="1269" w:type="pct"/>
            <w:noWrap/>
            <w:hideMark/>
          </w:tcPr>
          <w:p w14:paraId="1D85B2A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Tórtola coquita de Socorro</w:t>
            </w:r>
          </w:p>
        </w:tc>
        <w:tc>
          <w:tcPr>
            <w:tcW w:w="1354" w:type="pct"/>
            <w:noWrap/>
            <w:hideMark/>
          </w:tcPr>
          <w:p w14:paraId="2D2290B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2215DE1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699BCE38" w14:textId="77777777" w:rsidTr="00685995">
        <w:tc>
          <w:tcPr>
            <w:tcW w:w="845" w:type="pct"/>
            <w:vMerge/>
            <w:noWrap/>
            <w:vAlign w:val="center"/>
            <w:hideMark/>
          </w:tcPr>
          <w:p w14:paraId="495DFC1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59DD89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Columbina talpacoti</w:t>
            </w:r>
          </w:p>
        </w:tc>
        <w:tc>
          <w:tcPr>
            <w:tcW w:w="1269" w:type="pct"/>
            <w:noWrap/>
            <w:hideMark/>
          </w:tcPr>
          <w:p w14:paraId="038B4D4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Tórtola rojiza</w:t>
            </w:r>
          </w:p>
        </w:tc>
        <w:tc>
          <w:tcPr>
            <w:tcW w:w="1354" w:type="pct"/>
            <w:noWrap/>
            <w:hideMark/>
          </w:tcPr>
          <w:p w14:paraId="1220ABFC" w14:textId="77777777" w:rsidR="00A73339" w:rsidRPr="00596A3A" w:rsidRDefault="00A73339" w:rsidP="00C80695">
            <w:pPr>
              <w:spacing w:before="0" w:after="0"/>
              <w:rPr>
                <w:rFonts w:ascii="Arial" w:hAnsi="Arial" w:cs="Arial"/>
                <w:sz w:val="20"/>
                <w:szCs w:val="20"/>
              </w:rPr>
            </w:pPr>
          </w:p>
        </w:tc>
        <w:tc>
          <w:tcPr>
            <w:tcW w:w="397" w:type="pct"/>
            <w:noWrap/>
            <w:hideMark/>
          </w:tcPr>
          <w:p w14:paraId="0A729A72" w14:textId="77777777" w:rsidR="00A73339" w:rsidRPr="00596A3A" w:rsidRDefault="00A73339" w:rsidP="00C80695">
            <w:pPr>
              <w:spacing w:before="0" w:after="0"/>
              <w:rPr>
                <w:rFonts w:ascii="Arial" w:hAnsi="Arial" w:cs="Arial"/>
                <w:sz w:val="20"/>
                <w:szCs w:val="20"/>
              </w:rPr>
            </w:pPr>
          </w:p>
        </w:tc>
      </w:tr>
      <w:tr w:rsidR="00685995" w:rsidRPr="00596A3A" w14:paraId="573F305C" w14:textId="77777777" w:rsidTr="00685995">
        <w:tc>
          <w:tcPr>
            <w:tcW w:w="845" w:type="pct"/>
            <w:vMerge/>
            <w:noWrap/>
            <w:vAlign w:val="center"/>
            <w:hideMark/>
          </w:tcPr>
          <w:p w14:paraId="19432D23"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12755A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Geotrygon montana</w:t>
            </w:r>
          </w:p>
        </w:tc>
        <w:tc>
          <w:tcPr>
            <w:tcW w:w="1269" w:type="pct"/>
            <w:noWrap/>
            <w:hideMark/>
          </w:tcPr>
          <w:p w14:paraId="1D0ED65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Paloma-perdiz rojiza</w:t>
            </w:r>
          </w:p>
        </w:tc>
        <w:tc>
          <w:tcPr>
            <w:tcW w:w="1354" w:type="pct"/>
            <w:noWrap/>
            <w:hideMark/>
          </w:tcPr>
          <w:p w14:paraId="5D42AC0A" w14:textId="77777777" w:rsidR="00A73339" w:rsidRPr="00596A3A" w:rsidRDefault="00A73339" w:rsidP="00C80695">
            <w:pPr>
              <w:spacing w:before="0" w:after="0"/>
              <w:rPr>
                <w:rFonts w:ascii="Arial" w:hAnsi="Arial" w:cs="Arial"/>
                <w:sz w:val="20"/>
                <w:szCs w:val="20"/>
              </w:rPr>
            </w:pPr>
          </w:p>
        </w:tc>
        <w:tc>
          <w:tcPr>
            <w:tcW w:w="397" w:type="pct"/>
            <w:noWrap/>
            <w:hideMark/>
          </w:tcPr>
          <w:p w14:paraId="61CED7F1" w14:textId="77777777" w:rsidR="00A73339" w:rsidRPr="00596A3A" w:rsidRDefault="00A73339" w:rsidP="00C80695">
            <w:pPr>
              <w:spacing w:before="0" w:after="0"/>
              <w:rPr>
                <w:rFonts w:ascii="Arial" w:hAnsi="Arial" w:cs="Arial"/>
                <w:sz w:val="20"/>
                <w:szCs w:val="20"/>
              </w:rPr>
            </w:pPr>
          </w:p>
        </w:tc>
      </w:tr>
      <w:tr w:rsidR="00685995" w:rsidRPr="00596A3A" w14:paraId="7E4D51CA" w14:textId="77777777" w:rsidTr="00685995">
        <w:tc>
          <w:tcPr>
            <w:tcW w:w="845" w:type="pct"/>
            <w:vMerge/>
            <w:noWrap/>
            <w:vAlign w:val="center"/>
            <w:hideMark/>
          </w:tcPr>
          <w:p w14:paraId="2E2F2445"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18F45A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Leptotila jamaicensis</w:t>
            </w:r>
          </w:p>
        </w:tc>
        <w:tc>
          <w:tcPr>
            <w:tcW w:w="1269" w:type="pct"/>
            <w:noWrap/>
            <w:hideMark/>
          </w:tcPr>
          <w:p w14:paraId="507008A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Paloma caribeña</w:t>
            </w:r>
          </w:p>
        </w:tc>
        <w:tc>
          <w:tcPr>
            <w:tcW w:w="1354" w:type="pct"/>
            <w:noWrap/>
            <w:hideMark/>
          </w:tcPr>
          <w:p w14:paraId="750911EF" w14:textId="77777777" w:rsidR="00A73339" w:rsidRPr="00596A3A" w:rsidRDefault="00A73339" w:rsidP="00C80695">
            <w:pPr>
              <w:spacing w:before="0" w:after="0"/>
              <w:rPr>
                <w:rFonts w:ascii="Arial" w:hAnsi="Arial" w:cs="Arial"/>
                <w:sz w:val="20"/>
                <w:szCs w:val="20"/>
              </w:rPr>
            </w:pPr>
          </w:p>
        </w:tc>
        <w:tc>
          <w:tcPr>
            <w:tcW w:w="397" w:type="pct"/>
            <w:noWrap/>
            <w:hideMark/>
          </w:tcPr>
          <w:p w14:paraId="7801F628" w14:textId="77777777" w:rsidR="00A73339" w:rsidRPr="00596A3A" w:rsidRDefault="00A73339" w:rsidP="00C80695">
            <w:pPr>
              <w:spacing w:before="0" w:after="0"/>
              <w:rPr>
                <w:rFonts w:ascii="Arial" w:hAnsi="Arial" w:cs="Arial"/>
                <w:sz w:val="20"/>
                <w:szCs w:val="20"/>
              </w:rPr>
            </w:pPr>
          </w:p>
        </w:tc>
      </w:tr>
      <w:tr w:rsidR="00685995" w:rsidRPr="00596A3A" w14:paraId="7AE3AA87" w14:textId="77777777" w:rsidTr="00685995">
        <w:tc>
          <w:tcPr>
            <w:tcW w:w="845" w:type="pct"/>
            <w:vMerge/>
            <w:noWrap/>
            <w:vAlign w:val="center"/>
            <w:hideMark/>
          </w:tcPr>
          <w:p w14:paraId="7747BCE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627A46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Leptotila rufaxilla</w:t>
            </w:r>
          </w:p>
        </w:tc>
        <w:tc>
          <w:tcPr>
            <w:tcW w:w="1269" w:type="pct"/>
            <w:noWrap/>
            <w:hideMark/>
          </w:tcPr>
          <w:p w14:paraId="09DA778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Paloma cabeza ploma</w:t>
            </w:r>
          </w:p>
        </w:tc>
        <w:tc>
          <w:tcPr>
            <w:tcW w:w="1354" w:type="pct"/>
            <w:noWrap/>
            <w:hideMark/>
          </w:tcPr>
          <w:p w14:paraId="1D276E46" w14:textId="77777777" w:rsidR="00A73339" w:rsidRPr="00596A3A" w:rsidRDefault="00A73339" w:rsidP="00C80695">
            <w:pPr>
              <w:spacing w:before="0" w:after="0"/>
              <w:rPr>
                <w:rFonts w:ascii="Arial" w:hAnsi="Arial" w:cs="Arial"/>
                <w:sz w:val="20"/>
                <w:szCs w:val="20"/>
              </w:rPr>
            </w:pPr>
          </w:p>
        </w:tc>
        <w:tc>
          <w:tcPr>
            <w:tcW w:w="397" w:type="pct"/>
            <w:noWrap/>
            <w:hideMark/>
          </w:tcPr>
          <w:p w14:paraId="0CBE482D" w14:textId="77777777" w:rsidR="00A73339" w:rsidRPr="00596A3A" w:rsidRDefault="00A73339" w:rsidP="00C80695">
            <w:pPr>
              <w:spacing w:before="0" w:after="0"/>
              <w:rPr>
                <w:rFonts w:ascii="Arial" w:hAnsi="Arial" w:cs="Arial"/>
                <w:sz w:val="20"/>
                <w:szCs w:val="20"/>
              </w:rPr>
            </w:pPr>
          </w:p>
        </w:tc>
      </w:tr>
      <w:tr w:rsidR="00685995" w:rsidRPr="00596A3A" w14:paraId="655BB7A9" w14:textId="77777777" w:rsidTr="00685995">
        <w:tc>
          <w:tcPr>
            <w:tcW w:w="845" w:type="pct"/>
            <w:vMerge/>
            <w:noWrap/>
            <w:vAlign w:val="center"/>
            <w:hideMark/>
          </w:tcPr>
          <w:p w14:paraId="0B12087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DDC583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Leptotila verreauxi capitalis</w:t>
            </w:r>
          </w:p>
        </w:tc>
        <w:tc>
          <w:tcPr>
            <w:tcW w:w="1269" w:type="pct"/>
            <w:noWrap/>
            <w:hideMark/>
          </w:tcPr>
          <w:p w14:paraId="1931D1D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Paloma arroyera de Tres Marías</w:t>
            </w:r>
          </w:p>
        </w:tc>
        <w:tc>
          <w:tcPr>
            <w:tcW w:w="1354" w:type="pct"/>
            <w:noWrap/>
            <w:hideMark/>
          </w:tcPr>
          <w:p w14:paraId="274ACE2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7BD2E9A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468D55D9" w14:textId="77777777" w:rsidTr="00685995">
        <w:tc>
          <w:tcPr>
            <w:tcW w:w="845" w:type="pct"/>
            <w:vMerge/>
            <w:noWrap/>
            <w:vAlign w:val="center"/>
            <w:hideMark/>
          </w:tcPr>
          <w:p w14:paraId="0AA1CD8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C57571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Patagioenas  leucocephala</w:t>
            </w:r>
          </w:p>
        </w:tc>
        <w:tc>
          <w:tcPr>
            <w:tcW w:w="1269" w:type="pct"/>
            <w:noWrap/>
            <w:hideMark/>
          </w:tcPr>
          <w:p w14:paraId="3DB3ED8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Paloma corona blanca</w:t>
            </w:r>
          </w:p>
        </w:tc>
        <w:tc>
          <w:tcPr>
            <w:tcW w:w="1354" w:type="pct"/>
            <w:noWrap/>
            <w:hideMark/>
          </w:tcPr>
          <w:p w14:paraId="3AAC69D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0364A151" w14:textId="77777777" w:rsidR="00A73339" w:rsidRPr="00596A3A" w:rsidRDefault="00A73339" w:rsidP="00C80695">
            <w:pPr>
              <w:spacing w:before="0" w:after="0"/>
              <w:rPr>
                <w:rFonts w:ascii="Arial" w:hAnsi="Arial" w:cs="Arial"/>
                <w:sz w:val="20"/>
                <w:szCs w:val="20"/>
              </w:rPr>
            </w:pPr>
          </w:p>
        </w:tc>
      </w:tr>
      <w:tr w:rsidR="00685995" w:rsidRPr="00596A3A" w14:paraId="0EED4DB2" w14:textId="77777777" w:rsidTr="00685995">
        <w:tc>
          <w:tcPr>
            <w:tcW w:w="845" w:type="pct"/>
            <w:vMerge/>
            <w:noWrap/>
            <w:vAlign w:val="center"/>
            <w:hideMark/>
          </w:tcPr>
          <w:p w14:paraId="3723533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13CB96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Patagioenas speciosa</w:t>
            </w:r>
          </w:p>
        </w:tc>
        <w:tc>
          <w:tcPr>
            <w:tcW w:w="1269" w:type="pct"/>
            <w:noWrap/>
            <w:hideMark/>
          </w:tcPr>
          <w:p w14:paraId="71A17C6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Paloma escamosa</w:t>
            </w:r>
          </w:p>
        </w:tc>
        <w:tc>
          <w:tcPr>
            <w:tcW w:w="1354" w:type="pct"/>
            <w:noWrap/>
            <w:hideMark/>
          </w:tcPr>
          <w:p w14:paraId="5B2D9EE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00351182" w14:textId="77777777" w:rsidR="00A73339" w:rsidRPr="00596A3A" w:rsidRDefault="00A73339" w:rsidP="00C80695">
            <w:pPr>
              <w:spacing w:before="0" w:after="0"/>
              <w:rPr>
                <w:rFonts w:ascii="Arial" w:hAnsi="Arial" w:cs="Arial"/>
                <w:sz w:val="20"/>
                <w:szCs w:val="20"/>
              </w:rPr>
            </w:pPr>
          </w:p>
        </w:tc>
      </w:tr>
      <w:tr w:rsidR="00685995" w:rsidRPr="00596A3A" w14:paraId="7FAB44FE" w14:textId="77777777" w:rsidTr="00685995">
        <w:tc>
          <w:tcPr>
            <w:tcW w:w="845" w:type="pct"/>
            <w:vMerge/>
            <w:noWrap/>
            <w:vAlign w:val="center"/>
            <w:hideMark/>
          </w:tcPr>
          <w:p w14:paraId="40CA5240" w14:textId="77777777" w:rsidR="00A73339" w:rsidRPr="00596A3A" w:rsidRDefault="00A73339" w:rsidP="00C80695">
            <w:pPr>
              <w:spacing w:before="0" w:after="0"/>
              <w:rPr>
                <w:rFonts w:ascii="Arial" w:hAnsi="Arial" w:cs="Arial"/>
                <w:sz w:val="20"/>
                <w:szCs w:val="20"/>
              </w:rPr>
            </w:pPr>
          </w:p>
        </w:tc>
        <w:tc>
          <w:tcPr>
            <w:tcW w:w="1134" w:type="pct"/>
            <w:noWrap/>
            <w:hideMark/>
          </w:tcPr>
          <w:p w14:paraId="2CC2260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Patagioenas flavirostris</w:t>
            </w:r>
          </w:p>
        </w:tc>
        <w:tc>
          <w:tcPr>
            <w:tcW w:w="1269" w:type="pct"/>
            <w:noWrap/>
            <w:hideMark/>
          </w:tcPr>
          <w:p w14:paraId="2F393F6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Paloma morada</w:t>
            </w:r>
          </w:p>
        </w:tc>
        <w:tc>
          <w:tcPr>
            <w:tcW w:w="1354" w:type="pct"/>
            <w:noWrap/>
            <w:hideMark/>
          </w:tcPr>
          <w:p w14:paraId="4242CF27" w14:textId="77777777" w:rsidR="00A73339" w:rsidRPr="00596A3A" w:rsidRDefault="00A73339" w:rsidP="00C80695">
            <w:pPr>
              <w:spacing w:before="0" w:after="0"/>
              <w:rPr>
                <w:rFonts w:ascii="Arial" w:hAnsi="Arial" w:cs="Arial"/>
                <w:sz w:val="20"/>
                <w:szCs w:val="20"/>
              </w:rPr>
            </w:pPr>
          </w:p>
        </w:tc>
        <w:tc>
          <w:tcPr>
            <w:tcW w:w="397" w:type="pct"/>
            <w:noWrap/>
            <w:hideMark/>
          </w:tcPr>
          <w:p w14:paraId="1811D87F" w14:textId="77777777" w:rsidR="00A73339" w:rsidRPr="00596A3A" w:rsidRDefault="00A73339" w:rsidP="00C80695">
            <w:pPr>
              <w:spacing w:before="0" w:after="0"/>
              <w:rPr>
                <w:rFonts w:ascii="Arial" w:hAnsi="Arial" w:cs="Arial"/>
                <w:sz w:val="20"/>
                <w:szCs w:val="20"/>
              </w:rPr>
            </w:pPr>
          </w:p>
        </w:tc>
      </w:tr>
      <w:tr w:rsidR="00685995" w:rsidRPr="00596A3A" w14:paraId="34DCA649" w14:textId="77777777" w:rsidTr="00685995">
        <w:tc>
          <w:tcPr>
            <w:tcW w:w="845" w:type="pct"/>
            <w:vMerge/>
            <w:noWrap/>
            <w:vAlign w:val="center"/>
            <w:hideMark/>
          </w:tcPr>
          <w:p w14:paraId="6882C1B4"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B4DF2C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Zenaida asiatica</w:t>
            </w:r>
          </w:p>
        </w:tc>
        <w:tc>
          <w:tcPr>
            <w:tcW w:w="1269" w:type="pct"/>
            <w:noWrap/>
            <w:hideMark/>
          </w:tcPr>
          <w:p w14:paraId="786794B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Paloma ala blanca</w:t>
            </w:r>
          </w:p>
        </w:tc>
        <w:tc>
          <w:tcPr>
            <w:tcW w:w="1354" w:type="pct"/>
            <w:noWrap/>
            <w:hideMark/>
          </w:tcPr>
          <w:p w14:paraId="38C0CA7B" w14:textId="77777777" w:rsidR="00A73339" w:rsidRPr="00596A3A" w:rsidRDefault="00A73339" w:rsidP="00C80695">
            <w:pPr>
              <w:spacing w:before="0" w:after="0"/>
              <w:rPr>
                <w:rFonts w:ascii="Arial" w:hAnsi="Arial" w:cs="Arial"/>
                <w:sz w:val="20"/>
                <w:szCs w:val="20"/>
              </w:rPr>
            </w:pPr>
          </w:p>
        </w:tc>
        <w:tc>
          <w:tcPr>
            <w:tcW w:w="397" w:type="pct"/>
            <w:noWrap/>
            <w:hideMark/>
          </w:tcPr>
          <w:p w14:paraId="5724ABB8" w14:textId="77777777" w:rsidR="00A73339" w:rsidRPr="00596A3A" w:rsidRDefault="00A73339" w:rsidP="00C80695">
            <w:pPr>
              <w:spacing w:before="0" w:after="0"/>
              <w:rPr>
                <w:rFonts w:ascii="Arial" w:hAnsi="Arial" w:cs="Arial"/>
                <w:sz w:val="20"/>
                <w:szCs w:val="20"/>
              </w:rPr>
            </w:pPr>
          </w:p>
        </w:tc>
      </w:tr>
      <w:tr w:rsidR="00685995" w:rsidRPr="00596A3A" w14:paraId="3A8C533E" w14:textId="77777777" w:rsidTr="00685995">
        <w:tc>
          <w:tcPr>
            <w:tcW w:w="845" w:type="pct"/>
            <w:vMerge/>
            <w:noWrap/>
            <w:vAlign w:val="center"/>
            <w:hideMark/>
          </w:tcPr>
          <w:p w14:paraId="0FE3FC5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854437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Zenaida aurita</w:t>
            </w:r>
          </w:p>
        </w:tc>
        <w:tc>
          <w:tcPr>
            <w:tcW w:w="1269" w:type="pct"/>
            <w:noWrap/>
            <w:hideMark/>
          </w:tcPr>
          <w:p w14:paraId="13ACE60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Paloma aurita</w:t>
            </w:r>
          </w:p>
        </w:tc>
        <w:tc>
          <w:tcPr>
            <w:tcW w:w="1354" w:type="pct"/>
            <w:noWrap/>
            <w:hideMark/>
          </w:tcPr>
          <w:p w14:paraId="6B00698F" w14:textId="77777777" w:rsidR="00A73339" w:rsidRPr="00596A3A" w:rsidRDefault="00A73339" w:rsidP="00C80695">
            <w:pPr>
              <w:spacing w:before="0" w:after="0"/>
              <w:rPr>
                <w:rFonts w:ascii="Arial" w:hAnsi="Arial" w:cs="Arial"/>
                <w:sz w:val="20"/>
                <w:szCs w:val="20"/>
              </w:rPr>
            </w:pPr>
          </w:p>
        </w:tc>
        <w:tc>
          <w:tcPr>
            <w:tcW w:w="397" w:type="pct"/>
            <w:noWrap/>
            <w:hideMark/>
          </w:tcPr>
          <w:p w14:paraId="09DE91CE" w14:textId="77777777" w:rsidR="00A73339" w:rsidRPr="00596A3A" w:rsidRDefault="00A73339" w:rsidP="00C80695">
            <w:pPr>
              <w:spacing w:before="0" w:after="0"/>
              <w:rPr>
                <w:rFonts w:ascii="Arial" w:hAnsi="Arial" w:cs="Arial"/>
                <w:sz w:val="20"/>
                <w:szCs w:val="20"/>
              </w:rPr>
            </w:pPr>
          </w:p>
        </w:tc>
      </w:tr>
      <w:tr w:rsidR="00685995" w:rsidRPr="00596A3A" w14:paraId="5F15E024" w14:textId="77777777" w:rsidTr="00685995">
        <w:tc>
          <w:tcPr>
            <w:tcW w:w="845" w:type="pct"/>
            <w:vMerge/>
            <w:noWrap/>
            <w:vAlign w:val="center"/>
            <w:hideMark/>
          </w:tcPr>
          <w:p w14:paraId="34624F5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A8A599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Zenaida macroura</w:t>
            </w:r>
          </w:p>
        </w:tc>
        <w:tc>
          <w:tcPr>
            <w:tcW w:w="1269" w:type="pct"/>
            <w:noWrap/>
            <w:hideMark/>
          </w:tcPr>
          <w:p w14:paraId="689C4E1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Paloma huilota</w:t>
            </w:r>
          </w:p>
        </w:tc>
        <w:tc>
          <w:tcPr>
            <w:tcW w:w="1354" w:type="pct"/>
            <w:noWrap/>
            <w:hideMark/>
          </w:tcPr>
          <w:p w14:paraId="4F6CF72A" w14:textId="77777777" w:rsidR="00A73339" w:rsidRPr="00596A3A" w:rsidRDefault="00A73339" w:rsidP="00C80695">
            <w:pPr>
              <w:spacing w:before="0" w:after="0"/>
              <w:rPr>
                <w:rFonts w:ascii="Arial" w:hAnsi="Arial" w:cs="Arial"/>
                <w:sz w:val="20"/>
                <w:szCs w:val="20"/>
              </w:rPr>
            </w:pPr>
          </w:p>
        </w:tc>
        <w:tc>
          <w:tcPr>
            <w:tcW w:w="397" w:type="pct"/>
            <w:noWrap/>
            <w:hideMark/>
          </w:tcPr>
          <w:p w14:paraId="2252D72F" w14:textId="77777777" w:rsidR="00A73339" w:rsidRPr="00596A3A" w:rsidRDefault="00A73339" w:rsidP="00C80695">
            <w:pPr>
              <w:spacing w:before="0" w:after="0"/>
              <w:rPr>
                <w:rFonts w:ascii="Arial" w:hAnsi="Arial" w:cs="Arial"/>
                <w:sz w:val="20"/>
                <w:szCs w:val="20"/>
              </w:rPr>
            </w:pPr>
          </w:p>
        </w:tc>
      </w:tr>
      <w:tr w:rsidR="00685995" w:rsidRPr="00596A3A" w14:paraId="671AE49C" w14:textId="77777777" w:rsidTr="00685995">
        <w:tc>
          <w:tcPr>
            <w:tcW w:w="845" w:type="pct"/>
            <w:vMerge w:val="restart"/>
            <w:noWrap/>
            <w:vAlign w:val="center"/>
            <w:hideMark/>
          </w:tcPr>
          <w:p w14:paraId="6544BC8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CORVIDAE</w:t>
            </w:r>
          </w:p>
        </w:tc>
        <w:tc>
          <w:tcPr>
            <w:tcW w:w="1134" w:type="pct"/>
            <w:noWrap/>
            <w:hideMark/>
          </w:tcPr>
          <w:p w14:paraId="1900DBF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Cyanocorax morio</w:t>
            </w:r>
          </w:p>
        </w:tc>
        <w:tc>
          <w:tcPr>
            <w:tcW w:w="1269" w:type="pct"/>
            <w:noWrap/>
            <w:hideMark/>
          </w:tcPr>
          <w:p w14:paraId="5103353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Chara papán</w:t>
            </w:r>
          </w:p>
        </w:tc>
        <w:tc>
          <w:tcPr>
            <w:tcW w:w="1354" w:type="pct"/>
            <w:noWrap/>
            <w:hideMark/>
          </w:tcPr>
          <w:p w14:paraId="031CAE49" w14:textId="77777777" w:rsidR="00A73339" w:rsidRPr="00596A3A" w:rsidRDefault="00A73339" w:rsidP="00C80695">
            <w:pPr>
              <w:spacing w:before="0" w:after="0"/>
              <w:rPr>
                <w:rFonts w:ascii="Arial" w:hAnsi="Arial" w:cs="Arial"/>
                <w:sz w:val="20"/>
                <w:szCs w:val="20"/>
              </w:rPr>
            </w:pPr>
          </w:p>
        </w:tc>
        <w:tc>
          <w:tcPr>
            <w:tcW w:w="397" w:type="pct"/>
            <w:noWrap/>
            <w:hideMark/>
          </w:tcPr>
          <w:p w14:paraId="7E56E84E" w14:textId="77777777" w:rsidR="00A73339" w:rsidRPr="00596A3A" w:rsidRDefault="00A73339" w:rsidP="00C80695">
            <w:pPr>
              <w:spacing w:before="0" w:after="0"/>
              <w:rPr>
                <w:rFonts w:ascii="Arial" w:hAnsi="Arial" w:cs="Arial"/>
                <w:sz w:val="20"/>
                <w:szCs w:val="20"/>
              </w:rPr>
            </w:pPr>
          </w:p>
        </w:tc>
      </w:tr>
      <w:tr w:rsidR="00685995" w:rsidRPr="00596A3A" w14:paraId="2E2A00FD" w14:textId="77777777" w:rsidTr="00685995">
        <w:tc>
          <w:tcPr>
            <w:tcW w:w="845" w:type="pct"/>
            <w:vMerge/>
            <w:noWrap/>
            <w:vAlign w:val="center"/>
            <w:hideMark/>
          </w:tcPr>
          <w:p w14:paraId="0DC1113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2BE049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Cyanocorax yncas</w:t>
            </w:r>
          </w:p>
        </w:tc>
        <w:tc>
          <w:tcPr>
            <w:tcW w:w="1269" w:type="pct"/>
            <w:noWrap/>
            <w:hideMark/>
          </w:tcPr>
          <w:p w14:paraId="0EC38CC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Chara verde</w:t>
            </w:r>
          </w:p>
        </w:tc>
        <w:tc>
          <w:tcPr>
            <w:tcW w:w="1354" w:type="pct"/>
            <w:noWrap/>
            <w:hideMark/>
          </w:tcPr>
          <w:p w14:paraId="7EFD2374" w14:textId="77777777" w:rsidR="00A73339" w:rsidRPr="00596A3A" w:rsidRDefault="00A73339" w:rsidP="00C80695">
            <w:pPr>
              <w:spacing w:before="0" w:after="0"/>
              <w:rPr>
                <w:rFonts w:ascii="Arial" w:hAnsi="Arial" w:cs="Arial"/>
                <w:sz w:val="20"/>
                <w:szCs w:val="20"/>
              </w:rPr>
            </w:pPr>
          </w:p>
        </w:tc>
        <w:tc>
          <w:tcPr>
            <w:tcW w:w="397" w:type="pct"/>
            <w:noWrap/>
            <w:hideMark/>
          </w:tcPr>
          <w:p w14:paraId="504625EE" w14:textId="77777777" w:rsidR="00A73339" w:rsidRPr="00596A3A" w:rsidRDefault="00A73339" w:rsidP="00C80695">
            <w:pPr>
              <w:spacing w:before="0" w:after="0"/>
              <w:rPr>
                <w:rFonts w:ascii="Arial" w:hAnsi="Arial" w:cs="Arial"/>
                <w:sz w:val="20"/>
                <w:szCs w:val="20"/>
              </w:rPr>
            </w:pPr>
          </w:p>
        </w:tc>
      </w:tr>
      <w:tr w:rsidR="00685995" w:rsidRPr="00596A3A" w14:paraId="12E0A4DD" w14:textId="77777777" w:rsidTr="00685995">
        <w:tc>
          <w:tcPr>
            <w:tcW w:w="845" w:type="pct"/>
            <w:vMerge/>
            <w:noWrap/>
            <w:vAlign w:val="center"/>
            <w:hideMark/>
          </w:tcPr>
          <w:p w14:paraId="1C74C87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73B864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Cyanocorax yucatanicus</w:t>
            </w:r>
          </w:p>
        </w:tc>
        <w:tc>
          <w:tcPr>
            <w:tcW w:w="1269" w:type="pct"/>
            <w:noWrap/>
            <w:hideMark/>
          </w:tcPr>
          <w:p w14:paraId="519B0DB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Chara yucateca</w:t>
            </w:r>
          </w:p>
        </w:tc>
        <w:tc>
          <w:tcPr>
            <w:tcW w:w="1354" w:type="pct"/>
            <w:noWrap/>
            <w:hideMark/>
          </w:tcPr>
          <w:p w14:paraId="446ACB20" w14:textId="77777777" w:rsidR="00A73339" w:rsidRPr="00596A3A" w:rsidRDefault="00A73339" w:rsidP="00C80695">
            <w:pPr>
              <w:spacing w:before="0" w:after="0"/>
              <w:rPr>
                <w:rFonts w:ascii="Arial" w:hAnsi="Arial" w:cs="Arial"/>
                <w:sz w:val="20"/>
                <w:szCs w:val="20"/>
              </w:rPr>
            </w:pPr>
          </w:p>
        </w:tc>
        <w:tc>
          <w:tcPr>
            <w:tcW w:w="397" w:type="pct"/>
            <w:noWrap/>
            <w:hideMark/>
          </w:tcPr>
          <w:p w14:paraId="4FFF5EB2" w14:textId="77777777" w:rsidR="00A73339" w:rsidRPr="00596A3A" w:rsidRDefault="00A73339" w:rsidP="00C80695">
            <w:pPr>
              <w:spacing w:before="0" w:after="0"/>
              <w:rPr>
                <w:rFonts w:ascii="Arial" w:hAnsi="Arial" w:cs="Arial"/>
                <w:sz w:val="20"/>
                <w:szCs w:val="20"/>
              </w:rPr>
            </w:pPr>
          </w:p>
        </w:tc>
      </w:tr>
      <w:tr w:rsidR="00685995" w:rsidRPr="00596A3A" w14:paraId="70AD2116" w14:textId="77777777" w:rsidTr="00685995">
        <w:tc>
          <w:tcPr>
            <w:tcW w:w="845" w:type="pct"/>
            <w:vMerge w:val="restart"/>
            <w:noWrap/>
            <w:vAlign w:val="center"/>
            <w:hideMark/>
          </w:tcPr>
          <w:p w14:paraId="4F216FB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CRACIDAE</w:t>
            </w:r>
          </w:p>
        </w:tc>
        <w:tc>
          <w:tcPr>
            <w:tcW w:w="1134" w:type="pct"/>
            <w:noWrap/>
            <w:hideMark/>
          </w:tcPr>
          <w:p w14:paraId="50C80A5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Crax rubra</w:t>
            </w:r>
          </w:p>
        </w:tc>
        <w:tc>
          <w:tcPr>
            <w:tcW w:w="1269" w:type="pct"/>
            <w:noWrap/>
            <w:hideMark/>
          </w:tcPr>
          <w:p w14:paraId="25406D7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Hocofaisán</w:t>
            </w:r>
          </w:p>
        </w:tc>
        <w:tc>
          <w:tcPr>
            <w:tcW w:w="1354" w:type="pct"/>
            <w:noWrap/>
            <w:hideMark/>
          </w:tcPr>
          <w:p w14:paraId="33B33B6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7DF9BBF8" w14:textId="77777777" w:rsidR="00A73339" w:rsidRPr="00596A3A" w:rsidRDefault="00A73339" w:rsidP="00C80695">
            <w:pPr>
              <w:spacing w:before="0" w:after="0"/>
              <w:rPr>
                <w:rFonts w:ascii="Arial" w:hAnsi="Arial" w:cs="Arial"/>
                <w:sz w:val="20"/>
                <w:szCs w:val="20"/>
              </w:rPr>
            </w:pPr>
          </w:p>
        </w:tc>
      </w:tr>
      <w:tr w:rsidR="00685995" w:rsidRPr="00596A3A" w14:paraId="553C4AE0" w14:textId="77777777" w:rsidTr="00685995">
        <w:tc>
          <w:tcPr>
            <w:tcW w:w="845" w:type="pct"/>
            <w:vMerge/>
            <w:noWrap/>
            <w:vAlign w:val="center"/>
            <w:hideMark/>
          </w:tcPr>
          <w:p w14:paraId="3CDB3CE8"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1BC6A1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Ortalis vetula</w:t>
            </w:r>
          </w:p>
        </w:tc>
        <w:tc>
          <w:tcPr>
            <w:tcW w:w="1269" w:type="pct"/>
            <w:noWrap/>
            <w:hideMark/>
          </w:tcPr>
          <w:p w14:paraId="743FF8E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Chachalaca vetula</w:t>
            </w:r>
          </w:p>
        </w:tc>
        <w:tc>
          <w:tcPr>
            <w:tcW w:w="1354" w:type="pct"/>
            <w:noWrap/>
            <w:hideMark/>
          </w:tcPr>
          <w:p w14:paraId="553DC236" w14:textId="77777777" w:rsidR="00A73339" w:rsidRPr="00596A3A" w:rsidRDefault="00A73339" w:rsidP="00C80695">
            <w:pPr>
              <w:spacing w:before="0" w:after="0"/>
              <w:rPr>
                <w:rFonts w:ascii="Arial" w:hAnsi="Arial" w:cs="Arial"/>
                <w:sz w:val="20"/>
                <w:szCs w:val="20"/>
              </w:rPr>
            </w:pPr>
          </w:p>
        </w:tc>
        <w:tc>
          <w:tcPr>
            <w:tcW w:w="397" w:type="pct"/>
            <w:noWrap/>
            <w:hideMark/>
          </w:tcPr>
          <w:p w14:paraId="3D508648" w14:textId="77777777" w:rsidR="00A73339" w:rsidRPr="00596A3A" w:rsidRDefault="00A73339" w:rsidP="00C80695">
            <w:pPr>
              <w:spacing w:before="0" w:after="0"/>
              <w:rPr>
                <w:rFonts w:ascii="Arial" w:hAnsi="Arial" w:cs="Arial"/>
                <w:sz w:val="20"/>
                <w:szCs w:val="20"/>
              </w:rPr>
            </w:pPr>
          </w:p>
        </w:tc>
      </w:tr>
      <w:tr w:rsidR="00685995" w:rsidRPr="00596A3A" w14:paraId="221DEB7A" w14:textId="77777777" w:rsidTr="00685995">
        <w:tc>
          <w:tcPr>
            <w:tcW w:w="845" w:type="pct"/>
            <w:vMerge/>
            <w:noWrap/>
            <w:vAlign w:val="center"/>
            <w:hideMark/>
          </w:tcPr>
          <w:p w14:paraId="0511619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6D9E57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Penelope purpurascens</w:t>
            </w:r>
          </w:p>
        </w:tc>
        <w:tc>
          <w:tcPr>
            <w:tcW w:w="1269" w:type="pct"/>
            <w:noWrap/>
            <w:hideMark/>
          </w:tcPr>
          <w:p w14:paraId="70454A5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Pava cojolita</w:t>
            </w:r>
          </w:p>
        </w:tc>
        <w:tc>
          <w:tcPr>
            <w:tcW w:w="1354" w:type="pct"/>
            <w:noWrap/>
            <w:hideMark/>
          </w:tcPr>
          <w:p w14:paraId="2D40ECD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2ECA4DF8" w14:textId="77777777" w:rsidR="00A73339" w:rsidRPr="00596A3A" w:rsidRDefault="00A73339" w:rsidP="00C80695">
            <w:pPr>
              <w:spacing w:before="0" w:after="0"/>
              <w:rPr>
                <w:rFonts w:ascii="Arial" w:hAnsi="Arial" w:cs="Arial"/>
                <w:sz w:val="20"/>
                <w:szCs w:val="20"/>
              </w:rPr>
            </w:pPr>
          </w:p>
        </w:tc>
      </w:tr>
      <w:tr w:rsidR="00685995" w:rsidRPr="00596A3A" w14:paraId="348B0799" w14:textId="77777777" w:rsidTr="00685995">
        <w:tc>
          <w:tcPr>
            <w:tcW w:w="845" w:type="pct"/>
            <w:vMerge w:val="restart"/>
            <w:noWrap/>
            <w:vAlign w:val="center"/>
            <w:hideMark/>
          </w:tcPr>
          <w:p w14:paraId="70DF6CA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CUCULIDAE</w:t>
            </w:r>
          </w:p>
        </w:tc>
        <w:tc>
          <w:tcPr>
            <w:tcW w:w="1134" w:type="pct"/>
            <w:noWrap/>
            <w:hideMark/>
          </w:tcPr>
          <w:p w14:paraId="4657370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Piaya cayana</w:t>
            </w:r>
          </w:p>
        </w:tc>
        <w:tc>
          <w:tcPr>
            <w:tcW w:w="1269" w:type="pct"/>
            <w:noWrap/>
            <w:hideMark/>
          </w:tcPr>
          <w:p w14:paraId="1AE5E50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Cuclillo canela</w:t>
            </w:r>
          </w:p>
        </w:tc>
        <w:tc>
          <w:tcPr>
            <w:tcW w:w="1354" w:type="pct"/>
            <w:noWrap/>
            <w:hideMark/>
          </w:tcPr>
          <w:p w14:paraId="008FF1D9" w14:textId="77777777" w:rsidR="00A73339" w:rsidRPr="00596A3A" w:rsidRDefault="00A73339" w:rsidP="00C80695">
            <w:pPr>
              <w:spacing w:before="0" w:after="0"/>
              <w:rPr>
                <w:rFonts w:ascii="Arial" w:hAnsi="Arial" w:cs="Arial"/>
                <w:sz w:val="20"/>
                <w:szCs w:val="20"/>
              </w:rPr>
            </w:pPr>
          </w:p>
        </w:tc>
        <w:tc>
          <w:tcPr>
            <w:tcW w:w="397" w:type="pct"/>
            <w:noWrap/>
            <w:hideMark/>
          </w:tcPr>
          <w:p w14:paraId="2D3DBD11" w14:textId="77777777" w:rsidR="00A73339" w:rsidRPr="00596A3A" w:rsidRDefault="00A73339" w:rsidP="00C80695">
            <w:pPr>
              <w:spacing w:before="0" w:after="0"/>
              <w:rPr>
                <w:rFonts w:ascii="Arial" w:hAnsi="Arial" w:cs="Arial"/>
                <w:sz w:val="20"/>
                <w:szCs w:val="20"/>
              </w:rPr>
            </w:pPr>
          </w:p>
        </w:tc>
      </w:tr>
      <w:tr w:rsidR="00685995" w:rsidRPr="00596A3A" w14:paraId="589FB695" w14:textId="77777777" w:rsidTr="00685995">
        <w:tc>
          <w:tcPr>
            <w:tcW w:w="845" w:type="pct"/>
            <w:vMerge/>
            <w:noWrap/>
            <w:vAlign w:val="center"/>
            <w:hideMark/>
          </w:tcPr>
          <w:p w14:paraId="54AF566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59393FC"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Crotophaga sulcirostris pallidula</w:t>
            </w:r>
          </w:p>
        </w:tc>
        <w:tc>
          <w:tcPr>
            <w:tcW w:w="1269" w:type="pct"/>
            <w:noWrap/>
            <w:hideMark/>
          </w:tcPr>
          <w:p w14:paraId="69A120D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Garrapatero pijuy de Los Cabos</w:t>
            </w:r>
          </w:p>
        </w:tc>
        <w:tc>
          <w:tcPr>
            <w:tcW w:w="1354" w:type="pct"/>
            <w:noWrap/>
            <w:hideMark/>
          </w:tcPr>
          <w:p w14:paraId="65766A7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Probablemente extinta en el medio silvestre</w:t>
            </w:r>
          </w:p>
        </w:tc>
        <w:tc>
          <w:tcPr>
            <w:tcW w:w="397" w:type="pct"/>
            <w:noWrap/>
            <w:hideMark/>
          </w:tcPr>
          <w:p w14:paraId="0AE0440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5A8DC21B" w14:textId="77777777" w:rsidTr="00685995">
        <w:tc>
          <w:tcPr>
            <w:tcW w:w="845" w:type="pct"/>
            <w:vMerge/>
            <w:noWrap/>
            <w:vAlign w:val="center"/>
            <w:hideMark/>
          </w:tcPr>
          <w:p w14:paraId="022C68BF"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CBB091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Dromococcyx phasianellus</w:t>
            </w:r>
          </w:p>
        </w:tc>
        <w:tc>
          <w:tcPr>
            <w:tcW w:w="1269" w:type="pct"/>
            <w:noWrap/>
            <w:hideMark/>
          </w:tcPr>
          <w:p w14:paraId="2E59209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Cuclillo faisán</w:t>
            </w:r>
          </w:p>
        </w:tc>
        <w:tc>
          <w:tcPr>
            <w:tcW w:w="1354" w:type="pct"/>
            <w:noWrap/>
            <w:hideMark/>
          </w:tcPr>
          <w:p w14:paraId="2C44DC50" w14:textId="77777777" w:rsidR="00A73339" w:rsidRPr="00596A3A" w:rsidRDefault="00A73339" w:rsidP="00C80695">
            <w:pPr>
              <w:spacing w:before="0" w:after="0"/>
              <w:rPr>
                <w:rFonts w:ascii="Arial" w:hAnsi="Arial" w:cs="Arial"/>
                <w:sz w:val="20"/>
                <w:szCs w:val="20"/>
              </w:rPr>
            </w:pPr>
          </w:p>
        </w:tc>
        <w:tc>
          <w:tcPr>
            <w:tcW w:w="397" w:type="pct"/>
            <w:noWrap/>
            <w:hideMark/>
          </w:tcPr>
          <w:p w14:paraId="68C4A228" w14:textId="77777777" w:rsidR="00A73339" w:rsidRPr="00596A3A" w:rsidRDefault="00A73339" w:rsidP="00C80695">
            <w:pPr>
              <w:spacing w:before="0" w:after="0"/>
              <w:rPr>
                <w:rFonts w:ascii="Arial" w:hAnsi="Arial" w:cs="Arial"/>
                <w:sz w:val="20"/>
                <w:szCs w:val="20"/>
              </w:rPr>
            </w:pPr>
          </w:p>
        </w:tc>
      </w:tr>
      <w:tr w:rsidR="00685995" w:rsidRPr="00596A3A" w14:paraId="7AFA23D4" w14:textId="77777777" w:rsidTr="00685995">
        <w:tc>
          <w:tcPr>
            <w:tcW w:w="845" w:type="pct"/>
            <w:noWrap/>
            <w:vAlign w:val="center"/>
            <w:hideMark/>
          </w:tcPr>
          <w:p w14:paraId="0B5C5D0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DENDROCOLAPTIDAE</w:t>
            </w:r>
          </w:p>
        </w:tc>
        <w:tc>
          <w:tcPr>
            <w:tcW w:w="1134" w:type="pct"/>
            <w:noWrap/>
            <w:hideMark/>
          </w:tcPr>
          <w:p w14:paraId="7169998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Dendrocincla anabatina</w:t>
            </w:r>
          </w:p>
        </w:tc>
        <w:tc>
          <w:tcPr>
            <w:tcW w:w="1269" w:type="pct"/>
            <w:noWrap/>
            <w:hideMark/>
          </w:tcPr>
          <w:p w14:paraId="7B32BA0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Trepatroncos sepia</w:t>
            </w:r>
          </w:p>
        </w:tc>
        <w:tc>
          <w:tcPr>
            <w:tcW w:w="1354" w:type="pct"/>
            <w:noWrap/>
            <w:hideMark/>
          </w:tcPr>
          <w:p w14:paraId="6417D2B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00FCBD63" w14:textId="77777777" w:rsidR="00A73339" w:rsidRPr="00596A3A" w:rsidRDefault="00A73339" w:rsidP="00C80695">
            <w:pPr>
              <w:spacing w:before="0" w:after="0"/>
              <w:rPr>
                <w:rFonts w:ascii="Arial" w:hAnsi="Arial" w:cs="Arial"/>
                <w:sz w:val="20"/>
                <w:szCs w:val="20"/>
              </w:rPr>
            </w:pPr>
          </w:p>
        </w:tc>
      </w:tr>
      <w:tr w:rsidR="00685995" w:rsidRPr="00596A3A" w14:paraId="6D451E9E" w14:textId="77777777" w:rsidTr="00685995">
        <w:tc>
          <w:tcPr>
            <w:tcW w:w="845" w:type="pct"/>
            <w:vMerge w:val="restart"/>
            <w:noWrap/>
            <w:vAlign w:val="center"/>
            <w:hideMark/>
          </w:tcPr>
          <w:p w14:paraId="693D63F1" w14:textId="77777777" w:rsidR="00A73339" w:rsidRPr="00596A3A" w:rsidRDefault="00A73339" w:rsidP="00C80695">
            <w:pPr>
              <w:spacing w:before="0" w:after="0"/>
              <w:jc w:val="center"/>
              <w:rPr>
                <w:rFonts w:ascii="Arial" w:hAnsi="Arial" w:cs="Arial"/>
                <w:sz w:val="20"/>
                <w:szCs w:val="20"/>
                <w:lang w:val="en-US"/>
              </w:rPr>
            </w:pPr>
            <w:r w:rsidRPr="00596A3A">
              <w:rPr>
                <w:rFonts w:ascii="Arial" w:hAnsi="Arial" w:cs="Arial"/>
                <w:sz w:val="20"/>
                <w:szCs w:val="20"/>
                <w:lang w:val="en-US"/>
              </w:rPr>
              <w:t>EMBERIZIDAE</w:t>
            </w:r>
          </w:p>
        </w:tc>
        <w:tc>
          <w:tcPr>
            <w:tcW w:w="1134" w:type="pct"/>
            <w:noWrap/>
            <w:hideMark/>
          </w:tcPr>
          <w:p w14:paraId="732FF76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 xml:space="preserve">Ammodramus </w:t>
            </w:r>
            <w:r w:rsidRPr="00596A3A">
              <w:rPr>
                <w:rFonts w:ascii="Arial" w:hAnsi="Arial" w:cs="Arial"/>
                <w:i/>
                <w:iCs/>
                <w:sz w:val="20"/>
                <w:szCs w:val="20"/>
              </w:rPr>
              <w:lastRenderedPageBreak/>
              <w:t>savannarum</w:t>
            </w:r>
          </w:p>
        </w:tc>
        <w:tc>
          <w:tcPr>
            <w:tcW w:w="1269" w:type="pct"/>
            <w:noWrap/>
            <w:hideMark/>
          </w:tcPr>
          <w:p w14:paraId="1232347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lastRenderedPageBreak/>
              <w:t>Gorrión chapulín</w:t>
            </w:r>
          </w:p>
        </w:tc>
        <w:tc>
          <w:tcPr>
            <w:tcW w:w="1354" w:type="pct"/>
            <w:noWrap/>
            <w:hideMark/>
          </w:tcPr>
          <w:p w14:paraId="2B143045" w14:textId="77777777" w:rsidR="00A73339" w:rsidRPr="00596A3A" w:rsidRDefault="00A73339" w:rsidP="00C80695">
            <w:pPr>
              <w:spacing w:before="0" w:after="0"/>
              <w:rPr>
                <w:rFonts w:ascii="Arial" w:hAnsi="Arial" w:cs="Arial"/>
                <w:sz w:val="20"/>
                <w:szCs w:val="20"/>
              </w:rPr>
            </w:pPr>
          </w:p>
        </w:tc>
        <w:tc>
          <w:tcPr>
            <w:tcW w:w="397" w:type="pct"/>
            <w:noWrap/>
            <w:hideMark/>
          </w:tcPr>
          <w:p w14:paraId="408C9BE3" w14:textId="77777777" w:rsidR="00A73339" w:rsidRPr="00596A3A" w:rsidRDefault="00A73339" w:rsidP="00C80695">
            <w:pPr>
              <w:spacing w:before="0" w:after="0"/>
              <w:rPr>
                <w:rFonts w:ascii="Arial" w:hAnsi="Arial" w:cs="Arial"/>
                <w:sz w:val="20"/>
                <w:szCs w:val="20"/>
              </w:rPr>
            </w:pPr>
          </w:p>
        </w:tc>
      </w:tr>
      <w:tr w:rsidR="00685995" w:rsidRPr="00596A3A" w14:paraId="02099677" w14:textId="77777777" w:rsidTr="00685995">
        <w:tc>
          <w:tcPr>
            <w:tcW w:w="845" w:type="pct"/>
            <w:vMerge/>
            <w:noWrap/>
            <w:vAlign w:val="center"/>
            <w:hideMark/>
          </w:tcPr>
          <w:p w14:paraId="0FB4745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8E0A28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Arremonops chloronotus</w:t>
            </w:r>
          </w:p>
        </w:tc>
        <w:tc>
          <w:tcPr>
            <w:tcW w:w="1269" w:type="pct"/>
            <w:noWrap/>
            <w:hideMark/>
          </w:tcPr>
          <w:p w14:paraId="7CC8A66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Rascador dorso verde</w:t>
            </w:r>
          </w:p>
        </w:tc>
        <w:tc>
          <w:tcPr>
            <w:tcW w:w="1354" w:type="pct"/>
            <w:noWrap/>
            <w:hideMark/>
          </w:tcPr>
          <w:p w14:paraId="38A3C90E" w14:textId="77777777" w:rsidR="00A73339" w:rsidRPr="00596A3A" w:rsidRDefault="00A73339" w:rsidP="00C80695">
            <w:pPr>
              <w:spacing w:before="0" w:after="0"/>
              <w:rPr>
                <w:rFonts w:ascii="Arial" w:hAnsi="Arial" w:cs="Arial"/>
                <w:sz w:val="20"/>
                <w:szCs w:val="20"/>
              </w:rPr>
            </w:pPr>
          </w:p>
        </w:tc>
        <w:tc>
          <w:tcPr>
            <w:tcW w:w="397" w:type="pct"/>
            <w:noWrap/>
            <w:hideMark/>
          </w:tcPr>
          <w:p w14:paraId="7E64F4A0" w14:textId="77777777" w:rsidR="00A73339" w:rsidRPr="00596A3A" w:rsidRDefault="00A73339" w:rsidP="00C80695">
            <w:pPr>
              <w:spacing w:before="0" w:after="0"/>
              <w:rPr>
                <w:rFonts w:ascii="Arial" w:hAnsi="Arial" w:cs="Arial"/>
                <w:sz w:val="20"/>
                <w:szCs w:val="20"/>
              </w:rPr>
            </w:pPr>
          </w:p>
        </w:tc>
      </w:tr>
      <w:tr w:rsidR="00685995" w:rsidRPr="00596A3A" w14:paraId="5A0FFC59" w14:textId="77777777" w:rsidTr="00685995">
        <w:tc>
          <w:tcPr>
            <w:tcW w:w="845" w:type="pct"/>
            <w:vMerge/>
            <w:noWrap/>
            <w:vAlign w:val="center"/>
            <w:hideMark/>
          </w:tcPr>
          <w:p w14:paraId="44DDFBC4"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310725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Arremonops rufivirgatus</w:t>
            </w:r>
          </w:p>
        </w:tc>
        <w:tc>
          <w:tcPr>
            <w:tcW w:w="1269" w:type="pct"/>
            <w:noWrap/>
            <w:hideMark/>
          </w:tcPr>
          <w:p w14:paraId="78FE24F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Rascador oliváceo</w:t>
            </w:r>
          </w:p>
        </w:tc>
        <w:tc>
          <w:tcPr>
            <w:tcW w:w="1354" w:type="pct"/>
            <w:noWrap/>
            <w:hideMark/>
          </w:tcPr>
          <w:p w14:paraId="48DC7FD4" w14:textId="77777777" w:rsidR="00A73339" w:rsidRPr="00596A3A" w:rsidRDefault="00A73339" w:rsidP="00C80695">
            <w:pPr>
              <w:spacing w:before="0" w:after="0"/>
              <w:rPr>
                <w:rFonts w:ascii="Arial" w:hAnsi="Arial" w:cs="Arial"/>
                <w:sz w:val="20"/>
                <w:szCs w:val="20"/>
              </w:rPr>
            </w:pPr>
          </w:p>
        </w:tc>
        <w:tc>
          <w:tcPr>
            <w:tcW w:w="397" w:type="pct"/>
            <w:noWrap/>
            <w:hideMark/>
          </w:tcPr>
          <w:p w14:paraId="4E20C41A" w14:textId="77777777" w:rsidR="00A73339" w:rsidRPr="00596A3A" w:rsidRDefault="00A73339" w:rsidP="00C80695">
            <w:pPr>
              <w:spacing w:before="0" w:after="0"/>
              <w:rPr>
                <w:rFonts w:ascii="Arial" w:hAnsi="Arial" w:cs="Arial"/>
                <w:sz w:val="20"/>
                <w:szCs w:val="20"/>
              </w:rPr>
            </w:pPr>
          </w:p>
        </w:tc>
      </w:tr>
      <w:tr w:rsidR="00685995" w:rsidRPr="00596A3A" w14:paraId="2AC8ED11" w14:textId="77777777" w:rsidTr="00685995">
        <w:tc>
          <w:tcPr>
            <w:tcW w:w="845" w:type="pct"/>
            <w:vMerge/>
            <w:noWrap/>
            <w:vAlign w:val="center"/>
            <w:hideMark/>
          </w:tcPr>
          <w:p w14:paraId="3250D98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2B682F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Chondestes grammacus</w:t>
            </w:r>
          </w:p>
        </w:tc>
        <w:tc>
          <w:tcPr>
            <w:tcW w:w="1269" w:type="pct"/>
            <w:noWrap/>
            <w:hideMark/>
          </w:tcPr>
          <w:p w14:paraId="0ECAEC9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Gorrión arlequín</w:t>
            </w:r>
          </w:p>
        </w:tc>
        <w:tc>
          <w:tcPr>
            <w:tcW w:w="1354" w:type="pct"/>
            <w:noWrap/>
            <w:hideMark/>
          </w:tcPr>
          <w:p w14:paraId="19E217F2" w14:textId="77777777" w:rsidR="00A73339" w:rsidRPr="00596A3A" w:rsidRDefault="00A73339" w:rsidP="00C80695">
            <w:pPr>
              <w:spacing w:before="0" w:after="0"/>
              <w:rPr>
                <w:rFonts w:ascii="Arial" w:hAnsi="Arial" w:cs="Arial"/>
                <w:sz w:val="20"/>
                <w:szCs w:val="20"/>
              </w:rPr>
            </w:pPr>
          </w:p>
        </w:tc>
        <w:tc>
          <w:tcPr>
            <w:tcW w:w="397" w:type="pct"/>
            <w:noWrap/>
            <w:hideMark/>
          </w:tcPr>
          <w:p w14:paraId="11BD6B45" w14:textId="77777777" w:rsidR="00A73339" w:rsidRPr="00596A3A" w:rsidRDefault="00A73339" w:rsidP="00C80695">
            <w:pPr>
              <w:spacing w:before="0" w:after="0"/>
              <w:rPr>
                <w:rFonts w:ascii="Arial" w:hAnsi="Arial" w:cs="Arial"/>
                <w:sz w:val="20"/>
                <w:szCs w:val="20"/>
              </w:rPr>
            </w:pPr>
          </w:p>
        </w:tc>
      </w:tr>
      <w:tr w:rsidR="00685995" w:rsidRPr="00596A3A" w14:paraId="377F77F9" w14:textId="77777777" w:rsidTr="00685995">
        <w:tc>
          <w:tcPr>
            <w:tcW w:w="845" w:type="pct"/>
            <w:vMerge/>
            <w:noWrap/>
            <w:vAlign w:val="center"/>
            <w:hideMark/>
          </w:tcPr>
          <w:p w14:paraId="793B651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6A1FAD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Melospiza lincolnii</w:t>
            </w:r>
          </w:p>
        </w:tc>
        <w:tc>
          <w:tcPr>
            <w:tcW w:w="1269" w:type="pct"/>
            <w:noWrap/>
            <w:hideMark/>
          </w:tcPr>
          <w:p w14:paraId="3F221CD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Gorrión de Lincoln</w:t>
            </w:r>
          </w:p>
        </w:tc>
        <w:tc>
          <w:tcPr>
            <w:tcW w:w="1354" w:type="pct"/>
            <w:noWrap/>
            <w:hideMark/>
          </w:tcPr>
          <w:p w14:paraId="1AB97099" w14:textId="77777777" w:rsidR="00A73339" w:rsidRPr="00596A3A" w:rsidRDefault="00A73339" w:rsidP="00C80695">
            <w:pPr>
              <w:spacing w:before="0" w:after="0"/>
              <w:rPr>
                <w:rFonts w:ascii="Arial" w:hAnsi="Arial" w:cs="Arial"/>
                <w:sz w:val="20"/>
                <w:szCs w:val="20"/>
              </w:rPr>
            </w:pPr>
          </w:p>
        </w:tc>
        <w:tc>
          <w:tcPr>
            <w:tcW w:w="397" w:type="pct"/>
            <w:noWrap/>
            <w:hideMark/>
          </w:tcPr>
          <w:p w14:paraId="57216729" w14:textId="77777777" w:rsidR="00A73339" w:rsidRPr="00596A3A" w:rsidRDefault="00A73339" w:rsidP="00C80695">
            <w:pPr>
              <w:spacing w:before="0" w:after="0"/>
              <w:rPr>
                <w:rFonts w:ascii="Arial" w:hAnsi="Arial" w:cs="Arial"/>
                <w:sz w:val="20"/>
                <w:szCs w:val="20"/>
              </w:rPr>
            </w:pPr>
          </w:p>
        </w:tc>
      </w:tr>
      <w:tr w:rsidR="00685995" w:rsidRPr="00596A3A" w14:paraId="353FB8F4" w14:textId="77777777" w:rsidTr="00685995">
        <w:tc>
          <w:tcPr>
            <w:tcW w:w="845" w:type="pct"/>
            <w:vMerge/>
            <w:noWrap/>
            <w:vAlign w:val="center"/>
            <w:hideMark/>
          </w:tcPr>
          <w:p w14:paraId="302A4A6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174F4B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Passerculus sandwichensis beldingi</w:t>
            </w:r>
          </w:p>
        </w:tc>
        <w:tc>
          <w:tcPr>
            <w:tcW w:w="1269" w:type="pct"/>
            <w:noWrap/>
            <w:hideMark/>
          </w:tcPr>
          <w:p w14:paraId="5EDCB2C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Gorrión sabanero</w:t>
            </w:r>
          </w:p>
        </w:tc>
        <w:tc>
          <w:tcPr>
            <w:tcW w:w="1354" w:type="pct"/>
            <w:noWrap/>
            <w:hideMark/>
          </w:tcPr>
          <w:p w14:paraId="53C41D4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25A49047" w14:textId="77777777" w:rsidR="00A73339" w:rsidRPr="00596A3A" w:rsidRDefault="00A73339" w:rsidP="00C80695">
            <w:pPr>
              <w:spacing w:before="0" w:after="0"/>
              <w:rPr>
                <w:rFonts w:ascii="Arial" w:hAnsi="Arial" w:cs="Arial"/>
                <w:sz w:val="20"/>
                <w:szCs w:val="20"/>
              </w:rPr>
            </w:pPr>
          </w:p>
        </w:tc>
      </w:tr>
      <w:tr w:rsidR="00685995" w:rsidRPr="00596A3A" w14:paraId="70EC926F" w14:textId="77777777" w:rsidTr="00685995">
        <w:tc>
          <w:tcPr>
            <w:tcW w:w="845" w:type="pct"/>
            <w:vMerge/>
            <w:noWrap/>
            <w:vAlign w:val="center"/>
            <w:hideMark/>
          </w:tcPr>
          <w:p w14:paraId="68A7353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1B1713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Sporophila torqueola</w:t>
            </w:r>
          </w:p>
        </w:tc>
        <w:tc>
          <w:tcPr>
            <w:tcW w:w="1269" w:type="pct"/>
            <w:noWrap/>
            <w:hideMark/>
          </w:tcPr>
          <w:p w14:paraId="3F5257C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Semillero de collar</w:t>
            </w:r>
          </w:p>
        </w:tc>
        <w:tc>
          <w:tcPr>
            <w:tcW w:w="1354" w:type="pct"/>
            <w:noWrap/>
            <w:hideMark/>
          </w:tcPr>
          <w:p w14:paraId="54FF2C1D" w14:textId="77777777" w:rsidR="00A73339" w:rsidRPr="00596A3A" w:rsidRDefault="00A73339" w:rsidP="00C80695">
            <w:pPr>
              <w:spacing w:before="0" w:after="0"/>
              <w:rPr>
                <w:rFonts w:ascii="Arial" w:hAnsi="Arial" w:cs="Arial"/>
                <w:sz w:val="20"/>
                <w:szCs w:val="20"/>
              </w:rPr>
            </w:pPr>
          </w:p>
        </w:tc>
        <w:tc>
          <w:tcPr>
            <w:tcW w:w="397" w:type="pct"/>
            <w:noWrap/>
            <w:hideMark/>
          </w:tcPr>
          <w:p w14:paraId="5C4C29CD" w14:textId="77777777" w:rsidR="00A73339" w:rsidRPr="00596A3A" w:rsidRDefault="00A73339" w:rsidP="00C80695">
            <w:pPr>
              <w:spacing w:before="0" w:after="0"/>
              <w:rPr>
                <w:rFonts w:ascii="Arial" w:hAnsi="Arial" w:cs="Arial"/>
                <w:sz w:val="20"/>
                <w:szCs w:val="20"/>
              </w:rPr>
            </w:pPr>
          </w:p>
        </w:tc>
      </w:tr>
      <w:tr w:rsidR="00685995" w:rsidRPr="00596A3A" w14:paraId="1BC366F9" w14:textId="77777777" w:rsidTr="00685995">
        <w:tc>
          <w:tcPr>
            <w:tcW w:w="845" w:type="pct"/>
            <w:vMerge/>
            <w:noWrap/>
            <w:vAlign w:val="center"/>
            <w:hideMark/>
          </w:tcPr>
          <w:p w14:paraId="3EBA9AE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7D6071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Tiaris olivaceus</w:t>
            </w:r>
          </w:p>
        </w:tc>
        <w:tc>
          <w:tcPr>
            <w:tcW w:w="1269" w:type="pct"/>
            <w:noWrap/>
            <w:hideMark/>
          </w:tcPr>
          <w:p w14:paraId="08DB799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Semillero oliváceo</w:t>
            </w:r>
          </w:p>
        </w:tc>
        <w:tc>
          <w:tcPr>
            <w:tcW w:w="1354" w:type="pct"/>
            <w:noWrap/>
            <w:hideMark/>
          </w:tcPr>
          <w:p w14:paraId="66D37296" w14:textId="77777777" w:rsidR="00A73339" w:rsidRPr="00596A3A" w:rsidRDefault="00A73339" w:rsidP="00C80695">
            <w:pPr>
              <w:spacing w:before="0" w:after="0"/>
              <w:rPr>
                <w:rFonts w:ascii="Arial" w:hAnsi="Arial" w:cs="Arial"/>
                <w:sz w:val="20"/>
                <w:szCs w:val="20"/>
              </w:rPr>
            </w:pPr>
          </w:p>
        </w:tc>
        <w:tc>
          <w:tcPr>
            <w:tcW w:w="397" w:type="pct"/>
            <w:noWrap/>
            <w:hideMark/>
          </w:tcPr>
          <w:p w14:paraId="58DFC633" w14:textId="77777777" w:rsidR="00A73339" w:rsidRPr="00596A3A" w:rsidRDefault="00A73339" w:rsidP="00C80695">
            <w:pPr>
              <w:spacing w:before="0" w:after="0"/>
              <w:rPr>
                <w:rFonts w:ascii="Arial" w:hAnsi="Arial" w:cs="Arial"/>
                <w:sz w:val="20"/>
                <w:szCs w:val="20"/>
              </w:rPr>
            </w:pPr>
          </w:p>
        </w:tc>
      </w:tr>
      <w:tr w:rsidR="00685995" w:rsidRPr="00596A3A" w14:paraId="40F4F24E" w14:textId="77777777" w:rsidTr="00685995">
        <w:tc>
          <w:tcPr>
            <w:tcW w:w="845" w:type="pct"/>
            <w:vMerge/>
            <w:noWrap/>
            <w:vAlign w:val="center"/>
            <w:hideMark/>
          </w:tcPr>
          <w:p w14:paraId="32522D22"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59A408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Volatinia jacarina</w:t>
            </w:r>
          </w:p>
        </w:tc>
        <w:tc>
          <w:tcPr>
            <w:tcW w:w="1269" w:type="pct"/>
            <w:noWrap/>
            <w:hideMark/>
          </w:tcPr>
          <w:p w14:paraId="59AB3AD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Semillero brincador</w:t>
            </w:r>
          </w:p>
        </w:tc>
        <w:tc>
          <w:tcPr>
            <w:tcW w:w="1354" w:type="pct"/>
            <w:noWrap/>
            <w:hideMark/>
          </w:tcPr>
          <w:p w14:paraId="18FD06E0" w14:textId="77777777" w:rsidR="00A73339" w:rsidRPr="00596A3A" w:rsidRDefault="00A73339" w:rsidP="00C80695">
            <w:pPr>
              <w:spacing w:before="0" w:after="0"/>
              <w:rPr>
                <w:rFonts w:ascii="Arial" w:hAnsi="Arial" w:cs="Arial"/>
                <w:sz w:val="20"/>
                <w:szCs w:val="20"/>
              </w:rPr>
            </w:pPr>
          </w:p>
        </w:tc>
        <w:tc>
          <w:tcPr>
            <w:tcW w:w="397" w:type="pct"/>
            <w:noWrap/>
            <w:hideMark/>
          </w:tcPr>
          <w:p w14:paraId="3DFD7EC4" w14:textId="77777777" w:rsidR="00A73339" w:rsidRPr="00596A3A" w:rsidRDefault="00A73339" w:rsidP="00C80695">
            <w:pPr>
              <w:spacing w:before="0" w:after="0"/>
              <w:rPr>
                <w:rFonts w:ascii="Arial" w:hAnsi="Arial" w:cs="Arial"/>
                <w:sz w:val="20"/>
                <w:szCs w:val="20"/>
              </w:rPr>
            </w:pPr>
          </w:p>
        </w:tc>
      </w:tr>
      <w:tr w:rsidR="00685995" w:rsidRPr="00596A3A" w14:paraId="1BE84611" w14:textId="77777777" w:rsidTr="00685995">
        <w:tc>
          <w:tcPr>
            <w:tcW w:w="845" w:type="pct"/>
            <w:vMerge/>
            <w:noWrap/>
            <w:vAlign w:val="center"/>
            <w:hideMark/>
          </w:tcPr>
          <w:p w14:paraId="100070A8"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BEE9A1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Zonotrichia  leucophrys</w:t>
            </w:r>
          </w:p>
        </w:tc>
        <w:tc>
          <w:tcPr>
            <w:tcW w:w="1269" w:type="pct"/>
            <w:noWrap/>
            <w:hideMark/>
          </w:tcPr>
          <w:p w14:paraId="0B9A8C5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Gorrión corona blanca</w:t>
            </w:r>
          </w:p>
        </w:tc>
        <w:tc>
          <w:tcPr>
            <w:tcW w:w="1354" w:type="pct"/>
            <w:noWrap/>
            <w:hideMark/>
          </w:tcPr>
          <w:p w14:paraId="4306EEF3" w14:textId="77777777" w:rsidR="00A73339" w:rsidRPr="00596A3A" w:rsidRDefault="00A73339" w:rsidP="00C80695">
            <w:pPr>
              <w:spacing w:before="0" w:after="0"/>
              <w:rPr>
                <w:rFonts w:ascii="Arial" w:hAnsi="Arial" w:cs="Arial"/>
                <w:sz w:val="20"/>
                <w:szCs w:val="20"/>
              </w:rPr>
            </w:pPr>
          </w:p>
        </w:tc>
        <w:tc>
          <w:tcPr>
            <w:tcW w:w="397" w:type="pct"/>
            <w:noWrap/>
            <w:hideMark/>
          </w:tcPr>
          <w:p w14:paraId="7C09B817" w14:textId="77777777" w:rsidR="00A73339" w:rsidRPr="00596A3A" w:rsidRDefault="00A73339" w:rsidP="00C80695">
            <w:pPr>
              <w:spacing w:before="0" w:after="0"/>
              <w:rPr>
                <w:rFonts w:ascii="Arial" w:hAnsi="Arial" w:cs="Arial"/>
                <w:sz w:val="20"/>
                <w:szCs w:val="20"/>
              </w:rPr>
            </w:pPr>
          </w:p>
        </w:tc>
      </w:tr>
      <w:tr w:rsidR="00685995" w:rsidRPr="00596A3A" w14:paraId="41EAB9DA" w14:textId="77777777" w:rsidTr="00685995">
        <w:tc>
          <w:tcPr>
            <w:tcW w:w="845" w:type="pct"/>
            <w:vMerge w:val="restart"/>
            <w:noWrap/>
            <w:vAlign w:val="center"/>
            <w:hideMark/>
          </w:tcPr>
          <w:p w14:paraId="38D4A97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FALCONIDAE</w:t>
            </w:r>
          </w:p>
        </w:tc>
        <w:tc>
          <w:tcPr>
            <w:tcW w:w="1134" w:type="pct"/>
            <w:noWrap/>
            <w:hideMark/>
          </w:tcPr>
          <w:p w14:paraId="5175B89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Falco columbarius</w:t>
            </w:r>
          </w:p>
        </w:tc>
        <w:tc>
          <w:tcPr>
            <w:tcW w:w="1269" w:type="pct"/>
            <w:noWrap/>
            <w:hideMark/>
          </w:tcPr>
          <w:p w14:paraId="2C37061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Halcón esmerejón</w:t>
            </w:r>
          </w:p>
        </w:tc>
        <w:tc>
          <w:tcPr>
            <w:tcW w:w="1354" w:type="pct"/>
            <w:noWrap/>
            <w:hideMark/>
          </w:tcPr>
          <w:p w14:paraId="55F28C82" w14:textId="77777777" w:rsidR="00A73339" w:rsidRPr="00596A3A" w:rsidRDefault="00A73339" w:rsidP="00C80695">
            <w:pPr>
              <w:spacing w:before="0" w:after="0"/>
              <w:rPr>
                <w:rFonts w:ascii="Arial" w:hAnsi="Arial" w:cs="Arial"/>
                <w:sz w:val="20"/>
                <w:szCs w:val="20"/>
              </w:rPr>
            </w:pPr>
          </w:p>
        </w:tc>
        <w:tc>
          <w:tcPr>
            <w:tcW w:w="397" w:type="pct"/>
            <w:noWrap/>
            <w:hideMark/>
          </w:tcPr>
          <w:p w14:paraId="5505285F" w14:textId="77777777" w:rsidR="00A73339" w:rsidRPr="00596A3A" w:rsidRDefault="00A73339" w:rsidP="00C80695">
            <w:pPr>
              <w:spacing w:before="0" w:after="0"/>
              <w:rPr>
                <w:rFonts w:ascii="Arial" w:hAnsi="Arial" w:cs="Arial"/>
                <w:sz w:val="20"/>
                <w:szCs w:val="20"/>
              </w:rPr>
            </w:pPr>
          </w:p>
        </w:tc>
      </w:tr>
      <w:tr w:rsidR="00685995" w:rsidRPr="00596A3A" w14:paraId="2BE717B9" w14:textId="77777777" w:rsidTr="00685995">
        <w:tc>
          <w:tcPr>
            <w:tcW w:w="845" w:type="pct"/>
            <w:vMerge/>
            <w:noWrap/>
            <w:vAlign w:val="center"/>
            <w:hideMark/>
          </w:tcPr>
          <w:p w14:paraId="64E8A4E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C0B216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Falco femoralis</w:t>
            </w:r>
          </w:p>
        </w:tc>
        <w:tc>
          <w:tcPr>
            <w:tcW w:w="1269" w:type="pct"/>
            <w:noWrap/>
            <w:hideMark/>
          </w:tcPr>
          <w:p w14:paraId="620D9DC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Halcón fajado</w:t>
            </w:r>
          </w:p>
        </w:tc>
        <w:tc>
          <w:tcPr>
            <w:tcW w:w="1354" w:type="pct"/>
            <w:noWrap/>
            <w:hideMark/>
          </w:tcPr>
          <w:p w14:paraId="3F6A8C9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75A090FC" w14:textId="77777777" w:rsidR="00A73339" w:rsidRPr="00596A3A" w:rsidRDefault="00A73339" w:rsidP="00C80695">
            <w:pPr>
              <w:spacing w:before="0" w:after="0"/>
              <w:rPr>
                <w:rFonts w:ascii="Arial" w:hAnsi="Arial" w:cs="Arial"/>
                <w:sz w:val="20"/>
                <w:szCs w:val="20"/>
              </w:rPr>
            </w:pPr>
          </w:p>
        </w:tc>
      </w:tr>
      <w:tr w:rsidR="00685995" w:rsidRPr="00596A3A" w14:paraId="737BBE2E" w14:textId="77777777" w:rsidTr="00685995">
        <w:tc>
          <w:tcPr>
            <w:tcW w:w="845" w:type="pct"/>
            <w:vMerge/>
            <w:noWrap/>
            <w:vAlign w:val="center"/>
            <w:hideMark/>
          </w:tcPr>
          <w:p w14:paraId="5B85D791"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8ABBAD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Falco peregrinus</w:t>
            </w:r>
          </w:p>
        </w:tc>
        <w:tc>
          <w:tcPr>
            <w:tcW w:w="1269" w:type="pct"/>
            <w:noWrap/>
            <w:hideMark/>
          </w:tcPr>
          <w:p w14:paraId="2F2B391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Halcón peregrino</w:t>
            </w:r>
          </w:p>
        </w:tc>
        <w:tc>
          <w:tcPr>
            <w:tcW w:w="1354" w:type="pct"/>
            <w:noWrap/>
            <w:hideMark/>
          </w:tcPr>
          <w:p w14:paraId="283A450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5E7617CB" w14:textId="77777777" w:rsidR="00A73339" w:rsidRPr="00596A3A" w:rsidRDefault="00A73339" w:rsidP="00C80695">
            <w:pPr>
              <w:spacing w:before="0" w:after="0"/>
              <w:rPr>
                <w:rFonts w:ascii="Arial" w:hAnsi="Arial" w:cs="Arial"/>
                <w:sz w:val="20"/>
                <w:szCs w:val="20"/>
              </w:rPr>
            </w:pPr>
          </w:p>
        </w:tc>
      </w:tr>
      <w:tr w:rsidR="00685995" w:rsidRPr="00596A3A" w14:paraId="4E3F3B7A" w14:textId="77777777" w:rsidTr="00685995">
        <w:tc>
          <w:tcPr>
            <w:tcW w:w="845" w:type="pct"/>
            <w:vMerge/>
            <w:noWrap/>
            <w:vAlign w:val="center"/>
            <w:hideMark/>
          </w:tcPr>
          <w:p w14:paraId="6D3BD914"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C03C38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Falco rufigularis</w:t>
            </w:r>
          </w:p>
        </w:tc>
        <w:tc>
          <w:tcPr>
            <w:tcW w:w="1269" w:type="pct"/>
            <w:noWrap/>
            <w:hideMark/>
          </w:tcPr>
          <w:p w14:paraId="27712E9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Halcón enano</w:t>
            </w:r>
          </w:p>
        </w:tc>
        <w:tc>
          <w:tcPr>
            <w:tcW w:w="1354" w:type="pct"/>
            <w:noWrap/>
            <w:hideMark/>
          </w:tcPr>
          <w:p w14:paraId="3C145BAD" w14:textId="77777777" w:rsidR="00A73339" w:rsidRPr="00596A3A" w:rsidRDefault="00A73339" w:rsidP="00C80695">
            <w:pPr>
              <w:spacing w:before="0" w:after="0"/>
              <w:rPr>
                <w:rFonts w:ascii="Arial" w:hAnsi="Arial" w:cs="Arial"/>
                <w:sz w:val="20"/>
                <w:szCs w:val="20"/>
              </w:rPr>
            </w:pPr>
          </w:p>
        </w:tc>
        <w:tc>
          <w:tcPr>
            <w:tcW w:w="397" w:type="pct"/>
            <w:noWrap/>
            <w:hideMark/>
          </w:tcPr>
          <w:p w14:paraId="740DBE02" w14:textId="77777777" w:rsidR="00A73339" w:rsidRPr="00596A3A" w:rsidRDefault="00A73339" w:rsidP="00C80695">
            <w:pPr>
              <w:spacing w:before="0" w:after="0"/>
              <w:rPr>
                <w:rFonts w:ascii="Arial" w:hAnsi="Arial" w:cs="Arial"/>
                <w:sz w:val="20"/>
                <w:szCs w:val="20"/>
              </w:rPr>
            </w:pPr>
          </w:p>
        </w:tc>
      </w:tr>
      <w:tr w:rsidR="00685995" w:rsidRPr="00596A3A" w14:paraId="04AA9126" w14:textId="77777777" w:rsidTr="00685995">
        <w:tc>
          <w:tcPr>
            <w:tcW w:w="845" w:type="pct"/>
            <w:vMerge/>
            <w:noWrap/>
            <w:vAlign w:val="center"/>
            <w:hideMark/>
          </w:tcPr>
          <w:p w14:paraId="6AD98E9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740E7F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Falco sparverius</w:t>
            </w:r>
          </w:p>
        </w:tc>
        <w:tc>
          <w:tcPr>
            <w:tcW w:w="1269" w:type="pct"/>
            <w:noWrap/>
            <w:hideMark/>
          </w:tcPr>
          <w:p w14:paraId="500FBAC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Cernícalo americano</w:t>
            </w:r>
          </w:p>
        </w:tc>
        <w:tc>
          <w:tcPr>
            <w:tcW w:w="1354" w:type="pct"/>
            <w:noWrap/>
            <w:hideMark/>
          </w:tcPr>
          <w:p w14:paraId="067D7283" w14:textId="77777777" w:rsidR="00A73339" w:rsidRPr="00596A3A" w:rsidRDefault="00A73339" w:rsidP="00C80695">
            <w:pPr>
              <w:spacing w:before="0" w:after="0"/>
              <w:rPr>
                <w:rFonts w:ascii="Arial" w:hAnsi="Arial" w:cs="Arial"/>
                <w:sz w:val="20"/>
                <w:szCs w:val="20"/>
              </w:rPr>
            </w:pPr>
          </w:p>
        </w:tc>
        <w:tc>
          <w:tcPr>
            <w:tcW w:w="397" w:type="pct"/>
            <w:noWrap/>
            <w:hideMark/>
          </w:tcPr>
          <w:p w14:paraId="159EB5A1" w14:textId="77777777" w:rsidR="00A73339" w:rsidRPr="00596A3A" w:rsidRDefault="00A73339" w:rsidP="00C80695">
            <w:pPr>
              <w:spacing w:before="0" w:after="0"/>
              <w:rPr>
                <w:rFonts w:ascii="Arial" w:hAnsi="Arial" w:cs="Arial"/>
                <w:sz w:val="20"/>
                <w:szCs w:val="20"/>
              </w:rPr>
            </w:pPr>
          </w:p>
        </w:tc>
      </w:tr>
      <w:tr w:rsidR="00685995" w:rsidRPr="00596A3A" w14:paraId="5AFB6662" w14:textId="77777777" w:rsidTr="00685995">
        <w:tc>
          <w:tcPr>
            <w:tcW w:w="845" w:type="pct"/>
            <w:vMerge/>
            <w:noWrap/>
            <w:vAlign w:val="center"/>
            <w:hideMark/>
          </w:tcPr>
          <w:p w14:paraId="1E8F000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EFFC56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Herpetotheres cachinnans</w:t>
            </w:r>
          </w:p>
        </w:tc>
        <w:tc>
          <w:tcPr>
            <w:tcW w:w="1269" w:type="pct"/>
            <w:noWrap/>
            <w:hideMark/>
          </w:tcPr>
          <w:p w14:paraId="6544221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Halcón guaco</w:t>
            </w:r>
          </w:p>
        </w:tc>
        <w:tc>
          <w:tcPr>
            <w:tcW w:w="1354" w:type="pct"/>
            <w:noWrap/>
            <w:hideMark/>
          </w:tcPr>
          <w:p w14:paraId="01DC659C" w14:textId="77777777" w:rsidR="00A73339" w:rsidRPr="00596A3A" w:rsidRDefault="00A73339" w:rsidP="00C80695">
            <w:pPr>
              <w:spacing w:before="0" w:after="0"/>
              <w:rPr>
                <w:rFonts w:ascii="Arial" w:hAnsi="Arial" w:cs="Arial"/>
                <w:sz w:val="20"/>
                <w:szCs w:val="20"/>
              </w:rPr>
            </w:pPr>
          </w:p>
        </w:tc>
        <w:tc>
          <w:tcPr>
            <w:tcW w:w="397" w:type="pct"/>
            <w:noWrap/>
            <w:hideMark/>
          </w:tcPr>
          <w:p w14:paraId="7F32CD50" w14:textId="77777777" w:rsidR="00A73339" w:rsidRPr="00596A3A" w:rsidRDefault="00A73339" w:rsidP="00C80695">
            <w:pPr>
              <w:spacing w:before="0" w:after="0"/>
              <w:rPr>
                <w:rFonts w:ascii="Arial" w:hAnsi="Arial" w:cs="Arial"/>
                <w:sz w:val="20"/>
                <w:szCs w:val="20"/>
              </w:rPr>
            </w:pPr>
          </w:p>
        </w:tc>
      </w:tr>
      <w:tr w:rsidR="00685995" w:rsidRPr="00596A3A" w14:paraId="653FF06B" w14:textId="77777777" w:rsidTr="00685995">
        <w:tc>
          <w:tcPr>
            <w:tcW w:w="845" w:type="pct"/>
            <w:vMerge/>
            <w:noWrap/>
            <w:vAlign w:val="center"/>
            <w:hideMark/>
          </w:tcPr>
          <w:p w14:paraId="799392C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D7363B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Micrastur semitorquatus</w:t>
            </w:r>
          </w:p>
        </w:tc>
        <w:tc>
          <w:tcPr>
            <w:tcW w:w="1269" w:type="pct"/>
            <w:noWrap/>
            <w:hideMark/>
          </w:tcPr>
          <w:p w14:paraId="3EC63C6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Halcón-selvático de collar</w:t>
            </w:r>
          </w:p>
        </w:tc>
        <w:tc>
          <w:tcPr>
            <w:tcW w:w="1354" w:type="pct"/>
            <w:noWrap/>
            <w:hideMark/>
          </w:tcPr>
          <w:p w14:paraId="56070C3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676D4012" w14:textId="77777777" w:rsidR="00A73339" w:rsidRPr="00596A3A" w:rsidRDefault="00A73339" w:rsidP="00C80695">
            <w:pPr>
              <w:spacing w:before="0" w:after="0"/>
              <w:rPr>
                <w:rFonts w:ascii="Arial" w:hAnsi="Arial" w:cs="Arial"/>
                <w:sz w:val="20"/>
                <w:szCs w:val="20"/>
              </w:rPr>
            </w:pPr>
          </w:p>
        </w:tc>
      </w:tr>
      <w:tr w:rsidR="00685995" w:rsidRPr="00596A3A" w14:paraId="24F15050" w14:textId="77777777" w:rsidTr="00685995">
        <w:tc>
          <w:tcPr>
            <w:tcW w:w="845" w:type="pct"/>
            <w:noWrap/>
            <w:vAlign w:val="center"/>
            <w:hideMark/>
          </w:tcPr>
          <w:p w14:paraId="60F718B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FORMICARIIDAE</w:t>
            </w:r>
          </w:p>
        </w:tc>
        <w:tc>
          <w:tcPr>
            <w:tcW w:w="1134" w:type="pct"/>
            <w:noWrap/>
            <w:hideMark/>
          </w:tcPr>
          <w:p w14:paraId="027B977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Formicarius analis</w:t>
            </w:r>
          </w:p>
        </w:tc>
        <w:tc>
          <w:tcPr>
            <w:tcW w:w="1269" w:type="pct"/>
            <w:noWrap/>
            <w:hideMark/>
          </w:tcPr>
          <w:p w14:paraId="5A6DB30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Hormiguero-cholino cara negra</w:t>
            </w:r>
          </w:p>
        </w:tc>
        <w:tc>
          <w:tcPr>
            <w:tcW w:w="1354" w:type="pct"/>
            <w:noWrap/>
            <w:hideMark/>
          </w:tcPr>
          <w:p w14:paraId="3D79D961" w14:textId="77777777" w:rsidR="00A73339" w:rsidRPr="00596A3A" w:rsidRDefault="00A73339" w:rsidP="00C80695">
            <w:pPr>
              <w:spacing w:before="0" w:after="0"/>
              <w:rPr>
                <w:rFonts w:ascii="Arial" w:hAnsi="Arial" w:cs="Arial"/>
                <w:sz w:val="20"/>
                <w:szCs w:val="20"/>
              </w:rPr>
            </w:pPr>
          </w:p>
        </w:tc>
        <w:tc>
          <w:tcPr>
            <w:tcW w:w="397" w:type="pct"/>
            <w:noWrap/>
            <w:hideMark/>
          </w:tcPr>
          <w:p w14:paraId="069533CF" w14:textId="77777777" w:rsidR="00A73339" w:rsidRPr="00596A3A" w:rsidRDefault="00A73339" w:rsidP="00C80695">
            <w:pPr>
              <w:spacing w:before="0" w:after="0"/>
              <w:rPr>
                <w:rFonts w:ascii="Arial" w:hAnsi="Arial" w:cs="Arial"/>
                <w:sz w:val="20"/>
                <w:szCs w:val="20"/>
              </w:rPr>
            </w:pPr>
          </w:p>
        </w:tc>
      </w:tr>
      <w:tr w:rsidR="00685995" w:rsidRPr="00596A3A" w14:paraId="7801524C" w14:textId="77777777" w:rsidTr="00685995">
        <w:tc>
          <w:tcPr>
            <w:tcW w:w="845" w:type="pct"/>
            <w:noWrap/>
            <w:vAlign w:val="center"/>
            <w:hideMark/>
          </w:tcPr>
          <w:p w14:paraId="58A2C4C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FREGATIDAE</w:t>
            </w:r>
          </w:p>
        </w:tc>
        <w:tc>
          <w:tcPr>
            <w:tcW w:w="1134" w:type="pct"/>
            <w:noWrap/>
            <w:hideMark/>
          </w:tcPr>
          <w:p w14:paraId="7765186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Fregata magnificens</w:t>
            </w:r>
          </w:p>
        </w:tc>
        <w:tc>
          <w:tcPr>
            <w:tcW w:w="1269" w:type="pct"/>
            <w:noWrap/>
            <w:hideMark/>
          </w:tcPr>
          <w:p w14:paraId="7C672EF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Fragata magnífica</w:t>
            </w:r>
          </w:p>
        </w:tc>
        <w:tc>
          <w:tcPr>
            <w:tcW w:w="1354" w:type="pct"/>
            <w:noWrap/>
            <w:hideMark/>
          </w:tcPr>
          <w:p w14:paraId="1D82A9DB" w14:textId="77777777" w:rsidR="00A73339" w:rsidRPr="00596A3A" w:rsidRDefault="00A73339" w:rsidP="00C80695">
            <w:pPr>
              <w:spacing w:before="0" w:after="0"/>
              <w:rPr>
                <w:rFonts w:ascii="Arial" w:hAnsi="Arial" w:cs="Arial"/>
                <w:sz w:val="20"/>
                <w:szCs w:val="20"/>
              </w:rPr>
            </w:pPr>
          </w:p>
        </w:tc>
        <w:tc>
          <w:tcPr>
            <w:tcW w:w="397" w:type="pct"/>
            <w:noWrap/>
            <w:hideMark/>
          </w:tcPr>
          <w:p w14:paraId="38BAF978" w14:textId="77777777" w:rsidR="00A73339" w:rsidRPr="00596A3A" w:rsidRDefault="00A73339" w:rsidP="00C80695">
            <w:pPr>
              <w:spacing w:before="0" w:after="0"/>
              <w:rPr>
                <w:rFonts w:ascii="Arial" w:hAnsi="Arial" w:cs="Arial"/>
                <w:sz w:val="20"/>
                <w:szCs w:val="20"/>
              </w:rPr>
            </w:pPr>
          </w:p>
        </w:tc>
      </w:tr>
      <w:tr w:rsidR="00685995" w:rsidRPr="00596A3A" w14:paraId="123C24AD" w14:textId="77777777" w:rsidTr="00685995">
        <w:tc>
          <w:tcPr>
            <w:tcW w:w="845" w:type="pct"/>
            <w:vMerge w:val="restart"/>
            <w:noWrap/>
            <w:vAlign w:val="center"/>
            <w:hideMark/>
          </w:tcPr>
          <w:p w14:paraId="65BF286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FRINGILLIDAE</w:t>
            </w:r>
          </w:p>
        </w:tc>
        <w:tc>
          <w:tcPr>
            <w:tcW w:w="1134" w:type="pct"/>
            <w:noWrap/>
            <w:hideMark/>
          </w:tcPr>
          <w:p w14:paraId="717E5F9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Carduelis psaltria</w:t>
            </w:r>
          </w:p>
        </w:tc>
        <w:tc>
          <w:tcPr>
            <w:tcW w:w="1269" w:type="pct"/>
            <w:noWrap/>
            <w:hideMark/>
          </w:tcPr>
          <w:p w14:paraId="18272CE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Jilguero dominico</w:t>
            </w:r>
          </w:p>
        </w:tc>
        <w:tc>
          <w:tcPr>
            <w:tcW w:w="1354" w:type="pct"/>
            <w:noWrap/>
            <w:hideMark/>
          </w:tcPr>
          <w:p w14:paraId="31F37BF5" w14:textId="77777777" w:rsidR="00A73339" w:rsidRPr="00596A3A" w:rsidRDefault="00A73339" w:rsidP="00C80695">
            <w:pPr>
              <w:spacing w:before="0" w:after="0"/>
              <w:rPr>
                <w:rFonts w:ascii="Arial" w:hAnsi="Arial" w:cs="Arial"/>
                <w:sz w:val="20"/>
                <w:szCs w:val="20"/>
              </w:rPr>
            </w:pPr>
          </w:p>
        </w:tc>
        <w:tc>
          <w:tcPr>
            <w:tcW w:w="397" w:type="pct"/>
            <w:noWrap/>
            <w:hideMark/>
          </w:tcPr>
          <w:p w14:paraId="64E72325" w14:textId="77777777" w:rsidR="00A73339" w:rsidRPr="00596A3A" w:rsidRDefault="00A73339" w:rsidP="00C80695">
            <w:pPr>
              <w:spacing w:before="0" w:after="0"/>
              <w:rPr>
                <w:rFonts w:ascii="Arial" w:hAnsi="Arial" w:cs="Arial"/>
                <w:sz w:val="20"/>
                <w:szCs w:val="20"/>
              </w:rPr>
            </w:pPr>
          </w:p>
        </w:tc>
      </w:tr>
      <w:tr w:rsidR="00685995" w:rsidRPr="00596A3A" w14:paraId="35285C94" w14:textId="77777777" w:rsidTr="00685995">
        <w:tc>
          <w:tcPr>
            <w:tcW w:w="845" w:type="pct"/>
            <w:vMerge/>
            <w:noWrap/>
            <w:vAlign w:val="center"/>
            <w:hideMark/>
          </w:tcPr>
          <w:p w14:paraId="2857B958"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86E3D2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Euphonia affinis</w:t>
            </w:r>
          </w:p>
        </w:tc>
        <w:tc>
          <w:tcPr>
            <w:tcW w:w="1269" w:type="pct"/>
            <w:noWrap/>
            <w:hideMark/>
          </w:tcPr>
          <w:p w14:paraId="482D1FB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Eufonia garganta negra</w:t>
            </w:r>
          </w:p>
        </w:tc>
        <w:tc>
          <w:tcPr>
            <w:tcW w:w="1354" w:type="pct"/>
            <w:noWrap/>
            <w:hideMark/>
          </w:tcPr>
          <w:p w14:paraId="062696CF" w14:textId="77777777" w:rsidR="00A73339" w:rsidRPr="00596A3A" w:rsidRDefault="00A73339" w:rsidP="00C80695">
            <w:pPr>
              <w:spacing w:before="0" w:after="0"/>
              <w:rPr>
                <w:rFonts w:ascii="Arial" w:hAnsi="Arial" w:cs="Arial"/>
                <w:sz w:val="20"/>
                <w:szCs w:val="20"/>
              </w:rPr>
            </w:pPr>
          </w:p>
        </w:tc>
        <w:tc>
          <w:tcPr>
            <w:tcW w:w="397" w:type="pct"/>
            <w:noWrap/>
            <w:hideMark/>
          </w:tcPr>
          <w:p w14:paraId="1174492F" w14:textId="77777777" w:rsidR="00A73339" w:rsidRPr="00596A3A" w:rsidRDefault="00A73339" w:rsidP="00C80695">
            <w:pPr>
              <w:spacing w:before="0" w:after="0"/>
              <w:rPr>
                <w:rFonts w:ascii="Arial" w:hAnsi="Arial" w:cs="Arial"/>
                <w:sz w:val="20"/>
                <w:szCs w:val="20"/>
              </w:rPr>
            </w:pPr>
          </w:p>
        </w:tc>
      </w:tr>
      <w:tr w:rsidR="00685995" w:rsidRPr="00596A3A" w14:paraId="1CFAC47A" w14:textId="77777777" w:rsidTr="00685995">
        <w:tc>
          <w:tcPr>
            <w:tcW w:w="845" w:type="pct"/>
            <w:vMerge/>
            <w:noWrap/>
            <w:vAlign w:val="center"/>
            <w:hideMark/>
          </w:tcPr>
          <w:p w14:paraId="68745EB3"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361D71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Euphonia hirundinacea</w:t>
            </w:r>
          </w:p>
        </w:tc>
        <w:tc>
          <w:tcPr>
            <w:tcW w:w="1269" w:type="pct"/>
            <w:noWrap/>
            <w:hideMark/>
          </w:tcPr>
          <w:p w14:paraId="6B84591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Eufonia garganta amarilla</w:t>
            </w:r>
          </w:p>
        </w:tc>
        <w:tc>
          <w:tcPr>
            <w:tcW w:w="1354" w:type="pct"/>
            <w:noWrap/>
            <w:hideMark/>
          </w:tcPr>
          <w:p w14:paraId="4F5A2D0E" w14:textId="77777777" w:rsidR="00A73339" w:rsidRPr="00596A3A" w:rsidRDefault="00A73339" w:rsidP="00C80695">
            <w:pPr>
              <w:spacing w:before="0" w:after="0"/>
              <w:rPr>
                <w:rFonts w:ascii="Arial" w:hAnsi="Arial" w:cs="Arial"/>
                <w:sz w:val="20"/>
                <w:szCs w:val="20"/>
              </w:rPr>
            </w:pPr>
          </w:p>
        </w:tc>
        <w:tc>
          <w:tcPr>
            <w:tcW w:w="397" w:type="pct"/>
            <w:noWrap/>
            <w:hideMark/>
          </w:tcPr>
          <w:p w14:paraId="517F555D" w14:textId="77777777" w:rsidR="00A73339" w:rsidRPr="00596A3A" w:rsidRDefault="00A73339" w:rsidP="00C80695">
            <w:pPr>
              <w:spacing w:before="0" w:after="0"/>
              <w:rPr>
                <w:rFonts w:ascii="Arial" w:hAnsi="Arial" w:cs="Arial"/>
                <w:sz w:val="20"/>
                <w:szCs w:val="20"/>
              </w:rPr>
            </w:pPr>
          </w:p>
        </w:tc>
      </w:tr>
      <w:tr w:rsidR="00685995" w:rsidRPr="00596A3A" w14:paraId="2F06A729" w14:textId="77777777" w:rsidTr="00685995">
        <w:tc>
          <w:tcPr>
            <w:tcW w:w="845" w:type="pct"/>
            <w:vMerge w:val="restart"/>
            <w:noWrap/>
            <w:vAlign w:val="center"/>
            <w:hideMark/>
          </w:tcPr>
          <w:p w14:paraId="5B50412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FURNARIIDAE</w:t>
            </w:r>
          </w:p>
        </w:tc>
        <w:tc>
          <w:tcPr>
            <w:tcW w:w="1134" w:type="pct"/>
            <w:noWrap/>
            <w:hideMark/>
          </w:tcPr>
          <w:p w14:paraId="30E158C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Dendrocincla homochroa</w:t>
            </w:r>
          </w:p>
        </w:tc>
        <w:tc>
          <w:tcPr>
            <w:tcW w:w="1269" w:type="pct"/>
            <w:noWrap/>
            <w:hideMark/>
          </w:tcPr>
          <w:p w14:paraId="5017A6A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Trepatroncos rojizo</w:t>
            </w:r>
          </w:p>
        </w:tc>
        <w:tc>
          <w:tcPr>
            <w:tcW w:w="1354" w:type="pct"/>
            <w:noWrap/>
            <w:hideMark/>
          </w:tcPr>
          <w:p w14:paraId="366239A1" w14:textId="77777777" w:rsidR="00A73339" w:rsidRPr="00596A3A" w:rsidRDefault="00A73339" w:rsidP="00C80695">
            <w:pPr>
              <w:spacing w:before="0" w:after="0"/>
              <w:rPr>
                <w:rFonts w:ascii="Arial" w:hAnsi="Arial" w:cs="Arial"/>
                <w:sz w:val="20"/>
                <w:szCs w:val="20"/>
              </w:rPr>
            </w:pPr>
          </w:p>
        </w:tc>
        <w:tc>
          <w:tcPr>
            <w:tcW w:w="397" w:type="pct"/>
            <w:noWrap/>
            <w:hideMark/>
          </w:tcPr>
          <w:p w14:paraId="714995D9" w14:textId="77777777" w:rsidR="00A73339" w:rsidRPr="00596A3A" w:rsidRDefault="00A73339" w:rsidP="00C80695">
            <w:pPr>
              <w:spacing w:before="0" w:after="0"/>
              <w:rPr>
                <w:rFonts w:ascii="Arial" w:hAnsi="Arial" w:cs="Arial"/>
                <w:sz w:val="20"/>
                <w:szCs w:val="20"/>
              </w:rPr>
            </w:pPr>
          </w:p>
        </w:tc>
      </w:tr>
      <w:tr w:rsidR="00685995" w:rsidRPr="00596A3A" w14:paraId="4F44D171" w14:textId="77777777" w:rsidTr="00685995">
        <w:tc>
          <w:tcPr>
            <w:tcW w:w="845" w:type="pct"/>
            <w:vMerge/>
            <w:noWrap/>
            <w:vAlign w:val="center"/>
          </w:tcPr>
          <w:p w14:paraId="2D479701"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E78C34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Sittasomus griseicapillus</w:t>
            </w:r>
          </w:p>
        </w:tc>
        <w:tc>
          <w:tcPr>
            <w:tcW w:w="1269" w:type="pct"/>
            <w:noWrap/>
            <w:hideMark/>
          </w:tcPr>
          <w:p w14:paraId="69E934D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Trepatroncos oliváceo</w:t>
            </w:r>
          </w:p>
        </w:tc>
        <w:tc>
          <w:tcPr>
            <w:tcW w:w="1354" w:type="pct"/>
            <w:noWrap/>
            <w:hideMark/>
          </w:tcPr>
          <w:p w14:paraId="329C1995" w14:textId="77777777" w:rsidR="00A73339" w:rsidRPr="00596A3A" w:rsidRDefault="00A73339" w:rsidP="00C80695">
            <w:pPr>
              <w:spacing w:before="0" w:after="0"/>
              <w:rPr>
                <w:rFonts w:ascii="Arial" w:hAnsi="Arial" w:cs="Arial"/>
                <w:sz w:val="20"/>
                <w:szCs w:val="20"/>
              </w:rPr>
            </w:pPr>
          </w:p>
        </w:tc>
        <w:tc>
          <w:tcPr>
            <w:tcW w:w="397" w:type="pct"/>
            <w:noWrap/>
            <w:hideMark/>
          </w:tcPr>
          <w:p w14:paraId="298E32EF" w14:textId="77777777" w:rsidR="00A73339" w:rsidRPr="00596A3A" w:rsidRDefault="00A73339" w:rsidP="00C80695">
            <w:pPr>
              <w:spacing w:before="0" w:after="0"/>
              <w:rPr>
                <w:rFonts w:ascii="Arial" w:hAnsi="Arial" w:cs="Arial"/>
                <w:sz w:val="20"/>
                <w:szCs w:val="20"/>
              </w:rPr>
            </w:pPr>
          </w:p>
        </w:tc>
      </w:tr>
      <w:tr w:rsidR="00685995" w:rsidRPr="00596A3A" w14:paraId="1E2BA635" w14:textId="77777777" w:rsidTr="00685995">
        <w:tc>
          <w:tcPr>
            <w:tcW w:w="845" w:type="pct"/>
            <w:vMerge/>
            <w:noWrap/>
            <w:vAlign w:val="center"/>
          </w:tcPr>
          <w:p w14:paraId="1E23B4F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AE33F0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Synallaxis erythrothorax</w:t>
            </w:r>
          </w:p>
        </w:tc>
        <w:tc>
          <w:tcPr>
            <w:tcW w:w="1269" w:type="pct"/>
            <w:noWrap/>
            <w:hideMark/>
          </w:tcPr>
          <w:p w14:paraId="5AF6BA3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Güitío pecho rufo</w:t>
            </w:r>
          </w:p>
        </w:tc>
        <w:tc>
          <w:tcPr>
            <w:tcW w:w="1354" w:type="pct"/>
            <w:noWrap/>
            <w:hideMark/>
          </w:tcPr>
          <w:p w14:paraId="4652269F" w14:textId="77777777" w:rsidR="00A73339" w:rsidRPr="00596A3A" w:rsidRDefault="00A73339" w:rsidP="00C80695">
            <w:pPr>
              <w:spacing w:before="0" w:after="0"/>
              <w:rPr>
                <w:rFonts w:ascii="Arial" w:hAnsi="Arial" w:cs="Arial"/>
                <w:sz w:val="20"/>
                <w:szCs w:val="20"/>
              </w:rPr>
            </w:pPr>
          </w:p>
        </w:tc>
        <w:tc>
          <w:tcPr>
            <w:tcW w:w="397" w:type="pct"/>
            <w:noWrap/>
            <w:hideMark/>
          </w:tcPr>
          <w:p w14:paraId="58A07169" w14:textId="77777777" w:rsidR="00A73339" w:rsidRPr="00596A3A" w:rsidRDefault="00A73339" w:rsidP="00C80695">
            <w:pPr>
              <w:spacing w:before="0" w:after="0"/>
              <w:rPr>
                <w:rFonts w:ascii="Arial" w:hAnsi="Arial" w:cs="Arial"/>
                <w:sz w:val="20"/>
                <w:szCs w:val="20"/>
              </w:rPr>
            </w:pPr>
          </w:p>
        </w:tc>
      </w:tr>
      <w:tr w:rsidR="00685995" w:rsidRPr="00596A3A" w14:paraId="3BEAF992" w14:textId="77777777" w:rsidTr="00685995">
        <w:tc>
          <w:tcPr>
            <w:tcW w:w="845" w:type="pct"/>
            <w:vMerge/>
            <w:noWrap/>
            <w:vAlign w:val="center"/>
          </w:tcPr>
          <w:p w14:paraId="0B9409A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9435A0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Xenops minutus</w:t>
            </w:r>
          </w:p>
        </w:tc>
        <w:tc>
          <w:tcPr>
            <w:tcW w:w="1269" w:type="pct"/>
            <w:noWrap/>
            <w:hideMark/>
          </w:tcPr>
          <w:p w14:paraId="37E1C33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Picolezna liso</w:t>
            </w:r>
          </w:p>
        </w:tc>
        <w:tc>
          <w:tcPr>
            <w:tcW w:w="1354" w:type="pct"/>
            <w:noWrap/>
            <w:hideMark/>
          </w:tcPr>
          <w:p w14:paraId="6B0BEF4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43E82547" w14:textId="77777777" w:rsidR="00A73339" w:rsidRPr="00596A3A" w:rsidRDefault="00A73339" w:rsidP="00C80695">
            <w:pPr>
              <w:spacing w:before="0" w:after="0"/>
              <w:rPr>
                <w:rFonts w:ascii="Arial" w:hAnsi="Arial" w:cs="Arial"/>
                <w:sz w:val="20"/>
                <w:szCs w:val="20"/>
              </w:rPr>
            </w:pPr>
          </w:p>
        </w:tc>
      </w:tr>
      <w:tr w:rsidR="00685995" w:rsidRPr="00596A3A" w14:paraId="2BA78C9E" w14:textId="77777777" w:rsidTr="00685995">
        <w:tc>
          <w:tcPr>
            <w:tcW w:w="845" w:type="pct"/>
            <w:vMerge/>
            <w:noWrap/>
            <w:vAlign w:val="center"/>
          </w:tcPr>
          <w:p w14:paraId="40753BA4"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C7DE81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Xiphorhynchus flavigaster</w:t>
            </w:r>
          </w:p>
        </w:tc>
        <w:tc>
          <w:tcPr>
            <w:tcW w:w="1269" w:type="pct"/>
            <w:noWrap/>
            <w:hideMark/>
          </w:tcPr>
          <w:p w14:paraId="353E325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Trepatroncos bigotudo</w:t>
            </w:r>
          </w:p>
        </w:tc>
        <w:tc>
          <w:tcPr>
            <w:tcW w:w="1354" w:type="pct"/>
            <w:noWrap/>
            <w:hideMark/>
          </w:tcPr>
          <w:p w14:paraId="2E1F22D5" w14:textId="77777777" w:rsidR="00A73339" w:rsidRPr="00596A3A" w:rsidRDefault="00A73339" w:rsidP="00C80695">
            <w:pPr>
              <w:spacing w:before="0" w:after="0"/>
              <w:rPr>
                <w:rFonts w:ascii="Arial" w:hAnsi="Arial" w:cs="Arial"/>
                <w:sz w:val="20"/>
                <w:szCs w:val="20"/>
              </w:rPr>
            </w:pPr>
          </w:p>
        </w:tc>
        <w:tc>
          <w:tcPr>
            <w:tcW w:w="397" w:type="pct"/>
            <w:noWrap/>
            <w:hideMark/>
          </w:tcPr>
          <w:p w14:paraId="7B880151" w14:textId="77777777" w:rsidR="00A73339" w:rsidRPr="00596A3A" w:rsidRDefault="00A73339" w:rsidP="00C80695">
            <w:pPr>
              <w:spacing w:before="0" w:after="0"/>
              <w:rPr>
                <w:rFonts w:ascii="Arial" w:hAnsi="Arial" w:cs="Arial"/>
                <w:sz w:val="20"/>
                <w:szCs w:val="20"/>
              </w:rPr>
            </w:pPr>
          </w:p>
        </w:tc>
      </w:tr>
      <w:tr w:rsidR="00685995" w:rsidRPr="00596A3A" w14:paraId="5CB4C396" w14:textId="77777777" w:rsidTr="00685995">
        <w:tc>
          <w:tcPr>
            <w:tcW w:w="845" w:type="pct"/>
            <w:noWrap/>
            <w:vAlign w:val="center"/>
            <w:hideMark/>
          </w:tcPr>
          <w:p w14:paraId="55CA5D8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HAEMATOPODIDAE</w:t>
            </w:r>
          </w:p>
        </w:tc>
        <w:tc>
          <w:tcPr>
            <w:tcW w:w="1134" w:type="pct"/>
            <w:noWrap/>
            <w:hideMark/>
          </w:tcPr>
          <w:p w14:paraId="4F7376A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Haematopus palliatus</w:t>
            </w:r>
          </w:p>
        </w:tc>
        <w:tc>
          <w:tcPr>
            <w:tcW w:w="1269" w:type="pct"/>
            <w:noWrap/>
            <w:hideMark/>
          </w:tcPr>
          <w:p w14:paraId="1B9C111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Ostrero americano</w:t>
            </w:r>
          </w:p>
        </w:tc>
        <w:tc>
          <w:tcPr>
            <w:tcW w:w="1354" w:type="pct"/>
            <w:noWrap/>
            <w:hideMark/>
          </w:tcPr>
          <w:p w14:paraId="4D480461" w14:textId="77777777" w:rsidR="00A73339" w:rsidRPr="00596A3A" w:rsidRDefault="00A73339" w:rsidP="00C80695">
            <w:pPr>
              <w:spacing w:before="0" w:after="0"/>
              <w:rPr>
                <w:rFonts w:ascii="Arial" w:hAnsi="Arial" w:cs="Arial"/>
                <w:sz w:val="20"/>
                <w:szCs w:val="20"/>
              </w:rPr>
            </w:pPr>
          </w:p>
        </w:tc>
        <w:tc>
          <w:tcPr>
            <w:tcW w:w="397" w:type="pct"/>
            <w:noWrap/>
            <w:hideMark/>
          </w:tcPr>
          <w:p w14:paraId="5EDCEE74" w14:textId="77777777" w:rsidR="00A73339" w:rsidRPr="00596A3A" w:rsidRDefault="00A73339" w:rsidP="00C80695">
            <w:pPr>
              <w:spacing w:before="0" w:after="0"/>
              <w:rPr>
                <w:rFonts w:ascii="Arial" w:hAnsi="Arial" w:cs="Arial"/>
                <w:sz w:val="20"/>
                <w:szCs w:val="20"/>
              </w:rPr>
            </w:pPr>
          </w:p>
        </w:tc>
      </w:tr>
      <w:tr w:rsidR="00685995" w:rsidRPr="00596A3A" w14:paraId="6FCE27F1" w14:textId="77777777" w:rsidTr="00685995">
        <w:tc>
          <w:tcPr>
            <w:tcW w:w="845" w:type="pct"/>
            <w:vMerge w:val="restart"/>
            <w:noWrap/>
            <w:vAlign w:val="center"/>
            <w:hideMark/>
          </w:tcPr>
          <w:p w14:paraId="1DC03D7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HIRUNDINIDAE</w:t>
            </w:r>
          </w:p>
        </w:tc>
        <w:tc>
          <w:tcPr>
            <w:tcW w:w="1134" w:type="pct"/>
            <w:noWrap/>
            <w:hideMark/>
          </w:tcPr>
          <w:p w14:paraId="7302CE4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Hirundo pyrrhonota</w:t>
            </w:r>
          </w:p>
        </w:tc>
        <w:tc>
          <w:tcPr>
            <w:tcW w:w="1269" w:type="pct"/>
            <w:noWrap/>
            <w:hideMark/>
          </w:tcPr>
          <w:p w14:paraId="4DAF6D2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Golondrina risquera</w:t>
            </w:r>
          </w:p>
        </w:tc>
        <w:tc>
          <w:tcPr>
            <w:tcW w:w="1354" w:type="pct"/>
            <w:noWrap/>
            <w:hideMark/>
          </w:tcPr>
          <w:p w14:paraId="5DFB4D67" w14:textId="77777777" w:rsidR="00A73339" w:rsidRPr="00596A3A" w:rsidRDefault="00A73339" w:rsidP="00C80695">
            <w:pPr>
              <w:spacing w:before="0" w:after="0"/>
              <w:rPr>
                <w:rFonts w:ascii="Arial" w:hAnsi="Arial" w:cs="Arial"/>
                <w:sz w:val="20"/>
                <w:szCs w:val="20"/>
              </w:rPr>
            </w:pPr>
          </w:p>
        </w:tc>
        <w:tc>
          <w:tcPr>
            <w:tcW w:w="397" w:type="pct"/>
            <w:noWrap/>
            <w:hideMark/>
          </w:tcPr>
          <w:p w14:paraId="0CD55943" w14:textId="77777777" w:rsidR="00A73339" w:rsidRPr="00596A3A" w:rsidRDefault="00A73339" w:rsidP="00C80695">
            <w:pPr>
              <w:spacing w:before="0" w:after="0"/>
              <w:rPr>
                <w:rFonts w:ascii="Arial" w:hAnsi="Arial" w:cs="Arial"/>
                <w:sz w:val="20"/>
                <w:szCs w:val="20"/>
              </w:rPr>
            </w:pPr>
          </w:p>
        </w:tc>
      </w:tr>
      <w:tr w:rsidR="00685995" w:rsidRPr="00596A3A" w14:paraId="6DB03A28" w14:textId="77777777" w:rsidTr="00685995">
        <w:tc>
          <w:tcPr>
            <w:tcW w:w="845" w:type="pct"/>
            <w:vMerge/>
            <w:noWrap/>
            <w:vAlign w:val="center"/>
          </w:tcPr>
          <w:p w14:paraId="52DF492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B05452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Hirundo rustica</w:t>
            </w:r>
          </w:p>
        </w:tc>
        <w:tc>
          <w:tcPr>
            <w:tcW w:w="1269" w:type="pct"/>
            <w:noWrap/>
            <w:hideMark/>
          </w:tcPr>
          <w:p w14:paraId="743A3AD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Golondrina tijereta</w:t>
            </w:r>
          </w:p>
        </w:tc>
        <w:tc>
          <w:tcPr>
            <w:tcW w:w="1354" w:type="pct"/>
            <w:noWrap/>
            <w:hideMark/>
          </w:tcPr>
          <w:p w14:paraId="78F10061" w14:textId="77777777" w:rsidR="00A73339" w:rsidRPr="00596A3A" w:rsidRDefault="00A73339" w:rsidP="00C80695">
            <w:pPr>
              <w:spacing w:before="0" w:after="0"/>
              <w:rPr>
                <w:rFonts w:ascii="Arial" w:hAnsi="Arial" w:cs="Arial"/>
                <w:sz w:val="20"/>
                <w:szCs w:val="20"/>
              </w:rPr>
            </w:pPr>
          </w:p>
        </w:tc>
        <w:tc>
          <w:tcPr>
            <w:tcW w:w="397" w:type="pct"/>
            <w:noWrap/>
            <w:hideMark/>
          </w:tcPr>
          <w:p w14:paraId="50A8902F" w14:textId="77777777" w:rsidR="00A73339" w:rsidRPr="00596A3A" w:rsidRDefault="00A73339" w:rsidP="00C80695">
            <w:pPr>
              <w:spacing w:before="0" w:after="0"/>
              <w:rPr>
                <w:rFonts w:ascii="Arial" w:hAnsi="Arial" w:cs="Arial"/>
                <w:sz w:val="20"/>
                <w:szCs w:val="20"/>
              </w:rPr>
            </w:pPr>
          </w:p>
        </w:tc>
      </w:tr>
      <w:tr w:rsidR="00685995" w:rsidRPr="00596A3A" w14:paraId="2A44DDE9" w14:textId="77777777" w:rsidTr="00685995">
        <w:tc>
          <w:tcPr>
            <w:tcW w:w="845" w:type="pct"/>
            <w:vMerge/>
            <w:noWrap/>
            <w:vAlign w:val="center"/>
          </w:tcPr>
          <w:p w14:paraId="1CB3FDA1"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015CEF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Petrochelidon fulva</w:t>
            </w:r>
          </w:p>
        </w:tc>
        <w:tc>
          <w:tcPr>
            <w:tcW w:w="1269" w:type="pct"/>
            <w:noWrap/>
            <w:hideMark/>
          </w:tcPr>
          <w:p w14:paraId="1FB1025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Golondrina pueblera</w:t>
            </w:r>
          </w:p>
        </w:tc>
        <w:tc>
          <w:tcPr>
            <w:tcW w:w="1354" w:type="pct"/>
            <w:noWrap/>
            <w:hideMark/>
          </w:tcPr>
          <w:p w14:paraId="64B48B91" w14:textId="77777777" w:rsidR="00A73339" w:rsidRPr="00596A3A" w:rsidRDefault="00A73339" w:rsidP="00C80695">
            <w:pPr>
              <w:spacing w:before="0" w:after="0"/>
              <w:rPr>
                <w:rFonts w:ascii="Arial" w:hAnsi="Arial" w:cs="Arial"/>
                <w:sz w:val="20"/>
                <w:szCs w:val="20"/>
              </w:rPr>
            </w:pPr>
          </w:p>
        </w:tc>
        <w:tc>
          <w:tcPr>
            <w:tcW w:w="397" w:type="pct"/>
            <w:noWrap/>
            <w:hideMark/>
          </w:tcPr>
          <w:p w14:paraId="7D5B1516" w14:textId="77777777" w:rsidR="00A73339" w:rsidRPr="00596A3A" w:rsidRDefault="00A73339" w:rsidP="00C80695">
            <w:pPr>
              <w:spacing w:before="0" w:after="0"/>
              <w:rPr>
                <w:rFonts w:ascii="Arial" w:hAnsi="Arial" w:cs="Arial"/>
                <w:sz w:val="20"/>
                <w:szCs w:val="20"/>
              </w:rPr>
            </w:pPr>
          </w:p>
        </w:tc>
      </w:tr>
      <w:tr w:rsidR="00685995" w:rsidRPr="00596A3A" w14:paraId="02645F6C" w14:textId="77777777" w:rsidTr="00685995">
        <w:tc>
          <w:tcPr>
            <w:tcW w:w="845" w:type="pct"/>
            <w:vMerge/>
            <w:noWrap/>
            <w:vAlign w:val="center"/>
          </w:tcPr>
          <w:p w14:paraId="2F02034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B45314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Progne chalybea</w:t>
            </w:r>
          </w:p>
        </w:tc>
        <w:tc>
          <w:tcPr>
            <w:tcW w:w="1269" w:type="pct"/>
            <w:noWrap/>
            <w:hideMark/>
          </w:tcPr>
          <w:p w14:paraId="28816E1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Golondrina acerada</w:t>
            </w:r>
          </w:p>
        </w:tc>
        <w:tc>
          <w:tcPr>
            <w:tcW w:w="1354" w:type="pct"/>
            <w:noWrap/>
            <w:hideMark/>
          </w:tcPr>
          <w:p w14:paraId="0869C386" w14:textId="77777777" w:rsidR="00A73339" w:rsidRPr="00596A3A" w:rsidRDefault="00A73339" w:rsidP="00C80695">
            <w:pPr>
              <w:spacing w:before="0" w:after="0"/>
              <w:rPr>
                <w:rFonts w:ascii="Arial" w:hAnsi="Arial" w:cs="Arial"/>
                <w:sz w:val="20"/>
                <w:szCs w:val="20"/>
              </w:rPr>
            </w:pPr>
          </w:p>
        </w:tc>
        <w:tc>
          <w:tcPr>
            <w:tcW w:w="397" w:type="pct"/>
            <w:noWrap/>
            <w:hideMark/>
          </w:tcPr>
          <w:p w14:paraId="5C7EAA9E" w14:textId="77777777" w:rsidR="00A73339" w:rsidRPr="00596A3A" w:rsidRDefault="00A73339" w:rsidP="00C80695">
            <w:pPr>
              <w:spacing w:before="0" w:after="0"/>
              <w:rPr>
                <w:rFonts w:ascii="Arial" w:hAnsi="Arial" w:cs="Arial"/>
                <w:sz w:val="20"/>
                <w:szCs w:val="20"/>
              </w:rPr>
            </w:pPr>
          </w:p>
        </w:tc>
      </w:tr>
      <w:tr w:rsidR="00685995" w:rsidRPr="00596A3A" w14:paraId="50531B2C" w14:textId="77777777" w:rsidTr="00685995">
        <w:tc>
          <w:tcPr>
            <w:tcW w:w="845" w:type="pct"/>
            <w:vMerge/>
            <w:noWrap/>
            <w:vAlign w:val="center"/>
          </w:tcPr>
          <w:p w14:paraId="5FAD548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791866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Progne subis</w:t>
            </w:r>
          </w:p>
        </w:tc>
        <w:tc>
          <w:tcPr>
            <w:tcW w:w="1269" w:type="pct"/>
            <w:noWrap/>
            <w:hideMark/>
          </w:tcPr>
          <w:p w14:paraId="44DE24D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Golondrina azulnegra</w:t>
            </w:r>
          </w:p>
        </w:tc>
        <w:tc>
          <w:tcPr>
            <w:tcW w:w="1354" w:type="pct"/>
            <w:noWrap/>
            <w:hideMark/>
          </w:tcPr>
          <w:p w14:paraId="19372205" w14:textId="77777777" w:rsidR="00A73339" w:rsidRPr="00596A3A" w:rsidRDefault="00A73339" w:rsidP="00C80695">
            <w:pPr>
              <w:spacing w:before="0" w:after="0"/>
              <w:rPr>
                <w:rFonts w:ascii="Arial" w:hAnsi="Arial" w:cs="Arial"/>
                <w:sz w:val="20"/>
                <w:szCs w:val="20"/>
              </w:rPr>
            </w:pPr>
          </w:p>
        </w:tc>
        <w:tc>
          <w:tcPr>
            <w:tcW w:w="397" w:type="pct"/>
            <w:noWrap/>
            <w:hideMark/>
          </w:tcPr>
          <w:p w14:paraId="7320E737" w14:textId="77777777" w:rsidR="00A73339" w:rsidRPr="00596A3A" w:rsidRDefault="00A73339" w:rsidP="00C80695">
            <w:pPr>
              <w:spacing w:before="0" w:after="0"/>
              <w:rPr>
                <w:rFonts w:ascii="Arial" w:hAnsi="Arial" w:cs="Arial"/>
                <w:sz w:val="20"/>
                <w:szCs w:val="20"/>
              </w:rPr>
            </w:pPr>
          </w:p>
        </w:tc>
      </w:tr>
      <w:tr w:rsidR="00685995" w:rsidRPr="00596A3A" w14:paraId="06AAE108" w14:textId="77777777" w:rsidTr="00685995">
        <w:tc>
          <w:tcPr>
            <w:tcW w:w="845" w:type="pct"/>
            <w:vMerge/>
            <w:noWrap/>
            <w:vAlign w:val="center"/>
          </w:tcPr>
          <w:p w14:paraId="1F4639EF"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4293C3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Riparia riparia</w:t>
            </w:r>
          </w:p>
        </w:tc>
        <w:tc>
          <w:tcPr>
            <w:tcW w:w="1269" w:type="pct"/>
            <w:noWrap/>
            <w:hideMark/>
          </w:tcPr>
          <w:p w14:paraId="1CF82B9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Golondrina ribereña</w:t>
            </w:r>
          </w:p>
        </w:tc>
        <w:tc>
          <w:tcPr>
            <w:tcW w:w="1354" w:type="pct"/>
            <w:noWrap/>
            <w:hideMark/>
          </w:tcPr>
          <w:p w14:paraId="77AD8510" w14:textId="77777777" w:rsidR="00A73339" w:rsidRPr="00596A3A" w:rsidRDefault="00A73339" w:rsidP="00C80695">
            <w:pPr>
              <w:spacing w:before="0" w:after="0"/>
              <w:rPr>
                <w:rFonts w:ascii="Arial" w:hAnsi="Arial" w:cs="Arial"/>
                <w:sz w:val="20"/>
                <w:szCs w:val="20"/>
              </w:rPr>
            </w:pPr>
          </w:p>
        </w:tc>
        <w:tc>
          <w:tcPr>
            <w:tcW w:w="397" w:type="pct"/>
            <w:noWrap/>
            <w:hideMark/>
          </w:tcPr>
          <w:p w14:paraId="56D6BA03" w14:textId="77777777" w:rsidR="00A73339" w:rsidRPr="00596A3A" w:rsidRDefault="00A73339" w:rsidP="00C80695">
            <w:pPr>
              <w:spacing w:before="0" w:after="0"/>
              <w:rPr>
                <w:rFonts w:ascii="Arial" w:hAnsi="Arial" w:cs="Arial"/>
                <w:sz w:val="20"/>
                <w:szCs w:val="20"/>
              </w:rPr>
            </w:pPr>
          </w:p>
        </w:tc>
      </w:tr>
      <w:tr w:rsidR="00685995" w:rsidRPr="00596A3A" w14:paraId="178F31D1" w14:textId="77777777" w:rsidTr="00685995">
        <w:tc>
          <w:tcPr>
            <w:tcW w:w="845" w:type="pct"/>
            <w:vMerge/>
            <w:noWrap/>
            <w:vAlign w:val="center"/>
          </w:tcPr>
          <w:p w14:paraId="64879E82"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1D8E0A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Stelgidopteryx serripennis</w:t>
            </w:r>
          </w:p>
        </w:tc>
        <w:tc>
          <w:tcPr>
            <w:tcW w:w="1269" w:type="pct"/>
            <w:noWrap/>
            <w:hideMark/>
          </w:tcPr>
          <w:p w14:paraId="38304BE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Golondrina ala aserrada</w:t>
            </w:r>
          </w:p>
        </w:tc>
        <w:tc>
          <w:tcPr>
            <w:tcW w:w="1354" w:type="pct"/>
            <w:noWrap/>
            <w:hideMark/>
          </w:tcPr>
          <w:p w14:paraId="2FDD9F56" w14:textId="77777777" w:rsidR="00A73339" w:rsidRPr="00596A3A" w:rsidRDefault="00A73339" w:rsidP="00C80695">
            <w:pPr>
              <w:spacing w:before="0" w:after="0"/>
              <w:rPr>
                <w:rFonts w:ascii="Arial" w:hAnsi="Arial" w:cs="Arial"/>
                <w:sz w:val="20"/>
                <w:szCs w:val="20"/>
              </w:rPr>
            </w:pPr>
          </w:p>
        </w:tc>
        <w:tc>
          <w:tcPr>
            <w:tcW w:w="397" w:type="pct"/>
            <w:noWrap/>
            <w:hideMark/>
          </w:tcPr>
          <w:p w14:paraId="643670B8" w14:textId="77777777" w:rsidR="00A73339" w:rsidRPr="00596A3A" w:rsidRDefault="00A73339" w:rsidP="00C80695">
            <w:pPr>
              <w:spacing w:before="0" w:after="0"/>
              <w:rPr>
                <w:rFonts w:ascii="Arial" w:hAnsi="Arial" w:cs="Arial"/>
                <w:sz w:val="20"/>
                <w:szCs w:val="20"/>
              </w:rPr>
            </w:pPr>
          </w:p>
        </w:tc>
      </w:tr>
      <w:tr w:rsidR="00685995" w:rsidRPr="00596A3A" w14:paraId="332E0119" w14:textId="77777777" w:rsidTr="00685995">
        <w:tc>
          <w:tcPr>
            <w:tcW w:w="845" w:type="pct"/>
            <w:vMerge w:val="restart"/>
            <w:noWrap/>
            <w:vAlign w:val="center"/>
            <w:hideMark/>
          </w:tcPr>
          <w:p w14:paraId="6B76D2C6" w14:textId="77777777" w:rsidR="00A73339" w:rsidRPr="00596A3A" w:rsidRDefault="00A73339" w:rsidP="00C80695">
            <w:pPr>
              <w:spacing w:before="0" w:after="0"/>
              <w:rPr>
                <w:rFonts w:ascii="Arial" w:hAnsi="Arial" w:cs="Arial"/>
                <w:sz w:val="20"/>
                <w:szCs w:val="20"/>
              </w:rPr>
            </w:pPr>
          </w:p>
        </w:tc>
        <w:tc>
          <w:tcPr>
            <w:tcW w:w="1134" w:type="pct"/>
            <w:noWrap/>
            <w:hideMark/>
          </w:tcPr>
          <w:p w14:paraId="4880EA7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Tachycineta albilinea</w:t>
            </w:r>
          </w:p>
        </w:tc>
        <w:tc>
          <w:tcPr>
            <w:tcW w:w="1269" w:type="pct"/>
            <w:noWrap/>
            <w:hideMark/>
          </w:tcPr>
          <w:p w14:paraId="14AEDC4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Golondrina manglera</w:t>
            </w:r>
          </w:p>
        </w:tc>
        <w:tc>
          <w:tcPr>
            <w:tcW w:w="1354" w:type="pct"/>
            <w:noWrap/>
            <w:hideMark/>
          </w:tcPr>
          <w:p w14:paraId="13454080" w14:textId="77777777" w:rsidR="00A73339" w:rsidRPr="00596A3A" w:rsidRDefault="00A73339" w:rsidP="00C80695">
            <w:pPr>
              <w:spacing w:before="0" w:after="0"/>
              <w:rPr>
                <w:rFonts w:ascii="Arial" w:hAnsi="Arial" w:cs="Arial"/>
                <w:sz w:val="20"/>
                <w:szCs w:val="20"/>
              </w:rPr>
            </w:pPr>
          </w:p>
        </w:tc>
        <w:tc>
          <w:tcPr>
            <w:tcW w:w="397" w:type="pct"/>
            <w:noWrap/>
            <w:hideMark/>
          </w:tcPr>
          <w:p w14:paraId="62C82486" w14:textId="77777777" w:rsidR="00A73339" w:rsidRPr="00596A3A" w:rsidRDefault="00A73339" w:rsidP="00C80695">
            <w:pPr>
              <w:spacing w:before="0" w:after="0"/>
              <w:rPr>
                <w:rFonts w:ascii="Arial" w:hAnsi="Arial" w:cs="Arial"/>
                <w:sz w:val="20"/>
                <w:szCs w:val="20"/>
              </w:rPr>
            </w:pPr>
          </w:p>
        </w:tc>
      </w:tr>
      <w:tr w:rsidR="00685995" w:rsidRPr="00596A3A" w14:paraId="35EC1460" w14:textId="77777777" w:rsidTr="00685995">
        <w:tc>
          <w:tcPr>
            <w:tcW w:w="845" w:type="pct"/>
            <w:vMerge/>
            <w:noWrap/>
            <w:hideMark/>
          </w:tcPr>
          <w:p w14:paraId="06ECDC73" w14:textId="77777777" w:rsidR="00A73339" w:rsidRPr="00596A3A" w:rsidRDefault="00A73339" w:rsidP="00C80695">
            <w:pPr>
              <w:spacing w:before="0" w:after="0"/>
              <w:rPr>
                <w:rFonts w:ascii="Arial" w:hAnsi="Arial" w:cs="Arial"/>
                <w:sz w:val="20"/>
                <w:szCs w:val="20"/>
              </w:rPr>
            </w:pPr>
          </w:p>
        </w:tc>
        <w:tc>
          <w:tcPr>
            <w:tcW w:w="1134" w:type="pct"/>
            <w:noWrap/>
            <w:hideMark/>
          </w:tcPr>
          <w:p w14:paraId="47D1DC6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Tachycineta bicolor</w:t>
            </w:r>
          </w:p>
        </w:tc>
        <w:tc>
          <w:tcPr>
            <w:tcW w:w="1269" w:type="pct"/>
            <w:noWrap/>
            <w:hideMark/>
          </w:tcPr>
          <w:p w14:paraId="59003C5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Golondrina bicolor</w:t>
            </w:r>
          </w:p>
        </w:tc>
        <w:tc>
          <w:tcPr>
            <w:tcW w:w="1354" w:type="pct"/>
            <w:noWrap/>
            <w:hideMark/>
          </w:tcPr>
          <w:p w14:paraId="7917E444" w14:textId="77777777" w:rsidR="00A73339" w:rsidRPr="00596A3A" w:rsidRDefault="00A73339" w:rsidP="00C80695">
            <w:pPr>
              <w:spacing w:before="0" w:after="0"/>
              <w:rPr>
                <w:rFonts w:ascii="Arial" w:hAnsi="Arial" w:cs="Arial"/>
                <w:sz w:val="20"/>
                <w:szCs w:val="20"/>
              </w:rPr>
            </w:pPr>
          </w:p>
        </w:tc>
        <w:tc>
          <w:tcPr>
            <w:tcW w:w="397" w:type="pct"/>
            <w:noWrap/>
            <w:hideMark/>
          </w:tcPr>
          <w:p w14:paraId="249CFEEA" w14:textId="77777777" w:rsidR="00A73339" w:rsidRPr="00596A3A" w:rsidRDefault="00A73339" w:rsidP="00C80695">
            <w:pPr>
              <w:spacing w:before="0" w:after="0"/>
              <w:rPr>
                <w:rFonts w:ascii="Arial" w:hAnsi="Arial" w:cs="Arial"/>
                <w:sz w:val="20"/>
                <w:szCs w:val="20"/>
              </w:rPr>
            </w:pPr>
          </w:p>
        </w:tc>
      </w:tr>
      <w:tr w:rsidR="00685995" w:rsidRPr="00596A3A" w14:paraId="7186C29C" w14:textId="77777777" w:rsidTr="00685995">
        <w:tc>
          <w:tcPr>
            <w:tcW w:w="845" w:type="pct"/>
            <w:vMerge w:val="restart"/>
            <w:noWrap/>
            <w:vAlign w:val="center"/>
            <w:hideMark/>
          </w:tcPr>
          <w:p w14:paraId="3CD677A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ICTERIDAE</w:t>
            </w:r>
          </w:p>
        </w:tc>
        <w:tc>
          <w:tcPr>
            <w:tcW w:w="1134" w:type="pct"/>
            <w:noWrap/>
            <w:hideMark/>
          </w:tcPr>
          <w:p w14:paraId="0AB8EDC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Agelaius phoeniceus</w:t>
            </w:r>
          </w:p>
        </w:tc>
        <w:tc>
          <w:tcPr>
            <w:tcW w:w="1269" w:type="pct"/>
            <w:noWrap/>
            <w:hideMark/>
          </w:tcPr>
          <w:p w14:paraId="7387AAC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Tordo sargento</w:t>
            </w:r>
          </w:p>
        </w:tc>
        <w:tc>
          <w:tcPr>
            <w:tcW w:w="1354" w:type="pct"/>
            <w:noWrap/>
            <w:hideMark/>
          </w:tcPr>
          <w:p w14:paraId="36AFCEA4" w14:textId="77777777" w:rsidR="00A73339" w:rsidRPr="00596A3A" w:rsidRDefault="00A73339" w:rsidP="00C80695">
            <w:pPr>
              <w:spacing w:before="0" w:after="0"/>
              <w:rPr>
                <w:rFonts w:ascii="Arial" w:hAnsi="Arial" w:cs="Arial"/>
                <w:sz w:val="20"/>
                <w:szCs w:val="20"/>
              </w:rPr>
            </w:pPr>
          </w:p>
        </w:tc>
        <w:tc>
          <w:tcPr>
            <w:tcW w:w="397" w:type="pct"/>
            <w:noWrap/>
            <w:hideMark/>
          </w:tcPr>
          <w:p w14:paraId="11973988" w14:textId="77777777" w:rsidR="00A73339" w:rsidRPr="00596A3A" w:rsidRDefault="00A73339" w:rsidP="00C80695">
            <w:pPr>
              <w:spacing w:before="0" w:after="0"/>
              <w:rPr>
                <w:rFonts w:ascii="Arial" w:hAnsi="Arial" w:cs="Arial"/>
                <w:sz w:val="20"/>
                <w:szCs w:val="20"/>
              </w:rPr>
            </w:pPr>
          </w:p>
        </w:tc>
      </w:tr>
      <w:tr w:rsidR="00685995" w:rsidRPr="00596A3A" w14:paraId="243267B4" w14:textId="77777777" w:rsidTr="00685995">
        <w:tc>
          <w:tcPr>
            <w:tcW w:w="845" w:type="pct"/>
            <w:vMerge/>
            <w:noWrap/>
          </w:tcPr>
          <w:p w14:paraId="59E4E151" w14:textId="77777777" w:rsidR="00A73339" w:rsidRPr="00596A3A" w:rsidRDefault="00A73339" w:rsidP="00C80695">
            <w:pPr>
              <w:spacing w:before="0" w:after="0"/>
              <w:rPr>
                <w:rFonts w:ascii="Arial" w:hAnsi="Arial" w:cs="Arial"/>
                <w:sz w:val="20"/>
                <w:szCs w:val="20"/>
              </w:rPr>
            </w:pPr>
          </w:p>
        </w:tc>
        <w:tc>
          <w:tcPr>
            <w:tcW w:w="1134" w:type="pct"/>
            <w:noWrap/>
            <w:hideMark/>
          </w:tcPr>
          <w:p w14:paraId="3CA4CA0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Amblycercus holosericeus</w:t>
            </w:r>
          </w:p>
        </w:tc>
        <w:tc>
          <w:tcPr>
            <w:tcW w:w="1269" w:type="pct"/>
            <w:noWrap/>
            <w:hideMark/>
          </w:tcPr>
          <w:p w14:paraId="18E6393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Cacique pico claro</w:t>
            </w:r>
          </w:p>
        </w:tc>
        <w:tc>
          <w:tcPr>
            <w:tcW w:w="1354" w:type="pct"/>
            <w:noWrap/>
            <w:hideMark/>
          </w:tcPr>
          <w:p w14:paraId="532DDD4E" w14:textId="77777777" w:rsidR="00A73339" w:rsidRPr="00596A3A" w:rsidRDefault="00A73339" w:rsidP="00C80695">
            <w:pPr>
              <w:spacing w:before="0" w:after="0"/>
              <w:rPr>
                <w:rFonts w:ascii="Arial" w:hAnsi="Arial" w:cs="Arial"/>
                <w:sz w:val="20"/>
                <w:szCs w:val="20"/>
              </w:rPr>
            </w:pPr>
          </w:p>
        </w:tc>
        <w:tc>
          <w:tcPr>
            <w:tcW w:w="397" w:type="pct"/>
            <w:noWrap/>
            <w:hideMark/>
          </w:tcPr>
          <w:p w14:paraId="218FC983" w14:textId="77777777" w:rsidR="00A73339" w:rsidRPr="00596A3A" w:rsidRDefault="00A73339" w:rsidP="00C80695">
            <w:pPr>
              <w:spacing w:before="0" w:after="0"/>
              <w:rPr>
                <w:rFonts w:ascii="Arial" w:hAnsi="Arial" w:cs="Arial"/>
                <w:sz w:val="20"/>
                <w:szCs w:val="20"/>
              </w:rPr>
            </w:pPr>
          </w:p>
        </w:tc>
      </w:tr>
      <w:tr w:rsidR="00685995" w:rsidRPr="00596A3A" w14:paraId="75814004" w14:textId="77777777" w:rsidTr="00685995">
        <w:tc>
          <w:tcPr>
            <w:tcW w:w="845" w:type="pct"/>
            <w:vMerge/>
            <w:noWrap/>
          </w:tcPr>
          <w:p w14:paraId="3CC13850" w14:textId="77777777" w:rsidR="00A73339" w:rsidRPr="00596A3A" w:rsidRDefault="00A73339" w:rsidP="00C80695">
            <w:pPr>
              <w:spacing w:before="0" w:after="0"/>
              <w:rPr>
                <w:rFonts w:ascii="Arial" w:hAnsi="Arial" w:cs="Arial"/>
                <w:sz w:val="20"/>
                <w:szCs w:val="20"/>
              </w:rPr>
            </w:pPr>
          </w:p>
        </w:tc>
        <w:tc>
          <w:tcPr>
            <w:tcW w:w="1134" w:type="pct"/>
            <w:noWrap/>
            <w:hideMark/>
          </w:tcPr>
          <w:p w14:paraId="5B9A195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Dives dives</w:t>
            </w:r>
          </w:p>
        </w:tc>
        <w:tc>
          <w:tcPr>
            <w:tcW w:w="1269" w:type="pct"/>
            <w:noWrap/>
            <w:hideMark/>
          </w:tcPr>
          <w:p w14:paraId="41CA4AD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Tordo cantor</w:t>
            </w:r>
          </w:p>
        </w:tc>
        <w:tc>
          <w:tcPr>
            <w:tcW w:w="1354" w:type="pct"/>
            <w:noWrap/>
            <w:hideMark/>
          </w:tcPr>
          <w:p w14:paraId="08A5CABD" w14:textId="77777777" w:rsidR="00A73339" w:rsidRPr="00596A3A" w:rsidRDefault="00A73339" w:rsidP="00C80695">
            <w:pPr>
              <w:spacing w:before="0" w:after="0"/>
              <w:rPr>
                <w:rFonts w:ascii="Arial" w:hAnsi="Arial" w:cs="Arial"/>
                <w:sz w:val="20"/>
                <w:szCs w:val="20"/>
              </w:rPr>
            </w:pPr>
          </w:p>
        </w:tc>
        <w:tc>
          <w:tcPr>
            <w:tcW w:w="397" w:type="pct"/>
            <w:noWrap/>
            <w:hideMark/>
          </w:tcPr>
          <w:p w14:paraId="5B5F63B7" w14:textId="77777777" w:rsidR="00A73339" w:rsidRPr="00596A3A" w:rsidRDefault="00A73339" w:rsidP="00C80695">
            <w:pPr>
              <w:spacing w:before="0" w:after="0"/>
              <w:rPr>
                <w:rFonts w:ascii="Arial" w:hAnsi="Arial" w:cs="Arial"/>
                <w:sz w:val="20"/>
                <w:szCs w:val="20"/>
              </w:rPr>
            </w:pPr>
          </w:p>
        </w:tc>
      </w:tr>
      <w:tr w:rsidR="00685995" w:rsidRPr="00596A3A" w14:paraId="2D15FB05" w14:textId="77777777" w:rsidTr="00685995">
        <w:tc>
          <w:tcPr>
            <w:tcW w:w="845" w:type="pct"/>
            <w:vMerge/>
            <w:noWrap/>
          </w:tcPr>
          <w:p w14:paraId="7A81BFCD" w14:textId="77777777" w:rsidR="00A73339" w:rsidRPr="00596A3A" w:rsidRDefault="00A73339" w:rsidP="00C80695">
            <w:pPr>
              <w:spacing w:before="0" w:after="0"/>
              <w:rPr>
                <w:rFonts w:ascii="Arial" w:hAnsi="Arial" w:cs="Arial"/>
                <w:sz w:val="20"/>
                <w:szCs w:val="20"/>
              </w:rPr>
            </w:pPr>
          </w:p>
        </w:tc>
        <w:tc>
          <w:tcPr>
            <w:tcW w:w="1134" w:type="pct"/>
            <w:noWrap/>
            <w:hideMark/>
          </w:tcPr>
          <w:p w14:paraId="5EA8205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Dolichonyx oryzivorus</w:t>
            </w:r>
          </w:p>
        </w:tc>
        <w:tc>
          <w:tcPr>
            <w:tcW w:w="1269" w:type="pct"/>
            <w:noWrap/>
            <w:hideMark/>
          </w:tcPr>
          <w:p w14:paraId="72ECC59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Tordo arrocero</w:t>
            </w:r>
          </w:p>
        </w:tc>
        <w:tc>
          <w:tcPr>
            <w:tcW w:w="1354" w:type="pct"/>
            <w:noWrap/>
            <w:hideMark/>
          </w:tcPr>
          <w:p w14:paraId="006485CD" w14:textId="77777777" w:rsidR="00A73339" w:rsidRPr="00596A3A" w:rsidRDefault="00A73339" w:rsidP="00C80695">
            <w:pPr>
              <w:spacing w:before="0" w:after="0"/>
              <w:rPr>
                <w:rFonts w:ascii="Arial" w:hAnsi="Arial" w:cs="Arial"/>
                <w:sz w:val="20"/>
                <w:szCs w:val="20"/>
              </w:rPr>
            </w:pPr>
          </w:p>
        </w:tc>
        <w:tc>
          <w:tcPr>
            <w:tcW w:w="397" w:type="pct"/>
            <w:noWrap/>
            <w:hideMark/>
          </w:tcPr>
          <w:p w14:paraId="2B6DC471" w14:textId="77777777" w:rsidR="00A73339" w:rsidRPr="00596A3A" w:rsidRDefault="00A73339" w:rsidP="00C80695">
            <w:pPr>
              <w:spacing w:before="0" w:after="0"/>
              <w:rPr>
                <w:rFonts w:ascii="Arial" w:hAnsi="Arial" w:cs="Arial"/>
                <w:sz w:val="20"/>
                <w:szCs w:val="20"/>
              </w:rPr>
            </w:pPr>
          </w:p>
        </w:tc>
      </w:tr>
      <w:tr w:rsidR="00685995" w:rsidRPr="00596A3A" w14:paraId="4A9164B0" w14:textId="77777777" w:rsidTr="00685995">
        <w:tc>
          <w:tcPr>
            <w:tcW w:w="845" w:type="pct"/>
            <w:vMerge/>
            <w:noWrap/>
          </w:tcPr>
          <w:p w14:paraId="3F4BBA1F" w14:textId="77777777" w:rsidR="00A73339" w:rsidRPr="00596A3A" w:rsidRDefault="00A73339" w:rsidP="00C80695">
            <w:pPr>
              <w:spacing w:before="0" w:after="0"/>
              <w:rPr>
                <w:rFonts w:ascii="Arial" w:hAnsi="Arial" w:cs="Arial"/>
                <w:sz w:val="20"/>
                <w:szCs w:val="20"/>
              </w:rPr>
            </w:pPr>
          </w:p>
        </w:tc>
        <w:tc>
          <w:tcPr>
            <w:tcW w:w="1134" w:type="pct"/>
            <w:noWrap/>
            <w:hideMark/>
          </w:tcPr>
          <w:p w14:paraId="572FFFC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Icterus auratus</w:t>
            </w:r>
          </w:p>
        </w:tc>
        <w:tc>
          <w:tcPr>
            <w:tcW w:w="1269" w:type="pct"/>
            <w:noWrap/>
            <w:hideMark/>
          </w:tcPr>
          <w:p w14:paraId="6774E1F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Bolsero yucateco</w:t>
            </w:r>
          </w:p>
        </w:tc>
        <w:tc>
          <w:tcPr>
            <w:tcW w:w="1354" w:type="pct"/>
            <w:noWrap/>
            <w:hideMark/>
          </w:tcPr>
          <w:p w14:paraId="0A0E9F8C" w14:textId="77777777" w:rsidR="00A73339" w:rsidRPr="00596A3A" w:rsidRDefault="00A73339" w:rsidP="00C80695">
            <w:pPr>
              <w:spacing w:before="0" w:after="0"/>
              <w:rPr>
                <w:rFonts w:ascii="Arial" w:hAnsi="Arial" w:cs="Arial"/>
                <w:sz w:val="20"/>
                <w:szCs w:val="20"/>
              </w:rPr>
            </w:pPr>
          </w:p>
        </w:tc>
        <w:tc>
          <w:tcPr>
            <w:tcW w:w="397" w:type="pct"/>
            <w:noWrap/>
            <w:hideMark/>
          </w:tcPr>
          <w:p w14:paraId="6E0B8244" w14:textId="77777777" w:rsidR="00A73339" w:rsidRPr="00596A3A" w:rsidRDefault="00A73339" w:rsidP="00C80695">
            <w:pPr>
              <w:spacing w:before="0" w:after="0"/>
              <w:rPr>
                <w:rFonts w:ascii="Arial" w:hAnsi="Arial" w:cs="Arial"/>
                <w:sz w:val="20"/>
                <w:szCs w:val="20"/>
              </w:rPr>
            </w:pPr>
          </w:p>
        </w:tc>
      </w:tr>
      <w:tr w:rsidR="00685995" w:rsidRPr="00596A3A" w14:paraId="1DB0AC29" w14:textId="77777777" w:rsidTr="00685995">
        <w:tc>
          <w:tcPr>
            <w:tcW w:w="845" w:type="pct"/>
            <w:vMerge/>
            <w:noWrap/>
          </w:tcPr>
          <w:p w14:paraId="46D082B0" w14:textId="77777777" w:rsidR="00A73339" w:rsidRPr="00596A3A" w:rsidRDefault="00A73339" w:rsidP="00C80695">
            <w:pPr>
              <w:spacing w:before="0" w:after="0"/>
              <w:rPr>
                <w:rFonts w:ascii="Arial" w:hAnsi="Arial" w:cs="Arial"/>
                <w:sz w:val="20"/>
                <w:szCs w:val="20"/>
              </w:rPr>
            </w:pPr>
          </w:p>
        </w:tc>
        <w:tc>
          <w:tcPr>
            <w:tcW w:w="1134" w:type="pct"/>
            <w:noWrap/>
            <w:hideMark/>
          </w:tcPr>
          <w:p w14:paraId="4832701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Icterus chrysater</w:t>
            </w:r>
          </w:p>
        </w:tc>
        <w:tc>
          <w:tcPr>
            <w:tcW w:w="1269" w:type="pct"/>
            <w:noWrap/>
            <w:hideMark/>
          </w:tcPr>
          <w:p w14:paraId="5203914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Bolsero dorso dorado</w:t>
            </w:r>
          </w:p>
        </w:tc>
        <w:tc>
          <w:tcPr>
            <w:tcW w:w="1354" w:type="pct"/>
            <w:noWrap/>
            <w:hideMark/>
          </w:tcPr>
          <w:p w14:paraId="6DEA1A7A" w14:textId="77777777" w:rsidR="00A73339" w:rsidRPr="00596A3A" w:rsidRDefault="00A73339" w:rsidP="00C80695">
            <w:pPr>
              <w:spacing w:before="0" w:after="0"/>
              <w:rPr>
                <w:rFonts w:ascii="Arial" w:hAnsi="Arial" w:cs="Arial"/>
                <w:sz w:val="20"/>
                <w:szCs w:val="20"/>
              </w:rPr>
            </w:pPr>
          </w:p>
        </w:tc>
        <w:tc>
          <w:tcPr>
            <w:tcW w:w="397" w:type="pct"/>
            <w:noWrap/>
            <w:hideMark/>
          </w:tcPr>
          <w:p w14:paraId="49069C8D" w14:textId="77777777" w:rsidR="00A73339" w:rsidRPr="00596A3A" w:rsidRDefault="00A73339" w:rsidP="00C80695">
            <w:pPr>
              <w:spacing w:before="0" w:after="0"/>
              <w:rPr>
                <w:rFonts w:ascii="Arial" w:hAnsi="Arial" w:cs="Arial"/>
                <w:sz w:val="20"/>
                <w:szCs w:val="20"/>
              </w:rPr>
            </w:pPr>
          </w:p>
        </w:tc>
      </w:tr>
      <w:tr w:rsidR="00685995" w:rsidRPr="00596A3A" w14:paraId="56A3634F" w14:textId="77777777" w:rsidTr="00685995">
        <w:tc>
          <w:tcPr>
            <w:tcW w:w="845" w:type="pct"/>
            <w:vMerge/>
            <w:noWrap/>
          </w:tcPr>
          <w:p w14:paraId="1DC959B1" w14:textId="77777777" w:rsidR="00A73339" w:rsidRPr="00596A3A" w:rsidRDefault="00A73339" w:rsidP="00C80695">
            <w:pPr>
              <w:spacing w:before="0" w:after="0"/>
              <w:rPr>
                <w:rFonts w:ascii="Arial" w:hAnsi="Arial" w:cs="Arial"/>
                <w:sz w:val="20"/>
                <w:szCs w:val="20"/>
              </w:rPr>
            </w:pPr>
          </w:p>
        </w:tc>
        <w:tc>
          <w:tcPr>
            <w:tcW w:w="1134" w:type="pct"/>
            <w:noWrap/>
            <w:hideMark/>
          </w:tcPr>
          <w:p w14:paraId="5082A90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Icterus cucullatus</w:t>
            </w:r>
          </w:p>
        </w:tc>
        <w:tc>
          <w:tcPr>
            <w:tcW w:w="1269" w:type="pct"/>
            <w:noWrap/>
            <w:hideMark/>
          </w:tcPr>
          <w:p w14:paraId="3F9A4CB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Bolsero encapuchado</w:t>
            </w:r>
          </w:p>
        </w:tc>
        <w:tc>
          <w:tcPr>
            <w:tcW w:w="1354" w:type="pct"/>
            <w:noWrap/>
            <w:hideMark/>
          </w:tcPr>
          <w:p w14:paraId="1D7D57DB" w14:textId="77777777" w:rsidR="00A73339" w:rsidRPr="00596A3A" w:rsidRDefault="00A73339" w:rsidP="00C80695">
            <w:pPr>
              <w:spacing w:before="0" w:after="0"/>
              <w:rPr>
                <w:rFonts w:ascii="Arial" w:hAnsi="Arial" w:cs="Arial"/>
                <w:sz w:val="20"/>
                <w:szCs w:val="20"/>
              </w:rPr>
            </w:pPr>
          </w:p>
        </w:tc>
        <w:tc>
          <w:tcPr>
            <w:tcW w:w="397" w:type="pct"/>
            <w:noWrap/>
            <w:hideMark/>
          </w:tcPr>
          <w:p w14:paraId="6CA02474" w14:textId="77777777" w:rsidR="00A73339" w:rsidRPr="00596A3A" w:rsidRDefault="00A73339" w:rsidP="00C80695">
            <w:pPr>
              <w:spacing w:before="0" w:after="0"/>
              <w:rPr>
                <w:rFonts w:ascii="Arial" w:hAnsi="Arial" w:cs="Arial"/>
                <w:sz w:val="20"/>
                <w:szCs w:val="20"/>
              </w:rPr>
            </w:pPr>
          </w:p>
        </w:tc>
      </w:tr>
      <w:tr w:rsidR="00685995" w:rsidRPr="00596A3A" w14:paraId="3778B284" w14:textId="77777777" w:rsidTr="00685995">
        <w:tc>
          <w:tcPr>
            <w:tcW w:w="845" w:type="pct"/>
            <w:vMerge/>
            <w:noWrap/>
          </w:tcPr>
          <w:p w14:paraId="5525C090" w14:textId="77777777" w:rsidR="00A73339" w:rsidRPr="00596A3A" w:rsidRDefault="00A73339" w:rsidP="00C80695">
            <w:pPr>
              <w:spacing w:before="0" w:after="0"/>
              <w:rPr>
                <w:rFonts w:ascii="Arial" w:hAnsi="Arial" w:cs="Arial"/>
                <w:sz w:val="20"/>
                <w:szCs w:val="20"/>
              </w:rPr>
            </w:pPr>
          </w:p>
        </w:tc>
        <w:tc>
          <w:tcPr>
            <w:tcW w:w="1134" w:type="pct"/>
            <w:noWrap/>
            <w:hideMark/>
          </w:tcPr>
          <w:p w14:paraId="24593F9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Icterus dominicensis</w:t>
            </w:r>
          </w:p>
        </w:tc>
        <w:tc>
          <w:tcPr>
            <w:tcW w:w="1269" w:type="pct"/>
            <w:noWrap/>
            <w:hideMark/>
          </w:tcPr>
          <w:p w14:paraId="0EEA21B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Bolsero dominico</w:t>
            </w:r>
          </w:p>
        </w:tc>
        <w:tc>
          <w:tcPr>
            <w:tcW w:w="1354" w:type="pct"/>
            <w:noWrap/>
            <w:hideMark/>
          </w:tcPr>
          <w:p w14:paraId="471BF505" w14:textId="77777777" w:rsidR="00A73339" w:rsidRPr="00596A3A" w:rsidRDefault="00A73339" w:rsidP="00C80695">
            <w:pPr>
              <w:spacing w:before="0" w:after="0"/>
              <w:rPr>
                <w:rFonts w:ascii="Arial" w:hAnsi="Arial" w:cs="Arial"/>
                <w:sz w:val="20"/>
                <w:szCs w:val="20"/>
              </w:rPr>
            </w:pPr>
          </w:p>
        </w:tc>
        <w:tc>
          <w:tcPr>
            <w:tcW w:w="397" w:type="pct"/>
            <w:noWrap/>
            <w:hideMark/>
          </w:tcPr>
          <w:p w14:paraId="1693999C" w14:textId="77777777" w:rsidR="00A73339" w:rsidRPr="00596A3A" w:rsidRDefault="00A73339" w:rsidP="00C80695">
            <w:pPr>
              <w:spacing w:before="0" w:after="0"/>
              <w:rPr>
                <w:rFonts w:ascii="Arial" w:hAnsi="Arial" w:cs="Arial"/>
                <w:sz w:val="20"/>
                <w:szCs w:val="20"/>
              </w:rPr>
            </w:pPr>
          </w:p>
        </w:tc>
      </w:tr>
      <w:tr w:rsidR="00685995" w:rsidRPr="00596A3A" w14:paraId="61EA4056" w14:textId="77777777" w:rsidTr="00685995">
        <w:tc>
          <w:tcPr>
            <w:tcW w:w="845" w:type="pct"/>
            <w:vMerge/>
            <w:noWrap/>
          </w:tcPr>
          <w:p w14:paraId="2C653850" w14:textId="77777777" w:rsidR="00A73339" w:rsidRPr="00596A3A" w:rsidRDefault="00A73339" w:rsidP="00C80695">
            <w:pPr>
              <w:spacing w:before="0" w:after="0"/>
              <w:rPr>
                <w:rFonts w:ascii="Arial" w:hAnsi="Arial" w:cs="Arial"/>
                <w:sz w:val="20"/>
                <w:szCs w:val="20"/>
              </w:rPr>
            </w:pPr>
          </w:p>
        </w:tc>
        <w:tc>
          <w:tcPr>
            <w:tcW w:w="1134" w:type="pct"/>
            <w:noWrap/>
            <w:hideMark/>
          </w:tcPr>
          <w:p w14:paraId="422E1E0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Icterus galbula</w:t>
            </w:r>
          </w:p>
        </w:tc>
        <w:tc>
          <w:tcPr>
            <w:tcW w:w="1269" w:type="pct"/>
            <w:noWrap/>
            <w:hideMark/>
          </w:tcPr>
          <w:p w14:paraId="7E4362A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Bolsero de Baltimore</w:t>
            </w:r>
          </w:p>
        </w:tc>
        <w:tc>
          <w:tcPr>
            <w:tcW w:w="1354" w:type="pct"/>
            <w:noWrap/>
            <w:hideMark/>
          </w:tcPr>
          <w:p w14:paraId="7A2DD9D8" w14:textId="77777777" w:rsidR="00A73339" w:rsidRPr="00596A3A" w:rsidRDefault="00A73339" w:rsidP="00C80695">
            <w:pPr>
              <w:spacing w:before="0" w:after="0"/>
              <w:rPr>
                <w:rFonts w:ascii="Arial" w:hAnsi="Arial" w:cs="Arial"/>
                <w:sz w:val="20"/>
                <w:szCs w:val="20"/>
              </w:rPr>
            </w:pPr>
          </w:p>
        </w:tc>
        <w:tc>
          <w:tcPr>
            <w:tcW w:w="397" w:type="pct"/>
            <w:noWrap/>
            <w:hideMark/>
          </w:tcPr>
          <w:p w14:paraId="4C0B207D" w14:textId="77777777" w:rsidR="00A73339" w:rsidRPr="00596A3A" w:rsidRDefault="00A73339" w:rsidP="00C80695">
            <w:pPr>
              <w:spacing w:before="0" w:after="0"/>
              <w:rPr>
                <w:rFonts w:ascii="Arial" w:hAnsi="Arial" w:cs="Arial"/>
                <w:sz w:val="20"/>
                <w:szCs w:val="20"/>
              </w:rPr>
            </w:pPr>
          </w:p>
        </w:tc>
      </w:tr>
      <w:tr w:rsidR="00685995" w:rsidRPr="00596A3A" w14:paraId="5C81A28E" w14:textId="77777777" w:rsidTr="00685995">
        <w:tc>
          <w:tcPr>
            <w:tcW w:w="845" w:type="pct"/>
            <w:vMerge/>
            <w:noWrap/>
          </w:tcPr>
          <w:p w14:paraId="72B316C7" w14:textId="77777777" w:rsidR="00A73339" w:rsidRPr="00596A3A" w:rsidRDefault="00A73339" w:rsidP="00C80695">
            <w:pPr>
              <w:spacing w:before="0" w:after="0"/>
              <w:rPr>
                <w:rFonts w:ascii="Arial" w:hAnsi="Arial" w:cs="Arial"/>
                <w:sz w:val="20"/>
                <w:szCs w:val="20"/>
              </w:rPr>
            </w:pPr>
          </w:p>
        </w:tc>
        <w:tc>
          <w:tcPr>
            <w:tcW w:w="1134" w:type="pct"/>
            <w:noWrap/>
            <w:hideMark/>
          </w:tcPr>
          <w:p w14:paraId="5B7DD3F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Icterus gularis</w:t>
            </w:r>
          </w:p>
        </w:tc>
        <w:tc>
          <w:tcPr>
            <w:tcW w:w="1269" w:type="pct"/>
            <w:noWrap/>
            <w:hideMark/>
          </w:tcPr>
          <w:p w14:paraId="0538A3F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Bolsero de Altamira</w:t>
            </w:r>
          </w:p>
        </w:tc>
        <w:tc>
          <w:tcPr>
            <w:tcW w:w="1354" w:type="pct"/>
            <w:noWrap/>
            <w:hideMark/>
          </w:tcPr>
          <w:p w14:paraId="68F5EA6D" w14:textId="77777777" w:rsidR="00A73339" w:rsidRPr="00596A3A" w:rsidRDefault="00A73339" w:rsidP="00C80695">
            <w:pPr>
              <w:spacing w:before="0" w:after="0"/>
              <w:rPr>
                <w:rFonts w:ascii="Arial" w:hAnsi="Arial" w:cs="Arial"/>
                <w:sz w:val="20"/>
                <w:szCs w:val="20"/>
              </w:rPr>
            </w:pPr>
          </w:p>
        </w:tc>
        <w:tc>
          <w:tcPr>
            <w:tcW w:w="397" w:type="pct"/>
            <w:noWrap/>
            <w:hideMark/>
          </w:tcPr>
          <w:p w14:paraId="3D2F594D" w14:textId="77777777" w:rsidR="00A73339" w:rsidRPr="00596A3A" w:rsidRDefault="00A73339" w:rsidP="00C80695">
            <w:pPr>
              <w:spacing w:before="0" w:after="0"/>
              <w:rPr>
                <w:rFonts w:ascii="Arial" w:hAnsi="Arial" w:cs="Arial"/>
                <w:sz w:val="20"/>
                <w:szCs w:val="20"/>
              </w:rPr>
            </w:pPr>
          </w:p>
        </w:tc>
      </w:tr>
      <w:tr w:rsidR="00685995" w:rsidRPr="00596A3A" w14:paraId="13A426B0" w14:textId="77777777" w:rsidTr="00685995">
        <w:tc>
          <w:tcPr>
            <w:tcW w:w="845" w:type="pct"/>
            <w:vMerge/>
            <w:noWrap/>
          </w:tcPr>
          <w:p w14:paraId="74461BA4" w14:textId="77777777" w:rsidR="00A73339" w:rsidRPr="00596A3A" w:rsidRDefault="00A73339" w:rsidP="00C80695">
            <w:pPr>
              <w:spacing w:before="0" w:after="0"/>
              <w:rPr>
                <w:rFonts w:ascii="Arial" w:hAnsi="Arial" w:cs="Arial"/>
                <w:sz w:val="20"/>
                <w:szCs w:val="20"/>
              </w:rPr>
            </w:pPr>
          </w:p>
        </w:tc>
        <w:tc>
          <w:tcPr>
            <w:tcW w:w="1134" w:type="pct"/>
            <w:noWrap/>
            <w:hideMark/>
          </w:tcPr>
          <w:p w14:paraId="409F5EA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Icterus mesomelas</w:t>
            </w:r>
          </w:p>
        </w:tc>
        <w:tc>
          <w:tcPr>
            <w:tcW w:w="1269" w:type="pct"/>
            <w:noWrap/>
            <w:hideMark/>
          </w:tcPr>
          <w:p w14:paraId="3CFF4B7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Bolsero cola amarilla</w:t>
            </w:r>
          </w:p>
        </w:tc>
        <w:tc>
          <w:tcPr>
            <w:tcW w:w="1354" w:type="pct"/>
            <w:noWrap/>
            <w:hideMark/>
          </w:tcPr>
          <w:p w14:paraId="28FE03EC" w14:textId="77777777" w:rsidR="00A73339" w:rsidRPr="00596A3A" w:rsidRDefault="00A73339" w:rsidP="00C80695">
            <w:pPr>
              <w:spacing w:before="0" w:after="0"/>
              <w:rPr>
                <w:rFonts w:ascii="Arial" w:hAnsi="Arial" w:cs="Arial"/>
                <w:sz w:val="20"/>
                <w:szCs w:val="20"/>
              </w:rPr>
            </w:pPr>
          </w:p>
        </w:tc>
        <w:tc>
          <w:tcPr>
            <w:tcW w:w="397" w:type="pct"/>
            <w:noWrap/>
            <w:hideMark/>
          </w:tcPr>
          <w:p w14:paraId="33E92E5B" w14:textId="77777777" w:rsidR="00A73339" w:rsidRPr="00596A3A" w:rsidRDefault="00A73339" w:rsidP="00C80695">
            <w:pPr>
              <w:spacing w:before="0" w:after="0"/>
              <w:rPr>
                <w:rFonts w:ascii="Arial" w:hAnsi="Arial" w:cs="Arial"/>
                <w:sz w:val="20"/>
                <w:szCs w:val="20"/>
              </w:rPr>
            </w:pPr>
          </w:p>
        </w:tc>
      </w:tr>
      <w:tr w:rsidR="00685995" w:rsidRPr="00596A3A" w14:paraId="5B7E8787" w14:textId="77777777" w:rsidTr="00685995">
        <w:tc>
          <w:tcPr>
            <w:tcW w:w="845" w:type="pct"/>
            <w:vMerge/>
            <w:noWrap/>
          </w:tcPr>
          <w:p w14:paraId="1B6CE84F" w14:textId="77777777" w:rsidR="00A73339" w:rsidRPr="00596A3A" w:rsidRDefault="00A73339" w:rsidP="00C80695">
            <w:pPr>
              <w:spacing w:before="0" w:after="0"/>
              <w:rPr>
                <w:rFonts w:ascii="Arial" w:hAnsi="Arial" w:cs="Arial"/>
                <w:sz w:val="20"/>
                <w:szCs w:val="20"/>
              </w:rPr>
            </w:pPr>
          </w:p>
        </w:tc>
        <w:tc>
          <w:tcPr>
            <w:tcW w:w="1134" w:type="pct"/>
            <w:noWrap/>
            <w:hideMark/>
          </w:tcPr>
          <w:p w14:paraId="3C18E54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Icterus spurius fuertesi</w:t>
            </w:r>
          </w:p>
        </w:tc>
        <w:tc>
          <w:tcPr>
            <w:tcW w:w="1269" w:type="pct"/>
            <w:noWrap/>
            <w:hideMark/>
          </w:tcPr>
          <w:p w14:paraId="2220D90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Bolsero castaño del noreste</w:t>
            </w:r>
          </w:p>
        </w:tc>
        <w:tc>
          <w:tcPr>
            <w:tcW w:w="1354" w:type="pct"/>
            <w:noWrap/>
            <w:hideMark/>
          </w:tcPr>
          <w:p w14:paraId="6133455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06F7623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142FEA54" w14:textId="77777777" w:rsidTr="00685995">
        <w:tc>
          <w:tcPr>
            <w:tcW w:w="845" w:type="pct"/>
            <w:vMerge/>
            <w:noWrap/>
          </w:tcPr>
          <w:p w14:paraId="202239CF" w14:textId="77777777" w:rsidR="00A73339" w:rsidRPr="00596A3A" w:rsidRDefault="00A73339" w:rsidP="00C80695">
            <w:pPr>
              <w:spacing w:before="0" w:after="0"/>
              <w:rPr>
                <w:rFonts w:ascii="Arial" w:hAnsi="Arial" w:cs="Arial"/>
                <w:sz w:val="20"/>
                <w:szCs w:val="20"/>
              </w:rPr>
            </w:pPr>
          </w:p>
        </w:tc>
        <w:tc>
          <w:tcPr>
            <w:tcW w:w="1134" w:type="pct"/>
            <w:noWrap/>
            <w:hideMark/>
          </w:tcPr>
          <w:p w14:paraId="5C10860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Molothrus aeneus</w:t>
            </w:r>
          </w:p>
        </w:tc>
        <w:tc>
          <w:tcPr>
            <w:tcW w:w="1269" w:type="pct"/>
            <w:noWrap/>
            <w:hideMark/>
          </w:tcPr>
          <w:p w14:paraId="00F28D7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Tordo ojo rojo</w:t>
            </w:r>
          </w:p>
        </w:tc>
        <w:tc>
          <w:tcPr>
            <w:tcW w:w="1354" w:type="pct"/>
            <w:noWrap/>
            <w:hideMark/>
          </w:tcPr>
          <w:p w14:paraId="742AD12B" w14:textId="77777777" w:rsidR="00A73339" w:rsidRPr="00596A3A" w:rsidRDefault="00A73339" w:rsidP="00C80695">
            <w:pPr>
              <w:spacing w:before="0" w:after="0"/>
              <w:rPr>
                <w:rFonts w:ascii="Arial" w:hAnsi="Arial" w:cs="Arial"/>
                <w:sz w:val="20"/>
                <w:szCs w:val="20"/>
              </w:rPr>
            </w:pPr>
          </w:p>
        </w:tc>
        <w:tc>
          <w:tcPr>
            <w:tcW w:w="397" w:type="pct"/>
            <w:noWrap/>
            <w:hideMark/>
          </w:tcPr>
          <w:p w14:paraId="29A759E2" w14:textId="77777777" w:rsidR="00A73339" w:rsidRPr="00596A3A" w:rsidRDefault="00A73339" w:rsidP="00C80695">
            <w:pPr>
              <w:spacing w:before="0" w:after="0"/>
              <w:rPr>
                <w:rFonts w:ascii="Arial" w:hAnsi="Arial" w:cs="Arial"/>
                <w:sz w:val="20"/>
                <w:szCs w:val="20"/>
              </w:rPr>
            </w:pPr>
          </w:p>
        </w:tc>
      </w:tr>
      <w:tr w:rsidR="00685995" w:rsidRPr="00596A3A" w14:paraId="583CCCB8" w14:textId="77777777" w:rsidTr="00685995">
        <w:tc>
          <w:tcPr>
            <w:tcW w:w="845" w:type="pct"/>
            <w:vMerge/>
            <w:noWrap/>
          </w:tcPr>
          <w:p w14:paraId="0D3D46F9" w14:textId="77777777" w:rsidR="00A73339" w:rsidRPr="00596A3A" w:rsidRDefault="00A73339" w:rsidP="00C80695">
            <w:pPr>
              <w:spacing w:before="0" w:after="0"/>
              <w:rPr>
                <w:rFonts w:ascii="Arial" w:hAnsi="Arial" w:cs="Arial"/>
                <w:sz w:val="20"/>
                <w:szCs w:val="20"/>
              </w:rPr>
            </w:pPr>
          </w:p>
        </w:tc>
        <w:tc>
          <w:tcPr>
            <w:tcW w:w="1134" w:type="pct"/>
            <w:noWrap/>
            <w:hideMark/>
          </w:tcPr>
          <w:p w14:paraId="02D8899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Oporornis formosus</w:t>
            </w:r>
          </w:p>
        </w:tc>
        <w:tc>
          <w:tcPr>
            <w:tcW w:w="1269" w:type="pct"/>
            <w:noWrap/>
            <w:hideMark/>
          </w:tcPr>
          <w:p w14:paraId="482406A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patilludo</w:t>
            </w:r>
          </w:p>
        </w:tc>
        <w:tc>
          <w:tcPr>
            <w:tcW w:w="1354" w:type="pct"/>
            <w:noWrap/>
            <w:hideMark/>
          </w:tcPr>
          <w:p w14:paraId="291F29FB" w14:textId="77777777" w:rsidR="00A73339" w:rsidRPr="00596A3A" w:rsidRDefault="00A73339" w:rsidP="00C80695">
            <w:pPr>
              <w:spacing w:before="0" w:after="0"/>
              <w:rPr>
                <w:rFonts w:ascii="Arial" w:hAnsi="Arial" w:cs="Arial"/>
                <w:sz w:val="20"/>
                <w:szCs w:val="20"/>
              </w:rPr>
            </w:pPr>
          </w:p>
        </w:tc>
        <w:tc>
          <w:tcPr>
            <w:tcW w:w="397" w:type="pct"/>
            <w:noWrap/>
            <w:hideMark/>
          </w:tcPr>
          <w:p w14:paraId="2B9A4459" w14:textId="77777777" w:rsidR="00A73339" w:rsidRPr="00596A3A" w:rsidRDefault="00A73339" w:rsidP="00C80695">
            <w:pPr>
              <w:spacing w:before="0" w:after="0"/>
              <w:rPr>
                <w:rFonts w:ascii="Arial" w:hAnsi="Arial" w:cs="Arial"/>
                <w:sz w:val="20"/>
                <w:szCs w:val="20"/>
              </w:rPr>
            </w:pPr>
          </w:p>
        </w:tc>
      </w:tr>
      <w:tr w:rsidR="00685995" w:rsidRPr="00596A3A" w14:paraId="61A62032" w14:textId="77777777" w:rsidTr="00685995">
        <w:tc>
          <w:tcPr>
            <w:tcW w:w="845" w:type="pct"/>
            <w:vMerge/>
            <w:noWrap/>
          </w:tcPr>
          <w:p w14:paraId="2F868623" w14:textId="77777777" w:rsidR="00A73339" w:rsidRPr="00596A3A" w:rsidRDefault="00A73339" w:rsidP="00C80695">
            <w:pPr>
              <w:spacing w:before="0" w:after="0"/>
              <w:rPr>
                <w:rFonts w:ascii="Arial" w:hAnsi="Arial" w:cs="Arial"/>
                <w:sz w:val="20"/>
                <w:szCs w:val="20"/>
              </w:rPr>
            </w:pPr>
          </w:p>
        </w:tc>
        <w:tc>
          <w:tcPr>
            <w:tcW w:w="1134" w:type="pct"/>
            <w:noWrap/>
            <w:hideMark/>
          </w:tcPr>
          <w:p w14:paraId="56D4B7A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Quiscalus mexicanus</w:t>
            </w:r>
          </w:p>
        </w:tc>
        <w:tc>
          <w:tcPr>
            <w:tcW w:w="1269" w:type="pct"/>
            <w:noWrap/>
            <w:hideMark/>
          </w:tcPr>
          <w:p w14:paraId="399600F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Zanate mexicano</w:t>
            </w:r>
          </w:p>
        </w:tc>
        <w:tc>
          <w:tcPr>
            <w:tcW w:w="1354" w:type="pct"/>
            <w:noWrap/>
            <w:hideMark/>
          </w:tcPr>
          <w:p w14:paraId="4AB0F820" w14:textId="77777777" w:rsidR="00A73339" w:rsidRPr="00596A3A" w:rsidRDefault="00A73339" w:rsidP="00C80695">
            <w:pPr>
              <w:spacing w:before="0" w:after="0"/>
              <w:rPr>
                <w:rFonts w:ascii="Arial" w:hAnsi="Arial" w:cs="Arial"/>
                <w:sz w:val="20"/>
                <w:szCs w:val="20"/>
              </w:rPr>
            </w:pPr>
          </w:p>
        </w:tc>
        <w:tc>
          <w:tcPr>
            <w:tcW w:w="397" w:type="pct"/>
            <w:noWrap/>
            <w:hideMark/>
          </w:tcPr>
          <w:p w14:paraId="022BB407" w14:textId="77777777" w:rsidR="00A73339" w:rsidRPr="00596A3A" w:rsidRDefault="00A73339" w:rsidP="00C80695">
            <w:pPr>
              <w:spacing w:before="0" w:after="0"/>
              <w:rPr>
                <w:rFonts w:ascii="Arial" w:hAnsi="Arial" w:cs="Arial"/>
                <w:sz w:val="20"/>
                <w:szCs w:val="20"/>
              </w:rPr>
            </w:pPr>
          </w:p>
        </w:tc>
      </w:tr>
      <w:tr w:rsidR="00685995" w:rsidRPr="00596A3A" w14:paraId="52A99B23" w14:textId="77777777" w:rsidTr="00685995">
        <w:tc>
          <w:tcPr>
            <w:tcW w:w="845" w:type="pct"/>
            <w:noWrap/>
            <w:vAlign w:val="center"/>
            <w:hideMark/>
          </w:tcPr>
          <w:p w14:paraId="3D2E0C16" w14:textId="77777777" w:rsidR="00A73339" w:rsidRPr="00596A3A" w:rsidRDefault="00A73339" w:rsidP="00C80695">
            <w:pPr>
              <w:spacing w:before="0" w:after="0"/>
              <w:jc w:val="center"/>
              <w:rPr>
                <w:rFonts w:ascii="Arial" w:hAnsi="Arial" w:cs="Arial"/>
                <w:i/>
                <w:sz w:val="20"/>
                <w:szCs w:val="20"/>
              </w:rPr>
            </w:pPr>
            <w:r w:rsidRPr="00596A3A">
              <w:rPr>
                <w:rFonts w:ascii="Arial" w:hAnsi="Arial" w:cs="Arial"/>
                <w:i/>
                <w:sz w:val="20"/>
                <w:szCs w:val="20"/>
              </w:rPr>
              <w:t>incertae sedis</w:t>
            </w:r>
          </w:p>
        </w:tc>
        <w:tc>
          <w:tcPr>
            <w:tcW w:w="1134" w:type="pct"/>
            <w:noWrap/>
            <w:hideMark/>
          </w:tcPr>
          <w:p w14:paraId="2A92846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Coereba flaveola</w:t>
            </w:r>
          </w:p>
        </w:tc>
        <w:tc>
          <w:tcPr>
            <w:tcW w:w="1269" w:type="pct"/>
            <w:noWrap/>
            <w:hideMark/>
          </w:tcPr>
          <w:p w14:paraId="51ED55A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Reinita-mielera</w:t>
            </w:r>
          </w:p>
        </w:tc>
        <w:tc>
          <w:tcPr>
            <w:tcW w:w="1354" w:type="pct"/>
            <w:noWrap/>
            <w:hideMark/>
          </w:tcPr>
          <w:p w14:paraId="18FBCE66" w14:textId="77777777" w:rsidR="00A73339" w:rsidRPr="00596A3A" w:rsidRDefault="00A73339" w:rsidP="00C80695">
            <w:pPr>
              <w:spacing w:before="0" w:after="0"/>
              <w:rPr>
                <w:rFonts w:ascii="Arial" w:hAnsi="Arial" w:cs="Arial"/>
                <w:sz w:val="20"/>
                <w:szCs w:val="20"/>
              </w:rPr>
            </w:pPr>
          </w:p>
        </w:tc>
        <w:tc>
          <w:tcPr>
            <w:tcW w:w="397" w:type="pct"/>
            <w:noWrap/>
            <w:hideMark/>
          </w:tcPr>
          <w:p w14:paraId="0F29D3A8" w14:textId="77777777" w:rsidR="00A73339" w:rsidRPr="00596A3A" w:rsidRDefault="00A73339" w:rsidP="00C80695">
            <w:pPr>
              <w:spacing w:before="0" w:after="0"/>
              <w:rPr>
                <w:rFonts w:ascii="Arial" w:hAnsi="Arial" w:cs="Arial"/>
                <w:sz w:val="20"/>
                <w:szCs w:val="20"/>
              </w:rPr>
            </w:pPr>
          </w:p>
        </w:tc>
      </w:tr>
      <w:tr w:rsidR="00685995" w:rsidRPr="00596A3A" w14:paraId="72418C68" w14:textId="77777777" w:rsidTr="00685995">
        <w:tc>
          <w:tcPr>
            <w:tcW w:w="845" w:type="pct"/>
            <w:noWrap/>
            <w:vAlign w:val="center"/>
            <w:hideMark/>
          </w:tcPr>
          <w:p w14:paraId="4FB1760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JACANIDAE</w:t>
            </w:r>
          </w:p>
        </w:tc>
        <w:tc>
          <w:tcPr>
            <w:tcW w:w="1134" w:type="pct"/>
            <w:noWrap/>
            <w:hideMark/>
          </w:tcPr>
          <w:p w14:paraId="66094B4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Jacana spinosa</w:t>
            </w:r>
          </w:p>
        </w:tc>
        <w:tc>
          <w:tcPr>
            <w:tcW w:w="1269" w:type="pct"/>
            <w:noWrap/>
            <w:hideMark/>
          </w:tcPr>
          <w:p w14:paraId="0D9A864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Jacana norteña</w:t>
            </w:r>
          </w:p>
        </w:tc>
        <w:tc>
          <w:tcPr>
            <w:tcW w:w="1354" w:type="pct"/>
            <w:noWrap/>
            <w:hideMark/>
          </w:tcPr>
          <w:p w14:paraId="7C1DA881" w14:textId="77777777" w:rsidR="00A73339" w:rsidRPr="00596A3A" w:rsidRDefault="00A73339" w:rsidP="00C80695">
            <w:pPr>
              <w:spacing w:before="0" w:after="0"/>
              <w:rPr>
                <w:rFonts w:ascii="Arial" w:hAnsi="Arial" w:cs="Arial"/>
                <w:sz w:val="20"/>
                <w:szCs w:val="20"/>
              </w:rPr>
            </w:pPr>
          </w:p>
        </w:tc>
        <w:tc>
          <w:tcPr>
            <w:tcW w:w="397" w:type="pct"/>
            <w:noWrap/>
            <w:hideMark/>
          </w:tcPr>
          <w:p w14:paraId="18D659D9" w14:textId="77777777" w:rsidR="00A73339" w:rsidRPr="00596A3A" w:rsidRDefault="00A73339" w:rsidP="00C80695">
            <w:pPr>
              <w:spacing w:before="0" w:after="0"/>
              <w:rPr>
                <w:rFonts w:ascii="Arial" w:hAnsi="Arial" w:cs="Arial"/>
                <w:sz w:val="20"/>
                <w:szCs w:val="20"/>
              </w:rPr>
            </w:pPr>
          </w:p>
        </w:tc>
      </w:tr>
      <w:tr w:rsidR="00685995" w:rsidRPr="00596A3A" w14:paraId="301C031C" w14:textId="77777777" w:rsidTr="00685995">
        <w:tc>
          <w:tcPr>
            <w:tcW w:w="845" w:type="pct"/>
            <w:vMerge w:val="restart"/>
            <w:noWrap/>
            <w:vAlign w:val="center"/>
            <w:hideMark/>
          </w:tcPr>
          <w:p w14:paraId="57B462E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LARIDAE</w:t>
            </w:r>
          </w:p>
        </w:tc>
        <w:tc>
          <w:tcPr>
            <w:tcW w:w="1134" w:type="pct"/>
            <w:noWrap/>
            <w:hideMark/>
          </w:tcPr>
          <w:p w14:paraId="3E43DC3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Anous stolidus</w:t>
            </w:r>
          </w:p>
        </w:tc>
        <w:tc>
          <w:tcPr>
            <w:tcW w:w="1269" w:type="pct"/>
            <w:noWrap/>
            <w:hideMark/>
          </w:tcPr>
          <w:p w14:paraId="4C63F3B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Charrán-bobo café</w:t>
            </w:r>
          </w:p>
        </w:tc>
        <w:tc>
          <w:tcPr>
            <w:tcW w:w="1354" w:type="pct"/>
            <w:noWrap/>
            <w:hideMark/>
          </w:tcPr>
          <w:p w14:paraId="31895CC4" w14:textId="77777777" w:rsidR="00A73339" w:rsidRPr="00596A3A" w:rsidRDefault="00A73339" w:rsidP="00C80695">
            <w:pPr>
              <w:spacing w:before="0" w:after="0"/>
              <w:rPr>
                <w:rFonts w:ascii="Arial" w:hAnsi="Arial" w:cs="Arial"/>
                <w:sz w:val="20"/>
                <w:szCs w:val="20"/>
              </w:rPr>
            </w:pPr>
          </w:p>
        </w:tc>
        <w:tc>
          <w:tcPr>
            <w:tcW w:w="397" w:type="pct"/>
            <w:noWrap/>
            <w:hideMark/>
          </w:tcPr>
          <w:p w14:paraId="7DB8A843" w14:textId="77777777" w:rsidR="00A73339" w:rsidRPr="00596A3A" w:rsidRDefault="00A73339" w:rsidP="00C80695">
            <w:pPr>
              <w:spacing w:before="0" w:after="0"/>
              <w:rPr>
                <w:rFonts w:ascii="Arial" w:hAnsi="Arial" w:cs="Arial"/>
                <w:sz w:val="20"/>
                <w:szCs w:val="20"/>
              </w:rPr>
            </w:pPr>
          </w:p>
        </w:tc>
      </w:tr>
      <w:tr w:rsidR="00685995" w:rsidRPr="00596A3A" w14:paraId="518C6AFB" w14:textId="77777777" w:rsidTr="00685995">
        <w:tc>
          <w:tcPr>
            <w:tcW w:w="845" w:type="pct"/>
            <w:vMerge/>
            <w:noWrap/>
            <w:vAlign w:val="center"/>
            <w:hideMark/>
          </w:tcPr>
          <w:p w14:paraId="3DB00AE2"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59E656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Chlidonias niger</w:t>
            </w:r>
          </w:p>
        </w:tc>
        <w:tc>
          <w:tcPr>
            <w:tcW w:w="1269" w:type="pct"/>
            <w:noWrap/>
            <w:hideMark/>
          </w:tcPr>
          <w:p w14:paraId="48A5107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Charrán negro</w:t>
            </w:r>
          </w:p>
        </w:tc>
        <w:tc>
          <w:tcPr>
            <w:tcW w:w="1354" w:type="pct"/>
            <w:noWrap/>
            <w:hideMark/>
          </w:tcPr>
          <w:p w14:paraId="7F74615D" w14:textId="77777777" w:rsidR="00A73339" w:rsidRPr="00596A3A" w:rsidRDefault="00A73339" w:rsidP="00C80695">
            <w:pPr>
              <w:spacing w:before="0" w:after="0"/>
              <w:rPr>
                <w:rFonts w:ascii="Arial" w:hAnsi="Arial" w:cs="Arial"/>
                <w:sz w:val="20"/>
                <w:szCs w:val="20"/>
              </w:rPr>
            </w:pPr>
          </w:p>
        </w:tc>
        <w:tc>
          <w:tcPr>
            <w:tcW w:w="397" w:type="pct"/>
            <w:noWrap/>
            <w:hideMark/>
          </w:tcPr>
          <w:p w14:paraId="2EC83455" w14:textId="77777777" w:rsidR="00A73339" w:rsidRPr="00596A3A" w:rsidRDefault="00A73339" w:rsidP="00C80695">
            <w:pPr>
              <w:spacing w:before="0" w:after="0"/>
              <w:rPr>
                <w:rFonts w:ascii="Arial" w:hAnsi="Arial" w:cs="Arial"/>
                <w:sz w:val="20"/>
                <w:szCs w:val="20"/>
              </w:rPr>
            </w:pPr>
          </w:p>
        </w:tc>
      </w:tr>
      <w:tr w:rsidR="00685995" w:rsidRPr="00596A3A" w14:paraId="30D2E3C8" w14:textId="77777777" w:rsidTr="00685995">
        <w:tc>
          <w:tcPr>
            <w:tcW w:w="845" w:type="pct"/>
            <w:vMerge/>
            <w:noWrap/>
            <w:vAlign w:val="center"/>
            <w:hideMark/>
          </w:tcPr>
          <w:p w14:paraId="12F111A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53FE24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Chroicocephalus philadelphia</w:t>
            </w:r>
          </w:p>
        </w:tc>
        <w:tc>
          <w:tcPr>
            <w:tcW w:w="1269" w:type="pct"/>
            <w:noWrap/>
            <w:hideMark/>
          </w:tcPr>
          <w:p w14:paraId="3ED9969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Gaviota de Bonaparte</w:t>
            </w:r>
          </w:p>
        </w:tc>
        <w:tc>
          <w:tcPr>
            <w:tcW w:w="1354" w:type="pct"/>
            <w:noWrap/>
            <w:hideMark/>
          </w:tcPr>
          <w:p w14:paraId="3C73DB6E" w14:textId="77777777" w:rsidR="00A73339" w:rsidRPr="00596A3A" w:rsidRDefault="00A73339" w:rsidP="00C80695">
            <w:pPr>
              <w:spacing w:before="0" w:after="0"/>
              <w:rPr>
                <w:rFonts w:ascii="Arial" w:hAnsi="Arial" w:cs="Arial"/>
                <w:sz w:val="20"/>
                <w:szCs w:val="20"/>
              </w:rPr>
            </w:pPr>
          </w:p>
        </w:tc>
        <w:tc>
          <w:tcPr>
            <w:tcW w:w="397" w:type="pct"/>
            <w:noWrap/>
            <w:hideMark/>
          </w:tcPr>
          <w:p w14:paraId="43B5CEFF" w14:textId="77777777" w:rsidR="00A73339" w:rsidRPr="00596A3A" w:rsidRDefault="00A73339" w:rsidP="00C80695">
            <w:pPr>
              <w:spacing w:before="0" w:after="0"/>
              <w:rPr>
                <w:rFonts w:ascii="Arial" w:hAnsi="Arial" w:cs="Arial"/>
                <w:sz w:val="20"/>
                <w:szCs w:val="20"/>
              </w:rPr>
            </w:pPr>
          </w:p>
        </w:tc>
      </w:tr>
      <w:tr w:rsidR="00685995" w:rsidRPr="00596A3A" w14:paraId="7225A499" w14:textId="77777777" w:rsidTr="00685995">
        <w:tc>
          <w:tcPr>
            <w:tcW w:w="845" w:type="pct"/>
            <w:vMerge/>
            <w:noWrap/>
            <w:vAlign w:val="center"/>
            <w:hideMark/>
          </w:tcPr>
          <w:p w14:paraId="25792CA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4B2B09A"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Gelochelidon nilotica</w:t>
            </w:r>
          </w:p>
        </w:tc>
        <w:tc>
          <w:tcPr>
            <w:tcW w:w="1269" w:type="pct"/>
            <w:noWrap/>
            <w:hideMark/>
          </w:tcPr>
          <w:p w14:paraId="462DC4A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Charrán pico grueso</w:t>
            </w:r>
          </w:p>
        </w:tc>
        <w:tc>
          <w:tcPr>
            <w:tcW w:w="1354" w:type="pct"/>
            <w:noWrap/>
            <w:hideMark/>
          </w:tcPr>
          <w:p w14:paraId="64DF4503" w14:textId="77777777" w:rsidR="00A73339" w:rsidRPr="00596A3A" w:rsidRDefault="00A73339" w:rsidP="00C80695">
            <w:pPr>
              <w:spacing w:before="0" w:after="0"/>
              <w:rPr>
                <w:rFonts w:ascii="Arial" w:hAnsi="Arial" w:cs="Arial"/>
                <w:sz w:val="20"/>
                <w:szCs w:val="20"/>
              </w:rPr>
            </w:pPr>
          </w:p>
        </w:tc>
        <w:tc>
          <w:tcPr>
            <w:tcW w:w="397" w:type="pct"/>
            <w:noWrap/>
            <w:hideMark/>
          </w:tcPr>
          <w:p w14:paraId="64678351" w14:textId="77777777" w:rsidR="00A73339" w:rsidRPr="00596A3A" w:rsidRDefault="00A73339" w:rsidP="00C80695">
            <w:pPr>
              <w:spacing w:before="0" w:after="0"/>
              <w:rPr>
                <w:rFonts w:ascii="Arial" w:hAnsi="Arial" w:cs="Arial"/>
                <w:sz w:val="20"/>
                <w:szCs w:val="20"/>
              </w:rPr>
            </w:pPr>
          </w:p>
        </w:tc>
      </w:tr>
      <w:tr w:rsidR="00685995" w:rsidRPr="00596A3A" w14:paraId="60F5648E" w14:textId="77777777" w:rsidTr="00685995">
        <w:tc>
          <w:tcPr>
            <w:tcW w:w="845" w:type="pct"/>
            <w:vMerge/>
            <w:noWrap/>
            <w:vAlign w:val="center"/>
            <w:hideMark/>
          </w:tcPr>
          <w:p w14:paraId="29286A2F"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E7E566F"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Hydroprogne caspia</w:t>
            </w:r>
          </w:p>
        </w:tc>
        <w:tc>
          <w:tcPr>
            <w:tcW w:w="1269" w:type="pct"/>
            <w:noWrap/>
            <w:hideMark/>
          </w:tcPr>
          <w:p w14:paraId="1FC68D2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Charrán caspia</w:t>
            </w:r>
          </w:p>
        </w:tc>
        <w:tc>
          <w:tcPr>
            <w:tcW w:w="1354" w:type="pct"/>
            <w:noWrap/>
            <w:hideMark/>
          </w:tcPr>
          <w:p w14:paraId="1F211CA8" w14:textId="77777777" w:rsidR="00A73339" w:rsidRPr="00596A3A" w:rsidRDefault="00A73339" w:rsidP="00C80695">
            <w:pPr>
              <w:spacing w:before="0" w:after="0"/>
              <w:rPr>
                <w:rFonts w:ascii="Arial" w:hAnsi="Arial" w:cs="Arial"/>
                <w:sz w:val="20"/>
                <w:szCs w:val="20"/>
              </w:rPr>
            </w:pPr>
          </w:p>
        </w:tc>
        <w:tc>
          <w:tcPr>
            <w:tcW w:w="397" w:type="pct"/>
            <w:noWrap/>
            <w:hideMark/>
          </w:tcPr>
          <w:p w14:paraId="54552190" w14:textId="77777777" w:rsidR="00A73339" w:rsidRPr="00596A3A" w:rsidRDefault="00A73339" w:rsidP="00C80695">
            <w:pPr>
              <w:spacing w:before="0" w:after="0"/>
              <w:rPr>
                <w:rFonts w:ascii="Arial" w:hAnsi="Arial" w:cs="Arial"/>
                <w:sz w:val="20"/>
                <w:szCs w:val="20"/>
              </w:rPr>
            </w:pPr>
          </w:p>
        </w:tc>
      </w:tr>
      <w:tr w:rsidR="00685995" w:rsidRPr="00596A3A" w14:paraId="7AFE0154" w14:textId="77777777" w:rsidTr="00685995">
        <w:tc>
          <w:tcPr>
            <w:tcW w:w="845" w:type="pct"/>
            <w:vMerge/>
            <w:noWrap/>
            <w:vAlign w:val="center"/>
            <w:hideMark/>
          </w:tcPr>
          <w:p w14:paraId="411F943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386131D"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Larus argentatus</w:t>
            </w:r>
          </w:p>
        </w:tc>
        <w:tc>
          <w:tcPr>
            <w:tcW w:w="1269" w:type="pct"/>
            <w:noWrap/>
            <w:hideMark/>
          </w:tcPr>
          <w:p w14:paraId="7998398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Gaviota plateada</w:t>
            </w:r>
          </w:p>
        </w:tc>
        <w:tc>
          <w:tcPr>
            <w:tcW w:w="1354" w:type="pct"/>
            <w:noWrap/>
            <w:hideMark/>
          </w:tcPr>
          <w:p w14:paraId="5FE37210" w14:textId="77777777" w:rsidR="00A73339" w:rsidRPr="00596A3A" w:rsidRDefault="00A73339" w:rsidP="00C80695">
            <w:pPr>
              <w:spacing w:before="0" w:after="0"/>
              <w:rPr>
                <w:rFonts w:ascii="Arial" w:hAnsi="Arial" w:cs="Arial"/>
                <w:sz w:val="20"/>
                <w:szCs w:val="20"/>
              </w:rPr>
            </w:pPr>
          </w:p>
        </w:tc>
        <w:tc>
          <w:tcPr>
            <w:tcW w:w="397" w:type="pct"/>
            <w:noWrap/>
            <w:hideMark/>
          </w:tcPr>
          <w:p w14:paraId="339BCC6B" w14:textId="77777777" w:rsidR="00A73339" w:rsidRPr="00596A3A" w:rsidRDefault="00A73339" w:rsidP="00C80695">
            <w:pPr>
              <w:spacing w:before="0" w:after="0"/>
              <w:rPr>
                <w:rFonts w:ascii="Arial" w:hAnsi="Arial" w:cs="Arial"/>
                <w:sz w:val="20"/>
                <w:szCs w:val="20"/>
              </w:rPr>
            </w:pPr>
          </w:p>
        </w:tc>
      </w:tr>
      <w:tr w:rsidR="00685995" w:rsidRPr="00596A3A" w14:paraId="47E634FF" w14:textId="77777777" w:rsidTr="00685995">
        <w:tc>
          <w:tcPr>
            <w:tcW w:w="845" w:type="pct"/>
            <w:vMerge/>
            <w:noWrap/>
            <w:vAlign w:val="center"/>
            <w:hideMark/>
          </w:tcPr>
          <w:p w14:paraId="7D85F942"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7B86206"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Larus atricilla</w:t>
            </w:r>
          </w:p>
        </w:tc>
        <w:tc>
          <w:tcPr>
            <w:tcW w:w="1269" w:type="pct"/>
            <w:noWrap/>
            <w:hideMark/>
          </w:tcPr>
          <w:p w14:paraId="17953C3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Gaviota reidora</w:t>
            </w:r>
          </w:p>
        </w:tc>
        <w:tc>
          <w:tcPr>
            <w:tcW w:w="1354" w:type="pct"/>
            <w:noWrap/>
            <w:hideMark/>
          </w:tcPr>
          <w:p w14:paraId="533336F6" w14:textId="77777777" w:rsidR="00A73339" w:rsidRPr="00596A3A" w:rsidRDefault="00A73339" w:rsidP="00C80695">
            <w:pPr>
              <w:spacing w:before="0" w:after="0"/>
              <w:rPr>
                <w:rFonts w:ascii="Arial" w:hAnsi="Arial" w:cs="Arial"/>
                <w:sz w:val="20"/>
                <w:szCs w:val="20"/>
              </w:rPr>
            </w:pPr>
          </w:p>
        </w:tc>
        <w:tc>
          <w:tcPr>
            <w:tcW w:w="397" w:type="pct"/>
            <w:noWrap/>
            <w:hideMark/>
          </w:tcPr>
          <w:p w14:paraId="6ED04B50" w14:textId="77777777" w:rsidR="00A73339" w:rsidRPr="00596A3A" w:rsidRDefault="00A73339" w:rsidP="00C80695">
            <w:pPr>
              <w:spacing w:before="0" w:after="0"/>
              <w:rPr>
                <w:rFonts w:ascii="Arial" w:hAnsi="Arial" w:cs="Arial"/>
                <w:sz w:val="20"/>
                <w:szCs w:val="20"/>
              </w:rPr>
            </w:pPr>
          </w:p>
        </w:tc>
      </w:tr>
      <w:tr w:rsidR="00685995" w:rsidRPr="00596A3A" w14:paraId="1EBD5BFB" w14:textId="77777777" w:rsidTr="00685995">
        <w:tc>
          <w:tcPr>
            <w:tcW w:w="845" w:type="pct"/>
            <w:vMerge/>
            <w:noWrap/>
            <w:vAlign w:val="center"/>
            <w:hideMark/>
          </w:tcPr>
          <w:p w14:paraId="658BFAE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625F2DF"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Larus delawarensis</w:t>
            </w:r>
          </w:p>
        </w:tc>
        <w:tc>
          <w:tcPr>
            <w:tcW w:w="1269" w:type="pct"/>
            <w:noWrap/>
            <w:hideMark/>
          </w:tcPr>
          <w:p w14:paraId="38E3254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Gaviota pico anillado</w:t>
            </w:r>
          </w:p>
        </w:tc>
        <w:tc>
          <w:tcPr>
            <w:tcW w:w="1354" w:type="pct"/>
            <w:noWrap/>
            <w:hideMark/>
          </w:tcPr>
          <w:p w14:paraId="7D19436B" w14:textId="77777777" w:rsidR="00A73339" w:rsidRPr="00596A3A" w:rsidRDefault="00A73339" w:rsidP="00C80695">
            <w:pPr>
              <w:spacing w:before="0" w:after="0"/>
              <w:rPr>
                <w:rFonts w:ascii="Arial" w:hAnsi="Arial" w:cs="Arial"/>
                <w:sz w:val="20"/>
                <w:szCs w:val="20"/>
              </w:rPr>
            </w:pPr>
          </w:p>
        </w:tc>
        <w:tc>
          <w:tcPr>
            <w:tcW w:w="397" w:type="pct"/>
            <w:noWrap/>
            <w:hideMark/>
          </w:tcPr>
          <w:p w14:paraId="4D3C5608" w14:textId="77777777" w:rsidR="00A73339" w:rsidRPr="00596A3A" w:rsidRDefault="00A73339" w:rsidP="00C80695">
            <w:pPr>
              <w:spacing w:before="0" w:after="0"/>
              <w:rPr>
                <w:rFonts w:ascii="Arial" w:hAnsi="Arial" w:cs="Arial"/>
                <w:sz w:val="20"/>
                <w:szCs w:val="20"/>
              </w:rPr>
            </w:pPr>
          </w:p>
        </w:tc>
      </w:tr>
      <w:tr w:rsidR="00685995" w:rsidRPr="00596A3A" w14:paraId="16EA286D" w14:textId="77777777" w:rsidTr="00685995">
        <w:tc>
          <w:tcPr>
            <w:tcW w:w="845" w:type="pct"/>
            <w:vMerge/>
            <w:noWrap/>
            <w:vAlign w:val="center"/>
            <w:hideMark/>
          </w:tcPr>
          <w:p w14:paraId="617E755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B6762B1"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Larus fuscus</w:t>
            </w:r>
          </w:p>
        </w:tc>
        <w:tc>
          <w:tcPr>
            <w:tcW w:w="1269" w:type="pct"/>
            <w:noWrap/>
            <w:hideMark/>
          </w:tcPr>
          <w:p w14:paraId="5841F7F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Gaviota sombría</w:t>
            </w:r>
          </w:p>
        </w:tc>
        <w:tc>
          <w:tcPr>
            <w:tcW w:w="1354" w:type="pct"/>
            <w:noWrap/>
            <w:hideMark/>
          </w:tcPr>
          <w:p w14:paraId="75D2AC7F" w14:textId="77777777" w:rsidR="00A73339" w:rsidRPr="00596A3A" w:rsidRDefault="00A73339" w:rsidP="00C80695">
            <w:pPr>
              <w:spacing w:before="0" w:after="0"/>
              <w:rPr>
                <w:rFonts w:ascii="Arial" w:hAnsi="Arial" w:cs="Arial"/>
                <w:sz w:val="20"/>
                <w:szCs w:val="20"/>
              </w:rPr>
            </w:pPr>
          </w:p>
        </w:tc>
        <w:tc>
          <w:tcPr>
            <w:tcW w:w="397" w:type="pct"/>
            <w:noWrap/>
            <w:hideMark/>
          </w:tcPr>
          <w:p w14:paraId="2E308850" w14:textId="77777777" w:rsidR="00A73339" w:rsidRPr="00596A3A" w:rsidRDefault="00A73339" w:rsidP="00C80695">
            <w:pPr>
              <w:spacing w:before="0" w:after="0"/>
              <w:rPr>
                <w:rFonts w:ascii="Arial" w:hAnsi="Arial" w:cs="Arial"/>
                <w:sz w:val="20"/>
                <w:szCs w:val="20"/>
              </w:rPr>
            </w:pPr>
          </w:p>
        </w:tc>
      </w:tr>
      <w:tr w:rsidR="00685995" w:rsidRPr="00596A3A" w14:paraId="4180AE78" w14:textId="77777777" w:rsidTr="00685995">
        <w:tc>
          <w:tcPr>
            <w:tcW w:w="845" w:type="pct"/>
            <w:vMerge/>
            <w:noWrap/>
            <w:vAlign w:val="center"/>
            <w:hideMark/>
          </w:tcPr>
          <w:p w14:paraId="301D9C64"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B05640B"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Onychoprion anaethetus nelsoni</w:t>
            </w:r>
          </w:p>
        </w:tc>
        <w:tc>
          <w:tcPr>
            <w:tcW w:w="1269" w:type="pct"/>
            <w:noWrap/>
            <w:hideMark/>
          </w:tcPr>
          <w:p w14:paraId="18DBF14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Charrán embridado guerrerense</w:t>
            </w:r>
          </w:p>
        </w:tc>
        <w:tc>
          <w:tcPr>
            <w:tcW w:w="1354" w:type="pct"/>
            <w:noWrap/>
            <w:hideMark/>
          </w:tcPr>
          <w:p w14:paraId="48C4379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2A956CEE" w14:textId="77777777" w:rsidR="00A73339" w:rsidRPr="00596A3A" w:rsidRDefault="00A73339" w:rsidP="00C80695">
            <w:pPr>
              <w:spacing w:before="0" w:after="0"/>
              <w:rPr>
                <w:rFonts w:ascii="Arial" w:hAnsi="Arial" w:cs="Arial"/>
                <w:sz w:val="20"/>
                <w:szCs w:val="20"/>
              </w:rPr>
            </w:pPr>
          </w:p>
        </w:tc>
      </w:tr>
      <w:tr w:rsidR="00685995" w:rsidRPr="00596A3A" w14:paraId="6C700446" w14:textId="77777777" w:rsidTr="00685995">
        <w:tc>
          <w:tcPr>
            <w:tcW w:w="845" w:type="pct"/>
            <w:vMerge/>
            <w:noWrap/>
            <w:vAlign w:val="center"/>
            <w:hideMark/>
          </w:tcPr>
          <w:p w14:paraId="00B1FA6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6E0F05A"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Onychoprion fuscata</w:t>
            </w:r>
          </w:p>
        </w:tc>
        <w:tc>
          <w:tcPr>
            <w:tcW w:w="1269" w:type="pct"/>
            <w:noWrap/>
            <w:hideMark/>
          </w:tcPr>
          <w:p w14:paraId="3E7194D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Charrán sombrío</w:t>
            </w:r>
          </w:p>
        </w:tc>
        <w:tc>
          <w:tcPr>
            <w:tcW w:w="1354" w:type="pct"/>
            <w:noWrap/>
            <w:hideMark/>
          </w:tcPr>
          <w:p w14:paraId="26681A35" w14:textId="77777777" w:rsidR="00A73339" w:rsidRPr="00596A3A" w:rsidRDefault="00A73339" w:rsidP="00C80695">
            <w:pPr>
              <w:spacing w:before="0" w:after="0"/>
              <w:rPr>
                <w:rFonts w:ascii="Arial" w:hAnsi="Arial" w:cs="Arial"/>
                <w:sz w:val="20"/>
                <w:szCs w:val="20"/>
              </w:rPr>
            </w:pPr>
          </w:p>
        </w:tc>
        <w:tc>
          <w:tcPr>
            <w:tcW w:w="397" w:type="pct"/>
            <w:noWrap/>
            <w:hideMark/>
          </w:tcPr>
          <w:p w14:paraId="02C220C6" w14:textId="77777777" w:rsidR="00A73339" w:rsidRPr="00596A3A" w:rsidRDefault="00A73339" w:rsidP="00C80695">
            <w:pPr>
              <w:spacing w:before="0" w:after="0"/>
              <w:rPr>
                <w:rFonts w:ascii="Arial" w:hAnsi="Arial" w:cs="Arial"/>
                <w:sz w:val="20"/>
                <w:szCs w:val="20"/>
              </w:rPr>
            </w:pPr>
          </w:p>
        </w:tc>
      </w:tr>
      <w:tr w:rsidR="00685995" w:rsidRPr="00596A3A" w14:paraId="067689BA" w14:textId="77777777" w:rsidTr="00685995">
        <w:tc>
          <w:tcPr>
            <w:tcW w:w="845" w:type="pct"/>
            <w:vMerge/>
            <w:noWrap/>
            <w:vAlign w:val="center"/>
            <w:hideMark/>
          </w:tcPr>
          <w:p w14:paraId="2060E20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FCCD76D"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Rynchops niger niger</w:t>
            </w:r>
          </w:p>
        </w:tc>
        <w:tc>
          <w:tcPr>
            <w:tcW w:w="1269" w:type="pct"/>
            <w:noWrap/>
            <w:hideMark/>
          </w:tcPr>
          <w:p w14:paraId="30714E1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Rayador americano</w:t>
            </w:r>
          </w:p>
        </w:tc>
        <w:tc>
          <w:tcPr>
            <w:tcW w:w="1354" w:type="pct"/>
            <w:noWrap/>
            <w:hideMark/>
          </w:tcPr>
          <w:p w14:paraId="05CE5607" w14:textId="77777777" w:rsidR="00A73339" w:rsidRPr="00596A3A" w:rsidRDefault="00A73339" w:rsidP="00C80695">
            <w:pPr>
              <w:spacing w:before="0" w:after="0"/>
              <w:rPr>
                <w:rFonts w:ascii="Arial" w:hAnsi="Arial" w:cs="Arial"/>
                <w:sz w:val="20"/>
                <w:szCs w:val="20"/>
              </w:rPr>
            </w:pPr>
          </w:p>
        </w:tc>
        <w:tc>
          <w:tcPr>
            <w:tcW w:w="397" w:type="pct"/>
            <w:noWrap/>
            <w:hideMark/>
          </w:tcPr>
          <w:p w14:paraId="57C6F374" w14:textId="77777777" w:rsidR="00A73339" w:rsidRPr="00596A3A" w:rsidRDefault="00A73339" w:rsidP="00C80695">
            <w:pPr>
              <w:spacing w:before="0" w:after="0"/>
              <w:rPr>
                <w:rFonts w:ascii="Arial" w:hAnsi="Arial" w:cs="Arial"/>
                <w:sz w:val="20"/>
                <w:szCs w:val="20"/>
              </w:rPr>
            </w:pPr>
          </w:p>
        </w:tc>
      </w:tr>
      <w:tr w:rsidR="00685995" w:rsidRPr="00596A3A" w14:paraId="6D873087" w14:textId="77777777" w:rsidTr="00685995">
        <w:tc>
          <w:tcPr>
            <w:tcW w:w="845" w:type="pct"/>
            <w:vMerge/>
            <w:noWrap/>
            <w:vAlign w:val="center"/>
            <w:hideMark/>
          </w:tcPr>
          <w:p w14:paraId="0C8E5D38"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C9AED1B"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Sterna dougallii</w:t>
            </w:r>
          </w:p>
        </w:tc>
        <w:tc>
          <w:tcPr>
            <w:tcW w:w="1269" w:type="pct"/>
            <w:noWrap/>
            <w:hideMark/>
          </w:tcPr>
          <w:p w14:paraId="6E8714C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Charrán rosado</w:t>
            </w:r>
          </w:p>
        </w:tc>
        <w:tc>
          <w:tcPr>
            <w:tcW w:w="1354" w:type="pct"/>
            <w:noWrap/>
            <w:hideMark/>
          </w:tcPr>
          <w:p w14:paraId="4F33F1D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16D11108" w14:textId="77777777" w:rsidR="00A73339" w:rsidRPr="00596A3A" w:rsidRDefault="00A73339" w:rsidP="00C80695">
            <w:pPr>
              <w:spacing w:before="0" w:after="0"/>
              <w:rPr>
                <w:rFonts w:ascii="Arial" w:hAnsi="Arial" w:cs="Arial"/>
                <w:sz w:val="20"/>
                <w:szCs w:val="20"/>
              </w:rPr>
            </w:pPr>
          </w:p>
        </w:tc>
      </w:tr>
      <w:tr w:rsidR="00685995" w:rsidRPr="00596A3A" w14:paraId="46691A5D" w14:textId="77777777" w:rsidTr="00685995">
        <w:tc>
          <w:tcPr>
            <w:tcW w:w="845" w:type="pct"/>
            <w:vMerge/>
            <w:noWrap/>
            <w:vAlign w:val="center"/>
            <w:hideMark/>
          </w:tcPr>
          <w:p w14:paraId="765D95F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F4F065C"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Sterna forsteri</w:t>
            </w:r>
          </w:p>
        </w:tc>
        <w:tc>
          <w:tcPr>
            <w:tcW w:w="1269" w:type="pct"/>
            <w:noWrap/>
            <w:hideMark/>
          </w:tcPr>
          <w:p w14:paraId="15B3EB5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Charrán de Forster</w:t>
            </w:r>
          </w:p>
        </w:tc>
        <w:tc>
          <w:tcPr>
            <w:tcW w:w="1354" w:type="pct"/>
            <w:noWrap/>
            <w:hideMark/>
          </w:tcPr>
          <w:p w14:paraId="32581C15" w14:textId="77777777" w:rsidR="00A73339" w:rsidRPr="00596A3A" w:rsidRDefault="00A73339" w:rsidP="00C80695">
            <w:pPr>
              <w:spacing w:before="0" w:after="0"/>
              <w:rPr>
                <w:rFonts w:ascii="Arial" w:hAnsi="Arial" w:cs="Arial"/>
                <w:sz w:val="20"/>
                <w:szCs w:val="20"/>
              </w:rPr>
            </w:pPr>
          </w:p>
        </w:tc>
        <w:tc>
          <w:tcPr>
            <w:tcW w:w="397" w:type="pct"/>
            <w:noWrap/>
            <w:hideMark/>
          </w:tcPr>
          <w:p w14:paraId="793A234C" w14:textId="77777777" w:rsidR="00A73339" w:rsidRPr="00596A3A" w:rsidRDefault="00A73339" w:rsidP="00C80695">
            <w:pPr>
              <w:spacing w:before="0" w:after="0"/>
              <w:rPr>
                <w:rFonts w:ascii="Arial" w:hAnsi="Arial" w:cs="Arial"/>
                <w:sz w:val="20"/>
                <w:szCs w:val="20"/>
              </w:rPr>
            </w:pPr>
          </w:p>
        </w:tc>
      </w:tr>
      <w:tr w:rsidR="00685995" w:rsidRPr="00596A3A" w14:paraId="05D9688B" w14:textId="77777777" w:rsidTr="00685995">
        <w:tc>
          <w:tcPr>
            <w:tcW w:w="845" w:type="pct"/>
            <w:vMerge/>
            <w:noWrap/>
            <w:vAlign w:val="center"/>
            <w:hideMark/>
          </w:tcPr>
          <w:p w14:paraId="4925301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2B28EB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Sterna hirundo</w:t>
            </w:r>
          </w:p>
        </w:tc>
        <w:tc>
          <w:tcPr>
            <w:tcW w:w="1269" w:type="pct"/>
            <w:noWrap/>
            <w:hideMark/>
          </w:tcPr>
          <w:p w14:paraId="0719CA5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Charrán común</w:t>
            </w:r>
          </w:p>
        </w:tc>
        <w:tc>
          <w:tcPr>
            <w:tcW w:w="1354" w:type="pct"/>
            <w:noWrap/>
            <w:hideMark/>
          </w:tcPr>
          <w:p w14:paraId="03742681" w14:textId="77777777" w:rsidR="00A73339" w:rsidRPr="00596A3A" w:rsidRDefault="00A73339" w:rsidP="00C80695">
            <w:pPr>
              <w:spacing w:before="0" w:after="0"/>
              <w:rPr>
                <w:rFonts w:ascii="Arial" w:hAnsi="Arial" w:cs="Arial"/>
                <w:sz w:val="20"/>
                <w:szCs w:val="20"/>
              </w:rPr>
            </w:pPr>
          </w:p>
        </w:tc>
        <w:tc>
          <w:tcPr>
            <w:tcW w:w="397" w:type="pct"/>
            <w:noWrap/>
            <w:hideMark/>
          </w:tcPr>
          <w:p w14:paraId="19F5CD80" w14:textId="77777777" w:rsidR="00A73339" w:rsidRPr="00596A3A" w:rsidRDefault="00A73339" w:rsidP="00C80695">
            <w:pPr>
              <w:spacing w:before="0" w:after="0"/>
              <w:rPr>
                <w:rFonts w:ascii="Arial" w:hAnsi="Arial" w:cs="Arial"/>
                <w:sz w:val="20"/>
                <w:szCs w:val="20"/>
              </w:rPr>
            </w:pPr>
          </w:p>
        </w:tc>
      </w:tr>
      <w:tr w:rsidR="00685995" w:rsidRPr="00596A3A" w14:paraId="78BFD4C4" w14:textId="77777777" w:rsidTr="00685995">
        <w:tc>
          <w:tcPr>
            <w:tcW w:w="845" w:type="pct"/>
            <w:vMerge/>
            <w:noWrap/>
            <w:vAlign w:val="center"/>
            <w:hideMark/>
          </w:tcPr>
          <w:p w14:paraId="008C431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FF66B6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Sternula antillarum</w:t>
            </w:r>
          </w:p>
        </w:tc>
        <w:tc>
          <w:tcPr>
            <w:tcW w:w="1269" w:type="pct"/>
            <w:noWrap/>
            <w:hideMark/>
          </w:tcPr>
          <w:p w14:paraId="4B82072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Charrán mínimo</w:t>
            </w:r>
          </w:p>
        </w:tc>
        <w:tc>
          <w:tcPr>
            <w:tcW w:w="1354" w:type="pct"/>
            <w:noWrap/>
            <w:hideMark/>
          </w:tcPr>
          <w:p w14:paraId="565A7C1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685750B3" w14:textId="77777777" w:rsidR="00A73339" w:rsidRPr="00596A3A" w:rsidRDefault="00A73339" w:rsidP="00C80695">
            <w:pPr>
              <w:spacing w:before="0" w:after="0"/>
              <w:rPr>
                <w:rFonts w:ascii="Arial" w:hAnsi="Arial" w:cs="Arial"/>
                <w:sz w:val="20"/>
                <w:szCs w:val="20"/>
              </w:rPr>
            </w:pPr>
          </w:p>
        </w:tc>
      </w:tr>
      <w:tr w:rsidR="00685995" w:rsidRPr="00596A3A" w14:paraId="301F72C5" w14:textId="77777777" w:rsidTr="00685995">
        <w:tc>
          <w:tcPr>
            <w:tcW w:w="845" w:type="pct"/>
            <w:vMerge/>
            <w:noWrap/>
            <w:vAlign w:val="center"/>
            <w:hideMark/>
          </w:tcPr>
          <w:p w14:paraId="7252591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C2FB06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Thalaesseus maxima</w:t>
            </w:r>
          </w:p>
        </w:tc>
        <w:tc>
          <w:tcPr>
            <w:tcW w:w="1269" w:type="pct"/>
            <w:noWrap/>
            <w:hideMark/>
          </w:tcPr>
          <w:p w14:paraId="2C8E2C9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Charrán real</w:t>
            </w:r>
          </w:p>
        </w:tc>
        <w:tc>
          <w:tcPr>
            <w:tcW w:w="1354" w:type="pct"/>
            <w:noWrap/>
            <w:hideMark/>
          </w:tcPr>
          <w:p w14:paraId="65507A69" w14:textId="77777777" w:rsidR="00A73339" w:rsidRPr="00596A3A" w:rsidRDefault="00A73339" w:rsidP="00C80695">
            <w:pPr>
              <w:spacing w:before="0" w:after="0"/>
              <w:rPr>
                <w:rFonts w:ascii="Arial" w:hAnsi="Arial" w:cs="Arial"/>
                <w:sz w:val="20"/>
                <w:szCs w:val="20"/>
              </w:rPr>
            </w:pPr>
          </w:p>
        </w:tc>
        <w:tc>
          <w:tcPr>
            <w:tcW w:w="397" w:type="pct"/>
            <w:noWrap/>
            <w:hideMark/>
          </w:tcPr>
          <w:p w14:paraId="5B74EFC6" w14:textId="77777777" w:rsidR="00A73339" w:rsidRPr="00596A3A" w:rsidRDefault="00A73339" w:rsidP="00C80695">
            <w:pPr>
              <w:spacing w:before="0" w:after="0"/>
              <w:rPr>
                <w:rFonts w:ascii="Arial" w:hAnsi="Arial" w:cs="Arial"/>
                <w:sz w:val="20"/>
                <w:szCs w:val="20"/>
              </w:rPr>
            </w:pPr>
          </w:p>
        </w:tc>
      </w:tr>
      <w:tr w:rsidR="00685995" w:rsidRPr="00596A3A" w14:paraId="467C3928" w14:textId="77777777" w:rsidTr="00685995">
        <w:tc>
          <w:tcPr>
            <w:tcW w:w="845" w:type="pct"/>
            <w:vMerge/>
            <w:noWrap/>
            <w:vAlign w:val="center"/>
            <w:hideMark/>
          </w:tcPr>
          <w:p w14:paraId="4182C25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067389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Thalaesseus sandvicensis</w:t>
            </w:r>
          </w:p>
        </w:tc>
        <w:tc>
          <w:tcPr>
            <w:tcW w:w="1269" w:type="pct"/>
            <w:noWrap/>
            <w:hideMark/>
          </w:tcPr>
          <w:p w14:paraId="22F395C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Charrán de Sandwich</w:t>
            </w:r>
          </w:p>
        </w:tc>
        <w:tc>
          <w:tcPr>
            <w:tcW w:w="1354" w:type="pct"/>
            <w:noWrap/>
            <w:hideMark/>
          </w:tcPr>
          <w:p w14:paraId="75C6F792" w14:textId="77777777" w:rsidR="00A73339" w:rsidRPr="00596A3A" w:rsidRDefault="00A73339" w:rsidP="00C80695">
            <w:pPr>
              <w:spacing w:before="0" w:after="0"/>
              <w:rPr>
                <w:rFonts w:ascii="Arial" w:hAnsi="Arial" w:cs="Arial"/>
                <w:sz w:val="20"/>
                <w:szCs w:val="20"/>
              </w:rPr>
            </w:pPr>
          </w:p>
        </w:tc>
        <w:tc>
          <w:tcPr>
            <w:tcW w:w="397" w:type="pct"/>
            <w:noWrap/>
            <w:hideMark/>
          </w:tcPr>
          <w:p w14:paraId="6D147FEB" w14:textId="77777777" w:rsidR="00A73339" w:rsidRPr="00596A3A" w:rsidRDefault="00A73339" w:rsidP="00C80695">
            <w:pPr>
              <w:spacing w:before="0" w:after="0"/>
              <w:rPr>
                <w:rFonts w:ascii="Arial" w:hAnsi="Arial" w:cs="Arial"/>
                <w:sz w:val="20"/>
                <w:szCs w:val="20"/>
              </w:rPr>
            </w:pPr>
          </w:p>
        </w:tc>
      </w:tr>
      <w:tr w:rsidR="00685995" w:rsidRPr="00596A3A" w14:paraId="242DCE9F" w14:textId="77777777" w:rsidTr="00685995">
        <w:tc>
          <w:tcPr>
            <w:tcW w:w="845" w:type="pct"/>
            <w:vMerge w:val="restart"/>
            <w:noWrap/>
            <w:vAlign w:val="center"/>
            <w:hideMark/>
          </w:tcPr>
          <w:p w14:paraId="26A984D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MIMIDAE</w:t>
            </w:r>
          </w:p>
        </w:tc>
        <w:tc>
          <w:tcPr>
            <w:tcW w:w="1134" w:type="pct"/>
            <w:noWrap/>
            <w:hideMark/>
          </w:tcPr>
          <w:p w14:paraId="505995E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Dumetella carolinensis</w:t>
            </w:r>
          </w:p>
        </w:tc>
        <w:tc>
          <w:tcPr>
            <w:tcW w:w="1269" w:type="pct"/>
            <w:noWrap/>
            <w:hideMark/>
          </w:tcPr>
          <w:p w14:paraId="17D987E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Maullador gris</w:t>
            </w:r>
          </w:p>
        </w:tc>
        <w:tc>
          <w:tcPr>
            <w:tcW w:w="1354" w:type="pct"/>
            <w:noWrap/>
            <w:hideMark/>
          </w:tcPr>
          <w:p w14:paraId="0F407F58" w14:textId="77777777" w:rsidR="00A73339" w:rsidRPr="00596A3A" w:rsidRDefault="00A73339" w:rsidP="00C80695">
            <w:pPr>
              <w:spacing w:before="0" w:after="0"/>
              <w:rPr>
                <w:rFonts w:ascii="Arial" w:hAnsi="Arial" w:cs="Arial"/>
                <w:sz w:val="20"/>
                <w:szCs w:val="20"/>
              </w:rPr>
            </w:pPr>
          </w:p>
        </w:tc>
        <w:tc>
          <w:tcPr>
            <w:tcW w:w="397" w:type="pct"/>
            <w:noWrap/>
            <w:hideMark/>
          </w:tcPr>
          <w:p w14:paraId="38620A31" w14:textId="77777777" w:rsidR="00A73339" w:rsidRPr="00596A3A" w:rsidRDefault="00A73339" w:rsidP="00C80695">
            <w:pPr>
              <w:spacing w:before="0" w:after="0"/>
              <w:rPr>
                <w:rFonts w:ascii="Arial" w:hAnsi="Arial" w:cs="Arial"/>
                <w:sz w:val="20"/>
                <w:szCs w:val="20"/>
              </w:rPr>
            </w:pPr>
          </w:p>
        </w:tc>
      </w:tr>
      <w:tr w:rsidR="00685995" w:rsidRPr="00596A3A" w14:paraId="5E07A8E9" w14:textId="77777777" w:rsidTr="00685995">
        <w:tc>
          <w:tcPr>
            <w:tcW w:w="845" w:type="pct"/>
            <w:vMerge/>
            <w:noWrap/>
            <w:vAlign w:val="center"/>
          </w:tcPr>
          <w:p w14:paraId="0C5C74E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1FE15F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 xml:space="preserve">Melanoptila </w:t>
            </w:r>
            <w:r w:rsidRPr="00596A3A">
              <w:rPr>
                <w:rFonts w:ascii="Arial" w:hAnsi="Arial" w:cs="Arial"/>
                <w:i/>
                <w:iCs/>
                <w:sz w:val="20"/>
                <w:szCs w:val="20"/>
              </w:rPr>
              <w:lastRenderedPageBreak/>
              <w:t>glabrirostris</w:t>
            </w:r>
          </w:p>
        </w:tc>
        <w:tc>
          <w:tcPr>
            <w:tcW w:w="1269" w:type="pct"/>
            <w:noWrap/>
            <w:hideMark/>
          </w:tcPr>
          <w:p w14:paraId="1B9D803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lastRenderedPageBreak/>
              <w:t>Maullador negro</w:t>
            </w:r>
          </w:p>
        </w:tc>
        <w:tc>
          <w:tcPr>
            <w:tcW w:w="1354" w:type="pct"/>
            <w:noWrap/>
            <w:hideMark/>
          </w:tcPr>
          <w:p w14:paraId="044CB5DF" w14:textId="77777777" w:rsidR="00A73339" w:rsidRPr="00596A3A" w:rsidRDefault="00A73339" w:rsidP="00C80695">
            <w:pPr>
              <w:spacing w:before="0" w:after="0"/>
              <w:rPr>
                <w:rFonts w:ascii="Arial" w:hAnsi="Arial" w:cs="Arial"/>
                <w:sz w:val="20"/>
                <w:szCs w:val="20"/>
              </w:rPr>
            </w:pPr>
          </w:p>
        </w:tc>
        <w:tc>
          <w:tcPr>
            <w:tcW w:w="397" w:type="pct"/>
            <w:noWrap/>
            <w:hideMark/>
          </w:tcPr>
          <w:p w14:paraId="0DE9D11B" w14:textId="77777777" w:rsidR="00A73339" w:rsidRPr="00596A3A" w:rsidRDefault="00A73339" w:rsidP="00C80695">
            <w:pPr>
              <w:spacing w:before="0" w:after="0"/>
              <w:rPr>
                <w:rFonts w:ascii="Arial" w:hAnsi="Arial" w:cs="Arial"/>
                <w:sz w:val="20"/>
                <w:szCs w:val="20"/>
              </w:rPr>
            </w:pPr>
          </w:p>
        </w:tc>
      </w:tr>
      <w:tr w:rsidR="00685995" w:rsidRPr="00596A3A" w14:paraId="21D57B6E" w14:textId="77777777" w:rsidTr="00685995">
        <w:tc>
          <w:tcPr>
            <w:tcW w:w="845" w:type="pct"/>
            <w:vMerge/>
            <w:noWrap/>
            <w:vAlign w:val="center"/>
          </w:tcPr>
          <w:p w14:paraId="66E7E402"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9231A1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Mimus gilvus</w:t>
            </w:r>
          </w:p>
        </w:tc>
        <w:tc>
          <w:tcPr>
            <w:tcW w:w="1269" w:type="pct"/>
            <w:noWrap/>
            <w:hideMark/>
          </w:tcPr>
          <w:p w14:paraId="02AD87E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Centzontle tropical</w:t>
            </w:r>
          </w:p>
        </w:tc>
        <w:tc>
          <w:tcPr>
            <w:tcW w:w="1354" w:type="pct"/>
            <w:noWrap/>
            <w:hideMark/>
          </w:tcPr>
          <w:p w14:paraId="564379B1" w14:textId="77777777" w:rsidR="00A73339" w:rsidRPr="00596A3A" w:rsidRDefault="00A73339" w:rsidP="00C80695">
            <w:pPr>
              <w:spacing w:before="0" w:after="0"/>
              <w:rPr>
                <w:rFonts w:ascii="Arial" w:hAnsi="Arial" w:cs="Arial"/>
                <w:sz w:val="20"/>
                <w:szCs w:val="20"/>
              </w:rPr>
            </w:pPr>
          </w:p>
        </w:tc>
        <w:tc>
          <w:tcPr>
            <w:tcW w:w="397" w:type="pct"/>
            <w:noWrap/>
            <w:hideMark/>
          </w:tcPr>
          <w:p w14:paraId="75A04DCC" w14:textId="77777777" w:rsidR="00A73339" w:rsidRPr="00596A3A" w:rsidRDefault="00A73339" w:rsidP="00C80695">
            <w:pPr>
              <w:spacing w:before="0" w:after="0"/>
              <w:rPr>
                <w:rFonts w:ascii="Arial" w:hAnsi="Arial" w:cs="Arial"/>
                <w:sz w:val="20"/>
                <w:szCs w:val="20"/>
              </w:rPr>
            </w:pPr>
          </w:p>
        </w:tc>
      </w:tr>
      <w:tr w:rsidR="00685995" w:rsidRPr="00596A3A" w14:paraId="76A5C537" w14:textId="77777777" w:rsidTr="00685995">
        <w:tc>
          <w:tcPr>
            <w:tcW w:w="845" w:type="pct"/>
            <w:vMerge w:val="restart"/>
            <w:noWrap/>
            <w:vAlign w:val="center"/>
            <w:hideMark/>
          </w:tcPr>
          <w:p w14:paraId="15ECE93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MOMOTIDAE</w:t>
            </w:r>
          </w:p>
        </w:tc>
        <w:tc>
          <w:tcPr>
            <w:tcW w:w="1134" w:type="pct"/>
            <w:noWrap/>
            <w:hideMark/>
          </w:tcPr>
          <w:p w14:paraId="3CBC2DB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Eumomota superciliosa</w:t>
            </w:r>
          </w:p>
        </w:tc>
        <w:tc>
          <w:tcPr>
            <w:tcW w:w="1269" w:type="pct"/>
            <w:noWrap/>
            <w:hideMark/>
          </w:tcPr>
          <w:p w14:paraId="1A33731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Momoto ceja azul</w:t>
            </w:r>
          </w:p>
        </w:tc>
        <w:tc>
          <w:tcPr>
            <w:tcW w:w="1354" w:type="pct"/>
            <w:noWrap/>
            <w:hideMark/>
          </w:tcPr>
          <w:p w14:paraId="42D230FC" w14:textId="77777777" w:rsidR="00A73339" w:rsidRPr="00596A3A" w:rsidRDefault="00A73339" w:rsidP="00C80695">
            <w:pPr>
              <w:spacing w:before="0" w:after="0"/>
              <w:rPr>
                <w:rFonts w:ascii="Arial" w:hAnsi="Arial" w:cs="Arial"/>
                <w:sz w:val="20"/>
                <w:szCs w:val="20"/>
              </w:rPr>
            </w:pPr>
          </w:p>
        </w:tc>
        <w:tc>
          <w:tcPr>
            <w:tcW w:w="397" w:type="pct"/>
            <w:noWrap/>
            <w:hideMark/>
          </w:tcPr>
          <w:p w14:paraId="14AE1D46" w14:textId="77777777" w:rsidR="00A73339" w:rsidRPr="00596A3A" w:rsidRDefault="00A73339" w:rsidP="00C80695">
            <w:pPr>
              <w:spacing w:before="0" w:after="0"/>
              <w:rPr>
                <w:rFonts w:ascii="Arial" w:hAnsi="Arial" w:cs="Arial"/>
                <w:sz w:val="20"/>
                <w:szCs w:val="20"/>
              </w:rPr>
            </w:pPr>
          </w:p>
        </w:tc>
      </w:tr>
      <w:tr w:rsidR="00685995" w:rsidRPr="00596A3A" w14:paraId="7E74DE97" w14:textId="77777777" w:rsidTr="00685995">
        <w:tc>
          <w:tcPr>
            <w:tcW w:w="845" w:type="pct"/>
            <w:vMerge/>
            <w:noWrap/>
            <w:vAlign w:val="center"/>
            <w:hideMark/>
          </w:tcPr>
          <w:p w14:paraId="508BD76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FD4419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Momotus momota</w:t>
            </w:r>
          </w:p>
        </w:tc>
        <w:tc>
          <w:tcPr>
            <w:tcW w:w="1269" w:type="pct"/>
            <w:noWrap/>
            <w:hideMark/>
          </w:tcPr>
          <w:p w14:paraId="2CE54B9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Momoto corona azul</w:t>
            </w:r>
          </w:p>
        </w:tc>
        <w:tc>
          <w:tcPr>
            <w:tcW w:w="1354" w:type="pct"/>
            <w:noWrap/>
            <w:hideMark/>
          </w:tcPr>
          <w:p w14:paraId="7392DFB6" w14:textId="77777777" w:rsidR="00A73339" w:rsidRPr="00596A3A" w:rsidRDefault="00A73339" w:rsidP="00C80695">
            <w:pPr>
              <w:spacing w:before="0" w:after="0"/>
              <w:rPr>
                <w:rFonts w:ascii="Arial" w:hAnsi="Arial" w:cs="Arial"/>
                <w:sz w:val="20"/>
                <w:szCs w:val="20"/>
              </w:rPr>
            </w:pPr>
          </w:p>
        </w:tc>
        <w:tc>
          <w:tcPr>
            <w:tcW w:w="397" w:type="pct"/>
            <w:noWrap/>
            <w:hideMark/>
          </w:tcPr>
          <w:p w14:paraId="649D37DC" w14:textId="77777777" w:rsidR="00A73339" w:rsidRPr="00596A3A" w:rsidRDefault="00A73339" w:rsidP="00C80695">
            <w:pPr>
              <w:spacing w:before="0" w:after="0"/>
              <w:rPr>
                <w:rFonts w:ascii="Arial" w:hAnsi="Arial" w:cs="Arial"/>
                <w:sz w:val="20"/>
                <w:szCs w:val="20"/>
              </w:rPr>
            </w:pPr>
          </w:p>
        </w:tc>
      </w:tr>
      <w:tr w:rsidR="00685995" w:rsidRPr="00596A3A" w14:paraId="1E331C0D" w14:textId="77777777" w:rsidTr="00685995">
        <w:tc>
          <w:tcPr>
            <w:tcW w:w="845" w:type="pct"/>
            <w:noWrap/>
            <w:vAlign w:val="center"/>
            <w:hideMark/>
          </w:tcPr>
          <w:p w14:paraId="648C47B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MOTACILIDAE</w:t>
            </w:r>
          </w:p>
        </w:tc>
        <w:tc>
          <w:tcPr>
            <w:tcW w:w="1134" w:type="pct"/>
            <w:noWrap/>
            <w:hideMark/>
          </w:tcPr>
          <w:p w14:paraId="74A8BAF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Anthus rubescens</w:t>
            </w:r>
          </w:p>
        </w:tc>
        <w:tc>
          <w:tcPr>
            <w:tcW w:w="1269" w:type="pct"/>
            <w:noWrap/>
            <w:hideMark/>
          </w:tcPr>
          <w:p w14:paraId="081923A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Bisbita de agua</w:t>
            </w:r>
          </w:p>
        </w:tc>
        <w:tc>
          <w:tcPr>
            <w:tcW w:w="1354" w:type="pct"/>
            <w:noWrap/>
            <w:hideMark/>
          </w:tcPr>
          <w:p w14:paraId="477A28B8" w14:textId="77777777" w:rsidR="00A73339" w:rsidRPr="00596A3A" w:rsidRDefault="00A73339" w:rsidP="00C80695">
            <w:pPr>
              <w:spacing w:before="0" w:after="0"/>
              <w:rPr>
                <w:rFonts w:ascii="Arial" w:hAnsi="Arial" w:cs="Arial"/>
                <w:sz w:val="20"/>
                <w:szCs w:val="20"/>
              </w:rPr>
            </w:pPr>
          </w:p>
        </w:tc>
        <w:tc>
          <w:tcPr>
            <w:tcW w:w="397" w:type="pct"/>
            <w:noWrap/>
            <w:hideMark/>
          </w:tcPr>
          <w:p w14:paraId="3478ED44" w14:textId="77777777" w:rsidR="00A73339" w:rsidRPr="00596A3A" w:rsidRDefault="00A73339" w:rsidP="00C80695">
            <w:pPr>
              <w:spacing w:before="0" w:after="0"/>
              <w:rPr>
                <w:rFonts w:ascii="Arial" w:hAnsi="Arial" w:cs="Arial"/>
                <w:sz w:val="20"/>
                <w:szCs w:val="20"/>
              </w:rPr>
            </w:pPr>
          </w:p>
        </w:tc>
      </w:tr>
      <w:tr w:rsidR="00685995" w:rsidRPr="00596A3A" w14:paraId="52CE6160" w14:textId="77777777" w:rsidTr="00685995">
        <w:tc>
          <w:tcPr>
            <w:tcW w:w="845" w:type="pct"/>
            <w:noWrap/>
            <w:vAlign w:val="center"/>
            <w:hideMark/>
          </w:tcPr>
          <w:p w14:paraId="29C7EA1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NYCTIBIIDAE</w:t>
            </w:r>
          </w:p>
        </w:tc>
        <w:tc>
          <w:tcPr>
            <w:tcW w:w="1134" w:type="pct"/>
            <w:noWrap/>
            <w:hideMark/>
          </w:tcPr>
          <w:p w14:paraId="756CB6F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Nyctibius griseus</w:t>
            </w:r>
          </w:p>
        </w:tc>
        <w:tc>
          <w:tcPr>
            <w:tcW w:w="1269" w:type="pct"/>
            <w:noWrap/>
            <w:hideMark/>
          </w:tcPr>
          <w:p w14:paraId="66B3310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Bienparado norteño</w:t>
            </w:r>
          </w:p>
        </w:tc>
        <w:tc>
          <w:tcPr>
            <w:tcW w:w="1354" w:type="pct"/>
            <w:noWrap/>
            <w:hideMark/>
          </w:tcPr>
          <w:p w14:paraId="036D1F48" w14:textId="77777777" w:rsidR="00A73339" w:rsidRPr="00596A3A" w:rsidRDefault="00A73339" w:rsidP="00C80695">
            <w:pPr>
              <w:spacing w:before="0" w:after="0"/>
              <w:rPr>
                <w:rFonts w:ascii="Arial" w:hAnsi="Arial" w:cs="Arial"/>
                <w:sz w:val="20"/>
                <w:szCs w:val="20"/>
              </w:rPr>
            </w:pPr>
          </w:p>
        </w:tc>
        <w:tc>
          <w:tcPr>
            <w:tcW w:w="397" w:type="pct"/>
            <w:noWrap/>
            <w:hideMark/>
          </w:tcPr>
          <w:p w14:paraId="0C55CE0C" w14:textId="77777777" w:rsidR="00A73339" w:rsidRPr="00596A3A" w:rsidRDefault="00A73339" w:rsidP="00C80695">
            <w:pPr>
              <w:spacing w:before="0" w:after="0"/>
              <w:rPr>
                <w:rFonts w:ascii="Arial" w:hAnsi="Arial" w:cs="Arial"/>
                <w:sz w:val="20"/>
                <w:szCs w:val="20"/>
              </w:rPr>
            </w:pPr>
          </w:p>
        </w:tc>
      </w:tr>
      <w:tr w:rsidR="00685995" w:rsidRPr="00596A3A" w14:paraId="1260E1EF" w14:textId="77777777" w:rsidTr="00685995">
        <w:tc>
          <w:tcPr>
            <w:tcW w:w="845" w:type="pct"/>
            <w:vMerge w:val="restart"/>
            <w:noWrap/>
            <w:vAlign w:val="center"/>
            <w:hideMark/>
          </w:tcPr>
          <w:p w14:paraId="527A707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ODONTOPHORIDAE</w:t>
            </w:r>
          </w:p>
        </w:tc>
        <w:tc>
          <w:tcPr>
            <w:tcW w:w="1134" w:type="pct"/>
            <w:noWrap/>
            <w:hideMark/>
          </w:tcPr>
          <w:p w14:paraId="3E3AA30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Colinus nigrogularis</w:t>
            </w:r>
          </w:p>
        </w:tc>
        <w:tc>
          <w:tcPr>
            <w:tcW w:w="1269" w:type="pct"/>
            <w:noWrap/>
            <w:hideMark/>
          </w:tcPr>
          <w:p w14:paraId="6A8E580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Codorniz yucateca</w:t>
            </w:r>
          </w:p>
        </w:tc>
        <w:tc>
          <w:tcPr>
            <w:tcW w:w="1354" w:type="pct"/>
            <w:noWrap/>
            <w:hideMark/>
          </w:tcPr>
          <w:p w14:paraId="71D30B3B" w14:textId="77777777" w:rsidR="00A73339" w:rsidRPr="00596A3A" w:rsidRDefault="00A73339" w:rsidP="00C80695">
            <w:pPr>
              <w:spacing w:before="0" w:after="0"/>
              <w:rPr>
                <w:rFonts w:ascii="Arial" w:hAnsi="Arial" w:cs="Arial"/>
                <w:sz w:val="20"/>
                <w:szCs w:val="20"/>
              </w:rPr>
            </w:pPr>
          </w:p>
        </w:tc>
        <w:tc>
          <w:tcPr>
            <w:tcW w:w="397" w:type="pct"/>
            <w:noWrap/>
            <w:hideMark/>
          </w:tcPr>
          <w:p w14:paraId="4862D3B7" w14:textId="77777777" w:rsidR="00A73339" w:rsidRPr="00596A3A" w:rsidRDefault="00A73339" w:rsidP="00C80695">
            <w:pPr>
              <w:spacing w:before="0" w:after="0"/>
              <w:rPr>
                <w:rFonts w:ascii="Arial" w:hAnsi="Arial" w:cs="Arial"/>
                <w:sz w:val="20"/>
                <w:szCs w:val="20"/>
              </w:rPr>
            </w:pPr>
          </w:p>
        </w:tc>
      </w:tr>
      <w:tr w:rsidR="00685995" w:rsidRPr="00596A3A" w14:paraId="4764BDC7" w14:textId="77777777" w:rsidTr="00685995">
        <w:tc>
          <w:tcPr>
            <w:tcW w:w="845" w:type="pct"/>
            <w:vMerge/>
            <w:noWrap/>
            <w:vAlign w:val="center"/>
            <w:hideMark/>
          </w:tcPr>
          <w:p w14:paraId="29C8481F"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3838CE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Dactylortyx thoracicus</w:t>
            </w:r>
          </w:p>
        </w:tc>
        <w:tc>
          <w:tcPr>
            <w:tcW w:w="1269" w:type="pct"/>
            <w:noWrap/>
            <w:hideMark/>
          </w:tcPr>
          <w:p w14:paraId="68C04F6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Codorniz silbadora</w:t>
            </w:r>
          </w:p>
        </w:tc>
        <w:tc>
          <w:tcPr>
            <w:tcW w:w="1354" w:type="pct"/>
            <w:noWrap/>
            <w:hideMark/>
          </w:tcPr>
          <w:p w14:paraId="34B22C8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32642824" w14:textId="77777777" w:rsidR="00A73339" w:rsidRPr="00596A3A" w:rsidRDefault="00A73339" w:rsidP="00C80695">
            <w:pPr>
              <w:spacing w:before="0" w:after="0"/>
              <w:rPr>
                <w:rFonts w:ascii="Arial" w:hAnsi="Arial" w:cs="Arial"/>
                <w:sz w:val="20"/>
                <w:szCs w:val="20"/>
              </w:rPr>
            </w:pPr>
          </w:p>
        </w:tc>
      </w:tr>
      <w:tr w:rsidR="00685995" w:rsidRPr="00596A3A" w14:paraId="7DC9228D" w14:textId="77777777" w:rsidTr="00685995">
        <w:tc>
          <w:tcPr>
            <w:tcW w:w="845" w:type="pct"/>
            <w:vMerge w:val="restart"/>
            <w:noWrap/>
            <w:vAlign w:val="center"/>
            <w:hideMark/>
          </w:tcPr>
          <w:p w14:paraId="7ED146D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PARULIDAE</w:t>
            </w:r>
          </w:p>
        </w:tc>
        <w:tc>
          <w:tcPr>
            <w:tcW w:w="1134" w:type="pct"/>
            <w:noWrap/>
            <w:hideMark/>
          </w:tcPr>
          <w:p w14:paraId="3D96C3B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Basileuterus culicivorus</w:t>
            </w:r>
          </w:p>
        </w:tc>
        <w:tc>
          <w:tcPr>
            <w:tcW w:w="1269" w:type="pct"/>
            <w:noWrap/>
            <w:hideMark/>
          </w:tcPr>
          <w:p w14:paraId="5BDF7D8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corona dorada</w:t>
            </w:r>
          </w:p>
        </w:tc>
        <w:tc>
          <w:tcPr>
            <w:tcW w:w="1354" w:type="pct"/>
            <w:noWrap/>
            <w:hideMark/>
          </w:tcPr>
          <w:p w14:paraId="27DF7E69" w14:textId="77777777" w:rsidR="00A73339" w:rsidRPr="00596A3A" w:rsidRDefault="00A73339" w:rsidP="00C80695">
            <w:pPr>
              <w:spacing w:before="0" w:after="0"/>
              <w:rPr>
                <w:rFonts w:ascii="Arial" w:hAnsi="Arial" w:cs="Arial"/>
                <w:sz w:val="20"/>
                <w:szCs w:val="20"/>
              </w:rPr>
            </w:pPr>
          </w:p>
        </w:tc>
        <w:tc>
          <w:tcPr>
            <w:tcW w:w="397" w:type="pct"/>
            <w:noWrap/>
            <w:hideMark/>
          </w:tcPr>
          <w:p w14:paraId="440137DE" w14:textId="77777777" w:rsidR="00A73339" w:rsidRPr="00596A3A" w:rsidRDefault="00A73339" w:rsidP="00C80695">
            <w:pPr>
              <w:spacing w:before="0" w:after="0"/>
              <w:rPr>
                <w:rFonts w:ascii="Arial" w:hAnsi="Arial" w:cs="Arial"/>
                <w:sz w:val="20"/>
                <w:szCs w:val="20"/>
              </w:rPr>
            </w:pPr>
          </w:p>
        </w:tc>
      </w:tr>
      <w:tr w:rsidR="00685995" w:rsidRPr="00596A3A" w14:paraId="668CBF82" w14:textId="77777777" w:rsidTr="00685995">
        <w:tc>
          <w:tcPr>
            <w:tcW w:w="845" w:type="pct"/>
            <w:vMerge/>
            <w:noWrap/>
            <w:vAlign w:val="center"/>
          </w:tcPr>
          <w:p w14:paraId="283F726F"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515E5D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Dendroica caerulescens</w:t>
            </w:r>
          </w:p>
        </w:tc>
        <w:tc>
          <w:tcPr>
            <w:tcW w:w="1269" w:type="pct"/>
            <w:noWrap/>
            <w:hideMark/>
          </w:tcPr>
          <w:p w14:paraId="54202B7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azulnegro</w:t>
            </w:r>
          </w:p>
        </w:tc>
        <w:tc>
          <w:tcPr>
            <w:tcW w:w="1354" w:type="pct"/>
            <w:noWrap/>
            <w:hideMark/>
          </w:tcPr>
          <w:p w14:paraId="712F9E49" w14:textId="77777777" w:rsidR="00A73339" w:rsidRPr="00596A3A" w:rsidRDefault="00A73339" w:rsidP="00C80695">
            <w:pPr>
              <w:spacing w:before="0" w:after="0"/>
              <w:rPr>
                <w:rFonts w:ascii="Arial" w:hAnsi="Arial" w:cs="Arial"/>
                <w:sz w:val="20"/>
                <w:szCs w:val="20"/>
              </w:rPr>
            </w:pPr>
          </w:p>
        </w:tc>
        <w:tc>
          <w:tcPr>
            <w:tcW w:w="397" w:type="pct"/>
            <w:noWrap/>
            <w:hideMark/>
          </w:tcPr>
          <w:p w14:paraId="4AD8499C" w14:textId="77777777" w:rsidR="00A73339" w:rsidRPr="00596A3A" w:rsidRDefault="00A73339" w:rsidP="00C80695">
            <w:pPr>
              <w:spacing w:before="0" w:after="0"/>
              <w:rPr>
                <w:rFonts w:ascii="Arial" w:hAnsi="Arial" w:cs="Arial"/>
                <w:sz w:val="20"/>
                <w:szCs w:val="20"/>
              </w:rPr>
            </w:pPr>
          </w:p>
        </w:tc>
      </w:tr>
      <w:tr w:rsidR="00685995" w:rsidRPr="00596A3A" w14:paraId="6E3B2C09" w14:textId="77777777" w:rsidTr="00685995">
        <w:tc>
          <w:tcPr>
            <w:tcW w:w="845" w:type="pct"/>
            <w:vMerge/>
            <w:noWrap/>
            <w:vAlign w:val="center"/>
          </w:tcPr>
          <w:p w14:paraId="409BD643"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577A1B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Dendroica castanea</w:t>
            </w:r>
          </w:p>
        </w:tc>
        <w:tc>
          <w:tcPr>
            <w:tcW w:w="1269" w:type="pct"/>
            <w:noWrap/>
            <w:hideMark/>
          </w:tcPr>
          <w:p w14:paraId="4984512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castaño</w:t>
            </w:r>
          </w:p>
        </w:tc>
        <w:tc>
          <w:tcPr>
            <w:tcW w:w="1354" w:type="pct"/>
            <w:noWrap/>
            <w:hideMark/>
          </w:tcPr>
          <w:p w14:paraId="742A5DA5" w14:textId="77777777" w:rsidR="00A73339" w:rsidRPr="00596A3A" w:rsidRDefault="00A73339" w:rsidP="00C80695">
            <w:pPr>
              <w:spacing w:before="0" w:after="0"/>
              <w:rPr>
                <w:rFonts w:ascii="Arial" w:hAnsi="Arial" w:cs="Arial"/>
                <w:sz w:val="20"/>
                <w:szCs w:val="20"/>
              </w:rPr>
            </w:pPr>
          </w:p>
        </w:tc>
        <w:tc>
          <w:tcPr>
            <w:tcW w:w="397" w:type="pct"/>
            <w:noWrap/>
            <w:hideMark/>
          </w:tcPr>
          <w:p w14:paraId="18577549" w14:textId="77777777" w:rsidR="00A73339" w:rsidRPr="00596A3A" w:rsidRDefault="00A73339" w:rsidP="00C80695">
            <w:pPr>
              <w:spacing w:before="0" w:after="0"/>
              <w:rPr>
                <w:rFonts w:ascii="Arial" w:hAnsi="Arial" w:cs="Arial"/>
                <w:sz w:val="20"/>
                <w:szCs w:val="20"/>
              </w:rPr>
            </w:pPr>
          </w:p>
        </w:tc>
      </w:tr>
      <w:tr w:rsidR="00685995" w:rsidRPr="00596A3A" w14:paraId="1F0EB3DF" w14:textId="77777777" w:rsidTr="00685995">
        <w:tc>
          <w:tcPr>
            <w:tcW w:w="845" w:type="pct"/>
            <w:vMerge/>
            <w:noWrap/>
            <w:vAlign w:val="center"/>
          </w:tcPr>
          <w:p w14:paraId="6F15502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FB0BDD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Dendroica coronata goldmani</w:t>
            </w:r>
          </w:p>
        </w:tc>
        <w:tc>
          <w:tcPr>
            <w:tcW w:w="1269" w:type="pct"/>
            <w:noWrap/>
            <w:hideMark/>
          </w:tcPr>
          <w:p w14:paraId="5A6E9FB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coronado guatemalteco</w:t>
            </w:r>
          </w:p>
        </w:tc>
        <w:tc>
          <w:tcPr>
            <w:tcW w:w="1354" w:type="pct"/>
            <w:noWrap/>
            <w:hideMark/>
          </w:tcPr>
          <w:p w14:paraId="60F2107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416D742D" w14:textId="77777777" w:rsidR="00A73339" w:rsidRPr="00596A3A" w:rsidRDefault="00A73339" w:rsidP="00C80695">
            <w:pPr>
              <w:spacing w:before="0" w:after="0"/>
              <w:rPr>
                <w:rFonts w:ascii="Arial" w:hAnsi="Arial" w:cs="Arial"/>
                <w:sz w:val="20"/>
                <w:szCs w:val="20"/>
              </w:rPr>
            </w:pPr>
          </w:p>
        </w:tc>
      </w:tr>
      <w:tr w:rsidR="00685995" w:rsidRPr="00596A3A" w14:paraId="541B17CA" w14:textId="77777777" w:rsidTr="00685995">
        <w:tc>
          <w:tcPr>
            <w:tcW w:w="845" w:type="pct"/>
            <w:vMerge w:val="restart"/>
            <w:noWrap/>
            <w:vAlign w:val="center"/>
            <w:hideMark/>
          </w:tcPr>
          <w:p w14:paraId="12173D7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PARULIDAE</w:t>
            </w:r>
          </w:p>
        </w:tc>
        <w:tc>
          <w:tcPr>
            <w:tcW w:w="1134" w:type="pct"/>
            <w:noWrap/>
            <w:hideMark/>
          </w:tcPr>
          <w:p w14:paraId="209DD4B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Dendroica discolor</w:t>
            </w:r>
          </w:p>
        </w:tc>
        <w:tc>
          <w:tcPr>
            <w:tcW w:w="1269" w:type="pct"/>
            <w:noWrap/>
            <w:hideMark/>
          </w:tcPr>
          <w:p w14:paraId="61F5A20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de pradera</w:t>
            </w:r>
          </w:p>
        </w:tc>
        <w:tc>
          <w:tcPr>
            <w:tcW w:w="1354" w:type="pct"/>
            <w:noWrap/>
            <w:hideMark/>
          </w:tcPr>
          <w:p w14:paraId="2755DFEE" w14:textId="77777777" w:rsidR="00A73339" w:rsidRPr="00596A3A" w:rsidRDefault="00A73339" w:rsidP="00C80695">
            <w:pPr>
              <w:spacing w:before="0" w:after="0"/>
              <w:rPr>
                <w:rFonts w:ascii="Arial" w:hAnsi="Arial" w:cs="Arial"/>
                <w:sz w:val="20"/>
                <w:szCs w:val="20"/>
              </w:rPr>
            </w:pPr>
          </w:p>
        </w:tc>
        <w:tc>
          <w:tcPr>
            <w:tcW w:w="397" w:type="pct"/>
            <w:noWrap/>
            <w:hideMark/>
          </w:tcPr>
          <w:p w14:paraId="247C6AD4" w14:textId="77777777" w:rsidR="00A73339" w:rsidRPr="00596A3A" w:rsidRDefault="00A73339" w:rsidP="00C80695">
            <w:pPr>
              <w:spacing w:before="0" w:after="0"/>
              <w:rPr>
                <w:rFonts w:ascii="Arial" w:hAnsi="Arial" w:cs="Arial"/>
                <w:sz w:val="20"/>
                <w:szCs w:val="20"/>
              </w:rPr>
            </w:pPr>
          </w:p>
        </w:tc>
      </w:tr>
      <w:tr w:rsidR="00685995" w:rsidRPr="00596A3A" w14:paraId="56235AF1" w14:textId="77777777" w:rsidTr="00685995">
        <w:tc>
          <w:tcPr>
            <w:tcW w:w="845" w:type="pct"/>
            <w:vMerge/>
            <w:noWrap/>
            <w:vAlign w:val="center"/>
          </w:tcPr>
          <w:p w14:paraId="2E6C72E1"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17FFB0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Dendroica dominica</w:t>
            </w:r>
          </w:p>
        </w:tc>
        <w:tc>
          <w:tcPr>
            <w:tcW w:w="1269" w:type="pct"/>
            <w:noWrap/>
            <w:hideMark/>
          </w:tcPr>
          <w:p w14:paraId="75CF0F5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garganta amarilla</w:t>
            </w:r>
          </w:p>
        </w:tc>
        <w:tc>
          <w:tcPr>
            <w:tcW w:w="1354" w:type="pct"/>
            <w:noWrap/>
            <w:hideMark/>
          </w:tcPr>
          <w:p w14:paraId="238C72D8" w14:textId="77777777" w:rsidR="00A73339" w:rsidRPr="00596A3A" w:rsidRDefault="00A73339" w:rsidP="00C80695">
            <w:pPr>
              <w:spacing w:before="0" w:after="0"/>
              <w:rPr>
                <w:rFonts w:ascii="Arial" w:hAnsi="Arial" w:cs="Arial"/>
                <w:sz w:val="20"/>
                <w:szCs w:val="20"/>
              </w:rPr>
            </w:pPr>
          </w:p>
        </w:tc>
        <w:tc>
          <w:tcPr>
            <w:tcW w:w="397" w:type="pct"/>
            <w:noWrap/>
            <w:hideMark/>
          </w:tcPr>
          <w:p w14:paraId="5E1E9412" w14:textId="77777777" w:rsidR="00A73339" w:rsidRPr="00596A3A" w:rsidRDefault="00A73339" w:rsidP="00C80695">
            <w:pPr>
              <w:spacing w:before="0" w:after="0"/>
              <w:rPr>
                <w:rFonts w:ascii="Arial" w:hAnsi="Arial" w:cs="Arial"/>
                <w:sz w:val="20"/>
                <w:szCs w:val="20"/>
              </w:rPr>
            </w:pPr>
          </w:p>
        </w:tc>
      </w:tr>
      <w:tr w:rsidR="00685995" w:rsidRPr="00596A3A" w14:paraId="1F678780" w14:textId="77777777" w:rsidTr="00685995">
        <w:tc>
          <w:tcPr>
            <w:tcW w:w="845" w:type="pct"/>
            <w:vMerge/>
            <w:noWrap/>
            <w:vAlign w:val="center"/>
          </w:tcPr>
          <w:p w14:paraId="2564B8A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40D989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Dendroica erithacorides</w:t>
            </w:r>
          </w:p>
        </w:tc>
        <w:tc>
          <w:tcPr>
            <w:tcW w:w="1269" w:type="pct"/>
            <w:noWrap/>
            <w:hideMark/>
          </w:tcPr>
          <w:p w14:paraId="38A4C216" w14:textId="77777777" w:rsidR="00A73339" w:rsidRPr="00596A3A" w:rsidRDefault="00A73339" w:rsidP="00C80695">
            <w:pPr>
              <w:spacing w:before="0" w:after="0"/>
              <w:rPr>
                <w:rFonts w:ascii="Arial" w:hAnsi="Arial" w:cs="Arial"/>
                <w:sz w:val="20"/>
                <w:szCs w:val="20"/>
              </w:rPr>
            </w:pPr>
          </w:p>
        </w:tc>
        <w:tc>
          <w:tcPr>
            <w:tcW w:w="1354" w:type="pct"/>
            <w:noWrap/>
            <w:hideMark/>
          </w:tcPr>
          <w:p w14:paraId="23B693EB" w14:textId="77777777" w:rsidR="00A73339" w:rsidRPr="00596A3A" w:rsidRDefault="00A73339" w:rsidP="00C80695">
            <w:pPr>
              <w:spacing w:before="0" w:after="0"/>
              <w:rPr>
                <w:rFonts w:ascii="Arial" w:hAnsi="Arial" w:cs="Arial"/>
                <w:sz w:val="20"/>
                <w:szCs w:val="20"/>
              </w:rPr>
            </w:pPr>
          </w:p>
        </w:tc>
        <w:tc>
          <w:tcPr>
            <w:tcW w:w="397" w:type="pct"/>
            <w:noWrap/>
            <w:hideMark/>
          </w:tcPr>
          <w:p w14:paraId="2E55749D" w14:textId="77777777" w:rsidR="00A73339" w:rsidRPr="00596A3A" w:rsidRDefault="00A73339" w:rsidP="00C80695">
            <w:pPr>
              <w:spacing w:before="0" w:after="0"/>
              <w:rPr>
                <w:rFonts w:ascii="Arial" w:hAnsi="Arial" w:cs="Arial"/>
                <w:sz w:val="20"/>
                <w:szCs w:val="20"/>
              </w:rPr>
            </w:pPr>
          </w:p>
        </w:tc>
      </w:tr>
      <w:tr w:rsidR="00685995" w:rsidRPr="00596A3A" w14:paraId="388DBFD3" w14:textId="77777777" w:rsidTr="00685995">
        <w:tc>
          <w:tcPr>
            <w:tcW w:w="845" w:type="pct"/>
            <w:vMerge/>
            <w:noWrap/>
            <w:vAlign w:val="center"/>
          </w:tcPr>
          <w:p w14:paraId="61C5F285"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1F5BAE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Dendroica fusca</w:t>
            </w:r>
          </w:p>
        </w:tc>
        <w:tc>
          <w:tcPr>
            <w:tcW w:w="1269" w:type="pct"/>
            <w:noWrap/>
            <w:hideMark/>
          </w:tcPr>
          <w:p w14:paraId="4B10CB1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garganta naranja</w:t>
            </w:r>
          </w:p>
        </w:tc>
        <w:tc>
          <w:tcPr>
            <w:tcW w:w="1354" w:type="pct"/>
            <w:noWrap/>
            <w:hideMark/>
          </w:tcPr>
          <w:p w14:paraId="5E4B5B7D" w14:textId="77777777" w:rsidR="00A73339" w:rsidRPr="00596A3A" w:rsidRDefault="00A73339" w:rsidP="00C80695">
            <w:pPr>
              <w:spacing w:before="0" w:after="0"/>
              <w:rPr>
                <w:rFonts w:ascii="Arial" w:hAnsi="Arial" w:cs="Arial"/>
                <w:sz w:val="20"/>
                <w:szCs w:val="20"/>
              </w:rPr>
            </w:pPr>
          </w:p>
        </w:tc>
        <w:tc>
          <w:tcPr>
            <w:tcW w:w="397" w:type="pct"/>
            <w:noWrap/>
            <w:hideMark/>
          </w:tcPr>
          <w:p w14:paraId="0C01B51D" w14:textId="77777777" w:rsidR="00A73339" w:rsidRPr="00596A3A" w:rsidRDefault="00A73339" w:rsidP="00C80695">
            <w:pPr>
              <w:spacing w:before="0" w:after="0"/>
              <w:rPr>
                <w:rFonts w:ascii="Arial" w:hAnsi="Arial" w:cs="Arial"/>
                <w:sz w:val="20"/>
                <w:szCs w:val="20"/>
              </w:rPr>
            </w:pPr>
          </w:p>
        </w:tc>
      </w:tr>
      <w:tr w:rsidR="00685995" w:rsidRPr="00596A3A" w14:paraId="3089625B" w14:textId="77777777" w:rsidTr="00685995">
        <w:tc>
          <w:tcPr>
            <w:tcW w:w="845" w:type="pct"/>
            <w:vMerge/>
            <w:noWrap/>
            <w:vAlign w:val="center"/>
          </w:tcPr>
          <w:p w14:paraId="3104D48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159EE7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Dendroica magnolia</w:t>
            </w:r>
          </w:p>
        </w:tc>
        <w:tc>
          <w:tcPr>
            <w:tcW w:w="1269" w:type="pct"/>
            <w:noWrap/>
            <w:hideMark/>
          </w:tcPr>
          <w:p w14:paraId="121E70F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de magnolia</w:t>
            </w:r>
          </w:p>
        </w:tc>
        <w:tc>
          <w:tcPr>
            <w:tcW w:w="1354" w:type="pct"/>
            <w:noWrap/>
            <w:hideMark/>
          </w:tcPr>
          <w:p w14:paraId="34E0D234" w14:textId="77777777" w:rsidR="00A73339" w:rsidRPr="00596A3A" w:rsidRDefault="00A73339" w:rsidP="00C80695">
            <w:pPr>
              <w:spacing w:before="0" w:after="0"/>
              <w:rPr>
                <w:rFonts w:ascii="Arial" w:hAnsi="Arial" w:cs="Arial"/>
                <w:sz w:val="20"/>
                <w:szCs w:val="20"/>
              </w:rPr>
            </w:pPr>
          </w:p>
        </w:tc>
        <w:tc>
          <w:tcPr>
            <w:tcW w:w="397" w:type="pct"/>
            <w:noWrap/>
            <w:hideMark/>
          </w:tcPr>
          <w:p w14:paraId="2FECF540" w14:textId="77777777" w:rsidR="00A73339" w:rsidRPr="00596A3A" w:rsidRDefault="00A73339" w:rsidP="00C80695">
            <w:pPr>
              <w:spacing w:before="0" w:after="0"/>
              <w:rPr>
                <w:rFonts w:ascii="Arial" w:hAnsi="Arial" w:cs="Arial"/>
                <w:sz w:val="20"/>
                <w:szCs w:val="20"/>
              </w:rPr>
            </w:pPr>
          </w:p>
        </w:tc>
      </w:tr>
      <w:tr w:rsidR="00685995" w:rsidRPr="00596A3A" w14:paraId="38DF3C0E" w14:textId="77777777" w:rsidTr="00685995">
        <w:tc>
          <w:tcPr>
            <w:tcW w:w="845" w:type="pct"/>
            <w:vMerge/>
            <w:noWrap/>
            <w:vAlign w:val="center"/>
          </w:tcPr>
          <w:p w14:paraId="218F093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7603EE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Dendroica palmarum</w:t>
            </w:r>
          </w:p>
        </w:tc>
        <w:tc>
          <w:tcPr>
            <w:tcW w:w="1269" w:type="pct"/>
            <w:noWrap/>
            <w:hideMark/>
          </w:tcPr>
          <w:p w14:paraId="1259A37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playero</w:t>
            </w:r>
          </w:p>
        </w:tc>
        <w:tc>
          <w:tcPr>
            <w:tcW w:w="1354" w:type="pct"/>
            <w:noWrap/>
            <w:hideMark/>
          </w:tcPr>
          <w:p w14:paraId="13E108FD" w14:textId="77777777" w:rsidR="00A73339" w:rsidRPr="00596A3A" w:rsidRDefault="00A73339" w:rsidP="00C80695">
            <w:pPr>
              <w:spacing w:before="0" w:after="0"/>
              <w:rPr>
                <w:rFonts w:ascii="Arial" w:hAnsi="Arial" w:cs="Arial"/>
                <w:sz w:val="20"/>
                <w:szCs w:val="20"/>
              </w:rPr>
            </w:pPr>
          </w:p>
        </w:tc>
        <w:tc>
          <w:tcPr>
            <w:tcW w:w="397" w:type="pct"/>
            <w:noWrap/>
            <w:hideMark/>
          </w:tcPr>
          <w:p w14:paraId="3B2295F2" w14:textId="77777777" w:rsidR="00A73339" w:rsidRPr="00596A3A" w:rsidRDefault="00A73339" w:rsidP="00C80695">
            <w:pPr>
              <w:spacing w:before="0" w:after="0"/>
              <w:rPr>
                <w:rFonts w:ascii="Arial" w:hAnsi="Arial" w:cs="Arial"/>
                <w:sz w:val="20"/>
                <w:szCs w:val="20"/>
              </w:rPr>
            </w:pPr>
          </w:p>
        </w:tc>
      </w:tr>
      <w:tr w:rsidR="00685995" w:rsidRPr="00596A3A" w14:paraId="33F6F389" w14:textId="77777777" w:rsidTr="00685995">
        <w:tc>
          <w:tcPr>
            <w:tcW w:w="845" w:type="pct"/>
            <w:vMerge/>
            <w:noWrap/>
            <w:vAlign w:val="center"/>
          </w:tcPr>
          <w:p w14:paraId="670FC87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3896B5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Dendroica pensylvanica</w:t>
            </w:r>
          </w:p>
        </w:tc>
        <w:tc>
          <w:tcPr>
            <w:tcW w:w="1269" w:type="pct"/>
            <w:noWrap/>
            <w:hideMark/>
          </w:tcPr>
          <w:p w14:paraId="29E7F61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flanco castaño</w:t>
            </w:r>
          </w:p>
        </w:tc>
        <w:tc>
          <w:tcPr>
            <w:tcW w:w="1354" w:type="pct"/>
            <w:noWrap/>
            <w:hideMark/>
          </w:tcPr>
          <w:p w14:paraId="42D7E7FB" w14:textId="77777777" w:rsidR="00A73339" w:rsidRPr="00596A3A" w:rsidRDefault="00A73339" w:rsidP="00C80695">
            <w:pPr>
              <w:spacing w:before="0" w:after="0"/>
              <w:rPr>
                <w:rFonts w:ascii="Arial" w:hAnsi="Arial" w:cs="Arial"/>
                <w:sz w:val="20"/>
                <w:szCs w:val="20"/>
              </w:rPr>
            </w:pPr>
          </w:p>
        </w:tc>
        <w:tc>
          <w:tcPr>
            <w:tcW w:w="397" w:type="pct"/>
            <w:noWrap/>
            <w:hideMark/>
          </w:tcPr>
          <w:p w14:paraId="6FEB610C" w14:textId="77777777" w:rsidR="00A73339" w:rsidRPr="00596A3A" w:rsidRDefault="00A73339" w:rsidP="00C80695">
            <w:pPr>
              <w:spacing w:before="0" w:after="0"/>
              <w:rPr>
                <w:rFonts w:ascii="Arial" w:hAnsi="Arial" w:cs="Arial"/>
                <w:sz w:val="20"/>
                <w:szCs w:val="20"/>
              </w:rPr>
            </w:pPr>
          </w:p>
        </w:tc>
      </w:tr>
      <w:tr w:rsidR="00685995" w:rsidRPr="00596A3A" w14:paraId="1D198CCE" w14:textId="77777777" w:rsidTr="00685995">
        <w:tc>
          <w:tcPr>
            <w:tcW w:w="845" w:type="pct"/>
            <w:vMerge/>
            <w:noWrap/>
            <w:vAlign w:val="center"/>
          </w:tcPr>
          <w:p w14:paraId="23E99115"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26FA2F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Dendroica petechia</w:t>
            </w:r>
          </w:p>
        </w:tc>
        <w:tc>
          <w:tcPr>
            <w:tcW w:w="1269" w:type="pct"/>
            <w:noWrap/>
            <w:hideMark/>
          </w:tcPr>
          <w:p w14:paraId="1FCB39B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amarillo</w:t>
            </w:r>
          </w:p>
        </w:tc>
        <w:tc>
          <w:tcPr>
            <w:tcW w:w="1354" w:type="pct"/>
            <w:noWrap/>
            <w:hideMark/>
          </w:tcPr>
          <w:p w14:paraId="527106FA" w14:textId="77777777" w:rsidR="00A73339" w:rsidRPr="00596A3A" w:rsidRDefault="00A73339" w:rsidP="00C80695">
            <w:pPr>
              <w:spacing w:before="0" w:after="0"/>
              <w:rPr>
                <w:rFonts w:ascii="Arial" w:hAnsi="Arial" w:cs="Arial"/>
                <w:sz w:val="20"/>
                <w:szCs w:val="20"/>
              </w:rPr>
            </w:pPr>
          </w:p>
        </w:tc>
        <w:tc>
          <w:tcPr>
            <w:tcW w:w="397" w:type="pct"/>
            <w:noWrap/>
            <w:hideMark/>
          </w:tcPr>
          <w:p w14:paraId="55259031" w14:textId="77777777" w:rsidR="00A73339" w:rsidRPr="00596A3A" w:rsidRDefault="00A73339" w:rsidP="00C80695">
            <w:pPr>
              <w:spacing w:before="0" w:after="0"/>
              <w:rPr>
                <w:rFonts w:ascii="Arial" w:hAnsi="Arial" w:cs="Arial"/>
                <w:sz w:val="20"/>
                <w:szCs w:val="20"/>
              </w:rPr>
            </w:pPr>
          </w:p>
        </w:tc>
      </w:tr>
      <w:tr w:rsidR="00685995" w:rsidRPr="00596A3A" w14:paraId="69EDC846" w14:textId="77777777" w:rsidTr="00685995">
        <w:tc>
          <w:tcPr>
            <w:tcW w:w="845" w:type="pct"/>
            <w:vMerge/>
            <w:noWrap/>
            <w:vAlign w:val="center"/>
          </w:tcPr>
          <w:p w14:paraId="783B8EF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FE90C5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Dendroica striata</w:t>
            </w:r>
          </w:p>
        </w:tc>
        <w:tc>
          <w:tcPr>
            <w:tcW w:w="1269" w:type="pct"/>
            <w:noWrap/>
            <w:hideMark/>
          </w:tcPr>
          <w:p w14:paraId="4A8B920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gorra negra</w:t>
            </w:r>
          </w:p>
        </w:tc>
        <w:tc>
          <w:tcPr>
            <w:tcW w:w="1354" w:type="pct"/>
            <w:noWrap/>
            <w:hideMark/>
          </w:tcPr>
          <w:p w14:paraId="676D7B91" w14:textId="77777777" w:rsidR="00A73339" w:rsidRPr="00596A3A" w:rsidRDefault="00A73339" w:rsidP="00C80695">
            <w:pPr>
              <w:spacing w:before="0" w:after="0"/>
              <w:rPr>
                <w:rFonts w:ascii="Arial" w:hAnsi="Arial" w:cs="Arial"/>
                <w:sz w:val="20"/>
                <w:szCs w:val="20"/>
              </w:rPr>
            </w:pPr>
          </w:p>
        </w:tc>
        <w:tc>
          <w:tcPr>
            <w:tcW w:w="397" w:type="pct"/>
            <w:noWrap/>
            <w:hideMark/>
          </w:tcPr>
          <w:p w14:paraId="6E2A5AE4" w14:textId="77777777" w:rsidR="00A73339" w:rsidRPr="00596A3A" w:rsidRDefault="00A73339" w:rsidP="00C80695">
            <w:pPr>
              <w:spacing w:before="0" w:after="0"/>
              <w:rPr>
                <w:rFonts w:ascii="Arial" w:hAnsi="Arial" w:cs="Arial"/>
                <w:sz w:val="20"/>
                <w:szCs w:val="20"/>
              </w:rPr>
            </w:pPr>
          </w:p>
        </w:tc>
      </w:tr>
      <w:tr w:rsidR="00685995" w:rsidRPr="00596A3A" w14:paraId="4F58333E" w14:textId="77777777" w:rsidTr="00685995">
        <w:tc>
          <w:tcPr>
            <w:tcW w:w="845" w:type="pct"/>
            <w:vMerge/>
            <w:noWrap/>
            <w:vAlign w:val="center"/>
          </w:tcPr>
          <w:p w14:paraId="6229116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C8D6C7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Dendroica tigrina</w:t>
            </w:r>
          </w:p>
        </w:tc>
        <w:tc>
          <w:tcPr>
            <w:tcW w:w="1269" w:type="pct"/>
            <w:noWrap/>
            <w:hideMark/>
          </w:tcPr>
          <w:p w14:paraId="3886049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atigrado</w:t>
            </w:r>
          </w:p>
        </w:tc>
        <w:tc>
          <w:tcPr>
            <w:tcW w:w="1354" w:type="pct"/>
            <w:noWrap/>
            <w:hideMark/>
          </w:tcPr>
          <w:p w14:paraId="086AF105" w14:textId="77777777" w:rsidR="00A73339" w:rsidRPr="00596A3A" w:rsidRDefault="00A73339" w:rsidP="00C80695">
            <w:pPr>
              <w:spacing w:before="0" w:after="0"/>
              <w:rPr>
                <w:rFonts w:ascii="Arial" w:hAnsi="Arial" w:cs="Arial"/>
                <w:sz w:val="20"/>
                <w:szCs w:val="20"/>
              </w:rPr>
            </w:pPr>
          </w:p>
        </w:tc>
        <w:tc>
          <w:tcPr>
            <w:tcW w:w="397" w:type="pct"/>
            <w:noWrap/>
            <w:hideMark/>
          </w:tcPr>
          <w:p w14:paraId="09AD1055" w14:textId="77777777" w:rsidR="00A73339" w:rsidRPr="00596A3A" w:rsidRDefault="00A73339" w:rsidP="00C80695">
            <w:pPr>
              <w:spacing w:before="0" w:after="0"/>
              <w:rPr>
                <w:rFonts w:ascii="Arial" w:hAnsi="Arial" w:cs="Arial"/>
                <w:sz w:val="20"/>
                <w:szCs w:val="20"/>
              </w:rPr>
            </w:pPr>
          </w:p>
        </w:tc>
      </w:tr>
      <w:tr w:rsidR="00685995" w:rsidRPr="00596A3A" w14:paraId="6FD2E61A" w14:textId="77777777" w:rsidTr="00685995">
        <w:tc>
          <w:tcPr>
            <w:tcW w:w="845" w:type="pct"/>
            <w:vMerge/>
            <w:noWrap/>
            <w:vAlign w:val="center"/>
          </w:tcPr>
          <w:p w14:paraId="05B2AB5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264E07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Dendroica virens</w:t>
            </w:r>
          </w:p>
        </w:tc>
        <w:tc>
          <w:tcPr>
            <w:tcW w:w="1269" w:type="pct"/>
            <w:noWrap/>
            <w:hideMark/>
          </w:tcPr>
          <w:p w14:paraId="6303C1E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dorso verde</w:t>
            </w:r>
          </w:p>
        </w:tc>
        <w:tc>
          <w:tcPr>
            <w:tcW w:w="1354" w:type="pct"/>
            <w:noWrap/>
            <w:hideMark/>
          </w:tcPr>
          <w:p w14:paraId="22323C6B" w14:textId="77777777" w:rsidR="00A73339" w:rsidRPr="00596A3A" w:rsidRDefault="00A73339" w:rsidP="00C80695">
            <w:pPr>
              <w:spacing w:before="0" w:after="0"/>
              <w:rPr>
                <w:rFonts w:ascii="Arial" w:hAnsi="Arial" w:cs="Arial"/>
                <w:sz w:val="20"/>
                <w:szCs w:val="20"/>
              </w:rPr>
            </w:pPr>
          </w:p>
        </w:tc>
        <w:tc>
          <w:tcPr>
            <w:tcW w:w="397" w:type="pct"/>
            <w:noWrap/>
            <w:hideMark/>
          </w:tcPr>
          <w:p w14:paraId="7C44A09F" w14:textId="77777777" w:rsidR="00A73339" w:rsidRPr="00596A3A" w:rsidRDefault="00A73339" w:rsidP="00C80695">
            <w:pPr>
              <w:spacing w:before="0" w:after="0"/>
              <w:rPr>
                <w:rFonts w:ascii="Arial" w:hAnsi="Arial" w:cs="Arial"/>
                <w:sz w:val="20"/>
                <w:szCs w:val="20"/>
              </w:rPr>
            </w:pPr>
          </w:p>
        </w:tc>
      </w:tr>
      <w:tr w:rsidR="00685995" w:rsidRPr="00596A3A" w14:paraId="259A862A" w14:textId="77777777" w:rsidTr="00685995">
        <w:tc>
          <w:tcPr>
            <w:tcW w:w="845" w:type="pct"/>
            <w:vMerge/>
            <w:noWrap/>
            <w:vAlign w:val="center"/>
          </w:tcPr>
          <w:p w14:paraId="08D25455"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7F9EF1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Geothlypis poliocephala</w:t>
            </w:r>
          </w:p>
        </w:tc>
        <w:tc>
          <w:tcPr>
            <w:tcW w:w="1269" w:type="pct"/>
            <w:noWrap/>
            <w:hideMark/>
          </w:tcPr>
          <w:p w14:paraId="1A56E1C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Mascarita pico grueso</w:t>
            </w:r>
          </w:p>
        </w:tc>
        <w:tc>
          <w:tcPr>
            <w:tcW w:w="1354" w:type="pct"/>
            <w:noWrap/>
            <w:hideMark/>
          </w:tcPr>
          <w:p w14:paraId="1220A2FB" w14:textId="77777777" w:rsidR="00A73339" w:rsidRPr="00596A3A" w:rsidRDefault="00A73339" w:rsidP="00C80695">
            <w:pPr>
              <w:spacing w:before="0" w:after="0"/>
              <w:rPr>
                <w:rFonts w:ascii="Arial" w:hAnsi="Arial" w:cs="Arial"/>
                <w:sz w:val="20"/>
                <w:szCs w:val="20"/>
              </w:rPr>
            </w:pPr>
          </w:p>
        </w:tc>
        <w:tc>
          <w:tcPr>
            <w:tcW w:w="397" w:type="pct"/>
            <w:noWrap/>
            <w:hideMark/>
          </w:tcPr>
          <w:p w14:paraId="09192B30" w14:textId="77777777" w:rsidR="00A73339" w:rsidRPr="00596A3A" w:rsidRDefault="00A73339" w:rsidP="00C80695">
            <w:pPr>
              <w:spacing w:before="0" w:after="0"/>
              <w:rPr>
                <w:rFonts w:ascii="Arial" w:hAnsi="Arial" w:cs="Arial"/>
                <w:sz w:val="20"/>
                <w:szCs w:val="20"/>
              </w:rPr>
            </w:pPr>
          </w:p>
        </w:tc>
      </w:tr>
      <w:tr w:rsidR="00685995" w:rsidRPr="00596A3A" w14:paraId="50188EBB" w14:textId="77777777" w:rsidTr="00685995">
        <w:tc>
          <w:tcPr>
            <w:tcW w:w="845" w:type="pct"/>
            <w:vMerge/>
            <w:noWrap/>
            <w:vAlign w:val="center"/>
          </w:tcPr>
          <w:p w14:paraId="3419B5C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9604A5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Geothlypis trichas</w:t>
            </w:r>
          </w:p>
        </w:tc>
        <w:tc>
          <w:tcPr>
            <w:tcW w:w="1269" w:type="pct"/>
            <w:noWrap/>
            <w:hideMark/>
          </w:tcPr>
          <w:p w14:paraId="5E10054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Mascarita común</w:t>
            </w:r>
          </w:p>
        </w:tc>
        <w:tc>
          <w:tcPr>
            <w:tcW w:w="1354" w:type="pct"/>
            <w:noWrap/>
            <w:hideMark/>
          </w:tcPr>
          <w:p w14:paraId="27A663CF" w14:textId="77777777" w:rsidR="00A73339" w:rsidRPr="00596A3A" w:rsidRDefault="00A73339" w:rsidP="00C80695">
            <w:pPr>
              <w:spacing w:before="0" w:after="0"/>
              <w:rPr>
                <w:rFonts w:ascii="Arial" w:hAnsi="Arial" w:cs="Arial"/>
                <w:sz w:val="20"/>
                <w:szCs w:val="20"/>
              </w:rPr>
            </w:pPr>
          </w:p>
        </w:tc>
        <w:tc>
          <w:tcPr>
            <w:tcW w:w="397" w:type="pct"/>
            <w:noWrap/>
            <w:hideMark/>
          </w:tcPr>
          <w:p w14:paraId="354FC3D5" w14:textId="77777777" w:rsidR="00A73339" w:rsidRPr="00596A3A" w:rsidRDefault="00A73339" w:rsidP="00C80695">
            <w:pPr>
              <w:spacing w:before="0" w:after="0"/>
              <w:rPr>
                <w:rFonts w:ascii="Arial" w:hAnsi="Arial" w:cs="Arial"/>
                <w:sz w:val="20"/>
                <w:szCs w:val="20"/>
              </w:rPr>
            </w:pPr>
          </w:p>
        </w:tc>
      </w:tr>
      <w:tr w:rsidR="00685995" w:rsidRPr="00596A3A" w14:paraId="3D61EA10" w14:textId="77777777" w:rsidTr="00685995">
        <w:tc>
          <w:tcPr>
            <w:tcW w:w="845" w:type="pct"/>
            <w:vMerge/>
            <w:noWrap/>
            <w:vAlign w:val="center"/>
          </w:tcPr>
          <w:p w14:paraId="5928794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0C2188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Granatellus sallaei</w:t>
            </w:r>
          </w:p>
        </w:tc>
        <w:tc>
          <w:tcPr>
            <w:tcW w:w="1269" w:type="pct"/>
            <w:noWrap/>
            <w:hideMark/>
          </w:tcPr>
          <w:p w14:paraId="3133A43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Granatelo yucateco</w:t>
            </w:r>
          </w:p>
        </w:tc>
        <w:tc>
          <w:tcPr>
            <w:tcW w:w="1354" w:type="pct"/>
            <w:noWrap/>
            <w:hideMark/>
          </w:tcPr>
          <w:p w14:paraId="252EF200" w14:textId="77777777" w:rsidR="00A73339" w:rsidRPr="00596A3A" w:rsidRDefault="00A73339" w:rsidP="00C80695">
            <w:pPr>
              <w:spacing w:before="0" w:after="0"/>
              <w:rPr>
                <w:rFonts w:ascii="Arial" w:hAnsi="Arial" w:cs="Arial"/>
                <w:sz w:val="20"/>
                <w:szCs w:val="20"/>
              </w:rPr>
            </w:pPr>
          </w:p>
        </w:tc>
        <w:tc>
          <w:tcPr>
            <w:tcW w:w="397" w:type="pct"/>
            <w:noWrap/>
            <w:hideMark/>
          </w:tcPr>
          <w:p w14:paraId="1506B532" w14:textId="77777777" w:rsidR="00A73339" w:rsidRPr="00596A3A" w:rsidRDefault="00A73339" w:rsidP="00C80695">
            <w:pPr>
              <w:spacing w:before="0" w:after="0"/>
              <w:rPr>
                <w:rFonts w:ascii="Arial" w:hAnsi="Arial" w:cs="Arial"/>
                <w:sz w:val="20"/>
                <w:szCs w:val="20"/>
              </w:rPr>
            </w:pPr>
          </w:p>
        </w:tc>
      </w:tr>
      <w:tr w:rsidR="00685995" w:rsidRPr="00596A3A" w14:paraId="7891DB77" w14:textId="77777777" w:rsidTr="00685995">
        <w:tc>
          <w:tcPr>
            <w:tcW w:w="845" w:type="pct"/>
            <w:vMerge/>
            <w:noWrap/>
            <w:vAlign w:val="center"/>
          </w:tcPr>
          <w:p w14:paraId="705D2E0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1BCC73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Helmitheros vermivorum</w:t>
            </w:r>
          </w:p>
        </w:tc>
        <w:tc>
          <w:tcPr>
            <w:tcW w:w="1269" w:type="pct"/>
            <w:noWrap/>
            <w:hideMark/>
          </w:tcPr>
          <w:p w14:paraId="0232A99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gusanero</w:t>
            </w:r>
          </w:p>
        </w:tc>
        <w:tc>
          <w:tcPr>
            <w:tcW w:w="1354" w:type="pct"/>
            <w:noWrap/>
            <w:hideMark/>
          </w:tcPr>
          <w:p w14:paraId="6CA123A7" w14:textId="77777777" w:rsidR="00A73339" w:rsidRPr="00596A3A" w:rsidRDefault="00A73339" w:rsidP="00C80695">
            <w:pPr>
              <w:spacing w:before="0" w:after="0"/>
              <w:rPr>
                <w:rFonts w:ascii="Arial" w:hAnsi="Arial" w:cs="Arial"/>
                <w:sz w:val="20"/>
                <w:szCs w:val="20"/>
              </w:rPr>
            </w:pPr>
          </w:p>
        </w:tc>
        <w:tc>
          <w:tcPr>
            <w:tcW w:w="397" w:type="pct"/>
            <w:noWrap/>
            <w:hideMark/>
          </w:tcPr>
          <w:p w14:paraId="7CE1AC09" w14:textId="77777777" w:rsidR="00A73339" w:rsidRPr="00596A3A" w:rsidRDefault="00A73339" w:rsidP="00C80695">
            <w:pPr>
              <w:spacing w:before="0" w:after="0"/>
              <w:rPr>
                <w:rFonts w:ascii="Arial" w:hAnsi="Arial" w:cs="Arial"/>
                <w:sz w:val="20"/>
                <w:szCs w:val="20"/>
              </w:rPr>
            </w:pPr>
          </w:p>
        </w:tc>
      </w:tr>
      <w:tr w:rsidR="00685995" w:rsidRPr="00596A3A" w14:paraId="08E357B3" w14:textId="77777777" w:rsidTr="00685995">
        <w:tc>
          <w:tcPr>
            <w:tcW w:w="845" w:type="pct"/>
            <w:vMerge/>
            <w:noWrap/>
            <w:vAlign w:val="center"/>
          </w:tcPr>
          <w:p w14:paraId="0E9D4A5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33A751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Icteria virens</w:t>
            </w:r>
          </w:p>
        </w:tc>
        <w:tc>
          <w:tcPr>
            <w:tcW w:w="1269" w:type="pct"/>
            <w:noWrap/>
            <w:hideMark/>
          </w:tcPr>
          <w:p w14:paraId="34AA48F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Buscabreña</w:t>
            </w:r>
          </w:p>
        </w:tc>
        <w:tc>
          <w:tcPr>
            <w:tcW w:w="1354" w:type="pct"/>
            <w:noWrap/>
            <w:hideMark/>
          </w:tcPr>
          <w:p w14:paraId="03BD4D1A" w14:textId="77777777" w:rsidR="00A73339" w:rsidRPr="00596A3A" w:rsidRDefault="00A73339" w:rsidP="00C80695">
            <w:pPr>
              <w:spacing w:before="0" w:after="0"/>
              <w:rPr>
                <w:rFonts w:ascii="Arial" w:hAnsi="Arial" w:cs="Arial"/>
                <w:sz w:val="20"/>
                <w:szCs w:val="20"/>
              </w:rPr>
            </w:pPr>
          </w:p>
        </w:tc>
        <w:tc>
          <w:tcPr>
            <w:tcW w:w="397" w:type="pct"/>
            <w:noWrap/>
            <w:hideMark/>
          </w:tcPr>
          <w:p w14:paraId="1043821D" w14:textId="77777777" w:rsidR="00A73339" w:rsidRPr="00596A3A" w:rsidRDefault="00A73339" w:rsidP="00C80695">
            <w:pPr>
              <w:spacing w:before="0" w:after="0"/>
              <w:rPr>
                <w:rFonts w:ascii="Arial" w:hAnsi="Arial" w:cs="Arial"/>
                <w:sz w:val="20"/>
                <w:szCs w:val="20"/>
              </w:rPr>
            </w:pPr>
          </w:p>
        </w:tc>
      </w:tr>
      <w:tr w:rsidR="00685995" w:rsidRPr="00596A3A" w14:paraId="6D9A52EF" w14:textId="77777777" w:rsidTr="00685995">
        <w:tc>
          <w:tcPr>
            <w:tcW w:w="845" w:type="pct"/>
            <w:vMerge/>
            <w:noWrap/>
            <w:vAlign w:val="center"/>
          </w:tcPr>
          <w:p w14:paraId="14A8143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F1D5A6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Limnothlypis swainsonii</w:t>
            </w:r>
          </w:p>
        </w:tc>
        <w:tc>
          <w:tcPr>
            <w:tcW w:w="1269" w:type="pct"/>
            <w:noWrap/>
            <w:hideMark/>
          </w:tcPr>
          <w:p w14:paraId="7422E18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corona café</w:t>
            </w:r>
          </w:p>
        </w:tc>
        <w:tc>
          <w:tcPr>
            <w:tcW w:w="1354" w:type="pct"/>
            <w:noWrap/>
            <w:hideMark/>
          </w:tcPr>
          <w:p w14:paraId="7932373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167DA7C8" w14:textId="77777777" w:rsidR="00A73339" w:rsidRPr="00596A3A" w:rsidRDefault="00A73339" w:rsidP="00C80695">
            <w:pPr>
              <w:spacing w:before="0" w:after="0"/>
              <w:rPr>
                <w:rFonts w:ascii="Arial" w:hAnsi="Arial" w:cs="Arial"/>
                <w:sz w:val="20"/>
                <w:szCs w:val="20"/>
              </w:rPr>
            </w:pPr>
          </w:p>
        </w:tc>
      </w:tr>
      <w:tr w:rsidR="00685995" w:rsidRPr="00596A3A" w14:paraId="36D121EB" w14:textId="77777777" w:rsidTr="00685995">
        <w:tc>
          <w:tcPr>
            <w:tcW w:w="845" w:type="pct"/>
            <w:vMerge/>
            <w:noWrap/>
            <w:vAlign w:val="center"/>
          </w:tcPr>
          <w:p w14:paraId="546C8C44"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34DE6B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Mniotilta varia</w:t>
            </w:r>
          </w:p>
        </w:tc>
        <w:tc>
          <w:tcPr>
            <w:tcW w:w="1269" w:type="pct"/>
            <w:noWrap/>
            <w:hideMark/>
          </w:tcPr>
          <w:p w14:paraId="3E97F3E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trepador</w:t>
            </w:r>
          </w:p>
        </w:tc>
        <w:tc>
          <w:tcPr>
            <w:tcW w:w="1354" w:type="pct"/>
            <w:noWrap/>
            <w:hideMark/>
          </w:tcPr>
          <w:p w14:paraId="667502CA" w14:textId="77777777" w:rsidR="00A73339" w:rsidRPr="00596A3A" w:rsidRDefault="00A73339" w:rsidP="00C80695">
            <w:pPr>
              <w:spacing w:before="0" w:after="0"/>
              <w:rPr>
                <w:rFonts w:ascii="Arial" w:hAnsi="Arial" w:cs="Arial"/>
                <w:sz w:val="20"/>
                <w:szCs w:val="20"/>
              </w:rPr>
            </w:pPr>
          </w:p>
        </w:tc>
        <w:tc>
          <w:tcPr>
            <w:tcW w:w="397" w:type="pct"/>
            <w:noWrap/>
            <w:hideMark/>
          </w:tcPr>
          <w:p w14:paraId="31F8F4B9" w14:textId="77777777" w:rsidR="00A73339" w:rsidRPr="00596A3A" w:rsidRDefault="00A73339" w:rsidP="00C80695">
            <w:pPr>
              <w:spacing w:before="0" w:after="0"/>
              <w:rPr>
                <w:rFonts w:ascii="Arial" w:hAnsi="Arial" w:cs="Arial"/>
                <w:sz w:val="20"/>
                <w:szCs w:val="20"/>
              </w:rPr>
            </w:pPr>
          </w:p>
        </w:tc>
      </w:tr>
      <w:tr w:rsidR="00685995" w:rsidRPr="00596A3A" w14:paraId="175B7CDD" w14:textId="77777777" w:rsidTr="00685995">
        <w:tc>
          <w:tcPr>
            <w:tcW w:w="845" w:type="pct"/>
            <w:vMerge/>
            <w:noWrap/>
            <w:vAlign w:val="center"/>
          </w:tcPr>
          <w:p w14:paraId="100EFD81"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A1FFC2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Parula americana</w:t>
            </w:r>
          </w:p>
        </w:tc>
        <w:tc>
          <w:tcPr>
            <w:tcW w:w="1269" w:type="pct"/>
            <w:noWrap/>
            <w:hideMark/>
          </w:tcPr>
          <w:p w14:paraId="281855A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Parula norteña</w:t>
            </w:r>
          </w:p>
        </w:tc>
        <w:tc>
          <w:tcPr>
            <w:tcW w:w="1354" w:type="pct"/>
            <w:noWrap/>
            <w:hideMark/>
          </w:tcPr>
          <w:p w14:paraId="489AD570" w14:textId="77777777" w:rsidR="00A73339" w:rsidRPr="00596A3A" w:rsidRDefault="00A73339" w:rsidP="00C80695">
            <w:pPr>
              <w:spacing w:before="0" w:after="0"/>
              <w:rPr>
                <w:rFonts w:ascii="Arial" w:hAnsi="Arial" w:cs="Arial"/>
                <w:sz w:val="20"/>
                <w:szCs w:val="20"/>
              </w:rPr>
            </w:pPr>
          </w:p>
        </w:tc>
        <w:tc>
          <w:tcPr>
            <w:tcW w:w="397" w:type="pct"/>
            <w:noWrap/>
            <w:hideMark/>
          </w:tcPr>
          <w:p w14:paraId="76FB077F" w14:textId="77777777" w:rsidR="00A73339" w:rsidRPr="00596A3A" w:rsidRDefault="00A73339" w:rsidP="00C80695">
            <w:pPr>
              <w:spacing w:before="0" w:after="0"/>
              <w:rPr>
                <w:rFonts w:ascii="Arial" w:hAnsi="Arial" w:cs="Arial"/>
                <w:sz w:val="20"/>
                <w:szCs w:val="20"/>
              </w:rPr>
            </w:pPr>
          </w:p>
        </w:tc>
      </w:tr>
      <w:tr w:rsidR="00685995" w:rsidRPr="00596A3A" w14:paraId="47C33050" w14:textId="77777777" w:rsidTr="00685995">
        <w:tc>
          <w:tcPr>
            <w:tcW w:w="845" w:type="pct"/>
            <w:vMerge/>
            <w:noWrap/>
            <w:vAlign w:val="center"/>
          </w:tcPr>
          <w:p w14:paraId="2BD1E92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EEA3FD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Protonotaria citrea</w:t>
            </w:r>
          </w:p>
        </w:tc>
        <w:tc>
          <w:tcPr>
            <w:tcW w:w="1269" w:type="pct"/>
            <w:noWrap/>
            <w:hideMark/>
          </w:tcPr>
          <w:p w14:paraId="6BA0815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dorado</w:t>
            </w:r>
          </w:p>
        </w:tc>
        <w:tc>
          <w:tcPr>
            <w:tcW w:w="1354" w:type="pct"/>
            <w:noWrap/>
            <w:hideMark/>
          </w:tcPr>
          <w:p w14:paraId="078F873C" w14:textId="77777777" w:rsidR="00A73339" w:rsidRPr="00596A3A" w:rsidRDefault="00A73339" w:rsidP="00C80695">
            <w:pPr>
              <w:spacing w:before="0" w:after="0"/>
              <w:rPr>
                <w:rFonts w:ascii="Arial" w:hAnsi="Arial" w:cs="Arial"/>
                <w:sz w:val="20"/>
                <w:szCs w:val="20"/>
              </w:rPr>
            </w:pPr>
          </w:p>
        </w:tc>
        <w:tc>
          <w:tcPr>
            <w:tcW w:w="397" w:type="pct"/>
            <w:noWrap/>
            <w:hideMark/>
          </w:tcPr>
          <w:p w14:paraId="2843AFFC" w14:textId="77777777" w:rsidR="00A73339" w:rsidRPr="00596A3A" w:rsidRDefault="00A73339" w:rsidP="00C80695">
            <w:pPr>
              <w:spacing w:before="0" w:after="0"/>
              <w:rPr>
                <w:rFonts w:ascii="Arial" w:hAnsi="Arial" w:cs="Arial"/>
                <w:sz w:val="20"/>
                <w:szCs w:val="20"/>
              </w:rPr>
            </w:pPr>
          </w:p>
        </w:tc>
      </w:tr>
      <w:tr w:rsidR="00685995" w:rsidRPr="00596A3A" w14:paraId="518D71C2" w14:textId="77777777" w:rsidTr="00685995">
        <w:tc>
          <w:tcPr>
            <w:tcW w:w="845" w:type="pct"/>
            <w:vMerge/>
            <w:noWrap/>
            <w:vAlign w:val="center"/>
          </w:tcPr>
          <w:p w14:paraId="262137C5"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36537B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Seiurus aurocapilla</w:t>
            </w:r>
          </w:p>
        </w:tc>
        <w:tc>
          <w:tcPr>
            <w:tcW w:w="1269" w:type="pct"/>
            <w:noWrap/>
            <w:hideMark/>
          </w:tcPr>
          <w:p w14:paraId="3D17355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suelero</w:t>
            </w:r>
          </w:p>
        </w:tc>
        <w:tc>
          <w:tcPr>
            <w:tcW w:w="1354" w:type="pct"/>
            <w:noWrap/>
            <w:hideMark/>
          </w:tcPr>
          <w:p w14:paraId="3E65CD27" w14:textId="77777777" w:rsidR="00A73339" w:rsidRPr="00596A3A" w:rsidRDefault="00A73339" w:rsidP="00C80695">
            <w:pPr>
              <w:spacing w:before="0" w:after="0"/>
              <w:rPr>
                <w:rFonts w:ascii="Arial" w:hAnsi="Arial" w:cs="Arial"/>
                <w:sz w:val="20"/>
                <w:szCs w:val="20"/>
              </w:rPr>
            </w:pPr>
          </w:p>
        </w:tc>
        <w:tc>
          <w:tcPr>
            <w:tcW w:w="397" w:type="pct"/>
            <w:noWrap/>
            <w:hideMark/>
          </w:tcPr>
          <w:p w14:paraId="627C31C0" w14:textId="77777777" w:rsidR="00A73339" w:rsidRPr="00596A3A" w:rsidRDefault="00A73339" w:rsidP="00C80695">
            <w:pPr>
              <w:spacing w:before="0" w:after="0"/>
              <w:rPr>
                <w:rFonts w:ascii="Arial" w:hAnsi="Arial" w:cs="Arial"/>
                <w:sz w:val="20"/>
                <w:szCs w:val="20"/>
              </w:rPr>
            </w:pPr>
          </w:p>
        </w:tc>
      </w:tr>
      <w:tr w:rsidR="00685995" w:rsidRPr="00596A3A" w14:paraId="642E878A" w14:textId="77777777" w:rsidTr="00685995">
        <w:tc>
          <w:tcPr>
            <w:tcW w:w="845" w:type="pct"/>
            <w:vMerge/>
            <w:noWrap/>
            <w:vAlign w:val="center"/>
          </w:tcPr>
          <w:p w14:paraId="3A52059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7ADD4E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Seiurus motacilla</w:t>
            </w:r>
          </w:p>
        </w:tc>
        <w:tc>
          <w:tcPr>
            <w:tcW w:w="1269" w:type="pct"/>
            <w:noWrap/>
            <w:hideMark/>
          </w:tcPr>
          <w:p w14:paraId="62CCF08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arroyero</w:t>
            </w:r>
          </w:p>
        </w:tc>
        <w:tc>
          <w:tcPr>
            <w:tcW w:w="1354" w:type="pct"/>
            <w:noWrap/>
            <w:hideMark/>
          </w:tcPr>
          <w:p w14:paraId="6B34C382" w14:textId="77777777" w:rsidR="00A73339" w:rsidRPr="00596A3A" w:rsidRDefault="00A73339" w:rsidP="00C80695">
            <w:pPr>
              <w:spacing w:before="0" w:after="0"/>
              <w:rPr>
                <w:rFonts w:ascii="Arial" w:hAnsi="Arial" w:cs="Arial"/>
                <w:sz w:val="20"/>
                <w:szCs w:val="20"/>
              </w:rPr>
            </w:pPr>
          </w:p>
        </w:tc>
        <w:tc>
          <w:tcPr>
            <w:tcW w:w="397" w:type="pct"/>
            <w:noWrap/>
            <w:hideMark/>
          </w:tcPr>
          <w:p w14:paraId="623D4936" w14:textId="77777777" w:rsidR="00A73339" w:rsidRPr="00596A3A" w:rsidRDefault="00A73339" w:rsidP="00C80695">
            <w:pPr>
              <w:spacing w:before="0" w:after="0"/>
              <w:rPr>
                <w:rFonts w:ascii="Arial" w:hAnsi="Arial" w:cs="Arial"/>
                <w:sz w:val="20"/>
                <w:szCs w:val="20"/>
              </w:rPr>
            </w:pPr>
          </w:p>
        </w:tc>
      </w:tr>
      <w:tr w:rsidR="00685995" w:rsidRPr="00596A3A" w14:paraId="19DFCCE4" w14:textId="77777777" w:rsidTr="00685995">
        <w:tc>
          <w:tcPr>
            <w:tcW w:w="845" w:type="pct"/>
            <w:vMerge/>
            <w:noWrap/>
            <w:vAlign w:val="center"/>
          </w:tcPr>
          <w:p w14:paraId="68129AB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CC53EC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Seiurus noveboracensis</w:t>
            </w:r>
          </w:p>
        </w:tc>
        <w:tc>
          <w:tcPr>
            <w:tcW w:w="1269" w:type="pct"/>
            <w:noWrap/>
            <w:hideMark/>
          </w:tcPr>
          <w:p w14:paraId="2607621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charquero</w:t>
            </w:r>
          </w:p>
        </w:tc>
        <w:tc>
          <w:tcPr>
            <w:tcW w:w="1354" w:type="pct"/>
            <w:noWrap/>
            <w:hideMark/>
          </w:tcPr>
          <w:p w14:paraId="044BE75A" w14:textId="77777777" w:rsidR="00A73339" w:rsidRPr="00596A3A" w:rsidRDefault="00A73339" w:rsidP="00C80695">
            <w:pPr>
              <w:spacing w:before="0" w:after="0"/>
              <w:rPr>
                <w:rFonts w:ascii="Arial" w:hAnsi="Arial" w:cs="Arial"/>
                <w:sz w:val="20"/>
                <w:szCs w:val="20"/>
              </w:rPr>
            </w:pPr>
          </w:p>
        </w:tc>
        <w:tc>
          <w:tcPr>
            <w:tcW w:w="397" w:type="pct"/>
            <w:noWrap/>
            <w:hideMark/>
          </w:tcPr>
          <w:p w14:paraId="6EF721FD" w14:textId="77777777" w:rsidR="00A73339" w:rsidRPr="00596A3A" w:rsidRDefault="00A73339" w:rsidP="00C80695">
            <w:pPr>
              <w:spacing w:before="0" w:after="0"/>
              <w:rPr>
                <w:rFonts w:ascii="Arial" w:hAnsi="Arial" w:cs="Arial"/>
                <w:sz w:val="20"/>
                <w:szCs w:val="20"/>
              </w:rPr>
            </w:pPr>
          </w:p>
        </w:tc>
      </w:tr>
      <w:tr w:rsidR="00685995" w:rsidRPr="00596A3A" w14:paraId="4E90B700" w14:textId="77777777" w:rsidTr="00685995">
        <w:tc>
          <w:tcPr>
            <w:tcW w:w="845" w:type="pct"/>
            <w:vMerge/>
            <w:noWrap/>
            <w:vAlign w:val="center"/>
          </w:tcPr>
          <w:p w14:paraId="39C4028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FA285C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Setophaga ruticilla</w:t>
            </w:r>
          </w:p>
        </w:tc>
        <w:tc>
          <w:tcPr>
            <w:tcW w:w="1269" w:type="pct"/>
            <w:noWrap/>
            <w:hideMark/>
          </w:tcPr>
          <w:p w14:paraId="08F32A1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flameante</w:t>
            </w:r>
          </w:p>
        </w:tc>
        <w:tc>
          <w:tcPr>
            <w:tcW w:w="1354" w:type="pct"/>
            <w:noWrap/>
            <w:hideMark/>
          </w:tcPr>
          <w:p w14:paraId="73A2856D" w14:textId="77777777" w:rsidR="00A73339" w:rsidRPr="00596A3A" w:rsidRDefault="00A73339" w:rsidP="00C80695">
            <w:pPr>
              <w:spacing w:before="0" w:after="0"/>
              <w:rPr>
                <w:rFonts w:ascii="Arial" w:hAnsi="Arial" w:cs="Arial"/>
                <w:sz w:val="20"/>
                <w:szCs w:val="20"/>
              </w:rPr>
            </w:pPr>
          </w:p>
        </w:tc>
        <w:tc>
          <w:tcPr>
            <w:tcW w:w="397" w:type="pct"/>
            <w:noWrap/>
            <w:hideMark/>
          </w:tcPr>
          <w:p w14:paraId="3CE594F8" w14:textId="77777777" w:rsidR="00A73339" w:rsidRPr="00596A3A" w:rsidRDefault="00A73339" w:rsidP="00C80695">
            <w:pPr>
              <w:spacing w:before="0" w:after="0"/>
              <w:rPr>
                <w:rFonts w:ascii="Arial" w:hAnsi="Arial" w:cs="Arial"/>
                <w:sz w:val="20"/>
                <w:szCs w:val="20"/>
              </w:rPr>
            </w:pPr>
          </w:p>
        </w:tc>
      </w:tr>
      <w:tr w:rsidR="00685995" w:rsidRPr="00596A3A" w14:paraId="25421BAE" w14:textId="77777777" w:rsidTr="00685995">
        <w:tc>
          <w:tcPr>
            <w:tcW w:w="845" w:type="pct"/>
            <w:vMerge/>
            <w:noWrap/>
            <w:vAlign w:val="center"/>
          </w:tcPr>
          <w:p w14:paraId="20C94AB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5447F3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Vermivora celata</w:t>
            </w:r>
          </w:p>
        </w:tc>
        <w:tc>
          <w:tcPr>
            <w:tcW w:w="1269" w:type="pct"/>
            <w:noWrap/>
            <w:hideMark/>
          </w:tcPr>
          <w:p w14:paraId="0FD20D7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corona naranja</w:t>
            </w:r>
          </w:p>
        </w:tc>
        <w:tc>
          <w:tcPr>
            <w:tcW w:w="1354" w:type="pct"/>
            <w:noWrap/>
            <w:hideMark/>
          </w:tcPr>
          <w:p w14:paraId="085A906E" w14:textId="77777777" w:rsidR="00A73339" w:rsidRPr="00596A3A" w:rsidRDefault="00A73339" w:rsidP="00C80695">
            <w:pPr>
              <w:spacing w:before="0" w:after="0"/>
              <w:rPr>
                <w:rFonts w:ascii="Arial" w:hAnsi="Arial" w:cs="Arial"/>
                <w:sz w:val="20"/>
                <w:szCs w:val="20"/>
              </w:rPr>
            </w:pPr>
          </w:p>
        </w:tc>
        <w:tc>
          <w:tcPr>
            <w:tcW w:w="397" w:type="pct"/>
            <w:noWrap/>
            <w:hideMark/>
          </w:tcPr>
          <w:p w14:paraId="1563806A" w14:textId="77777777" w:rsidR="00A73339" w:rsidRPr="00596A3A" w:rsidRDefault="00A73339" w:rsidP="00C80695">
            <w:pPr>
              <w:spacing w:before="0" w:after="0"/>
              <w:rPr>
                <w:rFonts w:ascii="Arial" w:hAnsi="Arial" w:cs="Arial"/>
                <w:sz w:val="20"/>
                <w:szCs w:val="20"/>
              </w:rPr>
            </w:pPr>
          </w:p>
        </w:tc>
      </w:tr>
      <w:tr w:rsidR="00685995" w:rsidRPr="00596A3A" w14:paraId="38CBB3B0" w14:textId="77777777" w:rsidTr="00685995">
        <w:tc>
          <w:tcPr>
            <w:tcW w:w="845" w:type="pct"/>
            <w:vMerge/>
            <w:noWrap/>
            <w:vAlign w:val="center"/>
            <w:hideMark/>
          </w:tcPr>
          <w:p w14:paraId="742CAC63"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0DE4B6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 xml:space="preserve">Vermivora </w:t>
            </w:r>
            <w:r w:rsidRPr="00596A3A">
              <w:rPr>
                <w:rFonts w:ascii="Arial" w:hAnsi="Arial" w:cs="Arial"/>
                <w:i/>
                <w:iCs/>
                <w:sz w:val="20"/>
                <w:szCs w:val="20"/>
              </w:rPr>
              <w:lastRenderedPageBreak/>
              <w:t>chrysoptera</w:t>
            </w:r>
          </w:p>
        </w:tc>
        <w:tc>
          <w:tcPr>
            <w:tcW w:w="1269" w:type="pct"/>
            <w:noWrap/>
            <w:hideMark/>
          </w:tcPr>
          <w:p w14:paraId="1B00590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lastRenderedPageBreak/>
              <w:t>Chipe ala dorada</w:t>
            </w:r>
          </w:p>
        </w:tc>
        <w:tc>
          <w:tcPr>
            <w:tcW w:w="1354" w:type="pct"/>
            <w:noWrap/>
            <w:hideMark/>
          </w:tcPr>
          <w:p w14:paraId="7763756B" w14:textId="77777777" w:rsidR="00A73339" w:rsidRPr="00596A3A" w:rsidRDefault="00A73339" w:rsidP="00C80695">
            <w:pPr>
              <w:spacing w:before="0" w:after="0"/>
              <w:rPr>
                <w:rFonts w:ascii="Arial" w:hAnsi="Arial" w:cs="Arial"/>
                <w:sz w:val="20"/>
                <w:szCs w:val="20"/>
              </w:rPr>
            </w:pPr>
          </w:p>
        </w:tc>
        <w:tc>
          <w:tcPr>
            <w:tcW w:w="397" w:type="pct"/>
            <w:noWrap/>
            <w:hideMark/>
          </w:tcPr>
          <w:p w14:paraId="3D9C85F4" w14:textId="77777777" w:rsidR="00A73339" w:rsidRPr="00596A3A" w:rsidRDefault="00A73339" w:rsidP="00C80695">
            <w:pPr>
              <w:spacing w:before="0" w:after="0"/>
              <w:rPr>
                <w:rFonts w:ascii="Arial" w:hAnsi="Arial" w:cs="Arial"/>
                <w:sz w:val="20"/>
                <w:szCs w:val="20"/>
              </w:rPr>
            </w:pPr>
          </w:p>
        </w:tc>
      </w:tr>
      <w:tr w:rsidR="00685995" w:rsidRPr="00596A3A" w14:paraId="2DD18779" w14:textId="77777777" w:rsidTr="00685995">
        <w:tc>
          <w:tcPr>
            <w:tcW w:w="845" w:type="pct"/>
            <w:vMerge/>
            <w:noWrap/>
            <w:vAlign w:val="center"/>
          </w:tcPr>
          <w:p w14:paraId="79B93CC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25E8AD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Vermivora peregrina</w:t>
            </w:r>
          </w:p>
        </w:tc>
        <w:tc>
          <w:tcPr>
            <w:tcW w:w="1269" w:type="pct"/>
            <w:noWrap/>
            <w:hideMark/>
          </w:tcPr>
          <w:p w14:paraId="100067F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peregrino</w:t>
            </w:r>
          </w:p>
        </w:tc>
        <w:tc>
          <w:tcPr>
            <w:tcW w:w="1354" w:type="pct"/>
            <w:noWrap/>
            <w:hideMark/>
          </w:tcPr>
          <w:p w14:paraId="7AA23C9C" w14:textId="77777777" w:rsidR="00A73339" w:rsidRPr="00596A3A" w:rsidRDefault="00A73339" w:rsidP="00C80695">
            <w:pPr>
              <w:spacing w:before="0" w:after="0"/>
              <w:rPr>
                <w:rFonts w:ascii="Arial" w:hAnsi="Arial" w:cs="Arial"/>
                <w:sz w:val="20"/>
                <w:szCs w:val="20"/>
              </w:rPr>
            </w:pPr>
          </w:p>
        </w:tc>
        <w:tc>
          <w:tcPr>
            <w:tcW w:w="397" w:type="pct"/>
            <w:noWrap/>
            <w:hideMark/>
          </w:tcPr>
          <w:p w14:paraId="3CFC157F" w14:textId="77777777" w:rsidR="00A73339" w:rsidRPr="00596A3A" w:rsidRDefault="00A73339" w:rsidP="00C80695">
            <w:pPr>
              <w:spacing w:before="0" w:after="0"/>
              <w:rPr>
                <w:rFonts w:ascii="Arial" w:hAnsi="Arial" w:cs="Arial"/>
                <w:sz w:val="20"/>
                <w:szCs w:val="20"/>
              </w:rPr>
            </w:pPr>
          </w:p>
        </w:tc>
      </w:tr>
      <w:tr w:rsidR="00685995" w:rsidRPr="00596A3A" w14:paraId="7C72FBEC" w14:textId="77777777" w:rsidTr="00685995">
        <w:tc>
          <w:tcPr>
            <w:tcW w:w="845" w:type="pct"/>
            <w:vMerge/>
            <w:noWrap/>
            <w:vAlign w:val="center"/>
          </w:tcPr>
          <w:p w14:paraId="5A46FAB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00DC69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Vermivora pinus</w:t>
            </w:r>
          </w:p>
        </w:tc>
        <w:tc>
          <w:tcPr>
            <w:tcW w:w="1269" w:type="pct"/>
            <w:noWrap/>
            <w:hideMark/>
          </w:tcPr>
          <w:p w14:paraId="5B88E6A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ala azul</w:t>
            </w:r>
          </w:p>
        </w:tc>
        <w:tc>
          <w:tcPr>
            <w:tcW w:w="1354" w:type="pct"/>
            <w:noWrap/>
            <w:hideMark/>
          </w:tcPr>
          <w:p w14:paraId="2E054CF1" w14:textId="77777777" w:rsidR="00A73339" w:rsidRPr="00596A3A" w:rsidRDefault="00A73339" w:rsidP="00C80695">
            <w:pPr>
              <w:spacing w:before="0" w:after="0"/>
              <w:rPr>
                <w:rFonts w:ascii="Arial" w:hAnsi="Arial" w:cs="Arial"/>
                <w:sz w:val="20"/>
                <w:szCs w:val="20"/>
              </w:rPr>
            </w:pPr>
          </w:p>
        </w:tc>
        <w:tc>
          <w:tcPr>
            <w:tcW w:w="397" w:type="pct"/>
            <w:noWrap/>
            <w:hideMark/>
          </w:tcPr>
          <w:p w14:paraId="1C657CD7" w14:textId="77777777" w:rsidR="00A73339" w:rsidRPr="00596A3A" w:rsidRDefault="00A73339" w:rsidP="00C80695">
            <w:pPr>
              <w:spacing w:before="0" w:after="0"/>
              <w:rPr>
                <w:rFonts w:ascii="Arial" w:hAnsi="Arial" w:cs="Arial"/>
                <w:sz w:val="20"/>
                <w:szCs w:val="20"/>
              </w:rPr>
            </w:pPr>
          </w:p>
        </w:tc>
      </w:tr>
      <w:tr w:rsidR="00685995" w:rsidRPr="00596A3A" w14:paraId="7B52CEC0" w14:textId="77777777" w:rsidTr="00685995">
        <w:tc>
          <w:tcPr>
            <w:tcW w:w="845" w:type="pct"/>
            <w:vMerge/>
            <w:noWrap/>
            <w:vAlign w:val="center"/>
          </w:tcPr>
          <w:p w14:paraId="6237994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A00EF8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Vermivora ruficapilla</w:t>
            </w:r>
          </w:p>
        </w:tc>
        <w:tc>
          <w:tcPr>
            <w:tcW w:w="1269" w:type="pct"/>
            <w:noWrap/>
            <w:hideMark/>
          </w:tcPr>
          <w:p w14:paraId="60F1A54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de coronilla</w:t>
            </w:r>
          </w:p>
        </w:tc>
        <w:tc>
          <w:tcPr>
            <w:tcW w:w="1354" w:type="pct"/>
            <w:noWrap/>
            <w:hideMark/>
          </w:tcPr>
          <w:p w14:paraId="315E2DBF" w14:textId="77777777" w:rsidR="00A73339" w:rsidRPr="00596A3A" w:rsidRDefault="00A73339" w:rsidP="00C80695">
            <w:pPr>
              <w:spacing w:before="0" w:after="0"/>
              <w:rPr>
                <w:rFonts w:ascii="Arial" w:hAnsi="Arial" w:cs="Arial"/>
                <w:sz w:val="20"/>
                <w:szCs w:val="20"/>
              </w:rPr>
            </w:pPr>
          </w:p>
        </w:tc>
        <w:tc>
          <w:tcPr>
            <w:tcW w:w="397" w:type="pct"/>
            <w:noWrap/>
            <w:hideMark/>
          </w:tcPr>
          <w:p w14:paraId="050DBE86" w14:textId="77777777" w:rsidR="00A73339" w:rsidRPr="00596A3A" w:rsidRDefault="00A73339" w:rsidP="00C80695">
            <w:pPr>
              <w:spacing w:before="0" w:after="0"/>
              <w:rPr>
                <w:rFonts w:ascii="Arial" w:hAnsi="Arial" w:cs="Arial"/>
                <w:sz w:val="20"/>
                <w:szCs w:val="20"/>
              </w:rPr>
            </w:pPr>
          </w:p>
        </w:tc>
      </w:tr>
      <w:tr w:rsidR="00685995" w:rsidRPr="00596A3A" w14:paraId="51D7AB63" w14:textId="77777777" w:rsidTr="00685995">
        <w:tc>
          <w:tcPr>
            <w:tcW w:w="845" w:type="pct"/>
            <w:vMerge/>
            <w:noWrap/>
            <w:vAlign w:val="center"/>
          </w:tcPr>
          <w:p w14:paraId="32D2A52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617416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Wilsonia citrina</w:t>
            </w:r>
          </w:p>
        </w:tc>
        <w:tc>
          <w:tcPr>
            <w:tcW w:w="1269" w:type="pct"/>
            <w:noWrap/>
            <w:hideMark/>
          </w:tcPr>
          <w:p w14:paraId="5535040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encapuchado</w:t>
            </w:r>
          </w:p>
        </w:tc>
        <w:tc>
          <w:tcPr>
            <w:tcW w:w="1354" w:type="pct"/>
            <w:noWrap/>
            <w:hideMark/>
          </w:tcPr>
          <w:p w14:paraId="6DE7704E" w14:textId="77777777" w:rsidR="00A73339" w:rsidRPr="00596A3A" w:rsidRDefault="00A73339" w:rsidP="00C80695">
            <w:pPr>
              <w:spacing w:before="0" w:after="0"/>
              <w:rPr>
                <w:rFonts w:ascii="Arial" w:hAnsi="Arial" w:cs="Arial"/>
                <w:sz w:val="20"/>
                <w:szCs w:val="20"/>
              </w:rPr>
            </w:pPr>
          </w:p>
        </w:tc>
        <w:tc>
          <w:tcPr>
            <w:tcW w:w="397" w:type="pct"/>
            <w:noWrap/>
            <w:hideMark/>
          </w:tcPr>
          <w:p w14:paraId="62CC4749" w14:textId="77777777" w:rsidR="00A73339" w:rsidRPr="00596A3A" w:rsidRDefault="00A73339" w:rsidP="00C80695">
            <w:pPr>
              <w:spacing w:before="0" w:after="0"/>
              <w:rPr>
                <w:rFonts w:ascii="Arial" w:hAnsi="Arial" w:cs="Arial"/>
                <w:sz w:val="20"/>
                <w:szCs w:val="20"/>
              </w:rPr>
            </w:pPr>
          </w:p>
        </w:tc>
      </w:tr>
      <w:tr w:rsidR="00685995" w:rsidRPr="00596A3A" w14:paraId="15DC0BA5" w14:textId="77777777" w:rsidTr="00685995">
        <w:tc>
          <w:tcPr>
            <w:tcW w:w="845" w:type="pct"/>
            <w:vMerge/>
            <w:noWrap/>
            <w:vAlign w:val="center"/>
          </w:tcPr>
          <w:p w14:paraId="59D6D612"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1DF59F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Wilsonia pusilla</w:t>
            </w:r>
          </w:p>
        </w:tc>
        <w:tc>
          <w:tcPr>
            <w:tcW w:w="1269" w:type="pct"/>
            <w:noWrap/>
            <w:hideMark/>
          </w:tcPr>
          <w:p w14:paraId="108B220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Chipe corona negra</w:t>
            </w:r>
          </w:p>
        </w:tc>
        <w:tc>
          <w:tcPr>
            <w:tcW w:w="1354" w:type="pct"/>
            <w:noWrap/>
            <w:hideMark/>
          </w:tcPr>
          <w:p w14:paraId="44A4994B" w14:textId="77777777" w:rsidR="00A73339" w:rsidRPr="00596A3A" w:rsidRDefault="00A73339" w:rsidP="00C80695">
            <w:pPr>
              <w:spacing w:before="0" w:after="0"/>
              <w:rPr>
                <w:rFonts w:ascii="Arial" w:hAnsi="Arial" w:cs="Arial"/>
                <w:sz w:val="20"/>
                <w:szCs w:val="20"/>
              </w:rPr>
            </w:pPr>
          </w:p>
        </w:tc>
        <w:tc>
          <w:tcPr>
            <w:tcW w:w="397" w:type="pct"/>
            <w:noWrap/>
            <w:hideMark/>
          </w:tcPr>
          <w:p w14:paraId="7999A1AB" w14:textId="77777777" w:rsidR="00A73339" w:rsidRPr="00596A3A" w:rsidRDefault="00A73339" w:rsidP="00C80695">
            <w:pPr>
              <w:spacing w:before="0" w:after="0"/>
              <w:rPr>
                <w:rFonts w:ascii="Arial" w:hAnsi="Arial" w:cs="Arial"/>
                <w:sz w:val="20"/>
                <w:szCs w:val="20"/>
              </w:rPr>
            </w:pPr>
          </w:p>
        </w:tc>
      </w:tr>
      <w:tr w:rsidR="00685995" w:rsidRPr="00596A3A" w14:paraId="578973CE" w14:textId="77777777" w:rsidTr="00685995">
        <w:tc>
          <w:tcPr>
            <w:tcW w:w="845" w:type="pct"/>
            <w:vMerge w:val="restart"/>
            <w:noWrap/>
            <w:vAlign w:val="center"/>
            <w:hideMark/>
          </w:tcPr>
          <w:p w14:paraId="35B7696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PELECANIDAE</w:t>
            </w:r>
          </w:p>
        </w:tc>
        <w:tc>
          <w:tcPr>
            <w:tcW w:w="1134" w:type="pct"/>
            <w:noWrap/>
            <w:hideMark/>
          </w:tcPr>
          <w:p w14:paraId="58541BB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Pelecanus erythrorhynchos</w:t>
            </w:r>
          </w:p>
        </w:tc>
        <w:tc>
          <w:tcPr>
            <w:tcW w:w="1269" w:type="pct"/>
            <w:noWrap/>
            <w:hideMark/>
          </w:tcPr>
          <w:p w14:paraId="2DB8204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Pelícano blanco</w:t>
            </w:r>
          </w:p>
        </w:tc>
        <w:tc>
          <w:tcPr>
            <w:tcW w:w="1354" w:type="pct"/>
            <w:noWrap/>
            <w:hideMark/>
          </w:tcPr>
          <w:p w14:paraId="0BBA6995" w14:textId="77777777" w:rsidR="00A73339" w:rsidRPr="00596A3A" w:rsidRDefault="00A73339" w:rsidP="00C80695">
            <w:pPr>
              <w:spacing w:before="0" w:after="0"/>
              <w:rPr>
                <w:rFonts w:ascii="Arial" w:hAnsi="Arial" w:cs="Arial"/>
                <w:sz w:val="20"/>
                <w:szCs w:val="20"/>
              </w:rPr>
            </w:pPr>
          </w:p>
        </w:tc>
        <w:tc>
          <w:tcPr>
            <w:tcW w:w="397" w:type="pct"/>
            <w:noWrap/>
            <w:hideMark/>
          </w:tcPr>
          <w:p w14:paraId="0971384C" w14:textId="77777777" w:rsidR="00A73339" w:rsidRPr="00596A3A" w:rsidRDefault="00A73339" w:rsidP="00C80695">
            <w:pPr>
              <w:spacing w:before="0" w:after="0"/>
              <w:rPr>
                <w:rFonts w:ascii="Arial" w:hAnsi="Arial" w:cs="Arial"/>
                <w:sz w:val="20"/>
                <w:szCs w:val="20"/>
              </w:rPr>
            </w:pPr>
          </w:p>
        </w:tc>
      </w:tr>
      <w:tr w:rsidR="00685995" w:rsidRPr="00596A3A" w14:paraId="59507504" w14:textId="77777777" w:rsidTr="00685995">
        <w:tc>
          <w:tcPr>
            <w:tcW w:w="845" w:type="pct"/>
            <w:vMerge/>
            <w:noWrap/>
            <w:vAlign w:val="center"/>
            <w:hideMark/>
          </w:tcPr>
          <w:p w14:paraId="4F2C8884"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A7E124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Pelecanus occidentalis</w:t>
            </w:r>
          </w:p>
        </w:tc>
        <w:tc>
          <w:tcPr>
            <w:tcW w:w="1269" w:type="pct"/>
            <w:noWrap/>
            <w:hideMark/>
          </w:tcPr>
          <w:p w14:paraId="518F53C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Pelícano pardo</w:t>
            </w:r>
          </w:p>
        </w:tc>
        <w:tc>
          <w:tcPr>
            <w:tcW w:w="1354" w:type="pct"/>
            <w:noWrap/>
            <w:hideMark/>
          </w:tcPr>
          <w:p w14:paraId="028ED9FC" w14:textId="77777777" w:rsidR="00A73339" w:rsidRPr="00596A3A" w:rsidRDefault="00A73339" w:rsidP="00C80695">
            <w:pPr>
              <w:spacing w:before="0" w:after="0"/>
              <w:rPr>
                <w:rFonts w:ascii="Arial" w:hAnsi="Arial" w:cs="Arial"/>
                <w:sz w:val="20"/>
                <w:szCs w:val="20"/>
              </w:rPr>
            </w:pPr>
          </w:p>
        </w:tc>
        <w:tc>
          <w:tcPr>
            <w:tcW w:w="397" w:type="pct"/>
            <w:noWrap/>
            <w:hideMark/>
          </w:tcPr>
          <w:p w14:paraId="3D4D4B59" w14:textId="77777777" w:rsidR="00A73339" w:rsidRPr="00596A3A" w:rsidRDefault="00A73339" w:rsidP="00C80695">
            <w:pPr>
              <w:spacing w:before="0" w:after="0"/>
              <w:rPr>
                <w:rFonts w:ascii="Arial" w:hAnsi="Arial" w:cs="Arial"/>
                <w:sz w:val="20"/>
                <w:szCs w:val="20"/>
              </w:rPr>
            </w:pPr>
          </w:p>
        </w:tc>
      </w:tr>
      <w:tr w:rsidR="00685995" w:rsidRPr="00596A3A" w14:paraId="63D26BF1" w14:textId="77777777" w:rsidTr="00685995">
        <w:tc>
          <w:tcPr>
            <w:tcW w:w="845" w:type="pct"/>
            <w:vMerge w:val="restart"/>
            <w:noWrap/>
            <w:vAlign w:val="center"/>
            <w:hideMark/>
          </w:tcPr>
          <w:p w14:paraId="7EA6099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PHALACROCORACIDAE</w:t>
            </w:r>
          </w:p>
        </w:tc>
        <w:tc>
          <w:tcPr>
            <w:tcW w:w="1134" w:type="pct"/>
            <w:noWrap/>
            <w:hideMark/>
          </w:tcPr>
          <w:p w14:paraId="42CA0E3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Phalacrocorax auritus</w:t>
            </w:r>
          </w:p>
        </w:tc>
        <w:tc>
          <w:tcPr>
            <w:tcW w:w="1269" w:type="pct"/>
            <w:noWrap/>
            <w:hideMark/>
          </w:tcPr>
          <w:p w14:paraId="5C8F33B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Cormorán orejudo</w:t>
            </w:r>
          </w:p>
        </w:tc>
        <w:tc>
          <w:tcPr>
            <w:tcW w:w="1354" w:type="pct"/>
            <w:noWrap/>
            <w:hideMark/>
          </w:tcPr>
          <w:p w14:paraId="7CBF92A6" w14:textId="77777777" w:rsidR="00A73339" w:rsidRPr="00596A3A" w:rsidRDefault="00A73339" w:rsidP="00C80695">
            <w:pPr>
              <w:spacing w:before="0" w:after="0"/>
              <w:rPr>
                <w:rFonts w:ascii="Arial" w:hAnsi="Arial" w:cs="Arial"/>
                <w:sz w:val="20"/>
                <w:szCs w:val="20"/>
              </w:rPr>
            </w:pPr>
          </w:p>
        </w:tc>
        <w:tc>
          <w:tcPr>
            <w:tcW w:w="397" w:type="pct"/>
            <w:noWrap/>
            <w:hideMark/>
          </w:tcPr>
          <w:p w14:paraId="5C69D9B9" w14:textId="77777777" w:rsidR="00A73339" w:rsidRPr="00596A3A" w:rsidRDefault="00A73339" w:rsidP="00C80695">
            <w:pPr>
              <w:spacing w:before="0" w:after="0"/>
              <w:rPr>
                <w:rFonts w:ascii="Arial" w:hAnsi="Arial" w:cs="Arial"/>
                <w:sz w:val="20"/>
                <w:szCs w:val="20"/>
              </w:rPr>
            </w:pPr>
          </w:p>
        </w:tc>
      </w:tr>
      <w:tr w:rsidR="00685995" w:rsidRPr="00596A3A" w14:paraId="7E5BF972" w14:textId="77777777" w:rsidTr="00685995">
        <w:tc>
          <w:tcPr>
            <w:tcW w:w="845" w:type="pct"/>
            <w:vMerge/>
            <w:noWrap/>
            <w:vAlign w:val="center"/>
            <w:hideMark/>
          </w:tcPr>
          <w:p w14:paraId="1A83DF4F"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01A9C9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Phalacrocorax brasilianus</w:t>
            </w:r>
          </w:p>
        </w:tc>
        <w:tc>
          <w:tcPr>
            <w:tcW w:w="1269" w:type="pct"/>
            <w:noWrap/>
            <w:hideMark/>
          </w:tcPr>
          <w:p w14:paraId="27F6EE6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Cormorán oliváceo</w:t>
            </w:r>
          </w:p>
        </w:tc>
        <w:tc>
          <w:tcPr>
            <w:tcW w:w="1354" w:type="pct"/>
            <w:noWrap/>
            <w:hideMark/>
          </w:tcPr>
          <w:p w14:paraId="4723D3AF" w14:textId="77777777" w:rsidR="00A73339" w:rsidRPr="00596A3A" w:rsidRDefault="00A73339" w:rsidP="00C80695">
            <w:pPr>
              <w:spacing w:before="0" w:after="0"/>
              <w:rPr>
                <w:rFonts w:ascii="Arial" w:hAnsi="Arial" w:cs="Arial"/>
                <w:sz w:val="20"/>
                <w:szCs w:val="20"/>
              </w:rPr>
            </w:pPr>
          </w:p>
        </w:tc>
        <w:tc>
          <w:tcPr>
            <w:tcW w:w="397" w:type="pct"/>
            <w:noWrap/>
            <w:hideMark/>
          </w:tcPr>
          <w:p w14:paraId="447CAF40" w14:textId="77777777" w:rsidR="00A73339" w:rsidRPr="00596A3A" w:rsidRDefault="00A73339" w:rsidP="00C80695">
            <w:pPr>
              <w:spacing w:before="0" w:after="0"/>
              <w:rPr>
                <w:rFonts w:ascii="Arial" w:hAnsi="Arial" w:cs="Arial"/>
                <w:sz w:val="20"/>
                <w:szCs w:val="20"/>
              </w:rPr>
            </w:pPr>
          </w:p>
        </w:tc>
      </w:tr>
      <w:tr w:rsidR="00685995" w:rsidRPr="00596A3A" w14:paraId="7492888E" w14:textId="77777777" w:rsidTr="00685995">
        <w:tc>
          <w:tcPr>
            <w:tcW w:w="845" w:type="pct"/>
            <w:noWrap/>
            <w:vAlign w:val="center"/>
            <w:hideMark/>
          </w:tcPr>
          <w:p w14:paraId="297D8A6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PHASINIDAE</w:t>
            </w:r>
          </w:p>
        </w:tc>
        <w:tc>
          <w:tcPr>
            <w:tcW w:w="1134" w:type="pct"/>
            <w:noWrap/>
            <w:hideMark/>
          </w:tcPr>
          <w:p w14:paraId="5033017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Meleagris ocellata</w:t>
            </w:r>
          </w:p>
        </w:tc>
        <w:tc>
          <w:tcPr>
            <w:tcW w:w="1269" w:type="pct"/>
            <w:noWrap/>
            <w:hideMark/>
          </w:tcPr>
          <w:p w14:paraId="4FCBCB4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Guajolote ocealdo</w:t>
            </w:r>
          </w:p>
        </w:tc>
        <w:tc>
          <w:tcPr>
            <w:tcW w:w="1354" w:type="pct"/>
            <w:noWrap/>
            <w:hideMark/>
          </w:tcPr>
          <w:p w14:paraId="5841701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61758595" w14:textId="77777777" w:rsidR="00A73339" w:rsidRPr="00596A3A" w:rsidRDefault="00A73339" w:rsidP="00C80695">
            <w:pPr>
              <w:spacing w:before="0" w:after="0"/>
              <w:rPr>
                <w:rFonts w:ascii="Arial" w:hAnsi="Arial" w:cs="Arial"/>
                <w:sz w:val="20"/>
                <w:szCs w:val="20"/>
              </w:rPr>
            </w:pPr>
          </w:p>
        </w:tc>
      </w:tr>
      <w:tr w:rsidR="00685995" w:rsidRPr="00596A3A" w14:paraId="3685E21B" w14:textId="77777777" w:rsidTr="00685995">
        <w:tc>
          <w:tcPr>
            <w:tcW w:w="845" w:type="pct"/>
            <w:vMerge w:val="restart"/>
            <w:noWrap/>
            <w:vAlign w:val="center"/>
            <w:hideMark/>
          </w:tcPr>
          <w:p w14:paraId="348DB13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PICIDAE</w:t>
            </w:r>
          </w:p>
        </w:tc>
        <w:tc>
          <w:tcPr>
            <w:tcW w:w="1134" w:type="pct"/>
            <w:noWrap/>
            <w:hideMark/>
          </w:tcPr>
          <w:p w14:paraId="3AD4479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Campephilus guatemalensis</w:t>
            </w:r>
          </w:p>
        </w:tc>
        <w:tc>
          <w:tcPr>
            <w:tcW w:w="1269" w:type="pct"/>
            <w:noWrap/>
            <w:hideMark/>
          </w:tcPr>
          <w:p w14:paraId="7CCB906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Carpintero pico plata</w:t>
            </w:r>
          </w:p>
        </w:tc>
        <w:tc>
          <w:tcPr>
            <w:tcW w:w="1354" w:type="pct"/>
            <w:noWrap/>
            <w:hideMark/>
          </w:tcPr>
          <w:p w14:paraId="286F6E6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55EB14B2" w14:textId="77777777" w:rsidR="00A73339" w:rsidRPr="00596A3A" w:rsidRDefault="00A73339" w:rsidP="00C80695">
            <w:pPr>
              <w:spacing w:before="0" w:after="0"/>
              <w:rPr>
                <w:rFonts w:ascii="Arial" w:hAnsi="Arial" w:cs="Arial"/>
                <w:sz w:val="20"/>
                <w:szCs w:val="20"/>
              </w:rPr>
            </w:pPr>
          </w:p>
        </w:tc>
      </w:tr>
      <w:tr w:rsidR="00685995" w:rsidRPr="00596A3A" w14:paraId="26FA0F80" w14:textId="77777777" w:rsidTr="00685995">
        <w:tc>
          <w:tcPr>
            <w:tcW w:w="845" w:type="pct"/>
            <w:vMerge/>
            <w:noWrap/>
            <w:vAlign w:val="center"/>
          </w:tcPr>
          <w:p w14:paraId="493FFFC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74514B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Celeus castaneus</w:t>
            </w:r>
          </w:p>
        </w:tc>
        <w:tc>
          <w:tcPr>
            <w:tcW w:w="1269" w:type="pct"/>
            <w:noWrap/>
            <w:hideMark/>
          </w:tcPr>
          <w:p w14:paraId="7038A7F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Carpintero castaño</w:t>
            </w:r>
          </w:p>
        </w:tc>
        <w:tc>
          <w:tcPr>
            <w:tcW w:w="1354" w:type="pct"/>
            <w:noWrap/>
            <w:hideMark/>
          </w:tcPr>
          <w:p w14:paraId="48918A3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12717DF6" w14:textId="77777777" w:rsidR="00A73339" w:rsidRPr="00596A3A" w:rsidRDefault="00A73339" w:rsidP="00C80695">
            <w:pPr>
              <w:spacing w:before="0" w:after="0"/>
              <w:rPr>
                <w:rFonts w:ascii="Arial" w:hAnsi="Arial" w:cs="Arial"/>
                <w:sz w:val="20"/>
                <w:szCs w:val="20"/>
              </w:rPr>
            </w:pPr>
          </w:p>
        </w:tc>
      </w:tr>
      <w:tr w:rsidR="00685995" w:rsidRPr="00596A3A" w14:paraId="74E0DAF9" w14:textId="77777777" w:rsidTr="00685995">
        <w:tc>
          <w:tcPr>
            <w:tcW w:w="845" w:type="pct"/>
            <w:vMerge/>
            <w:noWrap/>
            <w:vAlign w:val="center"/>
          </w:tcPr>
          <w:p w14:paraId="62315FC3"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B33B9D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Dryocopus lineatus</w:t>
            </w:r>
          </w:p>
        </w:tc>
        <w:tc>
          <w:tcPr>
            <w:tcW w:w="1269" w:type="pct"/>
            <w:noWrap/>
            <w:hideMark/>
          </w:tcPr>
          <w:p w14:paraId="2A6E676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Carpintero lineado</w:t>
            </w:r>
          </w:p>
        </w:tc>
        <w:tc>
          <w:tcPr>
            <w:tcW w:w="1354" w:type="pct"/>
            <w:noWrap/>
            <w:hideMark/>
          </w:tcPr>
          <w:p w14:paraId="688251AE" w14:textId="77777777" w:rsidR="00A73339" w:rsidRPr="00596A3A" w:rsidRDefault="00A73339" w:rsidP="00C80695">
            <w:pPr>
              <w:spacing w:before="0" w:after="0"/>
              <w:rPr>
                <w:rFonts w:ascii="Arial" w:hAnsi="Arial" w:cs="Arial"/>
                <w:sz w:val="20"/>
                <w:szCs w:val="20"/>
              </w:rPr>
            </w:pPr>
          </w:p>
        </w:tc>
        <w:tc>
          <w:tcPr>
            <w:tcW w:w="397" w:type="pct"/>
            <w:noWrap/>
            <w:hideMark/>
          </w:tcPr>
          <w:p w14:paraId="6A8469EF" w14:textId="77777777" w:rsidR="00A73339" w:rsidRPr="00596A3A" w:rsidRDefault="00A73339" w:rsidP="00C80695">
            <w:pPr>
              <w:spacing w:before="0" w:after="0"/>
              <w:rPr>
                <w:rFonts w:ascii="Arial" w:hAnsi="Arial" w:cs="Arial"/>
                <w:sz w:val="20"/>
                <w:szCs w:val="20"/>
              </w:rPr>
            </w:pPr>
          </w:p>
        </w:tc>
      </w:tr>
      <w:tr w:rsidR="00685995" w:rsidRPr="00596A3A" w14:paraId="3CFDEEBE" w14:textId="77777777" w:rsidTr="00685995">
        <w:tc>
          <w:tcPr>
            <w:tcW w:w="845" w:type="pct"/>
            <w:vMerge/>
            <w:noWrap/>
            <w:vAlign w:val="center"/>
          </w:tcPr>
          <w:p w14:paraId="713D8AE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10690E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Melanerpes aurifrons</w:t>
            </w:r>
          </w:p>
        </w:tc>
        <w:tc>
          <w:tcPr>
            <w:tcW w:w="1269" w:type="pct"/>
            <w:noWrap/>
            <w:hideMark/>
          </w:tcPr>
          <w:p w14:paraId="53F2487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Carpintero cheje</w:t>
            </w:r>
          </w:p>
        </w:tc>
        <w:tc>
          <w:tcPr>
            <w:tcW w:w="1354" w:type="pct"/>
            <w:noWrap/>
            <w:hideMark/>
          </w:tcPr>
          <w:p w14:paraId="10D390F8" w14:textId="77777777" w:rsidR="00A73339" w:rsidRPr="00596A3A" w:rsidRDefault="00A73339" w:rsidP="00C80695">
            <w:pPr>
              <w:spacing w:before="0" w:after="0"/>
              <w:rPr>
                <w:rFonts w:ascii="Arial" w:hAnsi="Arial" w:cs="Arial"/>
                <w:sz w:val="20"/>
                <w:szCs w:val="20"/>
              </w:rPr>
            </w:pPr>
          </w:p>
        </w:tc>
        <w:tc>
          <w:tcPr>
            <w:tcW w:w="397" w:type="pct"/>
            <w:noWrap/>
            <w:hideMark/>
          </w:tcPr>
          <w:p w14:paraId="1F6D3E5B" w14:textId="77777777" w:rsidR="00A73339" w:rsidRPr="00596A3A" w:rsidRDefault="00A73339" w:rsidP="00C80695">
            <w:pPr>
              <w:spacing w:before="0" w:after="0"/>
              <w:rPr>
                <w:rFonts w:ascii="Arial" w:hAnsi="Arial" w:cs="Arial"/>
                <w:sz w:val="20"/>
                <w:szCs w:val="20"/>
              </w:rPr>
            </w:pPr>
          </w:p>
        </w:tc>
      </w:tr>
      <w:tr w:rsidR="00685995" w:rsidRPr="00596A3A" w14:paraId="77AC4728" w14:textId="77777777" w:rsidTr="00685995">
        <w:tc>
          <w:tcPr>
            <w:tcW w:w="845" w:type="pct"/>
            <w:vMerge/>
            <w:noWrap/>
            <w:vAlign w:val="center"/>
          </w:tcPr>
          <w:p w14:paraId="74BCC603"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9055CE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Melanerpes pygmaeus</w:t>
            </w:r>
          </w:p>
        </w:tc>
        <w:tc>
          <w:tcPr>
            <w:tcW w:w="1269" w:type="pct"/>
            <w:noWrap/>
            <w:hideMark/>
          </w:tcPr>
          <w:p w14:paraId="2DC8B38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Carpintero yucateco</w:t>
            </w:r>
          </w:p>
        </w:tc>
        <w:tc>
          <w:tcPr>
            <w:tcW w:w="1354" w:type="pct"/>
            <w:noWrap/>
            <w:hideMark/>
          </w:tcPr>
          <w:p w14:paraId="079CE837" w14:textId="77777777" w:rsidR="00A73339" w:rsidRPr="00596A3A" w:rsidRDefault="00A73339" w:rsidP="00C80695">
            <w:pPr>
              <w:spacing w:before="0" w:after="0"/>
              <w:rPr>
                <w:rFonts w:ascii="Arial" w:hAnsi="Arial" w:cs="Arial"/>
                <w:sz w:val="20"/>
                <w:szCs w:val="20"/>
              </w:rPr>
            </w:pPr>
          </w:p>
        </w:tc>
        <w:tc>
          <w:tcPr>
            <w:tcW w:w="397" w:type="pct"/>
            <w:noWrap/>
            <w:hideMark/>
          </w:tcPr>
          <w:p w14:paraId="29853E1A" w14:textId="77777777" w:rsidR="00A73339" w:rsidRPr="00596A3A" w:rsidRDefault="00A73339" w:rsidP="00C80695">
            <w:pPr>
              <w:spacing w:before="0" w:after="0"/>
              <w:rPr>
                <w:rFonts w:ascii="Arial" w:hAnsi="Arial" w:cs="Arial"/>
                <w:sz w:val="20"/>
                <w:szCs w:val="20"/>
              </w:rPr>
            </w:pPr>
          </w:p>
        </w:tc>
      </w:tr>
      <w:tr w:rsidR="00685995" w:rsidRPr="00596A3A" w14:paraId="0A85B79C" w14:textId="77777777" w:rsidTr="00685995">
        <w:tc>
          <w:tcPr>
            <w:tcW w:w="845" w:type="pct"/>
            <w:vMerge/>
            <w:noWrap/>
            <w:vAlign w:val="center"/>
          </w:tcPr>
          <w:p w14:paraId="2732AFF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E952F8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Picoides scalaris</w:t>
            </w:r>
          </w:p>
        </w:tc>
        <w:tc>
          <w:tcPr>
            <w:tcW w:w="1269" w:type="pct"/>
            <w:noWrap/>
            <w:hideMark/>
          </w:tcPr>
          <w:p w14:paraId="1C4D52F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Carpintero mexicano</w:t>
            </w:r>
          </w:p>
        </w:tc>
        <w:tc>
          <w:tcPr>
            <w:tcW w:w="1354" w:type="pct"/>
            <w:noWrap/>
            <w:hideMark/>
          </w:tcPr>
          <w:p w14:paraId="5D74B069" w14:textId="77777777" w:rsidR="00A73339" w:rsidRPr="00596A3A" w:rsidRDefault="00A73339" w:rsidP="00C80695">
            <w:pPr>
              <w:spacing w:before="0" w:after="0"/>
              <w:rPr>
                <w:rFonts w:ascii="Arial" w:hAnsi="Arial" w:cs="Arial"/>
                <w:sz w:val="20"/>
                <w:szCs w:val="20"/>
              </w:rPr>
            </w:pPr>
          </w:p>
        </w:tc>
        <w:tc>
          <w:tcPr>
            <w:tcW w:w="397" w:type="pct"/>
            <w:noWrap/>
            <w:hideMark/>
          </w:tcPr>
          <w:p w14:paraId="60A08E73" w14:textId="77777777" w:rsidR="00A73339" w:rsidRPr="00596A3A" w:rsidRDefault="00A73339" w:rsidP="00C80695">
            <w:pPr>
              <w:spacing w:before="0" w:after="0"/>
              <w:rPr>
                <w:rFonts w:ascii="Arial" w:hAnsi="Arial" w:cs="Arial"/>
                <w:sz w:val="20"/>
                <w:szCs w:val="20"/>
              </w:rPr>
            </w:pPr>
          </w:p>
        </w:tc>
      </w:tr>
      <w:tr w:rsidR="00685995" w:rsidRPr="00596A3A" w14:paraId="4C5F4363" w14:textId="77777777" w:rsidTr="00685995">
        <w:tc>
          <w:tcPr>
            <w:tcW w:w="845" w:type="pct"/>
            <w:vMerge/>
            <w:noWrap/>
            <w:vAlign w:val="center"/>
          </w:tcPr>
          <w:p w14:paraId="46E18961"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560206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Piculus rubiginosus</w:t>
            </w:r>
          </w:p>
        </w:tc>
        <w:tc>
          <w:tcPr>
            <w:tcW w:w="1269" w:type="pct"/>
            <w:noWrap/>
            <w:hideMark/>
          </w:tcPr>
          <w:p w14:paraId="63C9262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Carpintero oliváceo</w:t>
            </w:r>
          </w:p>
        </w:tc>
        <w:tc>
          <w:tcPr>
            <w:tcW w:w="1354" w:type="pct"/>
            <w:noWrap/>
            <w:hideMark/>
          </w:tcPr>
          <w:p w14:paraId="36C897BB" w14:textId="77777777" w:rsidR="00A73339" w:rsidRPr="00596A3A" w:rsidRDefault="00A73339" w:rsidP="00C80695">
            <w:pPr>
              <w:spacing w:before="0" w:after="0"/>
              <w:rPr>
                <w:rFonts w:ascii="Arial" w:hAnsi="Arial" w:cs="Arial"/>
                <w:sz w:val="20"/>
                <w:szCs w:val="20"/>
              </w:rPr>
            </w:pPr>
          </w:p>
        </w:tc>
        <w:tc>
          <w:tcPr>
            <w:tcW w:w="397" w:type="pct"/>
            <w:noWrap/>
            <w:hideMark/>
          </w:tcPr>
          <w:p w14:paraId="4871AF4F" w14:textId="77777777" w:rsidR="00A73339" w:rsidRPr="00596A3A" w:rsidRDefault="00A73339" w:rsidP="00C80695">
            <w:pPr>
              <w:spacing w:before="0" w:after="0"/>
              <w:rPr>
                <w:rFonts w:ascii="Arial" w:hAnsi="Arial" w:cs="Arial"/>
                <w:sz w:val="20"/>
                <w:szCs w:val="20"/>
              </w:rPr>
            </w:pPr>
          </w:p>
        </w:tc>
      </w:tr>
      <w:tr w:rsidR="00685995" w:rsidRPr="00596A3A" w14:paraId="23D5909E" w14:textId="77777777" w:rsidTr="00685995">
        <w:tc>
          <w:tcPr>
            <w:tcW w:w="845" w:type="pct"/>
            <w:vMerge/>
            <w:noWrap/>
            <w:vAlign w:val="center"/>
          </w:tcPr>
          <w:p w14:paraId="7DA9170F"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AE6A27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Sphyrapicus varius</w:t>
            </w:r>
          </w:p>
        </w:tc>
        <w:tc>
          <w:tcPr>
            <w:tcW w:w="1269" w:type="pct"/>
            <w:noWrap/>
            <w:hideMark/>
          </w:tcPr>
          <w:p w14:paraId="5CF2BCF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Chupasavia maculado</w:t>
            </w:r>
          </w:p>
        </w:tc>
        <w:tc>
          <w:tcPr>
            <w:tcW w:w="1354" w:type="pct"/>
            <w:noWrap/>
            <w:hideMark/>
          </w:tcPr>
          <w:p w14:paraId="6748297E" w14:textId="77777777" w:rsidR="00A73339" w:rsidRPr="00596A3A" w:rsidRDefault="00A73339" w:rsidP="00C80695">
            <w:pPr>
              <w:spacing w:before="0" w:after="0"/>
              <w:rPr>
                <w:rFonts w:ascii="Arial" w:hAnsi="Arial" w:cs="Arial"/>
                <w:sz w:val="20"/>
                <w:szCs w:val="20"/>
              </w:rPr>
            </w:pPr>
          </w:p>
        </w:tc>
        <w:tc>
          <w:tcPr>
            <w:tcW w:w="397" w:type="pct"/>
            <w:noWrap/>
            <w:hideMark/>
          </w:tcPr>
          <w:p w14:paraId="566CB7D7" w14:textId="77777777" w:rsidR="00A73339" w:rsidRPr="00596A3A" w:rsidRDefault="00A73339" w:rsidP="00C80695">
            <w:pPr>
              <w:spacing w:before="0" w:after="0"/>
              <w:rPr>
                <w:rFonts w:ascii="Arial" w:hAnsi="Arial" w:cs="Arial"/>
                <w:sz w:val="20"/>
                <w:szCs w:val="20"/>
              </w:rPr>
            </w:pPr>
          </w:p>
        </w:tc>
      </w:tr>
      <w:tr w:rsidR="00685995" w:rsidRPr="00596A3A" w14:paraId="4EE53372" w14:textId="77777777" w:rsidTr="00685995">
        <w:tc>
          <w:tcPr>
            <w:tcW w:w="845" w:type="pct"/>
            <w:vMerge/>
            <w:noWrap/>
            <w:vAlign w:val="center"/>
          </w:tcPr>
          <w:p w14:paraId="5319CB4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F97258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Veniliornis fumigatus</w:t>
            </w:r>
          </w:p>
        </w:tc>
        <w:tc>
          <w:tcPr>
            <w:tcW w:w="1269" w:type="pct"/>
            <w:noWrap/>
            <w:hideMark/>
          </w:tcPr>
          <w:p w14:paraId="0487664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Carpintero café</w:t>
            </w:r>
          </w:p>
        </w:tc>
        <w:tc>
          <w:tcPr>
            <w:tcW w:w="1354" w:type="pct"/>
            <w:noWrap/>
            <w:hideMark/>
          </w:tcPr>
          <w:p w14:paraId="596AF759" w14:textId="77777777" w:rsidR="00A73339" w:rsidRPr="00596A3A" w:rsidRDefault="00A73339" w:rsidP="00C80695">
            <w:pPr>
              <w:spacing w:before="0" w:after="0"/>
              <w:rPr>
                <w:rFonts w:ascii="Arial" w:hAnsi="Arial" w:cs="Arial"/>
                <w:sz w:val="20"/>
                <w:szCs w:val="20"/>
              </w:rPr>
            </w:pPr>
          </w:p>
        </w:tc>
        <w:tc>
          <w:tcPr>
            <w:tcW w:w="397" w:type="pct"/>
            <w:noWrap/>
            <w:hideMark/>
          </w:tcPr>
          <w:p w14:paraId="779FF775" w14:textId="77777777" w:rsidR="00A73339" w:rsidRPr="00596A3A" w:rsidRDefault="00A73339" w:rsidP="00C80695">
            <w:pPr>
              <w:spacing w:before="0" w:after="0"/>
              <w:rPr>
                <w:rFonts w:ascii="Arial" w:hAnsi="Arial" w:cs="Arial"/>
                <w:sz w:val="20"/>
                <w:szCs w:val="20"/>
              </w:rPr>
            </w:pPr>
          </w:p>
        </w:tc>
      </w:tr>
      <w:tr w:rsidR="00685995" w:rsidRPr="00596A3A" w14:paraId="3BABD37B" w14:textId="77777777" w:rsidTr="00685995">
        <w:tc>
          <w:tcPr>
            <w:tcW w:w="845" w:type="pct"/>
            <w:vMerge w:val="restart"/>
            <w:noWrap/>
            <w:vAlign w:val="center"/>
            <w:hideMark/>
          </w:tcPr>
          <w:p w14:paraId="49F3847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PODICIPEDIDAE</w:t>
            </w:r>
          </w:p>
        </w:tc>
        <w:tc>
          <w:tcPr>
            <w:tcW w:w="1134" w:type="pct"/>
            <w:noWrap/>
            <w:hideMark/>
          </w:tcPr>
          <w:p w14:paraId="1E2E94B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Podilymbus podiceps</w:t>
            </w:r>
          </w:p>
        </w:tc>
        <w:tc>
          <w:tcPr>
            <w:tcW w:w="1269" w:type="pct"/>
            <w:noWrap/>
            <w:hideMark/>
          </w:tcPr>
          <w:p w14:paraId="7C0BFA2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Zambullidor pico grueso</w:t>
            </w:r>
          </w:p>
        </w:tc>
        <w:tc>
          <w:tcPr>
            <w:tcW w:w="1354" w:type="pct"/>
            <w:noWrap/>
            <w:hideMark/>
          </w:tcPr>
          <w:p w14:paraId="7287D964" w14:textId="77777777" w:rsidR="00A73339" w:rsidRPr="00596A3A" w:rsidRDefault="00A73339" w:rsidP="00C80695">
            <w:pPr>
              <w:spacing w:before="0" w:after="0"/>
              <w:rPr>
                <w:rFonts w:ascii="Arial" w:hAnsi="Arial" w:cs="Arial"/>
                <w:sz w:val="20"/>
                <w:szCs w:val="20"/>
              </w:rPr>
            </w:pPr>
          </w:p>
        </w:tc>
        <w:tc>
          <w:tcPr>
            <w:tcW w:w="397" w:type="pct"/>
            <w:noWrap/>
            <w:hideMark/>
          </w:tcPr>
          <w:p w14:paraId="60ABD8DF" w14:textId="77777777" w:rsidR="00A73339" w:rsidRPr="00596A3A" w:rsidRDefault="00A73339" w:rsidP="00C80695">
            <w:pPr>
              <w:spacing w:before="0" w:after="0"/>
              <w:rPr>
                <w:rFonts w:ascii="Arial" w:hAnsi="Arial" w:cs="Arial"/>
                <w:sz w:val="20"/>
                <w:szCs w:val="20"/>
              </w:rPr>
            </w:pPr>
          </w:p>
        </w:tc>
      </w:tr>
      <w:tr w:rsidR="00685995" w:rsidRPr="00596A3A" w14:paraId="10C9280E" w14:textId="77777777" w:rsidTr="00685995">
        <w:tc>
          <w:tcPr>
            <w:tcW w:w="845" w:type="pct"/>
            <w:vMerge/>
            <w:noWrap/>
            <w:vAlign w:val="center"/>
            <w:hideMark/>
          </w:tcPr>
          <w:p w14:paraId="49DCE1CF"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9CFB10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Tachybaptus dominicus</w:t>
            </w:r>
          </w:p>
        </w:tc>
        <w:tc>
          <w:tcPr>
            <w:tcW w:w="1269" w:type="pct"/>
            <w:noWrap/>
            <w:hideMark/>
          </w:tcPr>
          <w:p w14:paraId="6FC6D91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Zambullidor menor</w:t>
            </w:r>
          </w:p>
        </w:tc>
        <w:tc>
          <w:tcPr>
            <w:tcW w:w="1354" w:type="pct"/>
            <w:noWrap/>
            <w:hideMark/>
          </w:tcPr>
          <w:p w14:paraId="3A83441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58D8D0A5" w14:textId="77777777" w:rsidR="00A73339" w:rsidRPr="00596A3A" w:rsidRDefault="00A73339" w:rsidP="00C80695">
            <w:pPr>
              <w:spacing w:before="0" w:after="0"/>
              <w:rPr>
                <w:rFonts w:ascii="Arial" w:hAnsi="Arial" w:cs="Arial"/>
                <w:sz w:val="20"/>
                <w:szCs w:val="20"/>
              </w:rPr>
            </w:pPr>
          </w:p>
        </w:tc>
      </w:tr>
      <w:tr w:rsidR="00685995" w:rsidRPr="00596A3A" w14:paraId="1B10CF95" w14:textId="77777777" w:rsidTr="00685995">
        <w:tc>
          <w:tcPr>
            <w:tcW w:w="845" w:type="pct"/>
            <w:vMerge w:val="restart"/>
            <w:noWrap/>
            <w:vAlign w:val="center"/>
            <w:hideMark/>
          </w:tcPr>
          <w:p w14:paraId="101259F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PSITTACIDAE</w:t>
            </w:r>
          </w:p>
        </w:tc>
        <w:tc>
          <w:tcPr>
            <w:tcW w:w="1134" w:type="pct"/>
            <w:noWrap/>
            <w:hideMark/>
          </w:tcPr>
          <w:p w14:paraId="2B11E0A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Amazona albifrons</w:t>
            </w:r>
          </w:p>
        </w:tc>
        <w:tc>
          <w:tcPr>
            <w:tcW w:w="1269" w:type="pct"/>
            <w:noWrap/>
            <w:hideMark/>
          </w:tcPr>
          <w:p w14:paraId="67E50A1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Loro frente blanca</w:t>
            </w:r>
          </w:p>
        </w:tc>
        <w:tc>
          <w:tcPr>
            <w:tcW w:w="1354" w:type="pct"/>
            <w:noWrap/>
            <w:hideMark/>
          </w:tcPr>
          <w:p w14:paraId="58BFF103" w14:textId="77777777" w:rsidR="00A73339" w:rsidRPr="00596A3A" w:rsidRDefault="00A73339" w:rsidP="00C80695">
            <w:pPr>
              <w:spacing w:before="0" w:after="0"/>
              <w:rPr>
                <w:rFonts w:ascii="Arial" w:hAnsi="Arial" w:cs="Arial"/>
                <w:sz w:val="20"/>
                <w:szCs w:val="20"/>
              </w:rPr>
            </w:pPr>
          </w:p>
        </w:tc>
        <w:tc>
          <w:tcPr>
            <w:tcW w:w="397" w:type="pct"/>
            <w:noWrap/>
            <w:hideMark/>
          </w:tcPr>
          <w:p w14:paraId="568DDAD4" w14:textId="77777777" w:rsidR="00A73339" w:rsidRPr="00596A3A" w:rsidRDefault="00A73339" w:rsidP="00C80695">
            <w:pPr>
              <w:spacing w:before="0" w:after="0"/>
              <w:rPr>
                <w:rFonts w:ascii="Arial" w:hAnsi="Arial" w:cs="Arial"/>
                <w:sz w:val="20"/>
                <w:szCs w:val="20"/>
              </w:rPr>
            </w:pPr>
          </w:p>
        </w:tc>
      </w:tr>
      <w:tr w:rsidR="00685995" w:rsidRPr="00596A3A" w14:paraId="538F9B01" w14:textId="77777777" w:rsidTr="00685995">
        <w:tc>
          <w:tcPr>
            <w:tcW w:w="845" w:type="pct"/>
            <w:vMerge/>
            <w:noWrap/>
            <w:vAlign w:val="center"/>
            <w:hideMark/>
          </w:tcPr>
          <w:p w14:paraId="6EF8556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7F22FA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Amazona xantholora</w:t>
            </w:r>
          </w:p>
        </w:tc>
        <w:tc>
          <w:tcPr>
            <w:tcW w:w="1269" w:type="pct"/>
            <w:noWrap/>
            <w:hideMark/>
          </w:tcPr>
          <w:p w14:paraId="311C146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Loro yucateco</w:t>
            </w:r>
          </w:p>
        </w:tc>
        <w:tc>
          <w:tcPr>
            <w:tcW w:w="1354" w:type="pct"/>
            <w:noWrap/>
            <w:hideMark/>
          </w:tcPr>
          <w:p w14:paraId="1D48A13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065DB258" w14:textId="77777777" w:rsidR="00A73339" w:rsidRPr="00596A3A" w:rsidRDefault="00A73339" w:rsidP="00C80695">
            <w:pPr>
              <w:spacing w:before="0" w:after="0"/>
              <w:rPr>
                <w:rFonts w:ascii="Arial" w:hAnsi="Arial" w:cs="Arial"/>
                <w:sz w:val="20"/>
                <w:szCs w:val="20"/>
              </w:rPr>
            </w:pPr>
          </w:p>
        </w:tc>
      </w:tr>
      <w:tr w:rsidR="00685995" w:rsidRPr="00596A3A" w14:paraId="51AA5456" w14:textId="77777777" w:rsidTr="00685995">
        <w:tc>
          <w:tcPr>
            <w:tcW w:w="845" w:type="pct"/>
            <w:vMerge/>
            <w:noWrap/>
            <w:vAlign w:val="center"/>
            <w:hideMark/>
          </w:tcPr>
          <w:p w14:paraId="473A68A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6CEA39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Aratinga nana</w:t>
            </w:r>
          </w:p>
        </w:tc>
        <w:tc>
          <w:tcPr>
            <w:tcW w:w="1269" w:type="pct"/>
            <w:noWrap/>
            <w:hideMark/>
          </w:tcPr>
          <w:p w14:paraId="6066C38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Perico azteca</w:t>
            </w:r>
          </w:p>
        </w:tc>
        <w:tc>
          <w:tcPr>
            <w:tcW w:w="1354" w:type="pct"/>
            <w:noWrap/>
            <w:hideMark/>
          </w:tcPr>
          <w:p w14:paraId="6167EC8E" w14:textId="77777777" w:rsidR="00A73339" w:rsidRPr="00596A3A" w:rsidRDefault="00A73339" w:rsidP="00C80695">
            <w:pPr>
              <w:spacing w:before="0" w:after="0"/>
              <w:rPr>
                <w:rFonts w:ascii="Arial" w:hAnsi="Arial" w:cs="Arial"/>
                <w:sz w:val="20"/>
                <w:szCs w:val="20"/>
              </w:rPr>
            </w:pPr>
          </w:p>
        </w:tc>
        <w:tc>
          <w:tcPr>
            <w:tcW w:w="397" w:type="pct"/>
            <w:noWrap/>
            <w:hideMark/>
          </w:tcPr>
          <w:p w14:paraId="6AEAED9B" w14:textId="77777777" w:rsidR="00A73339" w:rsidRPr="00596A3A" w:rsidRDefault="00A73339" w:rsidP="00C80695">
            <w:pPr>
              <w:spacing w:before="0" w:after="0"/>
              <w:rPr>
                <w:rFonts w:ascii="Arial" w:hAnsi="Arial" w:cs="Arial"/>
                <w:sz w:val="20"/>
                <w:szCs w:val="20"/>
              </w:rPr>
            </w:pPr>
          </w:p>
        </w:tc>
      </w:tr>
      <w:tr w:rsidR="00685995" w:rsidRPr="00596A3A" w14:paraId="1A42E1BD" w14:textId="77777777" w:rsidTr="00685995">
        <w:tc>
          <w:tcPr>
            <w:tcW w:w="845" w:type="pct"/>
            <w:vMerge w:val="restart"/>
            <w:noWrap/>
            <w:vAlign w:val="center"/>
            <w:hideMark/>
          </w:tcPr>
          <w:p w14:paraId="0E7238D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RALLIDAE</w:t>
            </w:r>
          </w:p>
        </w:tc>
        <w:tc>
          <w:tcPr>
            <w:tcW w:w="1134" w:type="pct"/>
            <w:noWrap/>
            <w:hideMark/>
          </w:tcPr>
          <w:p w14:paraId="4EFB628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Aramides axillaris</w:t>
            </w:r>
          </w:p>
        </w:tc>
        <w:tc>
          <w:tcPr>
            <w:tcW w:w="1269" w:type="pct"/>
            <w:noWrap/>
            <w:hideMark/>
          </w:tcPr>
          <w:p w14:paraId="1CFFA76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Rascón cuello rufo</w:t>
            </w:r>
          </w:p>
        </w:tc>
        <w:tc>
          <w:tcPr>
            <w:tcW w:w="1354" w:type="pct"/>
            <w:noWrap/>
            <w:hideMark/>
          </w:tcPr>
          <w:p w14:paraId="16C572B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2FCE5941" w14:textId="77777777" w:rsidR="00A73339" w:rsidRPr="00596A3A" w:rsidRDefault="00A73339" w:rsidP="00C80695">
            <w:pPr>
              <w:spacing w:before="0" w:after="0"/>
              <w:rPr>
                <w:rFonts w:ascii="Arial" w:hAnsi="Arial" w:cs="Arial"/>
                <w:sz w:val="20"/>
                <w:szCs w:val="20"/>
              </w:rPr>
            </w:pPr>
          </w:p>
        </w:tc>
      </w:tr>
      <w:tr w:rsidR="00685995" w:rsidRPr="00596A3A" w14:paraId="126D7361" w14:textId="77777777" w:rsidTr="00685995">
        <w:tc>
          <w:tcPr>
            <w:tcW w:w="845" w:type="pct"/>
            <w:vMerge/>
            <w:noWrap/>
            <w:vAlign w:val="center"/>
          </w:tcPr>
          <w:p w14:paraId="12DAE24F"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228B19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Aramides cajanea</w:t>
            </w:r>
          </w:p>
        </w:tc>
        <w:tc>
          <w:tcPr>
            <w:tcW w:w="1269" w:type="pct"/>
            <w:noWrap/>
            <w:hideMark/>
          </w:tcPr>
          <w:p w14:paraId="1E31ACD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Rascón cuello gris</w:t>
            </w:r>
          </w:p>
        </w:tc>
        <w:tc>
          <w:tcPr>
            <w:tcW w:w="1354" w:type="pct"/>
            <w:noWrap/>
            <w:hideMark/>
          </w:tcPr>
          <w:p w14:paraId="72C1B7B5" w14:textId="77777777" w:rsidR="00A73339" w:rsidRPr="00596A3A" w:rsidRDefault="00A73339" w:rsidP="00C80695">
            <w:pPr>
              <w:spacing w:before="0" w:after="0"/>
              <w:rPr>
                <w:rFonts w:ascii="Arial" w:hAnsi="Arial" w:cs="Arial"/>
                <w:sz w:val="20"/>
                <w:szCs w:val="20"/>
              </w:rPr>
            </w:pPr>
          </w:p>
        </w:tc>
        <w:tc>
          <w:tcPr>
            <w:tcW w:w="397" w:type="pct"/>
            <w:noWrap/>
            <w:hideMark/>
          </w:tcPr>
          <w:p w14:paraId="0CB18CA6" w14:textId="77777777" w:rsidR="00A73339" w:rsidRPr="00596A3A" w:rsidRDefault="00A73339" w:rsidP="00C80695">
            <w:pPr>
              <w:spacing w:before="0" w:after="0"/>
              <w:rPr>
                <w:rFonts w:ascii="Arial" w:hAnsi="Arial" w:cs="Arial"/>
                <w:sz w:val="20"/>
                <w:szCs w:val="20"/>
              </w:rPr>
            </w:pPr>
          </w:p>
        </w:tc>
      </w:tr>
      <w:tr w:rsidR="00685995" w:rsidRPr="00596A3A" w14:paraId="6A217A30" w14:textId="77777777" w:rsidTr="00685995">
        <w:tc>
          <w:tcPr>
            <w:tcW w:w="845" w:type="pct"/>
            <w:vMerge/>
            <w:noWrap/>
            <w:vAlign w:val="center"/>
          </w:tcPr>
          <w:p w14:paraId="0BF0172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4B3D3A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Fulica americana</w:t>
            </w:r>
          </w:p>
        </w:tc>
        <w:tc>
          <w:tcPr>
            <w:tcW w:w="1269" w:type="pct"/>
            <w:noWrap/>
            <w:hideMark/>
          </w:tcPr>
          <w:p w14:paraId="51CBB43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Gallareta americana</w:t>
            </w:r>
          </w:p>
        </w:tc>
        <w:tc>
          <w:tcPr>
            <w:tcW w:w="1354" w:type="pct"/>
            <w:noWrap/>
            <w:hideMark/>
          </w:tcPr>
          <w:p w14:paraId="0ECE6AB2" w14:textId="77777777" w:rsidR="00A73339" w:rsidRPr="00596A3A" w:rsidRDefault="00A73339" w:rsidP="00C80695">
            <w:pPr>
              <w:spacing w:before="0" w:after="0"/>
              <w:rPr>
                <w:rFonts w:ascii="Arial" w:hAnsi="Arial" w:cs="Arial"/>
                <w:sz w:val="20"/>
                <w:szCs w:val="20"/>
              </w:rPr>
            </w:pPr>
          </w:p>
        </w:tc>
        <w:tc>
          <w:tcPr>
            <w:tcW w:w="397" w:type="pct"/>
            <w:noWrap/>
            <w:hideMark/>
          </w:tcPr>
          <w:p w14:paraId="1FDFDCAC" w14:textId="77777777" w:rsidR="00A73339" w:rsidRPr="00596A3A" w:rsidRDefault="00A73339" w:rsidP="00C80695">
            <w:pPr>
              <w:spacing w:before="0" w:after="0"/>
              <w:rPr>
                <w:rFonts w:ascii="Arial" w:hAnsi="Arial" w:cs="Arial"/>
                <w:sz w:val="20"/>
                <w:szCs w:val="20"/>
              </w:rPr>
            </w:pPr>
          </w:p>
        </w:tc>
      </w:tr>
      <w:tr w:rsidR="00685995" w:rsidRPr="00596A3A" w14:paraId="7E57C328" w14:textId="77777777" w:rsidTr="00685995">
        <w:tc>
          <w:tcPr>
            <w:tcW w:w="845" w:type="pct"/>
            <w:vMerge/>
            <w:noWrap/>
            <w:vAlign w:val="center"/>
          </w:tcPr>
          <w:p w14:paraId="21597D2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121E78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Gallinula chloropus</w:t>
            </w:r>
          </w:p>
        </w:tc>
        <w:tc>
          <w:tcPr>
            <w:tcW w:w="1269" w:type="pct"/>
            <w:noWrap/>
            <w:hideMark/>
          </w:tcPr>
          <w:p w14:paraId="0CBB002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Gallineta frente roja</w:t>
            </w:r>
          </w:p>
        </w:tc>
        <w:tc>
          <w:tcPr>
            <w:tcW w:w="1354" w:type="pct"/>
            <w:noWrap/>
            <w:hideMark/>
          </w:tcPr>
          <w:p w14:paraId="7D01AC29" w14:textId="77777777" w:rsidR="00A73339" w:rsidRPr="00596A3A" w:rsidRDefault="00A73339" w:rsidP="00C80695">
            <w:pPr>
              <w:spacing w:before="0" w:after="0"/>
              <w:rPr>
                <w:rFonts w:ascii="Arial" w:hAnsi="Arial" w:cs="Arial"/>
                <w:sz w:val="20"/>
                <w:szCs w:val="20"/>
              </w:rPr>
            </w:pPr>
          </w:p>
        </w:tc>
        <w:tc>
          <w:tcPr>
            <w:tcW w:w="397" w:type="pct"/>
            <w:noWrap/>
            <w:hideMark/>
          </w:tcPr>
          <w:p w14:paraId="44369DFD" w14:textId="77777777" w:rsidR="00A73339" w:rsidRPr="00596A3A" w:rsidRDefault="00A73339" w:rsidP="00C80695">
            <w:pPr>
              <w:spacing w:before="0" w:after="0"/>
              <w:rPr>
                <w:rFonts w:ascii="Arial" w:hAnsi="Arial" w:cs="Arial"/>
                <w:sz w:val="20"/>
                <w:szCs w:val="20"/>
              </w:rPr>
            </w:pPr>
          </w:p>
        </w:tc>
      </w:tr>
      <w:tr w:rsidR="00685995" w:rsidRPr="00596A3A" w14:paraId="2E220A3B" w14:textId="77777777" w:rsidTr="00685995">
        <w:tc>
          <w:tcPr>
            <w:tcW w:w="845" w:type="pct"/>
            <w:vMerge/>
            <w:noWrap/>
            <w:vAlign w:val="center"/>
          </w:tcPr>
          <w:p w14:paraId="07E6C3F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AF91D9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Laterallus ruber</w:t>
            </w:r>
          </w:p>
        </w:tc>
        <w:tc>
          <w:tcPr>
            <w:tcW w:w="1269" w:type="pct"/>
            <w:noWrap/>
            <w:hideMark/>
          </w:tcPr>
          <w:p w14:paraId="01F2216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Polluela rojiza</w:t>
            </w:r>
          </w:p>
        </w:tc>
        <w:tc>
          <w:tcPr>
            <w:tcW w:w="1354" w:type="pct"/>
            <w:noWrap/>
            <w:hideMark/>
          </w:tcPr>
          <w:p w14:paraId="40F80837" w14:textId="77777777" w:rsidR="00A73339" w:rsidRPr="00596A3A" w:rsidRDefault="00A73339" w:rsidP="00C80695">
            <w:pPr>
              <w:spacing w:before="0" w:after="0"/>
              <w:rPr>
                <w:rFonts w:ascii="Arial" w:hAnsi="Arial" w:cs="Arial"/>
                <w:sz w:val="20"/>
                <w:szCs w:val="20"/>
              </w:rPr>
            </w:pPr>
          </w:p>
        </w:tc>
        <w:tc>
          <w:tcPr>
            <w:tcW w:w="397" w:type="pct"/>
            <w:noWrap/>
            <w:hideMark/>
          </w:tcPr>
          <w:p w14:paraId="06600EBD" w14:textId="77777777" w:rsidR="00A73339" w:rsidRPr="00596A3A" w:rsidRDefault="00A73339" w:rsidP="00C80695">
            <w:pPr>
              <w:spacing w:before="0" w:after="0"/>
              <w:rPr>
                <w:rFonts w:ascii="Arial" w:hAnsi="Arial" w:cs="Arial"/>
                <w:sz w:val="20"/>
                <w:szCs w:val="20"/>
              </w:rPr>
            </w:pPr>
          </w:p>
        </w:tc>
      </w:tr>
      <w:tr w:rsidR="00685995" w:rsidRPr="00596A3A" w14:paraId="6C1A3CA3" w14:textId="77777777" w:rsidTr="00685995">
        <w:tc>
          <w:tcPr>
            <w:tcW w:w="845" w:type="pct"/>
            <w:vMerge/>
            <w:noWrap/>
            <w:vAlign w:val="center"/>
          </w:tcPr>
          <w:p w14:paraId="6AEF3B4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6C29F7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Pardirallus maculatus</w:t>
            </w:r>
          </w:p>
        </w:tc>
        <w:tc>
          <w:tcPr>
            <w:tcW w:w="1269" w:type="pct"/>
            <w:noWrap/>
            <w:hideMark/>
          </w:tcPr>
          <w:p w14:paraId="236D3FD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Rascón pinto</w:t>
            </w:r>
          </w:p>
        </w:tc>
        <w:tc>
          <w:tcPr>
            <w:tcW w:w="1354" w:type="pct"/>
            <w:noWrap/>
            <w:hideMark/>
          </w:tcPr>
          <w:p w14:paraId="31364B29" w14:textId="77777777" w:rsidR="00A73339" w:rsidRPr="00596A3A" w:rsidRDefault="00A73339" w:rsidP="00C80695">
            <w:pPr>
              <w:spacing w:before="0" w:after="0"/>
              <w:rPr>
                <w:rFonts w:ascii="Arial" w:hAnsi="Arial" w:cs="Arial"/>
                <w:sz w:val="20"/>
                <w:szCs w:val="20"/>
              </w:rPr>
            </w:pPr>
          </w:p>
        </w:tc>
        <w:tc>
          <w:tcPr>
            <w:tcW w:w="397" w:type="pct"/>
            <w:noWrap/>
            <w:hideMark/>
          </w:tcPr>
          <w:p w14:paraId="0AEE1EA4" w14:textId="77777777" w:rsidR="00A73339" w:rsidRPr="00596A3A" w:rsidRDefault="00A73339" w:rsidP="00C80695">
            <w:pPr>
              <w:spacing w:before="0" w:after="0"/>
              <w:rPr>
                <w:rFonts w:ascii="Arial" w:hAnsi="Arial" w:cs="Arial"/>
                <w:sz w:val="20"/>
                <w:szCs w:val="20"/>
              </w:rPr>
            </w:pPr>
          </w:p>
        </w:tc>
      </w:tr>
      <w:tr w:rsidR="00685995" w:rsidRPr="00596A3A" w14:paraId="101EEEBE" w14:textId="77777777" w:rsidTr="00685995">
        <w:tc>
          <w:tcPr>
            <w:tcW w:w="845" w:type="pct"/>
            <w:vMerge/>
            <w:noWrap/>
            <w:vAlign w:val="center"/>
          </w:tcPr>
          <w:p w14:paraId="459528D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64D4C2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Porphyrio martinica</w:t>
            </w:r>
          </w:p>
        </w:tc>
        <w:tc>
          <w:tcPr>
            <w:tcW w:w="1269" w:type="pct"/>
            <w:noWrap/>
            <w:hideMark/>
          </w:tcPr>
          <w:p w14:paraId="5E6E370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Gallineta morada</w:t>
            </w:r>
          </w:p>
        </w:tc>
        <w:tc>
          <w:tcPr>
            <w:tcW w:w="1354" w:type="pct"/>
            <w:noWrap/>
            <w:hideMark/>
          </w:tcPr>
          <w:p w14:paraId="4542B5E1" w14:textId="77777777" w:rsidR="00A73339" w:rsidRPr="00596A3A" w:rsidRDefault="00A73339" w:rsidP="00C80695">
            <w:pPr>
              <w:spacing w:before="0" w:after="0"/>
              <w:rPr>
                <w:rFonts w:ascii="Arial" w:hAnsi="Arial" w:cs="Arial"/>
                <w:sz w:val="20"/>
                <w:szCs w:val="20"/>
              </w:rPr>
            </w:pPr>
          </w:p>
        </w:tc>
        <w:tc>
          <w:tcPr>
            <w:tcW w:w="397" w:type="pct"/>
            <w:noWrap/>
            <w:hideMark/>
          </w:tcPr>
          <w:p w14:paraId="2B484F82" w14:textId="77777777" w:rsidR="00A73339" w:rsidRPr="00596A3A" w:rsidRDefault="00A73339" w:rsidP="00C80695">
            <w:pPr>
              <w:spacing w:before="0" w:after="0"/>
              <w:rPr>
                <w:rFonts w:ascii="Arial" w:hAnsi="Arial" w:cs="Arial"/>
                <w:sz w:val="20"/>
                <w:szCs w:val="20"/>
              </w:rPr>
            </w:pPr>
          </w:p>
        </w:tc>
      </w:tr>
      <w:tr w:rsidR="00685995" w:rsidRPr="00596A3A" w14:paraId="30DACD92" w14:textId="77777777" w:rsidTr="00685995">
        <w:tc>
          <w:tcPr>
            <w:tcW w:w="845" w:type="pct"/>
            <w:vMerge/>
            <w:noWrap/>
            <w:vAlign w:val="center"/>
          </w:tcPr>
          <w:p w14:paraId="0DB9B19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7DDA02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Porzana carolina</w:t>
            </w:r>
          </w:p>
        </w:tc>
        <w:tc>
          <w:tcPr>
            <w:tcW w:w="1269" w:type="pct"/>
            <w:noWrap/>
            <w:hideMark/>
          </w:tcPr>
          <w:p w14:paraId="7C56C76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Polluela sora</w:t>
            </w:r>
          </w:p>
        </w:tc>
        <w:tc>
          <w:tcPr>
            <w:tcW w:w="1354" w:type="pct"/>
            <w:noWrap/>
            <w:hideMark/>
          </w:tcPr>
          <w:p w14:paraId="282C60DC" w14:textId="77777777" w:rsidR="00A73339" w:rsidRPr="00596A3A" w:rsidRDefault="00A73339" w:rsidP="00C80695">
            <w:pPr>
              <w:spacing w:before="0" w:after="0"/>
              <w:rPr>
                <w:rFonts w:ascii="Arial" w:hAnsi="Arial" w:cs="Arial"/>
                <w:sz w:val="20"/>
                <w:szCs w:val="20"/>
              </w:rPr>
            </w:pPr>
          </w:p>
        </w:tc>
        <w:tc>
          <w:tcPr>
            <w:tcW w:w="397" w:type="pct"/>
            <w:noWrap/>
            <w:hideMark/>
          </w:tcPr>
          <w:p w14:paraId="498C9271" w14:textId="77777777" w:rsidR="00A73339" w:rsidRPr="00596A3A" w:rsidRDefault="00A73339" w:rsidP="00C80695">
            <w:pPr>
              <w:spacing w:before="0" w:after="0"/>
              <w:rPr>
                <w:rFonts w:ascii="Arial" w:hAnsi="Arial" w:cs="Arial"/>
                <w:sz w:val="20"/>
                <w:szCs w:val="20"/>
              </w:rPr>
            </w:pPr>
          </w:p>
        </w:tc>
      </w:tr>
      <w:tr w:rsidR="00685995" w:rsidRPr="00596A3A" w14:paraId="4883FF6F" w14:textId="77777777" w:rsidTr="00685995">
        <w:tc>
          <w:tcPr>
            <w:tcW w:w="845" w:type="pct"/>
            <w:vMerge/>
            <w:noWrap/>
            <w:vAlign w:val="center"/>
          </w:tcPr>
          <w:p w14:paraId="550D2FA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5EB17A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Porzana flaviventer</w:t>
            </w:r>
          </w:p>
        </w:tc>
        <w:tc>
          <w:tcPr>
            <w:tcW w:w="1269" w:type="pct"/>
            <w:noWrap/>
            <w:hideMark/>
          </w:tcPr>
          <w:p w14:paraId="56F73BA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Polluela pecho amarillo</w:t>
            </w:r>
          </w:p>
        </w:tc>
        <w:tc>
          <w:tcPr>
            <w:tcW w:w="1354" w:type="pct"/>
            <w:noWrap/>
            <w:hideMark/>
          </w:tcPr>
          <w:p w14:paraId="65B87BB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716EF398" w14:textId="77777777" w:rsidR="00A73339" w:rsidRPr="00596A3A" w:rsidRDefault="00A73339" w:rsidP="00C80695">
            <w:pPr>
              <w:spacing w:before="0" w:after="0"/>
              <w:rPr>
                <w:rFonts w:ascii="Arial" w:hAnsi="Arial" w:cs="Arial"/>
                <w:sz w:val="20"/>
                <w:szCs w:val="20"/>
              </w:rPr>
            </w:pPr>
          </w:p>
        </w:tc>
      </w:tr>
      <w:tr w:rsidR="00685995" w:rsidRPr="00596A3A" w14:paraId="2902BEB3" w14:textId="77777777" w:rsidTr="00685995">
        <w:tc>
          <w:tcPr>
            <w:tcW w:w="845" w:type="pct"/>
            <w:vMerge/>
            <w:noWrap/>
            <w:vAlign w:val="center"/>
          </w:tcPr>
          <w:p w14:paraId="0AEB30D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BBDC16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Rallus longirostris</w:t>
            </w:r>
          </w:p>
        </w:tc>
        <w:tc>
          <w:tcPr>
            <w:tcW w:w="1269" w:type="pct"/>
            <w:noWrap/>
            <w:hideMark/>
          </w:tcPr>
          <w:p w14:paraId="39B1A50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Rascón picudo</w:t>
            </w:r>
          </w:p>
        </w:tc>
        <w:tc>
          <w:tcPr>
            <w:tcW w:w="1354" w:type="pct"/>
            <w:noWrap/>
            <w:hideMark/>
          </w:tcPr>
          <w:p w14:paraId="6F15975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2A5C10F1" w14:textId="77777777" w:rsidR="00A73339" w:rsidRPr="00596A3A" w:rsidRDefault="00A73339" w:rsidP="00C80695">
            <w:pPr>
              <w:spacing w:before="0" w:after="0"/>
              <w:rPr>
                <w:rFonts w:ascii="Arial" w:hAnsi="Arial" w:cs="Arial"/>
                <w:sz w:val="20"/>
                <w:szCs w:val="20"/>
              </w:rPr>
            </w:pPr>
          </w:p>
        </w:tc>
      </w:tr>
      <w:tr w:rsidR="00685995" w:rsidRPr="00596A3A" w14:paraId="70A6AF17" w14:textId="77777777" w:rsidTr="00685995">
        <w:tc>
          <w:tcPr>
            <w:tcW w:w="845" w:type="pct"/>
            <w:vMerge w:val="restart"/>
            <w:noWrap/>
            <w:vAlign w:val="center"/>
            <w:hideMark/>
          </w:tcPr>
          <w:p w14:paraId="695AA80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RAMPHASTIDAE</w:t>
            </w:r>
          </w:p>
        </w:tc>
        <w:tc>
          <w:tcPr>
            <w:tcW w:w="1134" w:type="pct"/>
            <w:noWrap/>
            <w:hideMark/>
          </w:tcPr>
          <w:p w14:paraId="55EBF31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Pteroglossus torquatus</w:t>
            </w:r>
          </w:p>
        </w:tc>
        <w:tc>
          <w:tcPr>
            <w:tcW w:w="1269" w:type="pct"/>
            <w:noWrap/>
            <w:hideMark/>
          </w:tcPr>
          <w:p w14:paraId="57D8E90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Arasari de collar</w:t>
            </w:r>
          </w:p>
        </w:tc>
        <w:tc>
          <w:tcPr>
            <w:tcW w:w="1354" w:type="pct"/>
            <w:noWrap/>
            <w:hideMark/>
          </w:tcPr>
          <w:p w14:paraId="3770BC8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7AFDAB6F" w14:textId="77777777" w:rsidR="00A73339" w:rsidRPr="00596A3A" w:rsidRDefault="00A73339" w:rsidP="00C80695">
            <w:pPr>
              <w:spacing w:before="0" w:after="0"/>
              <w:rPr>
                <w:rFonts w:ascii="Arial" w:hAnsi="Arial" w:cs="Arial"/>
                <w:sz w:val="20"/>
                <w:szCs w:val="20"/>
              </w:rPr>
            </w:pPr>
          </w:p>
        </w:tc>
      </w:tr>
      <w:tr w:rsidR="00685995" w:rsidRPr="00596A3A" w14:paraId="519312B5" w14:textId="77777777" w:rsidTr="00685995">
        <w:tc>
          <w:tcPr>
            <w:tcW w:w="845" w:type="pct"/>
            <w:vMerge/>
            <w:noWrap/>
            <w:vAlign w:val="center"/>
            <w:hideMark/>
          </w:tcPr>
          <w:p w14:paraId="4598099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4B549B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Ramphastos sulfuratus</w:t>
            </w:r>
          </w:p>
        </w:tc>
        <w:tc>
          <w:tcPr>
            <w:tcW w:w="1269" w:type="pct"/>
            <w:noWrap/>
            <w:hideMark/>
          </w:tcPr>
          <w:p w14:paraId="69D9B31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Tucán pico canoa, tucán pecho azufrado</w:t>
            </w:r>
          </w:p>
        </w:tc>
        <w:tc>
          <w:tcPr>
            <w:tcW w:w="1354" w:type="pct"/>
            <w:noWrap/>
            <w:hideMark/>
          </w:tcPr>
          <w:p w14:paraId="5FB9643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66471F92" w14:textId="77777777" w:rsidR="00A73339" w:rsidRPr="00596A3A" w:rsidRDefault="00A73339" w:rsidP="00C80695">
            <w:pPr>
              <w:spacing w:before="0" w:after="0"/>
              <w:rPr>
                <w:rFonts w:ascii="Arial" w:hAnsi="Arial" w:cs="Arial"/>
                <w:sz w:val="20"/>
                <w:szCs w:val="20"/>
              </w:rPr>
            </w:pPr>
          </w:p>
        </w:tc>
      </w:tr>
      <w:tr w:rsidR="00685995" w:rsidRPr="00596A3A" w14:paraId="6BE24E28" w14:textId="77777777" w:rsidTr="00685995">
        <w:tc>
          <w:tcPr>
            <w:tcW w:w="845" w:type="pct"/>
            <w:vMerge w:val="restart"/>
            <w:noWrap/>
            <w:vAlign w:val="center"/>
            <w:hideMark/>
          </w:tcPr>
          <w:p w14:paraId="12418E7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RECURVIROSTRIDAE</w:t>
            </w:r>
          </w:p>
        </w:tc>
        <w:tc>
          <w:tcPr>
            <w:tcW w:w="1134" w:type="pct"/>
            <w:noWrap/>
            <w:hideMark/>
          </w:tcPr>
          <w:p w14:paraId="7802FD2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Himantopus mexicanus</w:t>
            </w:r>
          </w:p>
        </w:tc>
        <w:tc>
          <w:tcPr>
            <w:tcW w:w="1269" w:type="pct"/>
            <w:noWrap/>
            <w:hideMark/>
          </w:tcPr>
          <w:p w14:paraId="25B6115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Candelero americano</w:t>
            </w:r>
          </w:p>
        </w:tc>
        <w:tc>
          <w:tcPr>
            <w:tcW w:w="1354" w:type="pct"/>
            <w:noWrap/>
            <w:hideMark/>
          </w:tcPr>
          <w:p w14:paraId="54C4FAF8" w14:textId="77777777" w:rsidR="00A73339" w:rsidRPr="00596A3A" w:rsidRDefault="00A73339" w:rsidP="00C80695">
            <w:pPr>
              <w:spacing w:before="0" w:after="0"/>
              <w:rPr>
                <w:rFonts w:ascii="Arial" w:hAnsi="Arial" w:cs="Arial"/>
                <w:sz w:val="20"/>
                <w:szCs w:val="20"/>
              </w:rPr>
            </w:pPr>
          </w:p>
        </w:tc>
        <w:tc>
          <w:tcPr>
            <w:tcW w:w="397" w:type="pct"/>
            <w:noWrap/>
            <w:hideMark/>
          </w:tcPr>
          <w:p w14:paraId="23DCE24C" w14:textId="77777777" w:rsidR="00A73339" w:rsidRPr="00596A3A" w:rsidRDefault="00A73339" w:rsidP="00C80695">
            <w:pPr>
              <w:spacing w:before="0" w:after="0"/>
              <w:rPr>
                <w:rFonts w:ascii="Arial" w:hAnsi="Arial" w:cs="Arial"/>
                <w:sz w:val="20"/>
                <w:szCs w:val="20"/>
              </w:rPr>
            </w:pPr>
          </w:p>
        </w:tc>
      </w:tr>
      <w:tr w:rsidR="00685995" w:rsidRPr="00596A3A" w14:paraId="10ACEF54" w14:textId="77777777" w:rsidTr="00685995">
        <w:tc>
          <w:tcPr>
            <w:tcW w:w="845" w:type="pct"/>
            <w:vMerge/>
            <w:noWrap/>
            <w:vAlign w:val="center"/>
            <w:hideMark/>
          </w:tcPr>
          <w:p w14:paraId="63DD387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8CCD2B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Recurvirostra americana</w:t>
            </w:r>
          </w:p>
        </w:tc>
        <w:tc>
          <w:tcPr>
            <w:tcW w:w="1269" w:type="pct"/>
            <w:noWrap/>
            <w:hideMark/>
          </w:tcPr>
          <w:p w14:paraId="24BCEFB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Avoceta americana</w:t>
            </w:r>
          </w:p>
        </w:tc>
        <w:tc>
          <w:tcPr>
            <w:tcW w:w="1354" w:type="pct"/>
            <w:noWrap/>
            <w:hideMark/>
          </w:tcPr>
          <w:p w14:paraId="7F44A6D3" w14:textId="77777777" w:rsidR="00A73339" w:rsidRPr="00596A3A" w:rsidRDefault="00A73339" w:rsidP="00C80695">
            <w:pPr>
              <w:spacing w:before="0" w:after="0"/>
              <w:rPr>
                <w:rFonts w:ascii="Arial" w:hAnsi="Arial" w:cs="Arial"/>
                <w:sz w:val="20"/>
                <w:szCs w:val="20"/>
              </w:rPr>
            </w:pPr>
          </w:p>
        </w:tc>
        <w:tc>
          <w:tcPr>
            <w:tcW w:w="397" w:type="pct"/>
            <w:noWrap/>
            <w:hideMark/>
          </w:tcPr>
          <w:p w14:paraId="07C0F613" w14:textId="77777777" w:rsidR="00A73339" w:rsidRPr="00596A3A" w:rsidRDefault="00A73339" w:rsidP="00C80695">
            <w:pPr>
              <w:spacing w:before="0" w:after="0"/>
              <w:rPr>
                <w:rFonts w:ascii="Arial" w:hAnsi="Arial" w:cs="Arial"/>
                <w:sz w:val="20"/>
                <w:szCs w:val="20"/>
              </w:rPr>
            </w:pPr>
          </w:p>
        </w:tc>
      </w:tr>
      <w:tr w:rsidR="00685995" w:rsidRPr="00596A3A" w14:paraId="16E345EA" w14:textId="77777777" w:rsidTr="00685995">
        <w:tc>
          <w:tcPr>
            <w:tcW w:w="845" w:type="pct"/>
            <w:vMerge w:val="restart"/>
            <w:noWrap/>
            <w:vAlign w:val="center"/>
            <w:hideMark/>
          </w:tcPr>
          <w:p w14:paraId="5566146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SCOLOPACIDAE</w:t>
            </w:r>
          </w:p>
        </w:tc>
        <w:tc>
          <w:tcPr>
            <w:tcW w:w="1134" w:type="pct"/>
            <w:noWrap/>
            <w:hideMark/>
          </w:tcPr>
          <w:p w14:paraId="48287CD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Actitis macularia</w:t>
            </w:r>
          </w:p>
        </w:tc>
        <w:tc>
          <w:tcPr>
            <w:tcW w:w="1269" w:type="pct"/>
            <w:noWrap/>
            <w:hideMark/>
          </w:tcPr>
          <w:p w14:paraId="544944E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Playero alzacolita</w:t>
            </w:r>
          </w:p>
        </w:tc>
        <w:tc>
          <w:tcPr>
            <w:tcW w:w="1354" w:type="pct"/>
            <w:noWrap/>
            <w:hideMark/>
          </w:tcPr>
          <w:p w14:paraId="19E4353F" w14:textId="77777777" w:rsidR="00A73339" w:rsidRPr="00596A3A" w:rsidRDefault="00A73339" w:rsidP="00C80695">
            <w:pPr>
              <w:spacing w:before="0" w:after="0"/>
              <w:rPr>
                <w:rFonts w:ascii="Arial" w:hAnsi="Arial" w:cs="Arial"/>
                <w:sz w:val="20"/>
                <w:szCs w:val="20"/>
              </w:rPr>
            </w:pPr>
          </w:p>
        </w:tc>
        <w:tc>
          <w:tcPr>
            <w:tcW w:w="397" w:type="pct"/>
            <w:noWrap/>
            <w:hideMark/>
          </w:tcPr>
          <w:p w14:paraId="62DB6CA1" w14:textId="77777777" w:rsidR="00A73339" w:rsidRPr="00596A3A" w:rsidRDefault="00A73339" w:rsidP="00C80695">
            <w:pPr>
              <w:spacing w:before="0" w:after="0"/>
              <w:rPr>
                <w:rFonts w:ascii="Arial" w:hAnsi="Arial" w:cs="Arial"/>
                <w:sz w:val="20"/>
                <w:szCs w:val="20"/>
              </w:rPr>
            </w:pPr>
          </w:p>
        </w:tc>
      </w:tr>
      <w:tr w:rsidR="00685995" w:rsidRPr="00596A3A" w14:paraId="2EA7B694" w14:textId="77777777" w:rsidTr="00685995">
        <w:tc>
          <w:tcPr>
            <w:tcW w:w="845" w:type="pct"/>
            <w:vMerge/>
            <w:noWrap/>
            <w:vAlign w:val="center"/>
          </w:tcPr>
          <w:p w14:paraId="27FDEB4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338421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Arenaria interpres</w:t>
            </w:r>
          </w:p>
        </w:tc>
        <w:tc>
          <w:tcPr>
            <w:tcW w:w="1269" w:type="pct"/>
            <w:noWrap/>
            <w:hideMark/>
          </w:tcPr>
          <w:p w14:paraId="304C156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Vuelvepiedras rojizo</w:t>
            </w:r>
          </w:p>
        </w:tc>
        <w:tc>
          <w:tcPr>
            <w:tcW w:w="1354" w:type="pct"/>
            <w:noWrap/>
            <w:hideMark/>
          </w:tcPr>
          <w:p w14:paraId="71DE7206" w14:textId="77777777" w:rsidR="00A73339" w:rsidRPr="00596A3A" w:rsidRDefault="00A73339" w:rsidP="00C80695">
            <w:pPr>
              <w:spacing w:before="0" w:after="0"/>
              <w:rPr>
                <w:rFonts w:ascii="Arial" w:hAnsi="Arial" w:cs="Arial"/>
                <w:sz w:val="20"/>
                <w:szCs w:val="20"/>
              </w:rPr>
            </w:pPr>
          </w:p>
        </w:tc>
        <w:tc>
          <w:tcPr>
            <w:tcW w:w="397" w:type="pct"/>
            <w:noWrap/>
            <w:hideMark/>
          </w:tcPr>
          <w:p w14:paraId="7DC94D4E" w14:textId="77777777" w:rsidR="00A73339" w:rsidRPr="00596A3A" w:rsidRDefault="00A73339" w:rsidP="00C80695">
            <w:pPr>
              <w:spacing w:before="0" w:after="0"/>
              <w:rPr>
                <w:rFonts w:ascii="Arial" w:hAnsi="Arial" w:cs="Arial"/>
                <w:sz w:val="20"/>
                <w:szCs w:val="20"/>
              </w:rPr>
            </w:pPr>
          </w:p>
        </w:tc>
      </w:tr>
      <w:tr w:rsidR="00685995" w:rsidRPr="00596A3A" w14:paraId="71259480" w14:textId="77777777" w:rsidTr="00685995">
        <w:tc>
          <w:tcPr>
            <w:tcW w:w="845" w:type="pct"/>
            <w:vMerge/>
            <w:noWrap/>
            <w:vAlign w:val="center"/>
          </w:tcPr>
          <w:p w14:paraId="73140E6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378651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Bartramia longicauda</w:t>
            </w:r>
          </w:p>
        </w:tc>
        <w:tc>
          <w:tcPr>
            <w:tcW w:w="1269" w:type="pct"/>
            <w:noWrap/>
            <w:hideMark/>
          </w:tcPr>
          <w:p w14:paraId="1CCA487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Zarapito ganga</w:t>
            </w:r>
          </w:p>
        </w:tc>
        <w:tc>
          <w:tcPr>
            <w:tcW w:w="1354" w:type="pct"/>
            <w:noWrap/>
            <w:hideMark/>
          </w:tcPr>
          <w:p w14:paraId="174AF0C6" w14:textId="77777777" w:rsidR="00A73339" w:rsidRPr="00596A3A" w:rsidRDefault="00A73339" w:rsidP="00C80695">
            <w:pPr>
              <w:spacing w:before="0" w:after="0"/>
              <w:rPr>
                <w:rFonts w:ascii="Arial" w:hAnsi="Arial" w:cs="Arial"/>
                <w:sz w:val="20"/>
                <w:szCs w:val="20"/>
              </w:rPr>
            </w:pPr>
          </w:p>
        </w:tc>
        <w:tc>
          <w:tcPr>
            <w:tcW w:w="397" w:type="pct"/>
            <w:noWrap/>
            <w:hideMark/>
          </w:tcPr>
          <w:p w14:paraId="310392DA" w14:textId="77777777" w:rsidR="00A73339" w:rsidRPr="00596A3A" w:rsidRDefault="00A73339" w:rsidP="00C80695">
            <w:pPr>
              <w:spacing w:before="0" w:after="0"/>
              <w:rPr>
                <w:rFonts w:ascii="Arial" w:hAnsi="Arial" w:cs="Arial"/>
                <w:sz w:val="20"/>
                <w:szCs w:val="20"/>
              </w:rPr>
            </w:pPr>
          </w:p>
        </w:tc>
      </w:tr>
      <w:tr w:rsidR="00685995" w:rsidRPr="00596A3A" w14:paraId="57EDF2C5" w14:textId="77777777" w:rsidTr="00685995">
        <w:tc>
          <w:tcPr>
            <w:tcW w:w="845" w:type="pct"/>
            <w:vMerge/>
            <w:noWrap/>
            <w:vAlign w:val="center"/>
          </w:tcPr>
          <w:p w14:paraId="49BEF48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DB6B20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Calidris alba</w:t>
            </w:r>
          </w:p>
        </w:tc>
        <w:tc>
          <w:tcPr>
            <w:tcW w:w="1269" w:type="pct"/>
            <w:noWrap/>
            <w:hideMark/>
          </w:tcPr>
          <w:p w14:paraId="24D8CD7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Playero blanco</w:t>
            </w:r>
          </w:p>
        </w:tc>
        <w:tc>
          <w:tcPr>
            <w:tcW w:w="1354" w:type="pct"/>
            <w:noWrap/>
            <w:hideMark/>
          </w:tcPr>
          <w:p w14:paraId="2C4E87E0" w14:textId="77777777" w:rsidR="00A73339" w:rsidRPr="00596A3A" w:rsidRDefault="00A73339" w:rsidP="00C80695">
            <w:pPr>
              <w:spacing w:before="0" w:after="0"/>
              <w:rPr>
                <w:rFonts w:ascii="Arial" w:hAnsi="Arial" w:cs="Arial"/>
                <w:sz w:val="20"/>
                <w:szCs w:val="20"/>
              </w:rPr>
            </w:pPr>
          </w:p>
        </w:tc>
        <w:tc>
          <w:tcPr>
            <w:tcW w:w="397" w:type="pct"/>
            <w:noWrap/>
            <w:hideMark/>
          </w:tcPr>
          <w:p w14:paraId="5BBF60B5" w14:textId="77777777" w:rsidR="00A73339" w:rsidRPr="00596A3A" w:rsidRDefault="00A73339" w:rsidP="00C80695">
            <w:pPr>
              <w:spacing w:before="0" w:after="0"/>
              <w:rPr>
                <w:rFonts w:ascii="Arial" w:hAnsi="Arial" w:cs="Arial"/>
                <w:sz w:val="20"/>
                <w:szCs w:val="20"/>
              </w:rPr>
            </w:pPr>
          </w:p>
        </w:tc>
      </w:tr>
      <w:tr w:rsidR="00685995" w:rsidRPr="00596A3A" w14:paraId="3A0CFBFD" w14:textId="77777777" w:rsidTr="00685995">
        <w:tc>
          <w:tcPr>
            <w:tcW w:w="845" w:type="pct"/>
            <w:vMerge/>
            <w:noWrap/>
            <w:vAlign w:val="center"/>
          </w:tcPr>
          <w:p w14:paraId="5E87427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60C987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Calidris alpina</w:t>
            </w:r>
          </w:p>
        </w:tc>
        <w:tc>
          <w:tcPr>
            <w:tcW w:w="1269" w:type="pct"/>
            <w:noWrap/>
            <w:hideMark/>
          </w:tcPr>
          <w:p w14:paraId="2C427FB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Playero dorso rojo</w:t>
            </w:r>
          </w:p>
        </w:tc>
        <w:tc>
          <w:tcPr>
            <w:tcW w:w="1354" w:type="pct"/>
            <w:noWrap/>
            <w:hideMark/>
          </w:tcPr>
          <w:p w14:paraId="0E29C7C7" w14:textId="77777777" w:rsidR="00A73339" w:rsidRPr="00596A3A" w:rsidRDefault="00A73339" w:rsidP="00C80695">
            <w:pPr>
              <w:spacing w:before="0" w:after="0"/>
              <w:rPr>
                <w:rFonts w:ascii="Arial" w:hAnsi="Arial" w:cs="Arial"/>
                <w:sz w:val="20"/>
                <w:szCs w:val="20"/>
              </w:rPr>
            </w:pPr>
          </w:p>
        </w:tc>
        <w:tc>
          <w:tcPr>
            <w:tcW w:w="397" w:type="pct"/>
            <w:noWrap/>
            <w:hideMark/>
          </w:tcPr>
          <w:p w14:paraId="73E1D749" w14:textId="77777777" w:rsidR="00A73339" w:rsidRPr="00596A3A" w:rsidRDefault="00A73339" w:rsidP="00C80695">
            <w:pPr>
              <w:spacing w:before="0" w:after="0"/>
              <w:rPr>
                <w:rFonts w:ascii="Arial" w:hAnsi="Arial" w:cs="Arial"/>
                <w:sz w:val="20"/>
                <w:szCs w:val="20"/>
              </w:rPr>
            </w:pPr>
          </w:p>
        </w:tc>
      </w:tr>
      <w:tr w:rsidR="00685995" w:rsidRPr="00596A3A" w14:paraId="336389AD" w14:textId="77777777" w:rsidTr="00685995">
        <w:tc>
          <w:tcPr>
            <w:tcW w:w="845" w:type="pct"/>
            <w:vMerge/>
            <w:noWrap/>
            <w:vAlign w:val="center"/>
          </w:tcPr>
          <w:p w14:paraId="1F2BE51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20158F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Calidris canutus</w:t>
            </w:r>
          </w:p>
        </w:tc>
        <w:tc>
          <w:tcPr>
            <w:tcW w:w="1269" w:type="pct"/>
            <w:noWrap/>
            <w:hideMark/>
          </w:tcPr>
          <w:p w14:paraId="38BE9D8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Playero canuto</w:t>
            </w:r>
          </w:p>
        </w:tc>
        <w:tc>
          <w:tcPr>
            <w:tcW w:w="1354" w:type="pct"/>
            <w:noWrap/>
            <w:hideMark/>
          </w:tcPr>
          <w:p w14:paraId="03ADF487" w14:textId="77777777" w:rsidR="00A73339" w:rsidRPr="00596A3A" w:rsidRDefault="00A73339" w:rsidP="00C80695">
            <w:pPr>
              <w:spacing w:before="0" w:after="0"/>
              <w:rPr>
                <w:rFonts w:ascii="Arial" w:hAnsi="Arial" w:cs="Arial"/>
                <w:sz w:val="20"/>
                <w:szCs w:val="20"/>
              </w:rPr>
            </w:pPr>
          </w:p>
        </w:tc>
        <w:tc>
          <w:tcPr>
            <w:tcW w:w="397" w:type="pct"/>
            <w:noWrap/>
            <w:hideMark/>
          </w:tcPr>
          <w:p w14:paraId="438A8029" w14:textId="77777777" w:rsidR="00A73339" w:rsidRPr="00596A3A" w:rsidRDefault="00A73339" w:rsidP="00C80695">
            <w:pPr>
              <w:spacing w:before="0" w:after="0"/>
              <w:rPr>
                <w:rFonts w:ascii="Arial" w:hAnsi="Arial" w:cs="Arial"/>
                <w:sz w:val="20"/>
                <w:szCs w:val="20"/>
              </w:rPr>
            </w:pPr>
          </w:p>
        </w:tc>
      </w:tr>
      <w:tr w:rsidR="00685995" w:rsidRPr="00596A3A" w14:paraId="6104BF27" w14:textId="77777777" w:rsidTr="00685995">
        <w:tc>
          <w:tcPr>
            <w:tcW w:w="845" w:type="pct"/>
            <w:vMerge/>
            <w:noWrap/>
            <w:vAlign w:val="center"/>
          </w:tcPr>
          <w:p w14:paraId="0CA5711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1F03E8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Calidris fuscicollis</w:t>
            </w:r>
          </w:p>
        </w:tc>
        <w:tc>
          <w:tcPr>
            <w:tcW w:w="1269" w:type="pct"/>
            <w:noWrap/>
            <w:hideMark/>
          </w:tcPr>
          <w:p w14:paraId="389B52E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Playero rabadilla blanca</w:t>
            </w:r>
          </w:p>
        </w:tc>
        <w:tc>
          <w:tcPr>
            <w:tcW w:w="1354" w:type="pct"/>
            <w:noWrap/>
            <w:hideMark/>
          </w:tcPr>
          <w:p w14:paraId="39C73E0E" w14:textId="77777777" w:rsidR="00A73339" w:rsidRPr="00596A3A" w:rsidRDefault="00A73339" w:rsidP="00C80695">
            <w:pPr>
              <w:spacing w:before="0" w:after="0"/>
              <w:rPr>
                <w:rFonts w:ascii="Arial" w:hAnsi="Arial" w:cs="Arial"/>
                <w:sz w:val="20"/>
                <w:szCs w:val="20"/>
              </w:rPr>
            </w:pPr>
          </w:p>
        </w:tc>
        <w:tc>
          <w:tcPr>
            <w:tcW w:w="397" w:type="pct"/>
            <w:noWrap/>
            <w:hideMark/>
          </w:tcPr>
          <w:p w14:paraId="2BA48165" w14:textId="77777777" w:rsidR="00A73339" w:rsidRPr="00596A3A" w:rsidRDefault="00A73339" w:rsidP="00C80695">
            <w:pPr>
              <w:spacing w:before="0" w:after="0"/>
              <w:rPr>
                <w:rFonts w:ascii="Arial" w:hAnsi="Arial" w:cs="Arial"/>
                <w:sz w:val="20"/>
                <w:szCs w:val="20"/>
              </w:rPr>
            </w:pPr>
          </w:p>
        </w:tc>
      </w:tr>
      <w:tr w:rsidR="00685995" w:rsidRPr="00596A3A" w14:paraId="3D2A9029" w14:textId="77777777" w:rsidTr="00685995">
        <w:tc>
          <w:tcPr>
            <w:tcW w:w="845" w:type="pct"/>
            <w:vMerge/>
            <w:noWrap/>
            <w:vAlign w:val="center"/>
          </w:tcPr>
          <w:p w14:paraId="0E26359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AE3272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Calidris himantopus</w:t>
            </w:r>
          </w:p>
        </w:tc>
        <w:tc>
          <w:tcPr>
            <w:tcW w:w="1269" w:type="pct"/>
            <w:noWrap/>
            <w:hideMark/>
          </w:tcPr>
          <w:p w14:paraId="276173E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Playero zancón</w:t>
            </w:r>
          </w:p>
        </w:tc>
        <w:tc>
          <w:tcPr>
            <w:tcW w:w="1354" w:type="pct"/>
            <w:noWrap/>
            <w:hideMark/>
          </w:tcPr>
          <w:p w14:paraId="60A77CD7" w14:textId="77777777" w:rsidR="00A73339" w:rsidRPr="00596A3A" w:rsidRDefault="00A73339" w:rsidP="00C80695">
            <w:pPr>
              <w:spacing w:before="0" w:after="0"/>
              <w:rPr>
                <w:rFonts w:ascii="Arial" w:hAnsi="Arial" w:cs="Arial"/>
                <w:sz w:val="20"/>
                <w:szCs w:val="20"/>
              </w:rPr>
            </w:pPr>
          </w:p>
        </w:tc>
        <w:tc>
          <w:tcPr>
            <w:tcW w:w="397" w:type="pct"/>
            <w:noWrap/>
            <w:hideMark/>
          </w:tcPr>
          <w:p w14:paraId="146D38D9" w14:textId="77777777" w:rsidR="00A73339" w:rsidRPr="00596A3A" w:rsidRDefault="00A73339" w:rsidP="00C80695">
            <w:pPr>
              <w:spacing w:before="0" w:after="0"/>
              <w:rPr>
                <w:rFonts w:ascii="Arial" w:hAnsi="Arial" w:cs="Arial"/>
                <w:sz w:val="20"/>
                <w:szCs w:val="20"/>
              </w:rPr>
            </w:pPr>
          </w:p>
        </w:tc>
      </w:tr>
      <w:tr w:rsidR="00685995" w:rsidRPr="00596A3A" w14:paraId="311CCFA7" w14:textId="77777777" w:rsidTr="00685995">
        <w:tc>
          <w:tcPr>
            <w:tcW w:w="845" w:type="pct"/>
            <w:vMerge/>
            <w:noWrap/>
            <w:vAlign w:val="center"/>
          </w:tcPr>
          <w:p w14:paraId="24E938A2"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22E5A1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Calidris mauri</w:t>
            </w:r>
          </w:p>
        </w:tc>
        <w:tc>
          <w:tcPr>
            <w:tcW w:w="1269" w:type="pct"/>
            <w:noWrap/>
            <w:hideMark/>
          </w:tcPr>
          <w:p w14:paraId="674424B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Playero occidental</w:t>
            </w:r>
          </w:p>
        </w:tc>
        <w:tc>
          <w:tcPr>
            <w:tcW w:w="1354" w:type="pct"/>
            <w:noWrap/>
            <w:hideMark/>
          </w:tcPr>
          <w:p w14:paraId="3C423975" w14:textId="77777777" w:rsidR="00A73339" w:rsidRPr="00596A3A" w:rsidRDefault="00A73339" w:rsidP="00C80695">
            <w:pPr>
              <w:spacing w:before="0" w:after="0"/>
              <w:rPr>
                <w:rFonts w:ascii="Arial" w:hAnsi="Arial" w:cs="Arial"/>
                <w:sz w:val="20"/>
                <w:szCs w:val="20"/>
              </w:rPr>
            </w:pPr>
          </w:p>
        </w:tc>
        <w:tc>
          <w:tcPr>
            <w:tcW w:w="397" w:type="pct"/>
            <w:noWrap/>
            <w:hideMark/>
          </w:tcPr>
          <w:p w14:paraId="53A30C54" w14:textId="77777777" w:rsidR="00A73339" w:rsidRPr="00596A3A" w:rsidRDefault="00A73339" w:rsidP="00C80695">
            <w:pPr>
              <w:spacing w:before="0" w:after="0"/>
              <w:rPr>
                <w:rFonts w:ascii="Arial" w:hAnsi="Arial" w:cs="Arial"/>
                <w:sz w:val="20"/>
                <w:szCs w:val="20"/>
              </w:rPr>
            </w:pPr>
          </w:p>
        </w:tc>
      </w:tr>
      <w:tr w:rsidR="00685995" w:rsidRPr="00596A3A" w14:paraId="3484F3EE" w14:textId="77777777" w:rsidTr="00685995">
        <w:tc>
          <w:tcPr>
            <w:tcW w:w="845" w:type="pct"/>
            <w:vMerge/>
            <w:noWrap/>
            <w:vAlign w:val="center"/>
          </w:tcPr>
          <w:p w14:paraId="39570B0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B4F628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Calidris melanotos</w:t>
            </w:r>
          </w:p>
        </w:tc>
        <w:tc>
          <w:tcPr>
            <w:tcW w:w="1269" w:type="pct"/>
            <w:noWrap/>
            <w:hideMark/>
          </w:tcPr>
          <w:p w14:paraId="0F831A4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Playero pectoral</w:t>
            </w:r>
          </w:p>
        </w:tc>
        <w:tc>
          <w:tcPr>
            <w:tcW w:w="1354" w:type="pct"/>
            <w:noWrap/>
            <w:hideMark/>
          </w:tcPr>
          <w:p w14:paraId="3394C63A" w14:textId="77777777" w:rsidR="00A73339" w:rsidRPr="00596A3A" w:rsidRDefault="00A73339" w:rsidP="00C80695">
            <w:pPr>
              <w:spacing w:before="0" w:after="0"/>
              <w:rPr>
                <w:rFonts w:ascii="Arial" w:hAnsi="Arial" w:cs="Arial"/>
                <w:sz w:val="20"/>
                <w:szCs w:val="20"/>
              </w:rPr>
            </w:pPr>
          </w:p>
        </w:tc>
        <w:tc>
          <w:tcPr>
            <w:tcW w:w="397" w:type="pct"/>
            <w:noWrap/>
            <w:hideMark/>
          </w:tcPr>
          <w:p w14:paraId="6D857922" w14:textId="77777777" w:rsidR="00A73339" w:rsidRPr="00596A3A" w:rsidRDefault="00A73339" w:rsidP="00C80695">
            <w:pPr>
              <w:spacing w:before="0" w:after="0"/>
              <w:rPr>
                <w:rFonts w:ascii="Arial" w:hAnsi="Arial" w:cs="Arial"/>
                <w:sz w:val="20"/>
                <w:szCs w:val="20"/>
              </w:rPr>
            </w:pPr>
          </w:p>
        </w:tc>
      </w:tr>
      <w:tr w:rsidR="00685995" w:rsidRPr="00596A3A" w14:paraId="75484944" w14:textId="77777777" w:rsidTr="00685995">
        <w:tc>
          <w:tcPr>
            <w:tcW w:w="845" w:type="pct"/>
            <w:vMerge/>
            <w:noWrap/>
            <w:vAlign w:val="center"/>
          </w:tcPr>
          <w:p w14:paraId="6B8EBE8F"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E3170A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Calidris minutilla</w:t>
            </w:r>
          </w:p>
        </w:tc>
        <w:tc>
          <w:tcPr>
            <w:tcW w:w="1269" w:type="pct"/>
            <w:noWrap/>
            <w:hideMark/>
          </w:tcPr>
          <w:p w14:paraId="29BAB3E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Playero chichicuilote</w:t>
            </w:r>
          </w:p>
        </w:tc>
        <w:tc>
          <w:tcPr>
            <w:tcW w:w="1354" w:type="pct"/>
            <w:noWrap/>
            <w:hideMark/>
          </w:tcPr>
          <w:p w14:paraId="7A9519A1" w14:textId="77777777" w:rsidR="00A73339" w:rsidRPr="00596A3A" w:rsidRDefault="00A73339" w:rsidP="00C80695">
            <w:pPr>
              <w:spacing w:before="0" w:after="0"/>
              <w:rPr>
                <w:rFonts w:ascii="Arial" w:hAnsi="Arial" w:cs="Arial"/>
                <w:sz w:val="20"/>
                <w:szCs w:val="20"/>
              </w:rPr>
            </w:pPr>
          </w:p>
        </w:tc>
        <w:tc>
          <w:tcPr>
            <w:tcW w:w="397" w:type="pct"/>
            <w:noWrap/>
            <w:hideMark/>
          </w:tcPr>
          <w:p w14:paraId="45053ED5" w14:textId="77777777" w:rsidR="00A73339" w:rsidRPr="00596A3A" w:rsidRDefault="00A73339" w:rsidP="00C80695">
            <w:pPr>
              <w:spacing w:before="0" w:after="0"/>
              <w:rPr>
                <w:rFonts w:ascii="Arial" w:hAnsi="Arial" w:cs="Arial"/>
                <w:sz w:val="20"/>
                <w:szCs w:val="20"/>
              </w:rPr>
            </w:pPr>
          </w:p>
        </w:tc>
      </w:tr>
      <w:tr w:rsidR="00685995" w:rsidRPr="00596A3A" w14:paraId="1448ACE7" w14:textId="77777777" w:rsidTr="00685995">
        <w:tc>
          <w:tcPr>
            <w:tcW w:w="845" w:type="pct"/>
            <w:vMerge/>
            <w:noWrap/>
            <w:vAlign w:val="center"/>
            <w:hideMark/>
          </w:tcPr>
          <w:p w14:paraId="712FB86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EC132A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Calidris pusilla</w:t>
            </w:r>
          </w:p>
        </w:tc>
        <w:tc>
          <w:tcPr>
            <w:tcW w:w="1269" w:type="pct"/>
            <w:noWrap/>
            <w:hideMark/>
          </w:tcPr>
          <w:p w14:paraId="64C24E7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Playero semipalmeado</w:t>
            </w:r>
          </w:p>
        </w:tc>
        <w:tc>
          <w:tcPr>
            <w:tcW w:w="1354" w:type="pct"/>
            <w:noWrap/>
            <w:hideMark/>
          </w:tcPr>
          <w:p w14:paraId="0D4A3FB2" w14:textId="77777777" w:rsidR="00A73339" w:rsidRPr="00596A3A" w:rsidRDefault="00A73339" w:rsidP="00C80695">
            <w:pPr>
              <w:spacing w:before="0" w:after="0"/>
              <w:rPr>
                <w:rFonts w:ascii="Arial" w:hAnsi="Arial" w:cs="Arial"/>
                <w:sz w:val="20"/>
                <w:szCs w:val="20"/>
              </w:rPr>
            </w:pPr>
          </w:p>
        </w:tc>
        <w:tc>
          <w:tcPr>
            <w:tcW w:w="397" w:type="pct"/>
            <w:noWrap/>
            <w:hideMark/>
          </w:tcPr>
          <w:p w14:paraId="747A562B" w14:textId="77777777" w:rsidR="00A73339" w:rsidRPr="00596A3A" w:rsidRDefault="00A73339" w:rsidP="00C80695">
            <w:pPr>
              <w:spacing w:before="0" w:after="0"/>
              <w:rPr>
                <w:rFonts w:ascii="Arial" w:hAnsi="Arial" w:cs="Arial"/>
                <w:sz w:val="20"/>
                <w:szCs w:val="20"/>
              </w:rPr>
            </w:pPr>
          </w:p>
        </w:tc>
      </w:tr>
      <w:tr w:rsidR="00685995" w:rsidRPr="00596A3A" w14:paraId="6083C7B7" w14:textId="77777777" w:rsidTr="00685995">
        <w:tc>
          <w:tcPr>
            <w:tcW w:w="845" w:type="pct"/>
            <w:vMerge/>
            <w:noWrap/>
            <w:vAlign w:val="center"/>
          </w:tcPr>
          <w:p w14:paraId="431DE85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D683EC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Gallinago gallinago</w:t>
            </w:r>
          </w:p>
        </w:tc>
        <w:tc>
          <w:tcPr>
            <w:tcW w:w="1269" w:type="pct"/>
            <w:noWrap/>
            <w:hideMark/>
          </w:tcPr>
          <w:p w14:paraId="533E4AD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Agachona común</w:t>
            </w:r>
          </w:p>
        </w:tc>
        <w:tc>
          <w:tcPr>
            <w:tcW w:w="1354" w:type="pct"/>
            <w:noWrap/>
            <w:hideMark/>
          </w:tcPr>
          <w:p w14:paraId="17C8EFA5" w14:textId="77777777" w:rsidR="00A73339" w:rsidRPr="00596A3A" w:rsidRDefault="00A73339" w:rsidP="00C80695">
            <w:pPr>
              <w:spacing w:before="0" w:after="0"/>
              <w:rPr>
                <w:rFonts w:ascii="Arial" w:hAnsi="Arial" w:cs="Arial"/>
                <w:sz w:val="20"/>
                <w:szCs w:val="20"/>
              </w:rPr>
            </w:pPr>
          </w:p>
        </w:tc>
        <w:tc>
          <w:tcPr>
            <w:tcW w:w="397" w:type="pct"/>
            <w:noWrap/>
            <w:hideMark/>
          </w:tcPr>
          <w:p w14:paraId="129E5DDE" w14:textId="77777777" w:rsidR="00A73339" w:rsidRPr="00596A3A" w:rsidRDefault="00A73339" w:rsidP="00C80695">
            <w:pPr>
              <w:spacing w:before="0" w:after="0"/>
              <w:rPr>
                <w:rFonts w:ascii="Arial" w:hAnsi="Arial" w:cs="Arial"/>
                <w:sz w:val="20"/>
                <w:szCs w:val="20"/>
              </w:rPr>
            </w:pPr>
          </w:p>
        </w:tc>
      </w:tr>
      <w:tr w:rsidR="00685995" w:rsidRPr="00596A3A" w14:paraId="4DCF6A42" w14:textId="77777777" w:rsidTr="00685995">
        <w:tc>
          <w:tcPr>
            <w:tcW w:w="845" w:type="pct"/>
            <w:vMerge/>
            <w:noWrap/>
            <w:vAlign w:val="center"/>
          </w:tcPr>
          <w:p w14:paraId="3A91AEE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1F0356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Limnodromus griseus</w:t>
            </w:r>
          </w:p>
        </w:tc>
        <w:tc>
          <w:tcPr>
            <w:tcW w:w="1269" w:type="pct"/>
            <w:noWrap/>
            <w:hideMark/>
          </w:tcPr>
          <w:p w14:paraId="773C931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Costurero pico corto</w:t>
            </w:r>
          </w:p>
        </w:tc>
        <w:tc>
          <w:tcPr>
            <w:tcW w:w="1354" w:type="pct"/>
            <w:noWrap/>
            <w:hideMark/>
          </w:tcPr>
          <w:p w14:paraId="69E2E24B" w14:textId="77777777" w:rsidR="00A73339" w:rsidRPr="00596A3A" w:rsidRDefault="00A73339" w:rsidP="00C80695">
            <w:pPr>
              <w:spacing w:before="0" w:after="0"/>
              <w:rPr>
                <w:rFonts w:ascii="Arial" w:hAnsi="Arial" w:cs="Arial"/>
                <w:sz w:val="20"/>
                <w:szCs w:val="20"/>
              </w:rPr>
            </w:pPr>
          </w:p>
        </w:tc>
        <w:tc>
          <w:tcPr>
            <w:tcW w:w="397" w:type="pct"/>
            <w:noWrap/>
            <w:hideMark/>
          </w:tcPr>
          <w:p w14:paraId="40105666" w14:textId="77777777" w:rsidR="00A73339" w:rsidRPr="00596A3A" w:rsidRDefault="00A73339" w:rsidP="00C80695">
            <w:pPr>
              <w:spacing w:before="0" w:after="0"/>
              <w:rPr>
                <w:rFonts w:ascii="Arial" w:hAnsi="Arial" w:cs="Arial"/>
                <w:sz w:val="20"/>
                <w:szCs w:val="20"/>
              </w:rPr>
            </w:pPr>
          </w:p>
        </w:tc>
      </w:tr>
      <w:tr w:rsidR="00685995" w:rsidRPr="00596A3A" w14:paraId="2FE861EB" w14:textId="77777777" w:rsidTr="00685995">
        <w:tc>
          <w:tcPr>
            <w:tcW w:w="845" w:type="pct"/>
            <w:vMerge/>
            <w:noWrap/>
            <w:vAlign w:val="center"/>
          </w:tcPr>
          <w:p w14:paraId="292C52B3"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46D660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Limnodromus scolopaceus</w:t>
            </w:r>
          </w:p>
        </w:tc>
        <w:tc>
          <w:tcPr>
            <w:tcW w:w="1269" w:type="pct"/>
            <w:noWrap/>
            <w:hideMark/>
          </w:tcPr>
          <w:p w14:paraId="13EF316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Costurero pico largo</w:t>
            </w:r>
          </w:p>
        </w:tc>
        <w:tc>
          <w:tcPr>
            <w:tcW w:w="1354" w:type="pct"/>
            <w:noWrap/>
            <w:hideMark/>
          </w:tcPr>
          <w:p w14:paraId="5A47B5C7" w14:textId="77777777" w:rsidR="00A73339" w:rsidRPr="00596A3A" w:rsidRDefault="00A73339" w:rsidP="00C80695">
            <w:pPr>
              <w:spacing w:before="0" w:after="0"/>
              <w:rPr>
                <w:rFonts w:ascii="Arial" w:hAnsi="Arial" w:cs="Arial"/>
                <w:sz w:val="20"/>
                <w:szCs w:val="20"/>
              </w:rPr>
            </w:pPr>
          </w:p>
        </w:tc>
        <w:tc>
          <w:tcPr>
            <w:tcW w:w="397" w:type="pct"/>
            <w:noWrap/>
            <w:hideMark/>
          </w:tcPr>
          <w:p w14:paraId="0C158051" w14:textId="77777777" w:rsidR="00A73339" w:rsidRPr="00596A3A" w:rsidRDefault="00A73339" w:rsidP="00C80695">
            <w:pPr>
              <w:spacing w:before="0" w:after="0"/>
              <w:rPr>
                <w:rFonts w:ascii="Arial" w:hAnsi="Arial" w:cs="Arial"/>
                <w:sz w:val="20"/>
                <w:szCs w:val="20"/>
              </w:rPr>
            </w:pPr>
          </w:p>
        </w:tc>
      </w:tr>
      <w:tr w:rsidR="00685995" w:rsidRPr="00596A3A" w14:paraId="264509B1" w14:textId="77777777" w:rsidTr="00685995">
        <w:tc>
          <w:tcPr>
            <w:tcW w:w="845" w:type="pct"/>
            <w:vMerge/>
            <w:noWrap/>
            <w:vAlign w:val="center"/>
          </w:tcPr>
          <w:p w14:paraId="01013A95"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731212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Limosa fedoa</w:t>
            </w:r>
          </w:p>
        </w:tc>
        <w:tc>
          <w:tcPr>
            <w:tcW w:w="1269" w:type="pct"/>
            <w:noWrap/>
            <w:hideMark/>
          </w:tcPr>
          <w:p w14:paraId="22D273E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Picopando canelo</w:t>
            </w:r>
          </w:p>
        </w:tc>
        <w:tc>
          <w:tcPr>
            <w:tcW w:w="1354" w:type="pct"/>
            <w:noWrap/>
            <w:hideMark/>
          </w:tcPr>
          <w:p w14:paraId="7EB5E907" w14:textId="77777777" w:rsidR="00A73339" w:rsidRPr="00596A3A" w:rsidRDefault="00A73339" w:rsidP="00C80695">
            <w:pPr>
              <w:spacing w:before="0" w:after="0"/>
              <w:rPr>
                <w:rFonts w:ascii="Arial" w:hAnsi="Arial" w:cs="Arial"/>
                <w:sz w:val="20"/>
                <w:szCs w:val="20"/>
              </w:rPr>
            </w:pPr>
          </w:p>
        </w:tc>
        <w:tc>
          <w:tcPr>
            <w:tcW w:w="397" w:type="pct"/>
            <w:noWrap/>
            <w:hideMark/>
          </w:tcPr>
          <w:p w14:paraId="23B9B442" w14:textId="77777777" w:rsidR="00A73339" w:rsidRPr="00596A3A" w:rsidRDefault="00A73339" w:rsidP="00C80695">
            <w:pPr>
              <w:spacing w:before="0" w:after="0"/>
              <w:rPr>
                <w:rFonts w:ascii="Arial" w:hAnsi="Arial" w:cs="Arial"/>
                <w:sz w:val="20"/>
                <w:szCs w:val="20"/>
              </w:rPr>
            </w:pPr>
          </w:p>
        </w:tc>
      </w:tr>
      <w:tr w:rsidR="00685995" w:rsidRPr="00596A3A" w14:paraId="618873EB" w14:textId="77777777" w:rsidTr="00685995">
        <w:tc>
          <w:tcPr>
            <w:tcW w:w="845" w:type="pct"/>
            <w:vMerge/>
            <w:noWrap/>
            <w:vAlign w:val="center"/>
          </w:tcPr>
          <w:p w14:paraId="41918A3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771362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Numenius americanus</w:t>
            </w:r>
          </w:p>
        </w:tc>
        <w:tc>
          <w:tcPr>
            <w:tcW w:w="1269" w:type="pct"/>
            <w:noWrap/>
            <w:hideMark/>
          </w:tcPr>
          <w:p w14:paraId="1D384B6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Zarapito pico largo</w:t>
            </w:r>
          </w:p>
        </w:tc>
        <w:tc>
          <w:tcPr>
            <w:tcW w:w="1354" w:type="pct"/>
            <w:noWrap/>
            <w:hideMark/>
          </w:tcPr>
          <w:p w14:paraId="13B11C83" w14:textId="77777777" w:rsidR="00A73339" w:rsidRPr="00596A3A" w:rsidRDefault="00A73339" w:rsidP="00C80695">
            <w:pPr>
              <w:spacing w:before="0" w:after="0"/>
              <w:rPr>
                <w:rFonts w:ascii="Arial" w:hAnsi="Arial" w:cs="Arial"/>
                <w:sz w:val="20"/>
                <w:szCs w:val="20"/>
              </w:rPr>
            </w:pPr>
          </w:p>
        </w:tc>
        <w:tc>
          <w:tcPr>
            <w:tcW w:w="397" w:type="pct"/>
            <w:noWrap/>
            <w:hideMark/>
          </w:tcPr>
          <w:p w14:paraId="0C9F979F" w14:textId="77777777" w:rsidR="00A73339" w:rsidRPr="00596A3A" w:rsidRDefault="00A73339" w:rsidP="00C80695">
            <w:pPr>
              <w:spacing w:before="0" w:after="0"/>
              <w:rPr>
                <w:rFonts w:ascii="Arial" w:hAnsi="Arial" w:cs="Arial"/>
                <w:sz w:val="20"/>
                <w:szCs w:val="20"/>
              </w:rPr>
            </w:pPr>
          </w:p>
        </w:tc>
      </w:tr>
      <w:tr w:rsidR="00685995" w:rsidRPr="00596A3A" w14:paraId="1EC854A8" w14:textId="77777777" w:rsidTr="00685995">
        <w:tc>
          <w:tcPr>
            <w:tcW w:w="845" w:type="pct"/>
            <w:vMerge/>
            <w:noWrap/>
            <w:vAlign w:val="center"/>
          </w:tcPr>
          <w:p w14:paraId="4AD3F15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FDD55F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Numenius phaeopus</w:t>
            </w:r>
          </w:p>
        </w:tc>
        <w:tc>
          <w:tcPr>
            <w:tcW w:w="1269" w:type="pct"/>
            <w:noWrap/>
            <w:hideMark/>
          </w:tcPr>
          <w:p w14:paraId="2937BEA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Zarapito trinador</w:t>
            </w:r>
          </w:p>
        </w:tc>
        <w:tc>
          <w:tcPr>
            <w:tcW w:w="1354" w:type="pct"/>
            <w:noWrap/>
            <w:hideMark/>
          </w:tcPr>
          <w:p w14:paraId="5A999895" w14:textId="77777777" w:rsidR="00A73339" w:rsidRPr="00596A3A" w:rsidRDefault="00A73339" w:rsidP="00C80695">
            <w:pPr>
              <w:spacing w:before="0" w:after="0"/>
              <w:rPr>
                <w:rFonts w:ascii="Arial" w:hAnsi="Arial" w:cs="Arial"/>
                <w:sz w:val="20"/>
                <w:szCs w:val="20"/>
              </w:rPr>
            </w:pPr>
          </w:p>
        </w:tc>
        <w:tc>
          <w:tcPr>
            <w:tcW w:w="397" w:type="pct"/>
            <w:noWrap/>
            <w:hideMark/>
          </w:tcPr>
          <w:p w14:paraId="517F6166" w14:textId="77777777" w:rsidR="00A73339" w:rsidRPr="00596A3A" w:rsidRDefault="00A73339" w:rsidP="00C80695">
            <w:pPr>
              <w:spacing w:before="0" w:after="0"/>
              <w:rPr>
                <w:rFonts w:ascii="Arial" w:hAnsi="Arial" w:cs="Arial"/>
                <w:sz w:val="20"/>
                <w:szCs w:val="20"/>
              </w:rPr>
            </w:pPr>
          </w:p>
        </w:tc>
      </w:tr>
      <w:tr w:rsidR="00685995" w:rsidRPr="00596A3A" w14:paraId="2B1EDE71" w14:textId="77777777" w:rsidTr="00685995">
        <w:tc>
          <w:tcPr>
            <w:tcW w:w="845" w:type="pct"/>
            <w:vMerge/>
            <w:noWrap/>
            <w:vAlign w:val="center"/>
          </w:tcPr>
          <w:p w14:paraId="06647944"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78CDD1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Phalaropus tricolor</w:t>
            </w:r>
          </w:p>
        </w:tc>
        <w:tc>
          <w:tcPr>
            <w:tcW w:w="1269" w:type="pct"/>
            <w:noWrap/>
            <w:hideMark/>
          </w:tcPr>
          <w:p w14:paraId="520A04A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Falaropo pico largo</w:t>
            </w:r>
          </w:p>
        </w:tc>
        <w:tc>
          <w:tcPr>
            <w:tcW w:w="1354" w:type="pct"/>
            <w:noWrap/>
            <w:hideMark/>
          </w:tcPr>
          <w:p w14:paraId="65618A4E" w14:textId="77777777" w:rsidR="00A73339" w:rsidRPr="00596A3A" w:rsidRDefault="00A73339" w:rsidP="00C80695">
            <w:pPr>
              <w:spacing w:before="0" w:after="0"/>
              <w:rPr>
                <w:rFonts w:ascii="Arial" w:hAnsi="Arial" w:cs="Arial"/>
                <w:sz w:val="20"/>
                <w:szCs w:val="20"/>
              </w:rPr>
            </w:pPr>
          </w:p>
        </w:tc>
        <w:tc>
          <w:tcPr>
            <w:tcW w:w="397" w:type="pct"/>
            <w:noWrap/>
            <w:hideMark/>
          </w:tcPr>
          <w:p w14:paraId="6A03B40A" w14:textId="77777777" w:rsidR="00A73339" w:rsidRPr="00596A3A" w:rsidRDefault="00A73339" w:rsidP="00C80695">
            <w:pPr>
              <w:spacing w:before="0" w:after="0"/>
              <w:rPr>
                <w:rFonts w:ascii="Arial" w:hAnsi="Arial" w:cs="Arial"/>
                <w:sz w:val="20"/>
                <w:szCs w:val="20"/>
              </w:rPr>
            </w:pPr>
          </w:p>
        </w:tc>
      </w:tr>
      <w:tr w:rsidR="00685995" w:rsidRPr="00596A3A" w14:paraId="434D1D06" w14:textId="77777777" w:rsidTr="00685995">
        <w:tc>
          <w:tcPr>
            <w:tcW w:w="845" w:type="pct"/>
            <w:vMerge/>
            <w:noWrap/>
            <w:vAlign w:val="center"/>
          </w:tcPr>
          <w:p w14:paraId="5A4863B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626A5C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Scolopax minor</w:t>
            </w:r>
          </w:p>
        </w:tc>
        <w:tc>
          <w:tcPr>
            <w:tcW w:w="1269" w:type="pct"/>
            <w:noWrap/>
            <w:hideMark/>
          </w:tcPr>
          <w:p w14:paraId="33B2502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Chocha americana</w:t>
            </w:r>
          </w:p>
        </w:tc>
        <w:tc>
          <w:tcPr>
            <w:tcW w:w="1354" w:type="pct"/>
            <w:noWrap/>
            <w:hideMark/>
          </w:tcPr>
          <w:p w14:paraId="5ABAD7D7" w14:textId="77777777" w:rsidR="00A73339" w:rsidRPr="00596A3A" w:rsidRDefault="00A73339" w:rsidP="00C80695">
            <w:pPr>
              <w:spacing w:before="0" w:after="0"/>
              <w:rPr>
                <w:rFonts w:ascii="Arial" w:hAnsi="Arial" w:cs="Arial"/>
                <w:sz w:val="20"/>
                <w:szCs w:val="20"/>
              </w:rPr>
            </w:pPr>
          </w:p>
        </w:tc>
        <w:tc>
          <w:tcPr>
            <w:tcW w:w="397" w:type="pct"/>
            <w:noWrap/>
            <w:hideMark/>
          </w:tcPr>
          <w:p w14:paraId="4CF738DC" w14:textId="77777777" w:rsidR="00A73339" w:rsidRPr="00596A3A" w:rsidRDefault="00A73339" w:rsidP="00C80695">
            <w:pPr>
              <w:spacing w:before="0" w:after="0"/>
              <w:rPr>
                <w:rFonts w:ascii="Arial" w:hAnsi="Arial" w:cs="Arial"/>
                <w:sz w:val="20"/>
                <w:szCs w:val="20"/>
              </w:rPr>
            </w:pPr>
          </w:p>
        </w:tc>
      </w:tr>
      <w:tr w:rsidR="00685995" w:rsidRPr="00596A3A" w14:paraId="7FA15D09" w14:textId="77777777" w:rsidTr="00685995">
        <w:tc>
          <w:tcPr>
            <w:tcW w:w="845" w:type="pct"/>
            <w:vMerge/>
            <w:noWrap/>
            <w:vAlign w:val="center"/>
          </w:tcPr>
          <w:p w14:paraId="005F458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1F9FC9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Tringa flavipes</w:t>
            </w:r>
          </w:p>
        </w:tc>
        <w:tc>
          <w:tcPr>
            <w:tcW w:w="1269" w:type="pct"/>
            <w:noWrap/>
            <w:hideMark/>
          </w:tcPr>
          <w:p w14:paraId="4E5B21F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Patamarilla menor</w:t>
            </w:r>
          </w:p>
        </w:tc>
        <w:tc>
          <w:tcPr>
            <w:tcW w:w="1354" w:type="pct"/>
            <w:noWrap/>
            <w:hideMark/>
          </w:tcPr>
          <w:p w14:paraId="1931E58F" w14:textId="77777777" w:rsidR="00A73339" w:rsidRPr="00596A3A" w:rsidRDefault="00A73339" w:rsidP="00C80695">
            <w:pPr>
              <w:spacing w:before="0" w:after="0"/>
              <w:rPr>
                <w:rFonts w:ascii="Arial" w:hAnsi="Arial" w:cs="Arial"/>
                <w:sz w:val="20"/>
                <w:szCs w:val="20"/>
              </w:rPr>
            </w:pPr>
          </w:p>
        </w:tc>
        <w:tc>
          <w:tcPr>
            <w:tcW w:w="397" w:type="pct"/>
            <w:noWrap/>
            <w:hideMark/>
          </w:tcPr>
          <w:p w14:paraId="2A404B9C" w14:textId="77777777" w:rsidR="00A73339" w:rsidRPr="00596A3A" w:rsidRDefault="00A73339" w:rsidP="00C80695">
            <w:pPr>
              <w:spacing w:before="0" w:after="0"/>
              <w:rPr>
                <w:rFonts w:ascii="Arial" w:hAnsi="Arial" w:cs="Arial"/>
                <w:sz w:val="20"/>
                <w:szCs w:val="20"/>
              </w:rPr>
            </w:pPr>
          </w:p>
        </w:tc>
      </w:tr>
      <w:tr w:rsidR="00685995" w:rsidRPr="00596A3A" w14:paraId="2AE06B8D" w14:textId="77777777" w:rsidTr="00685995">
        <w:tc>
          <w:tcPr>
            <w:tcW w:w="845" w:type="pct"/>
            <w:vMerge/>
            <w:noWrap/>
            <w:vAlign w:val="center"/>
          </w:tcPr>
          <w:p w14:paraId="6C7B196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98A7D4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Tringa melanoleuca</w:t>
            </w:r>
          </w:p>
        </w:tc>
        <w:tc>
          <w:tcPr>
            <w:tcW w:w="1269" w:type="pct"/>
            <w:noWrap/>
            <w:hideMark/>
          </w:tcPr>
          <w:p w14:paraId="60F4E62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Patamarilla mayor</w:t>
            </w:r>
          </w:p>
        </w:tc>
        <w:tc>
          <w:tcPr>
            <w:tcW w:w="1354" w:type="pct"/>
            <w:noWrap/>
            <w:hideMark/>
          </w:tcPr>
          <w:p w14:paraId="2E2F674D" w14:textId="77777777" w:rsidR="00A73339" w:rsidRPr="00596A3A" w:rsidRDefault="00A73339" w:rsidP="00C80695">
            <w:pPr>
              <w:spacing w:before="0" w:after="0"/>
              <w:rPr>
                <w:rFonts w:ascii="Arial" w:hAnsi="Arial" w:cs="Arial"/>
                <w:sz w:val="20"/>
                <w:szCs w:val="20"/>
              </w:rPr>
            </w:pPr>
          </w:p>
        </w:tc>
        <w:tc>
          <w:tcPr>
            <w:tcW w:w="397" w:type="pct"/>
            <w:noWrap/>
            <w:hideMark/>
          </w:tcPr>
          <w:p w14:paraId="6B9AC0B9" w14:textId="77777777" w:rsidR="00A73339" w:rsidRPr="00596A3A" w:rsidRDefault="00A73339" w:rsidP="00C80695">
            <w:pPr>
              <w:spacing w:before="0" w:after="0"/>
              <w:rPr>
                <w:rFonts w:ascii="Arial" w:hAnsi="Arial" w:cs="Arial"/>
                <w:sz w:val="20"/>
                <w:szCs w:val="20"/>
              </w:rPr>
            </w:pPr>
          </w:p>
        </w:tc>
      </w:tr>
      <w:tr w:rsidR="00685995" w:rsidRPr="00596A3A" w14:paraId="0BF256EE" w14:textId="77777777" w:rsidTr="00685995">
        <w:tc>
          <w:tcPr>
            <w:tcW w:w="845" w:type="pct"/>
            <w:vMerge/>
            <w:noWrap/>
            <w:vAlign w:val="center"/>
          </w:tcPr>
          <w:p w14:paraId="7E8ABAB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B2ADF8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Tringa semipalmatus</w:t>
            </w:r>
          </w:p>
        </w:tc>
        <w:tc>
          <w:tcPr>
            <w:tcW w:w="1269" w:type="pct"/>
            <w:noWrap/>
            <w:hideMark/>
          </w:tcPr>
          <w:p w14:paraId="26CEAD2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Willet</w:t>
            </w:r>
          </w:p>
        </w:tc>
        <w:tc>
          <w:tcPr>
            <w:tcW w:w="1354" w:type="pct"/>
            <w:noWrap/>
            <w:hideMark/>
          </w:tcPr>
          <w:p w14:paraId="61D50928" w14:textId="77777777" w:rsidR="00A73339" w:rsidRPr="00596A3A" w:rsidRDefault="00A73339" w:rsidP="00C80695">
            <w:pPr>
              <w:spacing w:before="0" w:after="0"/>
              <w:rPr>
                <w:rFonts w:ascii="Arial" w:hAnsi="Arial" w:cs="Arial"/>
                <w:sz w:val="20"/>
                <w:szCs w:val="20"/>
              </w:rPr>
            </w:pPr>
          </w:p>
        </w:tc>
        <w:tc>
          <w:tcPr>
            <w:tcW w:w="397" w:type="pct"/>
            <w:noWrap/>
            <w:hideMark/>
          </w:tcPr>
          <w:p w14:paraId="44CD1D85" w14:textId="77777777" w:rsidR="00A73339" w:rsidRPr="00596A3A" w:rsidRDefault="00A73339" w:rsidP="00C80695">
            <w:pPr>
              <w:spacing w:before="0" w:after="0"/>
              <w:rPr>
                <w:rFonts w:ascii="Arial" w:hAnsi="Arial" w:cs="Arial"/>
                <w:sz w:val="20"/>
                <w:szCs w:val="20"/>
              </w:rPr>
            </w:pPr>
          </w:p>
        </w:tc>
      </w:tr>
      <w:tr w:rsidR="00685995" w:rsidRPr="00596A3A" w14:paraId="4773410B" w14:textId="77777777" w:rsidTr="00685995">
        <w:tc>
          <w:tcPr>
            <w:tcW w:w="845" w:type="pct"/>
            <w:vMerge/>
            <w:noWrap/>
            <w:vAlign w:val="center"/>
          </w:tcPr>
          <w:p w14:paraId="6AFD933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D06A6D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Tringa solitaria</w:t>
            </w:r>
          </w:p>
        </w:tc>
        <w:tc>
          <w:tcPr>
            <w:tcW w:w="1269" w:type="pct"/>
            <w:noWrap/>
            <w:hideMark/>
          </w:tcPr>
          <w:p w14:paraId="233C30F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Playero solitario</w:t>
            </w:r>
          </w:p>
        </w:tc>
        <w:tc>
          <w:tcPr>
            <w:tcW w:w="1354" w:type="pct"/>
            <w:noWrap/>
            <w:hideMark/>
          </w:tcPr>
          <w:p w14:paraId="57306FC4" w14:textId="77777777" w:rsidR="00A73339" w:rsidRPr="00596A3A" w:rsidRDefault="00A73339" w:rsidP="00C80695">
            <w:pPr>
              <w:spacing w:before="0" w:after="0"/>
              <w:rPr>
                <w:rFonts w:ascii="Arial" w:hAnsi="Arial" w:cs="Arial"/>
                <w:sz w:val="20"/>
                <w:szCs w:val="20"/>
              </w:rPr>
            </w:pPr>
          </w:p>
        </w:tc>
        <w:tc>
          <w:tcPr>
            <w:tcW w:w="397" w:type="pct"/>
            <w:noWrap/>
            <w:hideMark/>
          </w:tcPr>
          <w:p w14:paraId="783C96D4" w14:textId="77777777" w:rsidR="00A73339" w:rsidRPr="00596A3A" w:rsidRDefault="00A73339" w:rsidP="00C80695">
            <w:pPr>
              <w:spacing w:before="0" w:after="0"/>
              <w:rPr>
                <w:rFonts w:ascii="Arial" w:hAnsi="Arial" w:cs="Arial"/>
                <w:sz w:val="20"/>
                <w:szCs w:val="20"/>
              </w:rPr>
            </w:pPr>
          </w:p>
        </w:tc>
      </w:tr>
      <w:tr w:rsidR="00685995" w:rsidRPr="00596A3A" w14:paraId="6770543C" w14:textId="77777777" w:rsidTr="00685995">
        <w:tc>
          <w:tcPr>
            <w:tcW w:w="845" w:type="pct"/>
            <w:vMerge/>
            <w:noWrap/>
            <w:vAlign w:val="center"/>
          </w:tcPr>
          <w:p w14:paraId="2B9330C5"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8C2AD0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Tryngites subruficollis</w:t>
            </w:r>
          </w:p>
        </w:tc>
        <w:tc>
          <w:tcPr>
            <w:tcW w:w="1269" w:type="pct"/>
            <w:noWrap/>
            <w:hideMark/>
          </w:tcPr>
          <w:p w14:paraId="6F7435D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Playero leonado</w:t>
            </w:r>
          </w:p>
        </w:tc>
        <w:tc>
          <w:tcPr>
            <w:tcW w:w="1354" w:type="pct"/>
            <w:noWrap/>
            <w:hideMark/>
          </w:tcPr>
          <w:p w14:paraId="584151B7" w14:textId="77777777" w:rsidR="00A73339" w:rsidRPr="00596A3A" w:rsidRDefault="00A73339" w:rsidP="00C80695">
            <w:pPr>
              <w:spacing w:before="0" w:after="0"/>
              <w:rPr>
                <w:rFonts w:ascii="Arial" w:hAnsi="Arial" w:cs="Arial"/>
                <w:sz w:val="20"/>
                <w:szCs w:val="20"/>
              </w:rPr>
            </w:pPr>
          </w:p>
        </w:tc>
        <w:tc>
          <w:tcPr>
            <w:tcW w:w="397" w:type="pct"/>
            <w:noWrap/>
            <w:hideMark/>
          </w:tcPr>
          <w:p w14:paraId="5CE8BB8F" w14:textId="77777777" w:rsidR="00A73339" w:rsidRPr="00596A3A" w:rsidRDefault="00A73339" w:rsidP="00C80695">
            <w:pPr>
              <w:spacing w:before="0" w:after="0"/>
              <w:rPr>
                <w:rFonts w:ascii="Arial" w:hAnsi="Arial" w:cs="Arial"/>
                <w:sz w:val="20"/>
                <w:szCs w:val="20"/>
              </w:rPr>
            </w:pPr>
          </w:p>
        </w:tc>
      </w:tr>
      <w:tr w:rsidR="00685995" w:rsidRPr="00596A3A" w14:paraId="578BF6F8" w14:textId="77777777" w:rsidTr="00685995">
        <w:tc>
          <w:tcPr>
            <w:tcW w:w="845" w:type="pct"/>
            <w:vMerge w:val="restart"/>
            <w:noWrap/>
            <w:vAlign w:val="center"/>
            <w:hideMark/>
          </w:tcPr>
          <w:p w14:paraId="5B5C623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STEROCORIIDAE</w:t>
            </w:r>
          </w:p>
        </w:tc>
        <w:tc>
          <w:tcPr>
            <w:tcW w:w="1134" w:type="pct"/>
            <w:noWrap/>
            <w:hideMark/>
          </w:tcPr>
          <w:p w14:paraId="0231428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Stercorarius parasiticus</w:t>
            </w:r>
          </w:p>
        </w:tc>
        <w:tc>
          <w:tcPr>
            <w:tcW w:w="1269" w:type="pct"/>
            <w:noWrap/>
            <w:hideMark/>
          </w:tcPr>
          <w:p w14:paraId="36D13D3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Salteador parásito</w:t>
            </w:r>
          </w:p>
        </w:tc>
        <w:tc>
          <w:tcPr>
            <w:tcW w:w="1354" w:type="pct"/>
            <w:noWrap/>
            <w:hideMark/>
          </w:tcPr>
          <w:p w14:paraId="1426EFA2" w14:textId="77777777" w:rsidR="00A73339" w:rsidRPr="00596A3A" w:rsidRDefault="00A73339" w:rsidP="00C80695">
            <w:pPr>
              <w:spacing w:before="0" w:after="0"/>
              <w:rPr>
                <w:rFonts w:ascii="Arial" w:hAnsi="Arial" w:cs="Arial"/>
                <w:sz w:val="20"/>
                <w:szCs w:val="20"/>
              </w:rPr>
            </w:pPr>
          </w:p>
        </w:tc>
        <w:tc>
          <w:tcPr>
            <w:tcW w:w="397" w:type="pct"/>
            <w:noWrap/>
            <w:hideMark/>
          </w:tcPr>
          <w:p w14:paraId="34C3D33F" w14:textId="77777777" w:rsidR="00A73339" w:rsidRPr="00596A3A" w:rsidRDefault="00A73339" w:rsidP="00C80695">
            <w:pPr>
              <w:spacing w:before="0" w:after="0"/>
              <w:rPr>
                <w:rFonts w:ascii="Arial" w:hAnsi="Arial" w:cs="Arial"/>
                <w:sz w:val="20"/>
                <w:szCs w:val="20"/>
              </w:rPr>
            </w:pPr>
          </w:p>
        </w:tc>
      </w:tr>
      <w:tr w:rsidR="00685995" w:rsidRPr="00596A3A" w14:paraId="62334E38" w14:textId="77777777" w:rsidTr="00685995">
        <w:tc>
          <w:tcPr>
            <w:tcW w:w="845" w:type="pct"/>
            <w:vMerge/>
            <w:noWrap/>
            <w:vAlign w:val="center"/>
            <w:hideMark/>
          </w:tcPr>
          <w:p w14:paraId="2F8E7531"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7329E4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Stercorarius pomarinus</w:t>
            </w:r>
          </w:p>
        </w:tc>
        <w:tc>
          <w:tcPr>
            <w:tcW w:w="1269" w:type="pct"/>
            <w:noWrap/>
            <w:hideMark/>
          </w:tcPr>
          <w:p w14:paraId="3BEE326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Salteador pomarino</w:t>
            </w:r>
          </w:p>
        </w:tc>
        <w:tc>
          <w:tcPr>
            <w:tcW w:w="1354" w:type="pct"/>
            <w:noWrap/>
            <w:hideMark/>
          </w:tcPr>
          <w:p w14:paraId="3C116161" w14:textId="77777777" w:rsidR="00A73339" w:rsidRPr="00596A3A" w:rsidRDefault="00A73339" w:rsidP="00C80695">
            <w:pPr>
              <w:spacing w:before="0" w:after="0"/>
              <w:rPr>
                <w:rFonts w:ascii="Arial" w:hAnsi="Arial" w:cs="Arial"/>
                <w:sz w:val="20"/>
                <w:szCs w:val="20"/>
              </w:rPr>
            </w:pPr>
          </w:p>
        </w:tc>
        <w:tc>
          <w:tcPr>
            <w:tcW w:w="397" w:type="pct"/>
            <w:noWrap/>
            <w:hideMark/>
          </w:tcPr>
          <w:p w14:paraId="01D1A1A8" w14:textId="77777777" w:rsidR="00A73339" w:rsidRPr="00596A3A" w:rsidRDefault="00A73339" w:rsidP="00C80695">
            <w:pPr>
              <w:spacing w:before="0" w:after="0"/>
              <w:rPr>
                <w:rFonts w:ascii="Arial" w:hAnsi="Arial" w:cs="Arial"/>
                <w:sz w:val="20"/>
                <w:szCs w:val="20"/>
              </w:rPr>
            </w:pPr>
          </w:p>
        </w:tc>
      </w:tr>
      <w:tr w:rsidR="00685995" w:rsidRPr="00596A3A" w14:paraId="09B3F0B8" w14:textId="77777777" w:rsidTr="00685995">
        <w:tc>
          <w:tcPr>
            <w:tcW w:w="845" w:type="pct"/>
            <w:vMerge w:val="restart"/>
            <w:noWrap/>
            <w:vAlign w:val="center"/>
            <w:hideMark/>
          </w:tcPr>
          <w:p w14:paraId="654CB04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STRIGIDAE</w:t>
            </w:r>
          </w:p>
        </w:tc>
        <w:tc>
          <w:tcPr>
            <w:tcW w:w="1134" w:type="pct"/>
            <w:noWrap/>
            <w:hideMark/>
          </w:tcPr>
          <w:p w14:paraId="4A13A74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Athene cunicularia</w:t>
            </w:r>
          </w:p>
        </w:tc>
        <w:tc>
          <w:tcPr>
            <w:tcW w:w="1269" w:type="pct"/>
            <w:noWrap/>
            <w:hideMark/>
          </w:tcPr>
          <w:p w14:paraId="6F042E1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Tecolote llanero</w:t>
            </w:r>
          </w:p>
        </w:tc>
        <w:tc>
          <w:tcPr>
            <w:tcW w:w="1354" w:type="pct"/>
            <w:noWrap/>
            <w:hideMark/>
          </w:tcPr>
          <w:p w14:paraId="0E6850FE" w14:textId="77777777" w:rsidR="00A73339" w:rsidRPr="00596A3A" w:rsidRDefault="00A73339" w:rsidP="00C80695">
            <w:pPr>
              <w:spacing w:before="0" w:after="0"/>
              <w:rPr>
                <w:rFonts w:ascii="Arial" w:hAnsi="Arial" w:cs="Arial"/>
                <w:sz w:val="20"/>
                <w:szCs w:val="20"/>
              </w:rPr>
            </w:pPr>
          </w:p>
        </w:tc>
        <w:tc>
          <w:tcPr>
            <w:tcW w:w="397" w:type="pct"/>
            <w:noWrap/>
            <w:hideMark/>
          </w:tcPr>
          <w:p w14:paraId="52F7DBB1" w14:textId="77777777" w:rsidR="00A73339" w:rsidRPr="00596A3A" w:rsidRDefault="00A73339" w:rsidP="00C80695">
            <w:pPr>
              <w:spacing w:before="0" w:after="0"/>
              <w:rPr>
                <w:rFonts w:ascii="Arial" w:hAnsi="Arial" w:cs="Arial"/>
                <w:sz w:val="20"/>
                <w:szCs w:val="20"/>
              </w:rPr>
            </w:pPr>
          </w:p>
        </w:tc>
      </w:tr>
      <w:tr w:rsidR="00685995" w:rsidRPr="00596A3A" w14:paraId="4560CFE5" w14:textId="77777777" w:rsidTr="00685995">
        <w:tc>
          <w:tcPr>
            <w:tcW w:w="845" w:type="pct"/>
            <w:vMerge/>
            <w:noWrap/>
            <w:vAlign w:val="center"/>
          </w:tcPr>
          <w:p w14:paraId="57266708"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74B93D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Bubo virginianus mayensis</w:t>
            </w:r>
          </w:p>
        </w:tc>
        <w:tc>
          <w:tcPr>
            <w:tcW w:w="1269" w:type="pct"/>
            <w:noWrap/>
            <w:hideMark/>
          </w:tcPr>
          <w:p w14:paraId="29739B9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Búho cornudo</w:t>
            </w:r>
          </w:p>
        </w:tc>
        <w:tc>
          <w:tcPr>
            <w:tcW w:w="1354" w:type="pct"/>
            <w:noWrap/>
            <w:hideMark/>
          </w:tcPr>
          <w:p w14:paraId="5323B1E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1B6D263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143DFC48" w14:textId="77777777" w:rsidTr="00685995">
        <w:tc>
          <w:tcPr>
            <w:tcW w:w="845" w:type="pct"/>
            <w:vMerge/>
            <w:noWrap/>
            <w:vAlign w:val="center"/>
          </w:tcPr>
          <w:p w14:paraId="2E1466F3"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FBE3B3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Ciccaba nigrolineata</w:t>
            </w:r>
          </w:p>
        </w:tc>
        <w:tc>
          <w:tcPr>
            <w:tcW w:w="1269" w:type="pct"/>
            <w:noWrap/>
            <w:hideMark/>
          </w:tcPr>
          <w:p w14:paraId="1FF1822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Búho blanquinegro</w:t>
            </w:r>
          </w:p>
        </w:tc>
        <w:tc>
          <w:tcPr>
            <w:tcW w:w="1354" w:type="pct"/>
            <w:noWrap/>
            <w:hideMark/>
          </w:tcPr>
          <w:p w14:paraId="0F1A99E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0A8E6825" w14:textId="77777777" w:rsidR="00A73339" w:rsidRPr="00596A3A" w:rsidRDefault="00A73339" w:rsidP="00C80695">
            <w:pPr>
              <w:spacing w:before="0" w:after="0"/>
              <w:rPr>
                <w:rFonts w:ascii="Arial" w:hAnsi="Arial" w:cs="Arial"/>
                <w:sz w:val="20"/>
                <w:szCs w:val="20"/>
              </w:rPr>
            </w:pPr>
          </w:p>
        </w:tc>
      </w:tr>
      <w:tr w:rsidR="00685995" w:rsidRPr="00596A3A" w14:paraId="22150F44" w14:textId="77777777" w:rsidTr="00685995">
        <w:tc>
          <w:tcPr>
            <w:tcW w:w="845" w:type="pct"/>
            <w:vMerge/>
            <w:noWrap/>
            <w:vAlign w:val="center"/>
          </w:tcPr>
          <w:p w14:paraId="2904096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AE9BDE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Ciccaba virgata</w:t>
            </w:r>
          </w:p>
        </w:tc>
        <w:tc>
          <w:tcPr>
            <w:tcW w:w="1269" w:type="pct"/>
            <w:noWrap/>
            <w:hideMark/>
          </w:tcPr>
          <w:p w14:paraId="1427796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Búho café</w:t>
            </w:r>
          </w:p>
        </w:tc>
        <w:tc>
          <w:tcPr>
            <w:tcW w:w="1354" w:type="pct"/>
            <w:noWrap/>
            <w:hideMark/>
          </w:tcPr>
          <w:p w14:paraId="49690B28" w14:textId="77777777" w:rsidR="00A73339" w:rsidRPr="00596A3A" w:rsidRDefault="00A73339" w:rsidP="00C80695">
            <w:pPr>
              <w:spacing w:before="0" w:after="0"/>
              <w:rPr>
                <w:rFonts w:ascii="Arial" w:hAnsi="Arial" w:cs="Arial"/>
                <w:sz w:val="20"/>
                <w:szCs w:val="20"/>
              </w:rPr>
            </w:pPr>
          </w:p>
        </w:tc>
        <w:tc>
          <w:tcPr>
            <w:tcW w:w="397" w:type="pct"/>
            <w:noWrap/>
            <w:hideMark/>
          </w:tcPr>
          <w:p w14:paraId="5DDDD3D9" w14:textId="77777777" w:rsidR="00A73339" w:rsidRPr="00596A3A" w:rsidRDefault="00A73339" w:rsidP="00C80695">
            <w:pPr>
              <w:spacing w:before="0" w:after="0"/>
              <w:rPr>
                <w:rFonts w:ascii="Arial" w:hAnsi="Arial" w:cs="Arial"/>
                <w:sz w:val="20"/>
                <w:szCs w:val="20"/>
              </w:rPr>
            </w:pPr>
          </w:p>
        </w:tc>
      </w:tr>
      <w:tr w:rsidR="00685995" w:rsidRPr="00596A3A" w14:paraId="213869D1" w14:textId="77777777" w:rsidTr="00685995">
        <w:tc>
          <w:tcPr>
            <w:tcW w:w="845" w:type="pct"/>
            <w:vMerge/>
            <w:noWrap/>
            <w:vAlign w:val="center"/>
          </w:tcPr>
          <w:p w14:paraId="1CF7589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80EEEE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Glaucidium brasilianum</w:t>
            </w:r>
          </w:p>
        </w:tc>
        <w:tc>
          <w:tcPr>
            <w:tcW w:w="1269" w:type="pct"/>
            <w:noWrap/>
            <w:hideMark/>
          </w:tcPr>
          <w:p w14:paraId="4FF0D1E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Tecolote bajeño</w:t>
            </w:r>
          </w:p>
        </w:tc>
        <w:tc>
          <w:tcPr>
            <w:tcW w:w="1354" w:type="pct"/>
            <w:noWrap/>
            <w:hideMark/>
          </w:tcPr>
          <w:p w14:paraId="64B1D359" w14:textId="77777777" w:rsidR="00A73339" w:rsidRPr="00596A3A" w:rsidRDefault="00A73339" w:rsidP="00C80695">
            <w:pPr>
              <w:spacing w:before="0" w:after="0"/>
              <w:rPr>
                <w:rFonts w:ascii="Arial" w:hAnsi="Arial" w:cs="Arial"/>
                <w:sz w:val="20"/>
                <w:szCs w:val="20"/>
              </w:rPr>
            </w:pPr>
          </w:p>
        </w:tc>
        <w:tc>
          <w:tcPr>
            <w:tcW w:w="397" w:type="pct"/>
            <w:noWrap/>
            <w:hideMark/>
          </w:tcPr>
          <w:p w14:paraId="1505F944" w14:textId="77777777" w:rsidR="00A73339" w:rsidRPr="00596A3A" w:rsidRDefault="00A73339" w:rsidP="00C80695">
            <w:pPr>
              <w:spacing w:before="0" w:after="0"/>
              <w:rPr>
                <w:rFonts w:ascii="Arial" w:hAnsi="Arial" w:cs="Arial"/>
                <w:sz w:val="20"/>
                <w:szCs w:val="20"/>
              </w:rPr>
            </w:pPr>
          </w:p>
        </w:tc>
      </w:tr>
      <w:tr w:rsidR="00685995" w:rsidRPr="00596A3A" w14:paraId="6BADC006" w14:textId="77777777" w:rsidTr="00685995">
        <w:tc>
          <w:tcPr>
            <w:tcW w:w="845" w:type="pct"/>
            <w:vMerge/>
            <w:noWrap/>
            <w:vAlign w:val="center"/>
          </w:tcPr>
          <w:p w14:paraId="0C402EA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54B5BB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Megascops guatamalae</w:t>
            </w:r>
          </w:p>
        </w:tc>
        <w:tc>
          <w:tcPr>
            <w:tcW w:w="1269" w:type="pct"/>
            <w:noWrap/>
            <w:hideMark/>
          </w:tcPr>
          <w:p w14:paraId="070A768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Tecolote vermiculado</w:t>
            </w:r>
          </w:p>
        </w:tc>
        <w:tc>
          <w:tcPr>
            <w:tcW w:w="1354" w:type="pct"/>
            <w:noWrap/>
            <w:hideMark/>
          </w:tcPr>
          <w:p w14:paraId="3771632C" w14:textId="77777777" w:rsidR="00A73339" w:rsidRPr="00596A3A" w:rsidRDefault="00A73339" w:rsidP="00C80695">
            <w:pPr>
              <w:spacing w:before="0" w:after="0"/>
              <w:rPr>
                <w:rFonts w:ascii="Arial" w:hAnsi="Arial" w:cs="Arial"/>
                <w:sz w:val="20"/>
                <w:szCs w:val="20"/>
              </w:rPr>
            </w:pPr>
          </w:p>
        </w:tc>
        <w:tc>
          <w:tcPr>
            <w:tcW w:w="397" w:type="pct"/>
            <w:noWrap/>
            <w:hideMark/>
          </w:tcPr>
          <w:p w14:paraId="13F651D3" w14:textId="77777777" w:rsidR="00A73339" w:rsidRPr="00596A3A" w:rsidRDefault="00A73339" w:rsidP="00C80695">
            <w:pPr>
              <w:spacing w:before="0" w:after="0"/>
              <w:rPr>
                <w:rFonts w:ascii="Arial" w:hAnsi="Arial" w:cs="Arial"/>
                <w:sz w:val="20"/>
                <w:szCs w:val="20"/>
              </w:rPr>
            </w:pPr>
          </w:p>
        </w:tc>
      </w:tr>
      <w:tr w:rsidR="00685995" w:rsidRPr="00596A3A" w14:paraId="38338453" w14:textId="77777777" w:rsidTr="00685995">
        <w:tc>
          <w:tcPr>
            <w:tcW w:w="845" w:type="pct"/>
            <w:vMerge w:val="restart"/>
            <w:noWrap/>
            <w:vAlign w:val="center"/>
            <w:hideMark/>
          </w:tcPr>
          <w:p w14:paraId="03ACA51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SULIDAE</w:t>
            </w:r>
          </w:p>
        </w:tc>
        <w:tc>
          <w:tcPr>
            <w:tcW w:w="1134" w:type="pct"/>
            <w:noWrap/>
            <w:hideMark/>
          </w:tcPr>
          <w:p w14:paraId="1146F17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Sula leucogaster</w:t>
            </w:r>
          </w:p>
        </w:tc>
        <w:tc>
          <w:tcPr>
            <w:tcW w:w="1269" w:type="pct"/>
            <w:noWrap/>
            <w:hideMark/>
          </w:tcPr>
          <w:p w14:paraId="69AA81A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Bobo café</w:t>
            </w:r>
          </w:p>
        </w:tc>
        <w:tc>
          <w:tcPr>
            <w:tcW w:w="1354" w:type="pct"/>
            <w:noWrap/>
            <w:hideMark/>
          </w:tcPr>
          <w:p w14:paraId="4D3DB811" w14:textId="77777777" w:rsidR="00A73339" w:rsidRPr="00596A3A" w:rsidRDefault="00A73339" w:rsidP="00C80695">
            <w:pPr>
              <w:spacing w:before="0" w:after="0"/>
              <w:rPr>
                <w:rFonts w:ascii="Arial" w:hAnsi="Arial" w:cs="Arial"/>
                <w:sz w:val="20"/>
                <w:szCs w:val="20"/>
              </w:rPr>
            </w:pPr>
          </w:p>
        </w:tc>
        <w:tc>
          <w:tcPr>
            <w:tcW w:w="397" w:type="pct"/>
            <w:noWrap/>
            <w:hideMark/>
          </w:tcPr>
          <w:p w14:paraId="53CB456F" w14:textId="77777777" w:rsidR="00A73339" w:rsidRPr="00596A3A" w:rsidRDefault="00A73339" w:rsidP="00C80695">
            <w:pPr>
              <w:spacing w:before="0" w:after="0"/>
              <w:rPr>
                <w:rFonts w:ascii="Arial" w:hAnsi="Arial" w:cs="Arial"/>
                <w:sz w:val="20"/>
                <w:szCs w:val="20"/>
              </w:rPr>
            </w:pPr>
          </w:p>
        </w:tc>
      </w:tr>
      <w:tr w:rsidR="00685995" w:rsidRPr="00596A3A" w14:paraId="1ECF7620" w14:textId="77777777" w:rsidTr="00685995">
        <w:tc>
          <w:tcPr>
            <w:tcW w:w="845" w:type="pct"/>
            <w:vMerge/>
            <w:noWrap/>
            <w:vAlign w:val="center"/>
            <w:hideMark/>
          </w:tcPr>
          <w:p w14:paraId="2B682531"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56795C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Sula sula</w:t>
            </w:r>
          </w:p>
        </w:tc>
        <w:tc>
          <w:tcPr>
            <w:tcW w:w="1269" w:type="pct"/>
            <w:noWrap/>
            <w:hideMark/>
          </w:tcPr>
          <w:p w14:paraId="01E8D58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Bobo pata roja</w:t>
            </w:r>
          </w:p>
        </w:tc>
        <w:tc>
          <w:tcPr>
            <w:tcW w:w="1354" w:type="pct"/>
            <w:noWrap/>
            <w:hideMark/>
          </w:tcPr>
          <w:p w14:paraId="5C532E72" w14:textId="77777777" w:rsidR="00A73339" w:rsidRPr="00596A3A" w:rsidRDefault="00A73339" w:rsidP="00C80695">
            <w:pPr>
              <w:spacing w:before="0" w:after="0"/>
              <w:rPr>
                <w:rFonts w:ascii="Arial" w:hAnsi="Arial" w:cs="Arial"/>
                <w:sz w:val="20"/>
                <w:szCs w:val="20"/>
              </w:rPr>
            </w:pPr>
          </w:p>
        </w:tc>
        <w:tc>
          <w:tcPr>
            <w:tcW w:w="397" w:type="pct"/>
            <w:noWrap/>
            <w:hideMark/>
          </w:tcPr>
          <w:p w14:paraId="7E29A5ED" w14:textId="77777777" w:rsidR="00A73339" w:rsidRPr="00596A3A" w:rsidRDefault="00A73339" w:rsidP="00C80695">
            <w:pPr>
              <w:spacing w:before="0" w:after="0"/>
              <w:rPr>
                <w:rFonts w:ascii="Arial" w:hAnsi="Arial" w:cs="Arial"/>
                <w:sz w:val="20"/>
                <w:szCs w:val="20"/>
              </w:rPr>
            </w:pPr>
          </w:p>
        </w:tc>
      </w:tr>
      <w:tr w:rsidR="00685995" w:rsidRPr="00596A3A" w14:paraId="4292983A" w14:textId="77777777" w:rsidTr="00685995">
        <w:tc>
          <w:tcPr>
            <w:tcW w:w="845" w:type="pct"/>
            <w:vMerge w:val="restart"/>
            <w:noWrap/>
            <w:vAlign w:val="center"/>
            <w:hideMark/>
          </w:tcPr>
          <w:p w14:paraId="17F37B3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SYLVIIDAE</w:t>
            </w:r>
          </w:p>
        </w:tc>
        <w:tc>
          <w:tcPr>
            <w:tcW w:w="1134" w:type="pct"/>
            <w:noWrap/>
            <w:hideMark/>
          </w:tcPr>
          <w:p w14:paraId="72CB0C2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Polioptila caerulea</w:t>
            </w:r>
          </w:p>
        </w:tc>
        <w:tc>
          <w:tcPr>
            <w:tcW w:w="1269" w:type="pct"/>
            <w:noWrap/>
            <w:hideMark/>
          </w:tcPr>
          <w:p w14:paraId="729D205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Perlita azulgris</w:t>
            </w:r>
          </w:p>
        </w:tc>
        <w:tc>
          <w:tcPr>
            <w:tcW w:w="1354" w:type="pct"/>
            <w:noWrap/>
            <w:hideMark/>
          </w:tcPr>
          <w:p w14:paraId="10EE4EB3" w14:textId="77777777" w:rsidR="00A73339" w:rsidRPr="00596A3A" w:rsidRDefault="00A73339" w:rsidP="00C80695">
            <w:pPr>
              <w:spacing w:before="0" w:after="0"/>
              <w:rPr>
                <w:rFonts w:ascii="Arial" w:hAnsi="Arial" w:cs="Arial"/>
                <w:sz w:val="20"/>
                <w:szCs w:val="20"/>
              </w:rPr>
            </w:pPr>
          </w:p>
        </w:tc>
        <w:tc>
          <w:tcPr>
            <w:tcW w:w="397" w:type="pct"/>
            <w:noWrap/>
            <w:hideMark/>
          </w:tcPr>
          <w:p w14:paraId="214DD935" w14:textId="77777777" w:rsidR="00A73339" w:rsidRPr="00596A3A" w:rsidRDefault="00A73339" w:rsidP="00C80695">
            <w:pPr>
              <w:spacing w:before="0" w:after="0"/>
              <w:rPr>
                <w:rFonts w:ascii="Arial" w:hAnsi="Arial" w:cs="Arial"/>
                <w:sz w:val="20"/>
                <w:szCs w:val="20"/>
              </w:rPr>
            </w:pPr>
          </w:p>
        </w:tc>
      </w:tr>
      <w:tr w:rsidR="00685995" w:rsidRPr="00596A3A" w14:paraId="1F2D5A60" w14:textId="77777777" w:rsidTr="00685995">
        <w:tc>
          <w:tcPr>
            <w:tcW w:w="845" w:type="pct"/>
            <w:vMerge/>
            <w:noWrap/>
            <w:vAlign w:val="center"/>
            <w:hideMark/>
          </w:tcPr>
          <w:p w14:paraId="0CE6B7F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A2C893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Ramphocaenus melanurus</w:t>
            </w:r>
          </w:p>
        </w:tc>
        <w:tc>
          <w:tcPr>
            <w:tcW w:w="1269" w:type="pct"/>
            <w:noWrap/>
            <w:hideMark/>
          </w:tcPr>
          <w:p w14:paraId="699836C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Soterillo picudo</w:t>
            </w:r>
          </w:p>
        </w:tc>
        <w:tc>
          <w:tcPr>
            <w:tcW w:w="1354" w:type="pct"/>
            <w:noWrap/>
            <w:hideMark/>
          </w:tcPr>
          <w:p w14:paraId="0F7A548D" w14:textId="77777777" w:rsidR="00A73339" w:rsidRPr="00596A3A" w:rsidRDefault="00A73339" w:rsidP="00C80695">
            <w:pPr>
              <w:spacing w:before="0" w:after="0"/>
              <w:rPr>
                <w:rFonts w:ascii="Arial" w:hAnsi="Arial" w:cs="Arial"/>
                <w:sz w:val="20"/>
                <w:szCs w:val="20"/>
              </w:rPr>
            </w:pPr>
          </w:p>
        </w:tc>
        <w:tc>
          <w:tcPr>
            <w:tcW w:w="397" w:type="pct"/>
            <w:noWrap/>
            <w:hideMark/>
          </w:tcPr>
          <w:p w14:paraId="630A5A0C" w14:textId="77777777" w:rsidR="00A73339" w:rsidRPr="00596A3A" w:rsidRDefault="00A73339" w:rsidP="00C80695">
            <w:pPr>
              <w:spacing w:before="0" w:after="0"/>
              <w:rPr>
                <w:rFonts w:ascii="Arial" w:hAnsi="Arial" w:cs="Arial"/>
                <w:sz w:val="20"/>
                <w:szCs w:val="20"/>
              </w:rPr>
            </w:pPr>
          </w:p>
        </w:tc>
      </w:tr>
      <w:tr w:rsidR="00685995" w:rsidRPr="00596A3A" w14:paraId="76C2D9C7" w14:textId="77777777" w:rsidTr="00685995">
        <w:tc>
          <w:tcPr>
            <w:tcW w:w="845" w:type="pct"/>
            <w:vMerge/>
            <w:noWrap/>
            <w:vAlign w:val="center"/>
            <w:hideMark/>
          </w:tcPr>
          <w:p w14:paraId="29F0CA73"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59372C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Polioptila plumbea</w:t>
            </w:r>
          </w:p>
        </w:tc>
        <w:tc>
          <w:tcPr>
            <w:tcW w:w="1269" w:type="pct"/>
            <w:noWrap/>
            <w:hideMark/>
          </w:tcPr>
          <w:p w14:paraId="54A5E27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Perlita tropical</w:t>
            </w:r>
          </w:p>
        </w:tc>
        <w:tc>
          <w:tcPr>
            <w:tcW w:w="1354" w:type="pct"/>
            <w:noWrap/>
            <w:hideMark/>
          </w:tcPr>
          <w:p w14:paraId="7AEE3B0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205BA482" w14:textId="77777777" w:rsidR="00A73339" w:rsidRPr="00596A3A" w:rsidRDefault="00A73339" w:rsidP="00C80695">
            <w:pPr>
              <w:spacing w:before="0" w:after="0"/>
              <w:rPr>
                <w:rFonts w:ascii="Arial" w:hAnsi="Arial" w:cs="Arial"/>
                <w:sz w:val="20"/>
                <w:szCs w:val="20"/>
              </w:rPr>
            </w:pPr>
          </w:p>
        </w:tc>
      </w:tr>
      <w:tr w:rsidR="00685995" w:rsidRPr="00596A3A" w14:paraId="2F857B66" w14:textId="77777777" w:rsidTr="00685995">
        <w:tc>
          <w:tcPr>
            <w:tcW w:w="845" w:type="pct"/>
            <w:noWrap/>
            <w:vAlign w:val="center"/>
            <w:hideMark/>
          </w:tcPr>
          <w:p w14:paraId="2C299D3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lastRenderedPageBreak/>
              <w:t>THAMNOPHILIDAE</w:t>
            </w:r>
          </w:p>
        </w:tc>
        <w:tc>
          <w:tcPr>
            <w:tcW w:w="1134" w:type="pct"/>
            <w:noWrap/>
            <w:hideMark/>
          </w:tcPr>
          <w:p w14:paraId="5381B68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Thamnophilus doliatus</w:t>
            </w:r>
          </w:p>
        </w:tc>
        <w:tc>
          <w:tcPr>
            <w:tcW w:w="1269" w:type="pct"/>
            <w:noWrap/>
            <w:hideMark/>
          </w:tcPr>
          <w:p w14:paraId="3244279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Batará barrado</w:t>
            </w:r>
          </w:p>
        </w:tc>
        <w:tc>
          <w:tcPr>
            <w:tcW w:w="1354" w:type="pct"/>
            <w:noWrap/>
            <w:hideMark/>
          </w:tcPr>
          <w:p w14:paraId="7BAECD4C" w14:textId="77777777" w:rsidR="00A73339" w:rsidRPr="00596A3A" w:rsidRDefault="00A73339" w:rsidP="00C80695">
            <w:pPr>
              <w:spacing w:before="0" w:after="0"/>
              <w:rPr>
                <w:rFonts w:ascii="Arial" w:hAnsi="Arial" w:cs="Arial"/>
                <w:sz w:val="20"/>
                <w:szCs w:val="20"/>
              </w:rPr>
            </w:pPr>
          </w:p>
        </w:tc>
        <w:tc>
          <w:tcPr>
            <w:tcW w:w="397" w:type="pct"/>
            <w:noWrap/>
            <w:hideMark/>
          </w:tcPr>
          <w:p w14:paraId="7C06E4D3" w14:textId="77777777" w:rsidR="00A73339" w:rsidRPr="00596A3A" w:rsidRDefault="00A73339" w:rsidP="00C80695">
            <w:pPr>
              <w:spacing w:before="0" w:after="0"/>
              <w:rPr>
                <w:rFonts w:ascii="Arial" w:hAnsi="Arial" w:cs="Arial"/>
                <w:sz w:val="20"/>
                <w:szCs w:val="20"/>
              </w:rPr>
            </w:pPr>
          </w:p>
        </w:tc>
      </w:tr>
      <w:tr w:rsidR="00685995" w:rsidRPr="00596A3A" w14:paraId="04980427" w14:textId="77777777" w:rsidTr="00685995">
        <w:tc>
          <w:tcPr>
            <w:tcW w:w="845" w:type="pct"/>
            <w:vMerge w:val="restart"/>
            <w:noWrap/>
            <w:vAlign w:val="center"/>
            <w:hideMark/>
          </w:tcPr>
          <w:p w14:paraId="2EDBBE9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THRAUPIDAE</w:t>
            </w:r>
          </w:p>
        </w:tc>
        <w:tc>
          <w:tcPr>
            <w:tcW w:w="1134" w:type="pct"/>
            <w:noWrap/>
            <w:hideMark/>
          </w:tcPr>
          <w:p w14:paraId="3F2A713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Cyanerpes cyaneus</w:t>
            </w:r>
          </w:p>
        </w:tc>
        <w:tc>
          <w:tcPr>
            <w:tcW w:w="1269" w:type="pct"/>
            <w:noWrap/>
            <w:hideMark/>
          </w:tcPr>
          <w:p w14:paraId="5A46B2E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Mielero pata roja</w:t>
            </w:r>
          </w:p>
        </w:tc>
        <w:tc>
          <w:tcPr>
            <w:tcW w:w="1354" w:type="pct"/>
            <w:noWrap/>
            <w:hideMark/>
          </w:tcPr>
          <w:p w14:paraId="654968C2" w14:textId="77777777" w:rsidR="00A73339" w:rsidRPr="00596A3A" w:rsidRDefault="00A73339" w:rsidP="00C80695">
            <w:pPr>
              <w:spacing w:before="0" w:after="0"/>
              <w:rPr>
                <w:rFonts w:ascii="Arial" w:hAnsi="Arial" w:cs="Arial"/>
                <w:sz w:val="20"/>
                <w:szCs w:val="20"/>
              </w:rPr>
            </w:pPr>
          </w:p>
        </w:tc>
        <w:tc>
          <w:tcPr>
            <w:tcW w:w="397" w:type="pct"/>
            <w:noWrap/>
            <w:hideMark/>
          </w:tcPr>
          <w:p w14:paraId="4C44C074" w14:textId="77777777" w:rsidR="00A73339" w:rsidRPr="00596A3A" w:rsidRDefault="00A73339" w:rsidP="00C80695">
            <w:pPr>
              <w:spacing w:before="0" w:after="0"/>
              <w:rPr>
                <w:rFonts w:ascii="Arial" w:hAnsi="Arial" w:cs="Arial"/>
                <w:sz w:val="20"/>
                <w:szCs w:val="20"/>
              </w:rPr>
            </w:pPr>
          </w:p>
        </w:tc>
      </w:tr>
      <w:tr w:rsidR="00685995" w:rsidRPr="00596A3A" w14:paraId="725CA0C7" w14:textId="77777777" w:rsidTr="00685995">
        <w:tc>
          <w:tcPr>
            <w:tcW w:w="845" w:type="pct"/>
            <w:vMerge/>
            <w:noWrap/>
            <w:vAlign w:val="center"/>
          </w:tcPr>
          <w:p w14:paraId="56E3EFC2"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171CA0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Eucometis penicillata</w:t>
            </w:r>
          </w:p>
        </w:tc>
        <w:tc>
          <w:tcPr>
            <w:tcW w:w="1269" w:type="pct"/>
            <w:noWrap/>
            <w:hideMark/>
          </w:tcPr>
          <w:p w14:paraId="0560659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Tángara cabeza gris</w:t>
            </w:r>
          </w:p>
        </w:tc>
        <w:tc>
          <w:tcPr>
            <w:tcW w:w="1354" w:type="pct"/>
            <w:noWrap/>
            <w:hideMark/>
          </w:tcPr>
          <w:p w14:paraId="5E26B6D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0E4118AF" w14:textId="77777777" w:rsidR="00A73339" w:rsidRPr="00596A3A" w:rsidRDefault="00A73339" w:rsidP="00C80695">
            <w:pPr>
              <w:spacing w:before="0" w:after="0"/>
              <w:rPr>
                <w:rFonts w:ascii="Arial" w:hAnsi="Arial" w:cs="Arial"/>
                <w:sz w:val="20"/>
                <w:szCs w:val="20"/>
              </w:rPr>
            </w:pPr>
          </w:p>
        </w:tc>
      </w:tr>
      <w:tr w:rsidR="00685995" w:rsidRPr="00596A3A" w14:paraId="57BCC514" w14:textId="77777777" w:rsidTr="00685995">
        <w:tc>
          <w:tcPr>
            <w:tcW w:w="845" w:type="pct"/>
            <w:vMerge/>
            <w:noWrap/>
            <w:vAlign w:val="center"/>
          </w:tcPr>
          <w:p w14:paraId="6690DCC4"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E72296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Habia fuscicauda</w:t>
            </w:r>
          </w:p>
        </w:tc>
        <w:tc>
          <w:tcPr>
            <w:tcW w:w="1269" w:type="pct"/>
            <w:noWrap/>
            <w:hideMark/>
          </w:tcPr>
          <w:p w14:paraId="5CAAA12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Tangara selvática</w:t>
            </w:r>
          </w:p>
        </w:tc>
        <w:tc>
          <w:tcPr>
            <w:tcW w:w="1354" w:type="pct"/>
            <w:noWrap/>
            <w:hideMark/>
          </w:tcPr>
          <w:p w14:paraId="18F5BF2C" w14:textId="77777777" w:rsidR="00A73339" w:rsidRPr="00596A3A" w:rsidRDefault="00A73339" w:rsidP="00C80695">
            <w:pPr>
              <w:spacing w:before="0" w:after="0"/>
              <w:rPr>
                <w:rFonts w:ascii="Arial" w:hAnsi="Arial" w:cs="Arial"/>
                <w:sz w:val="20"/>
                <w:szCs w:val="20"/>
              </w:rPr>
            </w:pPr>
          </w:p>
        </w:tc>
        <w:tc>
          <w:tcPr>
            <w:tcW w:w="397" w:type="pct"/>
            <w:noWrap/>
            <w:hideMark/>
          </w:tcPr>
          <w:p w14:paraId="26B3B894" w14:textId="77777777" w:rsidR="00A73339" w:rsidRPr="00596A3A" w:rsidRDefault="00A73339" w:rsidP="00C80695">
            <w:pPr>
              <w:spacing w:before="0" w:after="0"/>
              <w:rPr>
                <w:rFonts w:ascii="Arial" w:hAnsi="Arial" w:cs="Arial"/>
                <w:sz w:val="20"/>
                <w:szCs w:val="20"/>
              </w:rPr>
            </w:pPr>
          </w:p>
        </w:tc>
      </w:tr>
      <w:tr w:rsidR="00685995" w:rsidRPr="00596A3A" w14:paraId="331467E9" w14:textId="77777777" w:rsidTr="00685995">
        <w:tc>
          <w:tcPr>
            <w:tcW w:w="845" w:type="pct"/>
            <w:vMerge/>
            <w:noWrap/>
            <w:vAlign w:val="center"/>
          </w:tcPr>
          <w:p w14:paraId="7FE17CC2"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87C1F4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Habia rubica</w:t>
            </w:r>
          </w:p>
        </w:tc>
        <w:tc>
          <w:tcPr>
            <w:tcW w:w="1269" w:type="pct"/>
            <w:noWrap/>
            <w:hideMark/>
          </w:tcPr>
          <w:p w14:paraId="1CC8C9E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Tangara-hormiguera Coroniroja</w:t>
            </w:r>
          </w:p>
        </w:tc>
        <w:tc>
          <w:tcPr>
            <w:tcW w:w="1354" w:type="pct"/>
            <w:noWrap/>
            <w:hideMark/>
          </w:tcPr>
          <w:p w14:paraId="5DF7487C" w14:textId="77777777" w:rsidR="00A73339" w:rsidRPr="00596A3A" w:rsidRDefault="00A73339" w:rsidP="00C80695">
            <w:pPr>
              <w:spacing w:before="0" w:after="0"/>
              <w:rPr>
                <w:rFonts w:ascii="Arial" w:hAnsi="Arial" w:cs="Arial"/>
                <w:sz w:val="20"/>
                <w:szCs w:val="20"/>
              </w:rPr>
            </w:pPr>
          </w:p>
        </w:tc>
        <w:tc>
          <w:tcPr>
            <w:tcW w:w="397" w:type="pct"/>
            <w:noWrap/>
            <w:hideMark/>
          </w:tcPr>
          <w:p w14:paraId="72A4B082" w14:textId="77777777" w:rsidR="00A73339" w:rsidRPr="00596A3A" w:rsidRDefault="00A73339" w:rsidP="00C80695">
            <w:pPr>
              <w:spacing w:before="0" w:after="0"/>
              <w:rPr>
                <w:rFonts w:ascii="Arial" w:hAnsi="Arial" w:cs="Arial"/>
                <w:sz w:val="20"/>
                <w:szCs w:val="20"/>
              </w:rPr>
            </w:pPr>
          </w:p>
        </w:tc>
      </w:tr>
      <w:tr w:rsidR="00685995" w:rsidRPr="00596A3A" w14:paraId="1F719EBB" w14:textId="77777777" w:rsidTr="00685995">
        <w:tc>
          <w:tcPr>
            <w:tcW w:w="845" w:type="pct"/>
            <w:vMerge/>
            <w:noWrap/>
            <w:vAlign w:val="center"/>
          </w:tcPr>
          <w:p w14:paraId="30E312B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251AB6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Piranga olivacea</w:t>
            </w:r>
          </w:p>
        </w:tc>
        <w:tc>
          <w:tcPr>
            <w:tcW w:w="1269" w:type="pct"/>
            <w:noWrap/>
            <w:hideMark/>
          </w:tcPr>
          <w:p w14:paraId="62288B3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Tángara escarlata</w:t>
            </w:r>
          </w:p>
        </w:tc>
        <w:tc>
          <w:tcPr>
            <w:tcW w:w="1354" w:type="pct"/>
            <w:noWrap/>
            <w:hideMark/>
          </w:tcPr>
          <w:p w14:paraId="4871BB29" w14:textId="77777777" w:rsidR="00A73339" w:rsidRPr="00596A3A" w:rsidRDefault="00A73339" w:rsidP="00C80695">
            <w:pPr>
              <w:spacing w:before="0" w:after="0"/>
              <w:rPr>
                <w:rFonts w:ascii="Arial" w:hAnsi="Arial" w:cs="Arial"/>
                <w:sz w:val="20"/>
                <w:szCs w:val="20"/>
              </w:rPr>
            </w:pPr>
          </w:p>
        </w:tc>
        <w:tc>
          <w:tcPr>
            <w:tcW w:w="397" w:type="pct"/>
            <w:noWrap/>
            <w:hideMark/>
          </w:tcPr>
          <w:p w14:paraId="4E25E93D" w14:textId="77777777" w:rsidR="00A73339" w:rsidRPr="00596A3A" w:rsidRDefault="00A73339" w:rsidP="00C80695">
            <w:pPr>
              <w:spacing w:before="0" w:after="0"/>
              <w:rPr>
                <w:rFonts w:ascii="Arial" w:hAnsi="Arial" w:cs="Arial"/>
                <w:sz w:val="20"/>
                <w:szCs w:val="20"/>
              </w:rPr>
            </w:pPr>
          </w:p>
        </w:tc>
      </w:tr>
      <w:tr w:rsidR="00685995" w:rsidRPr="00596A3A" w14:paraId="48039455" w14:textId="77777777" w:rsidTr="00685995">
        <w:tc>
          <w:tcPr>
            <w:tcW w:w="845" w:type="pct"/>
            <w:vMerge/>
            <w:noWrap/>
            <w:vAlign w:val="center"/>
          </w:tcPr>
          <w:p w14:paraId="64E3300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AB6F41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Piranga roseogularis</w:t>
            </w:r>
          </w:p>
        </w:tc>
        <w:tc>
          <w:tcPr>
            <w:tcW w:w="1269" w:type="pct"/>
            <w:noWrap/>
            <w:hideMark/>
          </w:tcPr>
          <w:p w14:paraId="57BF8F0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Tángara yucateca</w:t>
            </w:r>
          </w:p>
        </w:tc>
        <w:tc>
          <w:tcPr>
            <w:tcW w:w="1354" w:type="pct"/>
            <w:noWrap/>
            <w:hideMark/>
          </w:tcPr>
          <w:p w14:paraId="6ADF6DBD" w14:textId="77777777" w:rsidR="00A73339" w:rsidRPr="00596A3A" w:rsidRDefault="00A73339" w:rsidP="00C80695">
            <w:pPr>
              <w:spacing w:before="0" w:after="0"/>
              <w:rPr>
                <w:rFonts w:ascii="Arial" w:hAnsi="Arial" w:cs="Arial"/>
                <w:sz w:val="20"/>
                <w:szCs w:val="20"/>
              </w:rPr>
            </w:pPr>
          </w:p>
        </w:tc>
        <w:tc>
          <w:tcPr>
            <w:tcW w:w="397" w:type="pct"/>
            <w:noWrap/>
            <w:hideMark/>
          </w:tcPr>
          <w:p w14:paraId="1881D636" w14:textId="77777777" w:rsidR="00A73339" w:rsidRPr="00596A3A" w:rsidRDefault="00A73339" w:rsidP="00C80695">
            <w:pPr>
              <w:spacing w:before="0" w:after="0"/>
              <w:rPr>
                <w:rFonts w:ascii="Arial" w:hAnsi="Arial" w:cs="Arial"/>
                <w:sz w:val="20"/>
                <w:szCs w:val="20"/>
              </w:rPr>
            </w:pPr>
          </w:p>
        </w:tc>
      </w:tr>
      <w:tr w:rsidR="00685995" w:rsidRPr="00596A3A" w14:paraId="0B2F82C3" w14:textId="77777777" w:rsidTr="00685995">
        <w:tc>
          <w:tcPr>
            <w:tcW w:w="845" w:type="pct"/>
            <w:vMerge/>
            <w:noWrap/>
            <w:vAlign w:val="center"/>
          </w:tcPr>
          <w:p w14:paraId="4C5E5BF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AFBF45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Piranga rubra</w:t>
            </w:r>
          </w:p>
        </w:tc>
        <w:tc>
          <w:tcPr>
            <w:tcW w:w="1269" w:type="pct"/>
            <w:noWrap/>
            <w:hideMark/>
          </w:tcPr>
          <w:p w14:paraId="0ED8A77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Tángara roja</w:t>
            </w:r>
          </w:p>
        </w:tc>
        <w:tc>
          <w:tcPr>
            <w:tcW w:w="1354" w:type="pct"/>
            <w:noWrap/>
            <w:hideMark/>
          </w:tcPr>
          <w:p w14:paraId="289E14A5" w14:textId="77777777" w:rsidR="00A73339" w:rsidRPr="00596A3A" w:rsidRDefault="00A73339" w:rsidP="00C80695">
            <w:pPr>
              <w:spacing w:before="0" w:after="0"/>
              <w:rPr>
                <w:rFonts w:ascii="Arial" w:hAnsi="Arial" w:cs="Arial"/>
                <w:sz w:val="20"/>
                <w:szCs w:val="20"/>
              </w:rPr>
            </w:pPr>
          </w:p>
        </w:tc>
        <w:tc>
          <w:tcPr>
            <w:tcW w:w="397" w:type="pct"/>
            <w:noWrap/>
            <w:hideMark/>
          </w:tcPr>
          <w:p w14:paraId="538AB430" w14:textId="77777777" w:rsidR="00A73339" w:rsidRPr="00596A3A" w:rsidRDefault="00A73339" w:rsidP="00C80695">
            <w:pPr>
              <w:spacing w:before="0" w:after="0"/>
              <w:rPr>
                <w:rFonts w:ascii="Arial" w:hAnsi="Arial" w:cs="Arial"/>
                <w:sz w:val="20"/>
                <w:szCs w:val="20"/>
              </w:rPr>
            </w:pPr>
          </w:p>
        </w:tc>
      </w:tr>
      <w:tr w:rsidR="00685995" w:rsidRPr="00596A3A" w14:paraId="32D4D558" w14:textId="77777777" w:rsidTr="00685995">
        <w:tc>
          <w:tcPr>
            <w:tcW w:w="845" w:type="pct"/>
            <w:vMerge/>
            <w:noWrap/>
            <w:vAlign w:val="center"/>
          </w:tcPr>
          <w:p w14:paraId="38B826D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BB6E23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Thraupis abbas</w:t>
            </w:r>
          </w:p>
        </w:tc>
        <w:tc>
          <w:tcPr>
            <w:tcW w:w="1269" w:type="pct"/>
            <w:noWrap/>
            <w:hideMark/>
          </w:tcPr>
          <w:p w14:paraId="021054B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Tángara ala amarilla</w:t>
            </w:r>
          </w:p>
        </w:tc>
        <w:tc>
          <w:tcPr>
            <w:tcW w:w="1354" w:type="pct"/>
            <w:noWrap/>
            <w:hideMark/>
          </w:tcPr>
          <w:p w14:paraId="478E749A" w14:textId="77777777" w:rsidR="00A73339" w:rsidRPr="00596A3A" w:rsidRDefault="00A73339" w:rsidP="00C80695">
            <w:pPr>
              <w:spacing w:before="0" w:after="0"/>
              <w:rPr>
                <w:rFonts w:ascii="Arial" w:hAnsi="Arial" w:cs="Arial"/>
                <w:sz w:val="20"/>
                <w:szCs w:val="20"/>
              </w:rPr>
            </w:pPr>
          </w:p>
        </w:tc>
        <w:tc>
          <w:tcPr>
            <w:tcW w:w="397" w:type="pct"/>
            <w:noWrap/>
            <w:hideMark/>
          </w:tcPr>
          <w:p w14:paraId="3F1C116A" w14:textId="77777777" w:rsidR="00A73339" w:rsidRPr="00596A3A" w:rsidRDefault="00A73339" w:rsidP="00C80695">
            <w:pPr>
              <w:spacing w:before="0" w:after="0"/>
              <w:rPr>
                <w:rFonts w:ascii="Arial" w:hAnsi="Arial" w:cs="Arial"/>
                <w:sz w:val="20"/>
                <w:szCs w:val="20"/>
              </w:rPr>
            </w:pPr>
          </w:p>
        </w:tc>
      </w:tr>
      <w:tr w:rsidR="00685995" w:rsidRPr="00596A3A" w14:paraId="68CEB8B2" w14:textId="77777777" w:rsidTr="00685995">
        <w:tc>
          <w:tcPr>
            <w:tcW w:w="845" w:type="pct"/>
            <w:vMerge w:val="restart"/>
            <w:noWrap/>
            <w:vAlign w:val="center"/>
            <w:hideMark/>
          </w:tcPr>
          <w:p w14:paraId="2A094F8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THRESKIORNITHIDAE</w:t>
            </w:r>
          </w:p>
        </w:tc>
        <w:tc>
          <w:tcPr>
            <w:tcW w:w="1134" w:type="pct"/>
            <w:noWrap/>
            <w:hideMark/>
          </w:tcPr>
          <w:p w14:paraId="423D07F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Eudocimus albus</w:t>
            </w:r>
          </w:p>
        </w:tc>
        <w:tc>
          <w:tcPr>
            <w:tcW w:w="1269" w:type="pct"/>
            <w:noWrap/>
            <w:hideMark/>
          </w:tcPr>
          <w:p w14:paraId="3A66AC3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Ibis blanco</w:t>
            </w:r>
          </w:p>
        </w:tc>
        <w:tc>
          <w:tcPr>
            <w:tcW w:w="1354" w:type="pct"/>
            <w:noWrap/>
            <w:hideMark/>
          </w:tcPr>
          <w:p w14:paraId="0FE8FFD7" w14:textId="77777777" w:rsidR="00A73339" w:rsidRPr="00596A3A" w:rsidRDefault="00A73339" w:rsidP="00C80695">
            <w:pPr>
              <w:spacing w:before="0" w:after="0"/>
              <w:rPr>
                <w:rFonts w:ascii="Arial" w:hAnsi="Arial" w:cs="Arial"/>
                <w:sz w:val="20"/>
                <w:szCs w:val="20"/>
              </w:rPr>
            </w:pPr>
          </w:p>
        </w:tc>
        <w:tc>
          <w:tcPr>
            <w:tcW w:w="397" w:type="pct"/>
            <w:noWrap/>
            <w:hideMark/>
          </w:tcPr>
          <w:p w14:paraId="78AB9060" w14:textId="77777777" w:rsidR="00A73339" w:rsidRPr="00596A3A" w:rsidRDefault="00A73339" w:rsidP="00C80695">
            <w:pPr>
              <w:spacing w:before="0" w:after="0"/>
              <w:rPr>
                <w:rFonts w:ascii="Arial" w:hAnsi="Arial" w:cs="Arial"/>
                <w:sz w:val="20"/>
                <w:szCs w:val="20"/>
              </w:rPr>
            </w:pPr>
          </w:p>
        </w:tc>
      </w:tr>
      <w:tr w:rsidR="00685995" w:rsidRPr="00596A3A" w14:paraId="61FB10C8" w14:textId="77777777" w:rsidTr="00685995">
        <w:tc>
          <w:tcPr>
            <w:tcW w:w="845" w:type="pct"/>
            <w:vMerge/>
            <w:noWrap/>
            <w:vAlign w:val="center"/>
          </w:tcPr>
          <w:p w14:paraId="5D906E3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8E1F16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Platalea ajaja</w:t>
            </w:r>
          </w:p>
        </w:tc>
        <w:tc>
          <w:tcPr>
            <w:tcW w:w="1269" w:type="pct"/>
            <w:noWrap/>
            <w:hideMark/>
          </w:tcPr>
          <w:p w14:paraId="5EF5DA3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Espátula rosada</w:t>
            </w:r>
          </w:p>
        </w:tc>
        <w:tc>
          <w:tcPr>
            <w:tcW w:w="1354" w:type="pct"/>
            <w:noWrap/>
            <w:hideMark/>
          </w:tcPr>
          <w:p w14:paraId="18C0A6B4" w14:textId="77777777" w:rsidR="00A73339" w:rsidRPr="00596A3A" w:rsidRDefault="00A73339" w:rsidP="00C80695">
            <w:pPr>
              <w:spacing w:before="0" w:after="0"/>
              <w:rPr>
                <w:rFonts w:ascii="Arial" w:hAnsi="Arial" w:cs="Arial"/>
                <w:sz w:val="20"/>
                <w:szCs w:val="20"/>
              </w:rPr>
            </w:pPr>
          </w:p>
        </w:tc>
        <w:tc>
          <w:tcPr>
            <w:tcW w:w="397" w:type="pct"/>
            <w:noWrap/>
            <w:hideMark/>
          </w:tcPr>
          <w:p w14:paraId="31C80881" w14:textId="77777777" w:rsidR="00A73339" w:rsidRPr="00596A3A" w:rsidRDefault="00A73339" w:rsidP="00C80695">
            <w:pPr>
              <w:spacing w:before="0" w:after="0"/>
              <w:rPr>
                <w:rFonts w:ascii="Arial" w:hAnsi="Arial" w:cs="Arial"/>
                <w:sz w:val="20"/>
                <w:szCs w:val="20"/>
              </w:rPr>
            </w:pPr>
          </w:p>
        </w:tc>
      </w:tr>
      <w:tr w:rsidR="00685995" w:rsidRPr="00596A3A" w14:paraId="7FE7339E" w14:textId="77777777" w:rsidTr="00685995">
        <w:tc>
          <w:tcPr>
            <w:tcW w:w="845" w:type="pct"/>
            <w:vMerge/>
            <w:noWrap/>
            <w:vAlign w:val="center"/>
          </w:tcPr>
          <w:p w14:paraId="77BFB34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04D96D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Plegadis falcinellus</w:t>
            </w:r>
          </w:p>
        </w:tc>
        <w:tc>
          <w:tcPr>
            <w:tcW w:w="1269" w:type="pct"/>
            <w:noWrap/>
            <w:hideMark/>
          </w:tcPr>
          <w:p w14:paraId="0BA08D1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Ibis cara oscura</w:t>
            </w:r>
          </w:p>
        </w:tc>
        <w:tc>
          <w:tcPr>
            <w:tcW w:w="1354" w:type="pct"/>
            <w:noWrap/>
            <w:hideMark/>
          </w:tcPr>
          <w:p w14:paraId="2951CD81" w14:textId="77777777" w:rsidR="00A73339" w:rsidRPr="00596A3A" w:rsidRDefault="00A73339" w:rsidP="00C80695">
            <w:pPr>
              <w:spacing w:before="0" w:after="0"/>
              <w:rPr>
                <w:rFonts w:ascii="Arial" w:hAnsi="Arial" w:cs="Arial"/>
                <w:sz w:val="20"/>
                <w:szCs w:val="20"/>
              </w:rPr>
            </w:pPr>
          </w:p>
        </w:tc>
        <w:tc>
          <w:tcPr>
            <w:tcW w:w="397" w:type="pct"/>
            <w:noWrap/>
            <w:hideMark/>
          </w:tcPr>
          <w:p w14:paraId="42458409" w14:textId="77777777" w:rsidR="00A73339" w:rsidRPr="00596A3A" w:rsidRDefault="00A73339" w:rsidP="00C80695">
            <w:pPr>
              <w:spacing w:before="0" w:after="0"/>
              <w:rPr>
                <w:rFonts w:ascii="Arial" w:hAnsi="Arial" w:cs="Arial"/>
                <w:sz w:val="20"/>
                <w:szCs w:val="20"/>
              </w:rPr>
            </w:pPr>
          </w:p>
        </w:tc>
      </w:tr>
      <w:tr w:rsidR="00685995" w:rsidRPr="00596A3A" w14:paraId="6BE2CB24" w14:textId="77777777" w:rsidTr="00685995">
        <w:tc>
          <w:tcPr>
            <w:tcW w:w="845" w:type="pct"/>
            <w:noWrap/>
            <w:vAlign w:val="center"/>
            <w:hideMark/>
          </w:tcPr>
          <w:p w14:paraId="63B4393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TINAMIDAE</w:t>
            </w:r>
          </w:p>
        </w:tc>
        <w:tc>
          <w:tcPr>
            <w:tcW w:w="1134" w:type="pct"/>
            <w:noWrap/>
            <w:hideMark/>
          </w:tcPr>
          <w:p w14:paraId="140501A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Crypturellus cinnamomeus</w:t>
            </w:r>
          </w:p>
        </w:tc>
        <w:tc>
          <w:tcPr>
            <w:tcW w:w="1269" w:type="pct"/>
            <w:noWrap/>
            <w:hideMark/>
          </w:tcPr>
          <w:p w14:paraId="1F1E10E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Tinamú canelo</w:t>
            </w:r>
          </w:p>
        </w:tc>
        <w:tc>
          <w:tcPr>
            <w:tcW w:w="1354" w:type="pct"/>
            <w:noWrap/>
            <w:hideMark/>
          </w:tcPr>
          <w:p w14:paraId="5F7A6912" w14:textId="77777777" w:rsidR="00A73339" w:rsidRPr="00596A3A" w:rsidRDefault="00A73339" w:rsidP="00C80695">
            <w:pPr>
              <w:spacing w:before="0" w:after="0"/>
              <w:rPr>
                <w:rFonts w:ascii="Arial" w:hAnsi="Arial" w:cs="Arial"/>
                <w:sz w:val="20"/>
                <w:szCs w:val="20"/>
              </w:rPr>
            </w:pPr>
          </w:p>
        </w:tc>
        <w:tc>
          <w:tcPr>
            <w:tcW w:w="397" w:type="pct"/>
            <w:noWrap/>
            <w:hideMark/>
          </w:tcPr>
          <w:p w14:paraId="761DAF80" w14:textId="77777777" w:rsidR="00A73339" w:rsidRPr="00596A3A" w:rsidRDefault="00A73339" w:rsidP="00C80695">
            <w:pPr>
              <w:spacing w:before="0" w:after="0"/>
              <w:rPr>
                <w:rFonts w:ascii="Arial" w:hAnsi="Arial" w:cs="Arial"/>
                <w:sz w:val="20"/>
                <w:szCs w:val="20"/>
              </w:rPr>
            </w:pPr>
          </w:p>
        </w:tc>
      </w:tr>
      <w:tr w:rsidR="00685995" w:rsidRPr="00596A3A" w14:paraId="6B6830C3" w14:textId="77777777" w:rsidTr="00685995">
        <w:tc>
          <w:tcPr>
            <w:tcW w:w="845" w:type="pct"/>
            <w:vMerge w:val="restart"/>
            <w:noWrap/>
            <w:vAlign w:val="center"/>
            <w:hideMark/>
          </w:tcPr>
          <w:p w14:paraId="769817D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TROCHILIDAE</w:t>
            </w:r>
          </w:p>
        </w:tc>
        <w:tc>
          <w:tcPr>
            <w:tcW w:w="1134" w:type="pct"/>
            <w:noWrap/>
            <w:hideMark/>
          </w:tcPr>
          <w:p w14:paraId="43D7855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Amazilia rutila graysoni</w:t>
            </w:r>
          </w:p>
        </w:tc>
        <w:tc>
          <w:tcPr>
            <w:tcW w:w="1269" w:type="pct"/>
            <w:noWrap/>
            <w:hideMark/>
          </w:tcPr>
          <w:p w14:paraId="3E24678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Colibrí canela de Tres Marías</w:t>
            </w:r>
          </w:p>
        </w:tc>
        <w:tc>
          <w:tcPr>
            <w:tcW w:w="1354" w:type="pct"/>
            <w:noWrap/>
            <w:hideMark/>
          </w:tcPr>
          <w:p w14:paraId="15A3791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3B69F85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6FF8ABF0" w14:textId="77777777" w:rsidTr="00685995">
        <w:tc>
          <w:tcPr>
            <w:tcW w:w="845" w:type="pct"/>
            <w:vMerge/>
            <w:noWrap/>
            <w:vAlign w:val="center"/>
          </w:tcPr>
          <w:p w14:paraId="172393E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AEE413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Amazilia candida</w:t>
            </w:r>
          </w:p>
        </w:tc>
        <w:tc>
          <w:tcPr>
            <w:tcW w:w="1269" w:type="pct"/>
            <w:noWrap/>
            <w:hideMark/>
          </w:tcPr>
          <w:p w14:paraId="3148A03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Colibrí cándido</w:t>
            </w:r>
          </w:p>
        </w:tc>
        <w:tc>
          <w:tcPr>
            <w:tcW w:w="1354" w:type="pct"/>
            <w:noWrap/>
            <w:hideMark/>
          </w:tcPr>
          <w:p w14:paraId="4A373186" w14:textId="77777777" w:rsidR="00A73339" w:rsidRPr="00596A3A" w:rsidRDefault="00A73339" w:rsidP="00C80695">
            <w:pPr>
              <w:spacing w:before="0" w:after="0"/>
              <w:rPr>
                <w:rFonts w:ascii="Arial" w:hAnsi="Arial" w:cs="Arial"/>
                <w:sz w:val="20"/>
                <w:szCs w:val="20"/>
              </w:rPr>
            </w:pPr>
          </w:p>
        </w:tc>
        <w:tc>
          <w:tcPr>
            <w:tcW w:w="397" w:type="pct"/>
            <w:noWrap/>
            <w:hideMark/>
          </w:tcPr>
          <w:p w14:paraId="4273CFD3" w14:textId="77777777" w:rsidR="00A73339" w:rsidRPr="00596A3A" w:rsidRDefault="00A73339" w:rsidP="00C80695">
            <w:pPr>
              <w:spacing w:before="0" w:after="0"/>
              <w:rPr>
                <w:rFonts w:ascii="Arial" w:hAnsi="Arial" w:cs="Arial"/>
                <w:sz w:val="20"/>
                <w:szCs w:val="20"/>
              </w:rPr>
            </w:pPr>
          </w:p>
        </w:tc>
      </w:tr>
      <w:tr w:rsidR="00685995" w:rsidRPr="00596A3A" w14:paraId="0964A87B" w14:textId="77777777" w:rsidTr="00685995">
        <w:tc>
          <w:tcPr>
            <w:tcW w:w="845" w:type="pct"/>
            <w:vMerge/>
            <w:noWrap/>
            <w:vAlign w:val="center"/>
          </w:tcPr>
          <w:p w14:paraId="31E911A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557B42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Amazilia tzacatl</w:t>
            </w:r>
          </w:p>
        </w:tc>
        <w:tc>
          <w:tcPr>
            <w:tcW w:w="1269" w:type="pct"/>
            <w:noWrap/>
            <w:hideMark/>
          </w:tcPr>
          <w:p w14:paraId="20A6E64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Colibrí cola rojiza</w:t>
            </w:r>
          </w:p>
        </w:tc>
        <w:tc>
          <w:tcPr>
            <w:tcW w:w="1354" w:type="pct"/>
            <w:noWrap/>
            <w:hideMark/>
          </w:tcPr>
          <w:p w14:paraId="3DDD0EC8" w14:textId="77777777" w:rsidR="00A73339" w:rsidRPr="00596A3A" w:rsidRDefault="00A73339" w:rsidP="00C80695">
            <w:pPr>
              <w:spacing w:before="0" w:after="0"/>
              <w:rPr>
                <w:rFonts w:ascii="Arial" w:hAnsi="Arial" w:cs="Arial"/>
                <w:sz w:val="20"/>
                <w:szCs w:val="20"/>
              </w:rPr>
            </w:pPr>
          </w:p>
        </w:tc>
        <w:tc>
          <w:tcPr>
            <w:tcW w:w="397" w:type="pct"/>
            <w:noWrap/>
            <w:hideMark/>
          </w:tcPr>
          <w:p w14:paraId="648CD217" w14:textId="77777777" w:rsidR="00A73339" w:rsidRPr="00596A3A" w:rsidRDefault="00A73339" w:rsidP="00C80695">
            <w:pPr>
              <w:spacing w:before="0" w:after="0"/>
              <w:rPr>
                <w:rFonts w:ascii="Arial" w:hAnsi="Arial" w:cs="Arial"/>
                <w:sz w:val="20"/>
                <w:szCs w:val="20"/>
              </w:rPr>
            </w:pPr>
          </w:p>
        </w:tc>
      </w:tr>
      <w:tr w:rsidR="00685995" w:rsidRPr="00596A3A" w14:paraId="03BBC906" w14:textId="77777777" w:rsidTr="00685995">
        <w:tc>
          <w:tcPr>
            <w:tcW w:w="845" w:type="pct"/>
            <w:vMerge/>
            <w:noWrap/>
            <w:vAlign w:val="center"/>
          </w:tcPr>
          <w:p w14:paraId="75A02E4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D1C517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Amazilia yucatanensis</w:t>
            </w:r>
          </w:p>
        </w:tc>
        <w:tc>
          <w:tcPr>
            <w:tcW w:w="1269" w:type="pct"/>
            <w:noWrap/>
            <w:hideMark/>
          </w:tcPr>
          <w:p w14:paraId="626DAC2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Colibrí yucateco</w:t>
            </w:r>
          </w:p>
        </w:tc>
        <w:tc>
          <w:tcPr>
            <w:tcW w:w="1354" w:type="pct"/>
            <w:noWrap/>
            <w:hideMark/>
          </w:tcPr>
          <w:p w14:paraId="2471316D" w14:textId="77777777" w:rsidR="00A73339" w:rsidRPr="00596A3A" w:rsidRDefault="00A73339" w:rsidP="00C80695">
            <w:pPr>
              <w:spacing w:before="0" w:after="0"/>
              <w:rPr>
                <w:rFonts w:ascii="Arial" w:hAnsi="Arial" w:cs="Arial"/>
                <w:sz w:val="20"/>
                <w:szCs w:val="20"/>
              </w:rPr>
            </w:pPr>
          </w:p>
        </w:tc>
        <w:tc>
          <w:tcPr>
            <w:tcW w:w="397" w:type="pct"/>
            <w:noWrap/>
            <w:hideMark/>
          </w:tcPr>
          <w:p w14:paraId="2581E85C" w14:textId="77777777" w:rsidR="00A73339" w:rsidRPr="00596A3A" w:rsidRDefault="00A73339" w:rsidP="00C80695">
            <w:pPr>
              <w:spacing w:before="0" w:after="0"/>
              <w:rPr>
                <w:rFonts w:ascii="Arial" w:hAnsi="Arial" w:cs="Arial"/>
                <w:sz w:val="20"/>
                <w:szCs w:val="20"/>
              </w:rPr>
            </w:pPr>
          </w:p>
        </w:tc>
      </w:tr>
      <w:tr w:rsidR="00685995" w:rsidRPr="00596A3A" w14:paraId="0C5DD519" w14:textId="77777777" w:rsidTr="00685995">
        <w:tc>
          <w:tcPr>
            <w:tcW w:w="845" w:type="pct"/>
            <w:vMerge/>
            <w:noWrap/>
            <w:vAlign w:val="center"/>
          </w:tcPr>
          <w:p w14:paraId="561B961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B5AB37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Anthracothorax prevostii</w:t>
            </w:r>
          </w:p>
        </w:tc>
        <w:tc>
          <w:tcPr>
            <w:tcW w:w="1269" w:type="pct"/>
            <w:noWrap/>
            <w:hideMark/>
          </w:tcPr>
          <w:p w14:paraId="61A2FF3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Colibrí garganta negra</w:t>
            </w:r>
          </w:p>
        </w:tc>
        <w:tc>
          <w:tcPr>
            <w:tcW w:w="1354" w:type="pct"/>
            <w:noWrap/>
            <w:hideMark/>
          </w:tcPr>
          <w:p w14:paraId="4526DDD7" w14:textId="77777777" w:rsidR="00A73339" w:rsidRPr="00596A3A" w:rsidRDefault="00A73339" w:rsidP="00C80695">
            <w:pPr>
              <w:spacing w:before="0" w:after="0"/>
              <w:rPr>
                <w:rFonts w:ascii="Arial" w:hAnsi="Arial" w:cs="Arial"/>
                <w:sz w:val="20"/>
                <w:szCs w:val="20"/>
              </w:rPr>
            </w:pPr>
          </w:p>
        </w:tc>
        <w:tc>
          <w:tcPr>
            <w:tcW w:w="397" w:type="pct"/>
            <w:noWrap/>
            <w:hideMark/>
          </w:tcPr>
          <w:p w14:paraId="7F1965A8" w14:textId="77777777" w:rsidR="00A73339" w:rsidRPr="00596A3A" w:rsidRDefault="00A73339" w:rsidP="00C80695">
            <w:pPr>
              <w:spacing w:before="0" w:after="0"/>
              <w:rPr>
                <w:rFonts w:ascii="Arial" w:hAnsi="Arial" w:cs="Arial"/>
                <w:sz w:val="20"/>
                <w:szCs w:val="20"/>
              </w:rPr>
            </w:pPr>
          </w:p>
        </w:tc>
      </w:tr>
      <w:tr w:rsidR="00685995" w:rsidRPr="00596A3A" w14:paraId="0B3D2C2C" w14:textId="77777777" w:rsidTr="00685995">
        <w:tc>
          <w:tcPr>
            <w:tcW w:w="845" w:type="pct"/>
            <w:vMerge/>
            <w:noWrap/>
            <w:vAlign w:val="center"/>
          </w:tcPr>
          <w:p w14:paraId="06C4C553"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5D2BF3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Archilochus colubris</w:t>
            </w:r>
          </w:p>
        </w:tc>
        <w:tc>
          <w:tcPr>
            <w:tcW w:w="1269" w:type="pct"/>
            <w:noWrap/>
            <w:hideMark/>
          </w:tcPr>
          <w:p w14:paraId="40FDA3E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Colibrí garganta rubí</w:t>
            </w:r>
          </w:p>
        </w:tc>
        <w:tc>
          <w:tcPr>
            <w:tcW w:w="1354" w:type="pct"/>
            <w:noWrap/>
            <w:hideMark/>
          </w:tcPr>
          <w:p w14:paraId="5D868EDE" w14:textId="77777777" w:rsidR="00A73339" w:rsidRPr="00596A3A" w:rsidRDefault="00A73339" w:rsidP="00C80695">
            <w:pPr>
              <w:spacing w:before="0" w:after="0"/>
              <w:rPr>
                <w:rFonts w:ascii="Arial" w:hAnsi="Arial" w:cs="Arial"/>
                <w:sz w:val="20"/>
                <w:szCs w:val="20"/>
              </w:rPr>
            </w:pPr>
          </w:p>
        </w:tc>
        <w:tc>
          <w:tcPr>
            <w:tcW w:w="397" w:type="pct"/>
            <w:noWrap/>
            <w:hideMark/>
          </w:tcPr>
          <w:p w14:paraId="0E23B757" w14:textId="77777777" w:rsidR="00A73339" w:rsidRPr="00596A3A" w:rsidRDefault="00A73339" w:rsidP="00C80695">
            <w:pPr>
              <w:spacing w:before="0" w:after="0"/>
              <w:rPr>
                <w:rFonts w:ascii="Arial" w:hAnsi="Arial" w:cs="Arial"/>
                <w:sz w:val="20"/>
                <w:szCs w:val="20"/>
              </w:rPr>
            </w:pPr>
          </w:p>
        </w:tc>
      </w:tr>
      <w:tr w:rsidR="00685995" w:rsidRPr="00596A3A" w14:paraId="6F6439BC" w14:textId="77777777" w:rsidTr="00685995">
        <w:tc>
          <w:tcPr>
            <w:tcW w:w="845" w:type="pct"/>
            <w:vMerge/>
            <w:noWrap/>
            <w:vAlign w:val="center"/>
          </w:tcPr>
          <w:p w14:paraId="44D443D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E3C51C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Campylopterus curvipennis</w:t>
            </w:r>
          </w:p>
        </w:tc>
        <w:tc>
          <w:tcPr>
            <w:tcW w:w="1269" w:type="pct"/>
            <w:noWrap/>
            <w:hideMark/>
          </w:tcPr>
          <w:p w14:paraId="0B18EBC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Fandanguero cola cuña</w:t>
            </w:r>
          </w:p>
        </w:tc>
        <w:tc>
          <w:tcPr>
            <w:tcW w:w="1354" w:type="pct"/>
            <w:noWrap/>
            <w:hideMark/>
          </w:tcPr>
          <w:p w14:paraId="5619C72C" w14:textId="77777777" w:rsidR="00A73339" w:rsidRPr="00596A3A" w:rsidRDefault="00A73339" w:rsidP="00C80695">
            <w:pPr>
              <w:spacing w:before="0" w:after="0"/>
              <w:rPr>
                <w:rFonts w:ascii="Arial" w:hAnsi="Arial" w:cs="Arial"/>
                <w:sz w:val="20"/>
                <w:szCs w:val="20"/>
              </w:rPr>
            </w:pPr>
          </w:p>
        </w:tc>
        <w:tc>
          <w:tcPr>
            <w:tcW w:w="397" w:type="pct"/>
            <w:noWrap/>
            <w:hideMark/>
          </w:tcPr>
          <w:p w14:paraId="35FABE53" w14:textId="77777777" w:rsidR="00A73339" w:rsidRPr="00596A3A" w:rsidRDefault="00A73339" w:rsidP="00C80695">
            <w:pPr>
              <w:spacing w:before="0" w:after="0"/>
              <w:rPr>
                <w:rFonts w:ascii="Arial" w:hAnsi="Arial" w:cs="Arial"/>
                <w:sz w:val="20"/>
                <w:szCs w:val="20"/>
              </w:rPr>
            </w:pPr>
          </w:p>
        </w:tc>
      </w:tr>
      <w:tr w:rsidR="00685995" w:rsidRPr="00596A3A" w14:paraId="436D71D3" w14:textId="77777777" w:rsidTr="00685995">
        <w:tc>
          <w:tcPr>
            <w:tcW w:w="845" w:type="pct"/>
            <w:vMerge/>
            <w:noWrap/>
            <w:vAlign w:val="center"/>
          </w:tcPr>
          <w:p w14:paraId="7307DB5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F7707D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Doricha eliza</w:t>
            </w:r>
          </w:p>
        </w:tc>
        <w:tc>
          <w:tcPr>
            <w:tcW w:w="1269" w:type="pct"/>
            <w:noWrap/>
            <w:hideMark/>
          </w:tcPr>
          <w:p w14:paraId="64750F4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Colibrí cola hendida</w:t>
            </w:r>
          </w:p>
        </w:tc>
        <w:tc>
          <w:tcPr>
            <w:tcW w:w="1354" w:type="pct"/>
            <w:noWrap/>
            <w:hideMark/>
          </w:tcPr>
          <w:p w14:paraId="79D83C3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397" w:type="pct"/>
            <w:noWrap/>
            <w:hideMark/>
          </w:tcPr>
          <w:p w14:paraId="778BA60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51D48760" w14:textId="77777777" w:rsidTr="00685995">
        <w:tc>
          <w:tcPr>
            <w:tcW w:w="845" w:type="pct"/>
            <w:vMerge/>
            <w:noWrap/>
            <w:vAlign w:val="center"/>
          </w:tcPr>
          <w:p w14:paraId="58B47B4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EEB160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Phaethornis longuemareus</w:t>
            </w:r>
          </w:p>
        </w:tc>
        <w:tc>
          <w:tcPr>
            <w:tcW w:w="1269" w:type="pct"/>
            <w:noWrap/>
            <w:hideMark/>
          </w:tcPr>
          <w:p w14:paraId="3BB921A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Ermitaño enano</w:t>
            </w:r>
          </w:p>
        </w:tc>
        <w:tc>
          <w:tcPr>
            <w:tcW w:w="1354" w:type="pct"/>
            <w:noWrap/>
            <w:hideMark/>
          </w:tcPr>
          <w:p w14:paraId="484DAB7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66B89261" w14:textId="77777777" w:rsidR="00A73339" w:rsidRPr="00596A3A" w:rsidRDefault="00A73339" w:rsidP="00C80695">
            <w:pPr>
              <w:spacing w:before="0" w:after="0"/>
              <w:rPr>
                <w:rFonts w:ascii="Arial" w:hAnsi="Arial" w:cs="Arial"/>
                <w:sz w:val="20"/>
                <w:szCs w:val="20"/>
              </w:rPr>
            </w:pPr>
          </w:p>
        </w:tc>
      </w:tr>
      <w:tr w:rsidR="00685995" w:rsidRPr="00596A3A" w14:paraId="1F09656A" w14:textId="77777777" w:rsidTr="00685995">
        <w:tc>
          <w:tcPr>
            <w:tcW w:w="845" w:type="pct"/>
            <w:vMerge/>
            <w:noWrap/>
            <w:vAlign w:val="center"/>
          </w:tcPr>
          <w:p w14:paraId="615A5C8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29D253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Thalurania colombica</w:t>
            </w:r>
          </w:p>
        </w:tc>
        <w:tc>
          <w:tcPr>
            <w:tcW w:w="1269" w:type="pct"/>
            <w:noWrap/>
            <w:hideMark/>
          </w:tcPr>
          <w:p w14:paraId="41A8F42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Colibrí</w:t>
            </w:r>
          </w:p>
        </w:tc>
        <w:tc>
          <w:tcPr>
            <w:tcW w:w="1354" w:type="pct"/>
            <w:noWrap/>
            <w:hideMark/>
          </w:tcPr>
          <w:p w14:paraId="09ABB28C" w14:textId="77777777" w:rsidR="00A73339" w:rsidRPr="00596A3A" w:rsidRDefault="00A73339" w:rsidP="00C80695">
            <w:pPr>
              <w:spacing w:before="0" w:after="0"/>
              <w:rPr>
                <w:rFonts w:ascii="Arial" w:hAnsi="Arial" w:cs="Arial"/>
                <w:sz w:val="20"/>
                <w:szCs w:val="20"/>
              </w:rPr>
            </w:pPr>
          </w:p>
        </w:tc>
        <w:tc>
          <w:tcPr>
            <w:tcW w:w="397" w:type="pct"/>
            <w:noWrap/>
            <w:hideMark/>
          </w:tcPr>
          <w:p w14:paraId="1AED5CAF" w14:textId="77777777" w:rsidR="00A73339" w:rsidRPr="00596A3A" w:rsidRDefault="00A73339" w:rsidP="00C80695">
            <w:pPr>
              <w:spacing w:before="0" w:after="0"/>
              <w:rPr>
                <w:rFonts w:ascii="Arial" w:hAnsi="Arial" w:cs="Arial"/>
                <w:sz w:val="20"/>
                <w:szCs w:val="20"/>
              </w:rPr>
            </w:pPr>
          </w:p>
        </w:tc>
      </w:tr>
      <w:tr w:rsidR="00685995" w:rsidRPr="00596A3A" w14:paraId="40382400" w14:textId="77777777" w:rsidTr="00685995">
        <w:tc>
          <w:tcPr>
            <w:tcW w:w="845" w:type="pct"/>
            <w:vMerge w:val="restart"/>
            <w:noWrap/>
            <w:vAlign w:val="center"/>
            <w:hideMark/>
          </w:tcPr>
          <w:p w14:paraId="4684640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TROGLODYTIDAE</w:t>
            </w:r>
          </w:p>
        </w:tc>
        <w:tc>
          <w:tcPr>
            <w:tcW w:w="1134" w:type="pct"/>
            <w:noWrap/>
            <w:hideMark/>
          </w:tcPr>
          <w:p w14:paraId="5FFF510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Campylorhynchus yucatanicus</w:t>
            </w:r>
          </w:p>
        </w:tc>
        <w:tc>
          <w:tcPr>
            <w:tcW w:w="1269" w:type="pct"/>
            <w:noWrap/>
            <w:hideMark/>
          </w:tcPr>
          <w:p w14:paraId="60D4D24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Matraca yucateca</w:t>
            </w:r>
          </w:p>
        </w:tc>
        <w:tc>
          <w:tcPr>
            <w:tcW w:w="1354" w:type="pct"/>
            <w:noWrap/>
            <w:hideMark/>
          </w:tcPr>
          <w:p w14:paraId="5F950D3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397" w:type="pct"/>
            <w:noWrap/>
            <w:hideMark/>
          </w:tcPr>
          <w:p w14:paraId="7428119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40765456" w14:textId="77777777" w:rsidTr="00685995">
        <w:tc>
          <w:tcPr>
            <w:tcW w:w="845" w:type="pct"/>
            <w:vMerge/>
            <w:noWrap/>
            <w:vAlign w:val="center"/>
          </w:tcPr>
          <w:p w14:paraId="44C9F2C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273DA3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Thryothorus ludovicianus</w:t>
            </w:r>
          </w:p>
        </w:tc>
        <w:tc>
          <w:tcPr>
            <w:tcW w:w="1269" w:type="pct"/>
            <w:noWrap/>
            <w:hideMark/>
          </w:tcPr>
          <w:p w14:paraId="0188527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Chivirín de Carolina</w:t>
            </w:r>
          </w:p>
        </w:tc>
        <w:tc>
          <w:tcPr>
            <w:tcW w:w="1354" w:type="pct"/>
            <w:noWrap/>
            <w:hideMark/>
          </w:tcPr>
          <w:p w14:paraId="65D0862E" w14:textId="77777777" w:rsidR="00A73339" w:rsidRPr="00596A3A" w:rsidRDefault="00A73339" w:rsidP="00C80695">
            <w:pPr>
              <w:spacing w:before="0" w:after="0"/>
              <w:rPr>
                <w:rFonts w:ascii="Arial" w:hAnsi="Arial" w:cs="Arial"/>
                <w:sz w:val="20"/>
                <w:szCs w:val="20"/>
              </w:rPr>
            </w:pPr>
          </w:p>
        </w:tc>
        <w:tc>
          <w:tcPr>
            <w:tcW w:w="397" w:type="pct"/>
            <w:noWrap/>
            <w:hideMark/>
          </w:tcPr>
          <w:p w14:paraId="0BB88295" w14:textId="77777777" w:rsidR="00A73339" w:rsidRPr="00596A3A" w:rsidRDefault="00A73339" w:rsidP="00C80695">
            <w:pPr>
              <w:spacing w:before="0" w:after="0"/>
              <w:rPr>
                <w:rFonts w:ascii="Arial" w:hAnsi="Arial" w:cs="Arial"/>
                <w:sz w:val="20"/>
                <w:szCs w:val="20"/>
              </w:rPr>
            </w:pPr>
          </w:p>
        </w:tc>
      </w:tr>
      <w:tr w:rsidR="00685995" w:rsidRPr="00596A3A" w14:paraId="587806FF" w14:textId="77777777" w:rsidTr="00685995">
        <w:tc>
          <w:tcPr>
            <w:tcW w:w="845" w:type="pct"/>
            <w:vMerge/>
            <w:noWrap/>
            <w:vAlign w:val="center"/>
          </w:tcPr>
          <w:p w14:paraId="168E48A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B85E73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Thryothorus maculipectus</w:t>
            </w:r>
          </w:p>
        </w:tc>
        <w:tc>
          <w:tcPr>
            <w:tcW w:w="1269" w:type="pct"/>
            <w:noWrap/>
            <w:hideMark/>
          </w:tcPr>
          <w:p w14:paraId="0B04EE5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Chivirín moteado</w:t>
            </w:r>
          </w:p>
        </w:tc>
        <w:tc>
          <w:tcPr>
            <w:tcW w:w="1354" w:type="pct"/>
            <w:noWrap/>
            <w:hideMark/>
          </w:tcPr>
          <w:p w14:paraId="57378D7D" w14:textId="77777777" w:rsidR="00A73339" w:rsidRPr="00596A3A" w:rsidRDefault="00A73339" w:rsidP="00C80695">
            <w:pPr>
              <w:spacing w:before="0" w:after="0"/>
              <w:rPr>
                <w:rFonts w:ascii="Arial" w:hAnsi="Arial" w:cs="Arial"/>
                <w:sz w:val="20"/>
                <w:szCs w:val="20"/>
              </w:rPr>
            </w:pPr>
          </w:p>
        </w:tc>
        <w:tc>
          <w:tcPr>
            <w:tcW w:w="397" w:type="pct"/>
            <w:noWrap/>
            <w:hideMark/>
          </w:tcPr>
          <w:p w14:paraId="093BDC1D" w14:textId="77777777" w:rsidR="00A73339" w:rsidRPr="00596A3A" w:rsidRDefault="00A73339" w:rsidP="00C80695">
            <w:pPr>
              <w:spacing w:before="0" w:after="0"/>
              <w:rPr>
                <w:rFonts w:ascii="Arial" w:hAnsi="Arial" w:cs="Arial"/>
                <w:sz w:val="20"/>
                <w:szCs w:val="20"/>
              </w:rPr>
            </w:pPr>
          </w:p>
        </w:tc>
      </w:tr>
      <w:tr w:rsidR="00685995" w:rsidRPr="00596A3A" w14:paraId="2ED4AF4D" w14:textId="77777777" w:rsidTr="00685995">
        <w:tc>
          <w:tcPr>
            <w:tcW w:w="845" w:type="pct"/>
            <w:vMerge/>
            <w:noWrap/>
            <w:vAlign w:val="center"/>
          </w:tcPr>
          <w:p w14:paraId="0FB142E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E60385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Troglodytes aedon beani</w:t>
            </w:r>
          </w:p>
        </w:tc>
        <w:tc>
          <w:tcPr>
            <w:tcW w:w="1269" w:type="pct"/>
            <w:noWrap/>
            <w:hideMark/>
          </w:tcPr>
          <w:p w14:paraId="6C5F143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Chivirín saltapared de Cozumel</w:t>
            </w:r>
          </w:p>
        </w:tc>
        <w:tc>
          <w:tcPr>
            <w:tcW w:w="1354" w:type="pct"/>
            <w:noWrap/>
            <w:hideMark/>
          </w:tcPr>
          <w:p w14:paraId="16973FF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437D092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0511BD64" w14:textId="77777777" w:rsidTr="00685995">
        <w:tc>
          <w:tcPr>
            <w:tcW w:w="845" w:type="pct"/>
            <w:vMerge/>
            <w:noWrap/>
            <w:vAlign w:val="center"/>
          </w:tcPr>
          <w:p w14:paraId="3055F52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CAB1E1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Uropsila leucogastra</w:t>
            </w:r>
          </w:p>
        </w:tc>
        <w:tc>
          <w:tcPr>
            <w:tcW w:w="1269" w:type="pct"/>
            <w:noWrap/>
            <w:hideMark/>
          </w:tcPr>
          <w:p w14:paraId="7BADCC9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Chivirín vientre blanco</w:t>
            </w:r>
          </w:p>
        </w:tc>
        <w:tc>
          <w:tcPr>
            <w:tcW w:w="1354" w:type="pct"/>
            <w:noWrap/>
            <w:hideMark/>
          </w:tcPr>
          <w:p w14:paraId="558EA947" w14:textId="77777777" w:rsidR="00A73339" w:rsidRPr="00596A3A" w:rsidRDefault="00A73339" w:rsidP="00C80695">
            <w:pPr>
              <w:spacing w:before="0" w:after="0"/>
              <w:rPr>
                <w:rFonts w:ascii="Arial" w:hAnsi="Arial" w:cs="Arial"/>
                <w:sz w:val="20"/>
                <w:szCs w:val="20"/>
              </w:rPr>
            </w:pPr>
          </w:p>
        </w:tc>
        <w:tc>
          <w:tcPr>
            <w:tcW w:w="397" w:type="pct"/>
            <w:noWrap/>
            <w:hideMark/>
          </w:tcPr>
          <w:p w14:paraId="5D00DC56" w14:textId="77777777" w:rsidR="00A73339" w:rsidRPr="00596A3A" w:rsidRDefault="00A73339" w:rsidP="00C80695">
            <w:pPr>
              <w:spacing w:before="0" w:after="0"/>
              <w:rPr>
                <w:rFonts w:ascii="Arial" w:hAnsi="Arial" w:cs="Arial"/>
                <w:sz w:val="20"/>
                <w:szCs w:val="20"/>
              </w:rPr>
            </w:pPr>
          </w:p>
        </w:tc>
      </w:tr>
      <w:tr w:rsidR="00685995" w:rsidRPr="00596A3A" w14:paraId="62CE0527" w14:textId="77777777" w:rsidTr="00685995">
        <w:tc>
          <w:tcPr>
            <w:tcW w:w="845" w:type="pct"/>
            <w:vMerge w:val="restart"/>
            <w:noWrap/>
            <w:vAlign w:val="center"/>
            <w:hideMark/>
          </w:tcPr>
          <w:p w14:paraId="149B594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TROGONIDAE</w:t>
            </w:r>
          </w:p>
        </w:tc>
        <w:tc>
          <w:tcPr>
            <w:tcW w:w="1134" w:type="pct"/>
            <w:noWrap/>
            <w:hideMark/>
          </w:tcPr>
          <w:p w14:paraId="26BBE7B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Trogon collaris</w:t>
            </w:r>
          </w:p>
        </w:tc>
        <w:tc>
          <w:tcPr>
            <w:tcW w:w="1269" w:type="pct"/>
            <w:noWrap/>
            <w:hideMark/>
          </w:tcPr>
          <w:p w14:paraId="11B5D7F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Trogón de collar</w:t>
            </w:r>
          </w:p>
        </w:tc>
        <w:tc>
          <w:tcPr>
            <w:tcW w:w="1354" w:type="pct"/>
            <w:noWrap/>
            <w:hideMark/>
          </w:tcPr>
          <w:p w14:paraId="082AC8D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6C67BD17" w14:textId="77777777" w:rsidR="00A73339" w:rsidRPr="00596A3A" w:rsidRDefault="00A73339" w:rsidP="00C80695">
            <w:pPr>
              <w:spacing w:before="0" w:after="0"/>
              <w:rPr>
                <w:rFonts w:ascii="Arial" w:hAnsi="Arial" w:cs="Arial"/>
                <w:sz w:val="20"/>
                <w:szCs w:val="20"/>
              </w:rPr>
            </w:pPr>
          </w:p>
        </w:tc>
      </w:tr>
      <w:tr w:rsidR="00685995" w:rsidRPr="00596A3A" w14:paraId="4C667B07" w14:textId="77777777" w:rsidTr="00685995">
        <w:tc>
          <w:tcPr>
            <w:tcW w:w="845" w:type="pct"/>
            <w:vMerge/>
            <w:noWrap/>
            <w:vAlign w:val="center"/>
          </w:tcPr>
          <w:p w14:paraId="14A8954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27415D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Trogon melanocephalus</w:t>
            </w:r>
          </w:p>
        </w:tc>
        <w:tc>
          <w:tcPr>
            <w:tcW w:w="1269" w:type="pct"/>
            <w:noWrap/>
            <w:hideMark/>
          </w:tcPr>
          <w:p w14:paraId="5A76D0C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Trogón cabeza negra</w:t>
            </w:r>
          </w:p>
        </w:tc>
        <w:tc>
          <w:tcPr>
            <w:tcW w:w="1354" w:type="pct"/>
            <w:noWrap/>
            <w:hideMark/>
          </w:tcPr>
          <w:p w14:paraId="1B33CC1E" w14:textId="77777777" w:rsidR="00A73339" w:rsidRPr="00596A3A" w:rsidRDefault="00A73339" w:rsidP="00C80695">
            <w:pPr>
              <w:spacing w:before="0" w:after="0"/>
              <w:rPr>
                <w:rFonts w:ascii="Arial" w:hAnsi="Arial" w:cs="Arial"/>
                <w:sz w:val="20"/>
                <w:szCs w:val="20"/>
              </w:rPr>
            </w:pPr>
          </w:p>
        </w:tc>
        <w:tc>
          <w:tcPr>
            <w:tcW w:w="397" w:type="pct"/>
            <w:noWrap/>
            <w:hideMark/>
          </w:tcPr>
          <w:p w14:paraId="2D2A575E" w14:textId="77777777" w:rsidR="00A73339" w:rsidRPr="00596A3A" w:rsidRDefault="00A73339" w:rsidP="00C80695">
            <w:pPr>
              <w:spacing w:before="0" w:after="0"/>
              <w:rPr>
                <w:rFonts w:ascii="Arial" w:hAnsi="Arial" w:cs="Arial"/>
                <w:sz w:val="20"/>
                <w:szCs w:val="20"/>
              </w:rPr>
            </w:pPr>
          </w:p>
        </w:tc>
      </w:tr>
      <w:tr w:rsidR="00685995" w:rsidRPr="00596A3A" w14:paraId="5BF14A0D" w14:textId="77777777" w:rsidTr="00685995">
        <w:tc>
          <w:tcPr>
            <w:tcW w:w="845" w:type="pct"/>
            <w:vMerge/>
            <w:noWrap/>
            <w:vAlign w:val="center"/>
          </w:tcPr>
          <w:p w14:paraId="128A9922"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A215BC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Trogon violaceus</w:t>
            </w:r>
          </w:p>
        </w:tc>
        <w:tc>
          <w:tcPr>
            <w:tcW w:w="1269" w:type="pct"/>
            <w:noWrap/>
            <w:hideMark/>
          </w:tcPr>
          <w:p w14:paraId="1CCBDF5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Trogón violáceo</w:t>
            </w:r>
          </w:p>
        </w:tc>
        <w:tc>
          <w:tcPr>
            <w:tcW w:w="1354" w:type="pct"/>
            <w:noWrap/>
            <w:hideMark/>
          </w:tcPr>
          <w:p w14:paraId="544460A7" w14:textId="77777777" w:rsidR="00A73339" w:rsidRPr="00596A3A" w:rsidRDefault="00A73339" w:rsidP="00C80695">
            <w:pPr>
              <w:spacing w:before="0" w:after="0"/>
              <w:rPr>
                <w:rFonts w:ascii="Arial" w:hAnsi="Arial" w:cs="Arial"/>
                <w:sz w:val="20"/>
                <w:szCs w:val="20"/>
              </w:rPr>
            </w:pPr>
          </w:p>
        </w:tc>
        <w:tc>
          <w:tcPr>
            <w:tcW w:w="397" w:type="pct"/>
            <w:noWrap/>
            <w:hideMark/>
          </w:tcPr>
          <w:p w14:paraId="5E3CC227" w14:textId="77777777" w:rsidR="00A73339" w:rsidRPr="00596A3A" w:rsidRDefault="00A73339" w:rsidP="00C80695">
            <w:pPr>
              <w:spacing w:before="0" w:after="0"/>
              <w:rPr>
                <w:rFonts w:ascii="Arial" w:hAnsi="Arial" w:cs="Arial"/>
                <w:sz w:val="20"/>
                <w:szCs w:val="20"/>
              </w:rPr>
            </w:pPr>
          </w:p>
        </w:tc>
      </w:tr>
      <w:tr w:rsidR="00685995" w:rsidRPr="00596A3A" w14:paraId="5AACF260" w14:textId="77777777" w:rsidTr="00685995">
        <w:tc>
          <w:tcPr>
            <w:tcW w:w="845" w:type="pct"/>
            <w:vMerge w:val="restart"/>
            <w:noWrap/>
            <w:vAlign w:val="center"/>
            <w:hideMark/>
          </w:tcPr>
          <w:p w14:paraId="52B2C68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TURDIDAE</w:t>
            </w:r>
          </w:p>
        </w:tc>
        <w:tc>
          <w:tcPr>
            <w:tcW w:w="1134" w:type="pct"/>
            <w:noWrap/>
            <w:hideMark/>
          </w:tcPr>
          <w:p w14:paraId="2F77729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Catharus fuscescens</w:t>
            </w:r>
          </w:p>
        </w:tc>
        <w:tc>
          <w:tcPr>
            <w:tcW w:w="1269" w:type="pct"/>
            <w:noWrap/>
            <w:hideMark/>
          </w:tcPr>
          <w:p w14:paraId="147448F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Zorzal rojizo</w:t>
            </w:r>
          </w:p>
        </w:tc>
        <w:tc>
          <w:tcPr>
            <w:tcW w:w="1354" w:type="pct"/>
            <w:noWrap/>
            <w:hideMark/>
          </w:tcPr>
          <w:p w14:paraId="4C1F654C" w14:textId="77777777" w:rsidR="00A73339" w:rsidRPr="00596A3A" w:rsidRDefault="00A73339" w:rsidP="00C80695">
            <w:pPr>
              <w:spacing w:before="0" w:after="0"/>
              <w:rPr>
                <w:rFonts w:ascii="Arial" w:hAnsi="Arial" w:cs="Arial"/>
                <w:sz w:val="20"/>
                <w:szCs w:val="20"/>
              </w:rPr>
            </w:pPr>
          </w:p>
        </w:tc>
        <w:tc>
          <w:tcPr>
            <w:tcW w:w="397" w:type="pct"/>
            <w:noWrap/>
            <w:hideMark/>
          </w:tcPr>
          <w:p w14:paraId="6B7DF856" w14:textId="77777777" w:rsidR="00A73339" w:rsidRPr="00596A3A" w:rsidRDefault="00A73339" w:rsidP="00C80695">
            <w:pPr>
              <w:spacing w:before="0" w:after="0"/>
              <w:rPr>
                <w:rFonts w:ascii="Arial" w:hAnsi="Arial" w:cs="Arial"/>
                <w:sz w:val="20"/>
                <w:szCs w:val="20"/>
              </w:rPr>
            </w:pPr>
          </w:p>
        </w:tc>
      </w:tr>
      <w:tr w:rsidR="00685995" w:rsidRPr="00596A3A" w14:paraId="4EB5CD94" w14:textId="77777777" w:rsidTr="00685995">
        <w:tc>
          <w:tcPr>
            <w:tcW w:w="845" w:type="pct"/>
            <w:vMerge/>
            <w:noWrap/>
            <w:vAlign w:val="center"/>
          </w:tcPr>
          <w:p w14:paraId="37DB45B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20F169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Catharus minimus</w:t>
            </w:r>
          </w:p>
        </w:tc>
        <w:tc>
          <w:tcPr>
            <w:tcW w:w="1269" w:type="pct"/>
            <w:noWrap/>
            <w:hideMark/>
          </w:tcPr>
          <w:p w14:paraId="47E34C4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Zorzal cara gris</w:t>
            </w:r>
          </w:p>
        </w:tc>
        <w:tc>
          <w:tcPr>
            <w:tcW w:w="1354" w:type="pct"/>
            <w:noWrap/>
            <w:hideMark/>
          </w:tcPr>
          <w:p w14:paraId="75F2A931" w14:textId="77777777" w:rsidR="00A73339" w:rsidRPr="00596A3A" w:rsidRDefault="00A73339" w:rsidP="00C80695">
            <w:pPr>
              <w:spacing w:before="0" w:after="0"/>
              <w:rPr>
                <w:rFonts w:ascii="Arial" w:hAnsi="Arial" w:cs="Arial"/>
                <w:sz w:val="20"/>
                <w:szCs w:val="20"/>
              </w:rPr>
            </w:pPr>
          </w:p>
        </w:tc>
        <w:tc>
          <w:tcPr>
            <w:tcW w:w="397" w:type="pct"/>
            <w:noWrap/>
            <w:hideMark/>
          </w:tcPr>
          <w:p w14:paraId="7951B5BB" w14:textId="77777777" w:rsidR="00A73339" w:rsidRPr="00596A3A" w:rsidRDefault="00A73339" w:rsidP="00C80695">
            <w:pPr>
              <w:spacing w:before="0" w:after="0"/>
              <w:rPr>
                <w:rFonts w:ascii="Arial" w:hAnsi="Arial" w:cs="Arial"/>
                <w:sz w:val="20"/>
                <w:szCs w:val="20"/>
              </w:rPr>
            </w:pPr>
          </w:p>
        </w:tc>
      </w:tr>
      <w:tr w:rsidR="00685995" w:rsidRPr="00596A3A" w14:paraId="07EDBADC" w14:textId="77777777" w:rsidTr="00685995">
        <w:tc>
          <w:tcPr>
            <w:tcW w:w="845" w:type="pct"/>
            <w:vMerge/>
            <w:noWrap/>
            <w:vAlign w:val="center"/>
          </w:tcPr>
          <w:p w14:paraId="2F9C905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45A30D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Catharus ustulatus</w:t>
            </w:r>
          </w:p>
        </w:tc>
        <w:tc>
          <w:tcPr>
            <w:tcW w:w="1269" w:type="pct"/>
            <w:noWrap/>
            <w:hideMark/>
          </w:tcPr>
          <w:p w14:paraId="330FD29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Zorzal de Swainson</w:t>
            </w:r>
          </w:p>
        </w:tc>
        <w:tc>
          <w:tcPr>
            <w:tcW w:w="1354" w:type="pct"/>
            <w:noWrap/>
            <w:hideMark/>
          </w:tcPr>
          <w:p w14:paraId="010FA136" w14:textId="77777777" w:rsidR="00A73339" w:rsidRPr="00596A3A" w:rsidRDefault="00A73339" w:rsidP="00C80695">
            <w:pPr>
              <w:spacing w:before="0" w:after="0"/>
              <w:rPr>
                <w:rFonts w:ascii="Arial" w:hAnsi="Arial" w:cs="Arial"/>
                <w:sz w:val="20"/>
                <w:szCs w:val="20"/>
              </w:rPr>
            </w:pPr>
          </w:p>
        </w:tc>
        <w:tc>
          <w:tcPr>
            <w:tcW w:w="397" w:type="pct"/>
            <w:noWrap/>
            <w:hideMark/>
          </w:tcPr>
          <w:p w14:paraId="4FA855BB" w14:textId="77777777" w:rsidR="00A73339" w:rsidRPr="00596A3A" w:rsidRDefault="00A73339" w:rsidP="00C80695">
            <w:pPr>
              <w:spacing w:before="0" w:after="0"/>
              <w:rPr>
                <w:rFonts w:ascii="Arial" w:hAnsi="Arial" w:cs="Arial"/>
                <w:sz w:val="20"/>
                <w:szCs w:val="20"/>
              </w:rPr>
            </w:pPr>
          </w:p>
        </w:tc>
      </w:tr>
      <w:tr w:rsidR="00685995" w:rsidRPr="00596A3A" w14:paraId="57406C10" w14:textId="77777777" w:rsidTr="00685995">
        <w:tc>
          <w:tcPr>
            <w:tcW w:w="845" w:type="pct"/>
            <w:vMerge/>
            <w:noWrap/>
            <w:vAlign w:val="center"/>
          </w:tcPr>
          <w:p w14:paraId="46263348"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28A353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Hylocichla mustelina</w:t>
            </w:r>
          </w:p>
        </w:tc>
        <w:tc>
          <w:tcPr>
            <w:tcW w:w="1269" w:type="pct"/>
            <w:noWrap/>
            <w:hideMark/>
          </w:tcPr>
          <w:p w14:paraId="4B2738B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Zorzal maculado</w:t>
            </w:r>
          </w:p>
        </w:tc>
        <w:tc>
          <w:tcPr>
            <w:tcW w:w="1354" w:type="pct"/>
            <w:noWrap/>
            <w:hideMark/>
          </w:tcPr>
          <w:p w14:paraId="3AB7D338" w14:textId="77777777" w:rsidR="00A73339" w:rsidRPr="00596A3A" w:rsidRDefault="00A73339" w:rsidP="00C80695">
            <w:pPr>
              <w:spacing w:before="0" w:after="0"/>
              <w:rPr>
                <w:rFonts w:ascii="Arial" w:hAnsi="Arial" w:cs="Arial"/>
                <w:sz w:val="20"/>
                <w:szCs w:val="20"/>
              </w:rPr>
            </w:pPr>
          </w:p>
        </w:tc>
        <w:tc>
          <w:tcPr>
            <w:tcW w:w="397" w:type="pct"/>
            <w:noWrap/>
            <w:hideMark/>
          </w:tcPr>
          <w:p w14:paraId="392EE628" w14:textId="77777777" w:rsidR="00A73339" w:rsidRPr="00596A3A" w:rsidRDefault="00A73339" w:rsidP="00C80695">
            <w:pPr>
              <w:spacing w:before="0" w:after="0"/>
              <w:rPr>
                <w:rFonts w:ascii="Arial" w:hAnsi="Arial" w:cs="Arial"/>
                <w:sz w:val="20"/>
                <w:szCs w:val="20"/>
              </w:rPr>
            </w:pPr>
          </w:p>
        </w:tc>
      </w:tr>
      <w:tr w:rsidR="00685995" w:rsidRPr="00596A3A" w14:paraId="71CE4342" w14:textId="77777777" w:rsidTr="00685995">
        <w:tc>
          <w:tcPr>
            <w:tcW w:w="845" w:type="pct"/>
            <w:vMerge/>
            <w:noWrap/>
            <w:vAlign w:val="center"/>
          </w:tcPr>
          <w:p w14:paraId="5D7E925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BC1802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Turdus grayi</w:t>
            </w:r>
          </w:p>
        </w:tc>
        <w:tc>
          <w:tcPr>
            <w:tcW w:w="1269" w:type="pct"/>
            <w:noWrap/>
            <w:hideMark/>
          </w:tcPr>
          <w:p w14:paraId="295E42D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Mirlo pardo</w:t>
            </w:r>
          </w:p>
        </w:tc>
        <w:tc>
          <w:tcPr>
            <w:tcW w:w="1354" w:type="pct"/>
            <w:noWrap/>
            <w:hideMark/>
          </w:tcPr>
          <w:p w14:paraId="20380B4D" w14:textId="77777777" w:rsidR="00A73339" w:rsidRPr="00596A3A" w:rsidRDefault="00A73339" w:rsidP="00C80695">
            <w:pPr>
              <w:spacing w:before="0" w:after="0"/>
              <w:rPr>
                <w:rFonts w:ascii="Arial" w:hAnsi="Arial" w:cs="Arial"/>
                <w:sz w:val="20"/>
                <w:szCs w:val="20"/>
              </w:rPr>
            </w:pPr>
          </w:p>
        </w:tc>
        <w:tc>
          <w:tcPr>
            <w:tcW w:w="397" w:type="pct"/>
            <w:noWrap/>
            <w:hideMark/>
          </w:tcPr>
          <w:p w14:paraId="21165BD8" w14:textId="77777777" w:rsidR="00A73339" w:rsidRPr="00596A3A" w:rsidRDefault="00A73339" w:rsidP="00C80695">
            <w:pPr>
              <w:spacing w:before="0" w:after="0"/>
              <w:rPr>
                <w:rFonts w:ascii="Arial" w:hAnsi="Arial" w:cs="Arial"/>
                <w:sz w:val="20"/>
                <w:szCs w:val="20"/>
              </w:rPr>
            </w:pPr>
          </w:p>
        </w:tc>
      </w:tr>
      <w:tr w:rsidR="00685995" w:rsidRPr="00596A3A" w14:paraId="6C95867D" w14:textId="77777777" w:rsidTr="00685995">
        <w:tc>
          <w:tcPr>
            <w:tcW w:w="845" w:type="pct"/>
            <w:vMerge/>
            <w:noWrap/>
            <w:vAlign w:val="center"/>
          </w:tcPr>
          <w:p w14:paraId="10F73A5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78686C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Turdus migratorius confinis</w:t>
            </w:r>
          </w:p>
        </w:tc>
        <w:tc>
          <w:tcPr>
            <w:tcW w:w="1269" w:type="pct"/>
            <w:noWrap/>
            <w:hideMark/>
          </w:tcPr>
          <w:p w14:paraId="7EEE6D3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Mirlo primavera de La Laguna</w:t>
            </w:r>
          </w:p>
        </w:tc>
        <w:tc>
          <w:tcPr>
            <w:tcW w:w="1354" w:type="pct"/>
            <w:noWrap/>
            <w:hideMark/>
          </w:tcPr>
          <w:p w14:paraId="1BDFE14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76D1E04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270F30CE" w14:textId="77777777" w:rsidTr="00685995">
        <w:tc>
          <w:tcPr>
            <w:tcW w:w="845" w:type="pct"/>
            <w:vMerge w:val="restart"/>
            <w:noWrap/>
            <w:vAlign w:val="center"/>
            <w:hideMark/>
          </w:tcPr>
          <w:p w14:paraId="3F5557E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TYRANNIDAE</w:t>
            </w:r>
          </w:p>
        </w:tc>
        <w:tc>
          <w:tcPr>
            <w:tcW w:w="1134" w:type="pct"/>
            <w:noWrap/>
            <w:hideMark/>
          </w:tcPr>
          <w:p w14:paraId="481B1C4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Attila spadiceus cozumelae</w:t>
            </w:r>
          </w:p>
        </w:tc>
        <w:tc>
          <w:tcPr>
            <w:tcW w:w="1269" w:type="pct"/>
            <w:noWrap/>
            <w:hideMark/>
          </w:tcPr>
          <w:p w14:paraId="5319A3D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Atila de Cozumel</w:t>
            </w:r>
          </w:p>
        </w:tc>
        <w:tc>
          <w:tcPr>
            <w:tcW w:w="1354" w:type="pct"/>
            <w:noWrap/>
            <w:hideMark/>
          </w:tcPr>
          <w:p w14:paraId="19AE6DB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53B377FE" w14:textId="77777777" w:rsidR="00A73339" w:rsidRPr="00596A3A" w:rsidRDefault="00A73339" w:rsidP="00C80695">
            <w:pPr>
              <w:spacing w:before="0" w:after="0"/>
              <w:rPr>
                <w:rFonts w:ascii="Arial" w:hAnsi="Arial" w:cs="Arial"/>
                <w:sz w:val="20"/>
                <w:szCs w:val="20"/>
              </w:rPr>
            </w:pPr>
          </w:p>
        </w:tc>
      </w:tr>
      <w:tr w:rsidR="00685995" w:rsidRPr="00596A3A" w14:paraId="2F2B502D" w14:textId="77777777" w:rsidTr="00685995">
        <w:tc>
          <w:tcPr>
            <w:tcW w:w="845" w:type="pct"/>
            <w:vMerge/>
            <w:noWrap/>
            <w:vAlign w:val="center"/>
          </w:tcPr>
          <w:p w14:paraId="0CD0070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3AAA09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Camptostoma imberbe</w:t>
            </w:r>
          </w:p>
        </w:tc>
        <w:tc>
          <w:tcPr>
            <w:tcW w:w="1269" w:type="pct"/>
            <w:noWrap/>
            <w:hideMark/>
          </w:tcPr>
          <w:p w14:paraId="63DF7CC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Mosquero lampiño</w:t>
            </w:r>
          </w:p>
        </w:tc>
        <w:tc>
          <w:tcPr>
            <w:tcW w:w="1354" w:type="pct"/>
            <w:noWrap/>
            <w:hideMark/>
          </w:tcPr>
          <w:p w14:paraId="0FC383F1" w14:textId="77777777" w:rsidR="00A73339" w:rsidRPr="00596A3A" w:rsidRDefault="00A73339" w:rsidP="00C80695">
            <w:pPr>
              <w:spacing w:before="0" w:after="0"/>
              <w:rPr>
                <w:rFonts w:ascii="Arial" w:hAnsi="Arial" w:cs="Arial"/>
                <w:sz w:val="20"/>
                <w:szCs w:val="20"/>
              </w:rPr>
            </w:pPr>
          </w:p>
        </w:tc>
        <w:tc>
          <w:tcPr>
            <w:tcW w:w="397" w:type="pct"/>
            <w:noWrap/>
            <w:hideMark/>
          </w:tcPr>
          <w:p w14:paraId="5AA96241" w14:textId="77777777" w:rsidR="00A73339" w:rsidRPr="00596A3A" w:rsidRDefault="00A73339" w:rsidP="00C80695">
            <w:pPr>
              <w:spacing w:before="0" w:after="0"/>
              <w:rPr>
                <w:rFonts w:ascii="Arial" w:hAnsi="Arial" w:cs="Arial"/>
                <w:sz w:val="20"/>
                <w:szCs w:val="20"/>
              </w:rPr>
            </w:pPr>
          </w:p>
        </w:tc>
      </w:tr>
      <w:tr w:rsidR="00685995" w:rsidRPr="00596A3A" w14:paraId="1FBBBBC6" w14:textId="77777777" w:rsidTr="00685995">
        <w:tc>
          <w:tcPr>
            <w:tcW w:w="845" w:type="pct"/>
            <w:vMerge/>
            <w:noWrap/>
            <w:vAlign w:val="center"/>
          </w:tcPr>
          <w:p w14:paraId="2BAF8BC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8929C2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Contopus cinereus</w:t>
            </w:r>
          </w:p>
        </w:tc>
        <w:tc>
          <w:tcPr>
            <w:tcW w:w="1269" w:type="pct"/>
            <w:noWrap/>
            <w:hideMark/>
          </w:tcPr>
          <w:p w14:paraId="7B7C45F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Pibí tropical</w:t>
            </w:r>
          </w:p>
        </w:tc>
        <w:tc>
          <w:tcPr>
            <w:tcW w:w="1354" w:type="pct"/>
            <w:noWrap/>
            <w:hideMark/>
          </w:tcPr>
          <w:p w14:paraId="699647B0" w14:textId="77777777" w:rsidR="00A73339" w:rsidRPr="00596A3A" w:rsidRDefault="00A73339" w:rsidP="00C80695">
            <w:pPr>
              <w:spacing w:before="0" w:after="0"/>
              <w:rPr>
                <w:rFonts w:ascii="Arial" w:hAnsi="Arial" w:cs="Arial"/>
                <w:sz w:val="20"/>
                <w:szCs w:val="20"/>
              </w:rPr>
            </w:pPr>
          </w:p>
        </w:tc>
        <w:tc>
          <w:tcPr>
            <w:tcW w:w="397" w:type="pct"/>
            <w:noWrap/>
            <w:hideMark/>
          </w:tcPr>
          <w:p w14:paraId="4549151C" w14:textId="77777777" w:rsidR="00A73339" w:rsidRPr="00596A3A" w:rsidRDefault="00A73339" w:rsidP="00C80695">
            <w:pPr>
              <w:spacing w:before="0" w:after="0"/>
              <w:rPr>
                <w:rFonts w:ascii="Arial" w:hAnsi="Arial" w:cs="Arial"/>
                <w:sz w:val="20"/>
                <w:szCs w:val="20"/>
              </w:rPr>
            </w:pPr>
          </w:p>
        </w:tc>
      </w:tr>
      <w:tr w:rsidR="00685995" w:rsidRPr="00596A3A" w14:paraId="740FA6F9" w14:textId="77777777" w:rsidTr="00685995">
        <w:tc>
          <w:tcPr>
            <w:tcW w:w="845" w:type="pct"/>
            <w:vMerge/>
            <w:noWrap/>
            <w:vAlign w:val="center"/>
          </w:tcPr>
          <w:p w14:paraId="001F644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F5717B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Contopus ochraceus</w:t>
            </w:r>
          </w:p>
        </w:tc>
        <w:tc>
          <w:tcPr>
            <w:tcW w:w="1269" w:type="pct"/>
            <w:noWrap/>
            <w:hideMark/>
          </w:tcPr>
          <w:p w14:paraId="5B34AC9B" w14:textId="77777777" w:rsidR="00A73339" w:rsidRPr="00596A3A" w:rsidRDefault="00A73339" w:rsidP="00C80695">
            <w:pPr>
              <w:spacing w:before="0" w:after="0"/>
              <w:rPr>
                <w:rFonts w:ascii="Arial" w:hAnsi="Arial" w:cs="Arial"/>
                <w:sz w:val="20"/>
                <w:szCs w:val="20"/>
              </w:rPr>
            </w:pPr>
          </w:p>
        </w:tc>
        <w:tc>
          <w:tcPr>
            <w:tcW w:w="1354" w:type="pct"/>
            <w:noWrap/>
            <w:hideMark/>
          </w:tcPr>
          <w:p w14:paraId="0ECE8D3B" w14:textId="77777777" w:rsidR="00A73339" w:rsidRPr="00596A3A" w:rsidRDefault="00A73339" w:rsidP="00C80695">
            <w:pPr>
              <w:spacing w:before="0" w:after="0"/>
              <w:rPr>
                <w:rFonts w:ascii="Arial" w:hAnsi="Arial" w:cs="Arial"/>
                <w:sz w:val="20"/>
                <w:szCs w:val="20"/>
              </w:rPr>
            </w:pPr>
          </w:p>
        </w:tc>
        <w:tc>
          <w:tcPr>
            <w:tcW w:w="397" w:type="pct"/>
            <w:noWrap/>
            <w:hideMark/>
          </w:tcPr>
          <w:p w14:paraId="250CB886" w14:textId="77777777" w:rsidR="00A73339" w:rsidRPr="00596A3A" w:rsidRDefault="00A73339" w:rsidP="00C80695">
            <w:pPr>
              <w:spacing w:before="0" w:after="0"/>
              <w:rPr>
                <w:rFonts w:ascii="Arial" w:hAnsi="Arial" w:cs="Arial"/>
                <w:sz w:val="20"/>
                <w:szCs w:val="20"/>
              </w:rPr>
            </w:pPr>
          </w:p>
        </w:tc>
      </w:tr>
      <w:tr w:rsidR="00685995" w:rsidRPr="00596A3A" w14:paraId="0F435194" w14:textId="77777777" w:rsidTr="00685995">
        <w:tc>
          <w:tcPr>
            <w:tcW w:w="845" w:type="pct"/>
            <w:vMerge/>
            <w:noWrap/>
            <w:vAlign w:val="center"/>
          </w:tcPr>
          <w:p w14:paraId="1785847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836786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Contopus virens</w:t>
            </w:r>
          </w:p>
        </w:tc>
        <w:tc>
          <w:tcPr>
            <w:tcW w:w="1269" w:type="pct"/>
            <w:noWrap/>
            <w:hideMark/>
          </w:tcPr>
          <w:p w14:paraId="5CB5FEB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Pibí oriental</w:t>
            </w:r>
          </w:p>
        </w:tc>
        <w:tc>
          <w:tcPr>
            <w:tcW w:w="1354" w:type="pct"/>
            <w:noWrap/>
            <w:hideMark/>
          </w:tcPr>
          <w:p w14:paraId="4CF91FD3" w14:textId="77777777" w:rsidR="00A73339" w:rsidRPr="00596A3A" w:rsidRDefault="00A73339" w:rsidP="00C80695">
            <w:pPr>
              <w:spacing w:before="0" w:after="0"/>
              <w:rPr>
                <w:rFonts w:ascii="Arial" w:hAnsi="Arial" w:cs="Arial"/>
                <w:sz w:val="20"/>
                <w:szCs w:val="20"/>
              </w:rPr>
            </w:pPr>
          </w:p>
        </w:tc>
        <w:tc>
          <w:tcPr>
            <w:tcW w:w="397" w:type="pct"/>
            <w:noWrap/>
            <w:hideMark/>
          </w:tcPr>
          <w:p w14:paraId="0C46B2BA" w14:textId="77777777" w:rsidR="00A73339" w:rsidRPr="00596A3A" w:rsidRDefault="00A73339" w:rsidP="00C80695">
            <w:pPr>
              <w:spacing w:before="0" w:after="0"/>
              <w:rPr>
                <w:rFonts w:ascii="Arial" w:hAnsi="Arial" w:cs="Arial"/>
                <w:sz w:val="20"/>
                <w:szCs w:val="20"/>
              </w:rPr>
            </w:pPr>
          </w:p>
        </w:tc>
      </w:tr>
      <w:tr w:rsidR="00685995" w:rsidRPr="00596A3A" w14:paraId="4E6F68BD" w14:textId="77777777" w:rsidTr="00685995">
        <w:tc>
          <w:tcPr>
            <w:tcW w:w="845" w:type="pct"/>
            <w:vMerge/>
            <w:noWrap/>
            <w:vAlign w:val="center"/>
          </w:tcPr>
          <w:p w14:paraId="249D639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502AD5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Elaenia flavogaster</w:t>
            </w:r>
          </w:p>
        </w:tc>
        <w:tc>
          <w:tcPr>
            <w:tcW w:w="1269" w:type="pct"/>
            <w:noWrap/>
            <w:hideMark/>
          </w:tcPr>
          <w:p w14:paraId="12C0A46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Elenia vientre amarillo</w:t>
            </w:r>
          </w:p>
        </w:tc>
        <w:tc>
          <w:tcPr>
            <w:tcW w:w="1354" w:type="pct"/>
            <w:noWrap/>
            <w:hideMark/>
          </w:tcPr>
          <w:p w14:paraId="036F7C9B" w14:textId="77777777" w:rsidR="00A73339" w:rsidRPr="00596A3A" w:rsidRDefault="00A73339" w:rsidP="00C80695">
            <w:pPr>
              <w:spacing w:before="0" w:after="0"/>
              <w:rPr>
                <w:rFonts w:ascii="Arial" w:hAnsi="Arial" w:cs="Arial"/>
                <w:sz w:val="20"/>
                <w:szCs w:val="20"/>
              </w:rPr>
            </w:pPr>
          </w:p>
        </w:tc>
        <w:tc>
          <w:tcPr>
            <w:tcW w:w="397" w:type="pct"/>
            <w:noWrap/>
            <w:hideMark/>
          </w:tcPr>
          <w:p w14:paraId="670BE57A" w14:textId="77777777" w:rsidR="00A73339" w:rsidRPr="00596A3A" w:rsidRDefault="00A73339" w:rsidP="00C80695">
            <w:pPr>
              <w:spacing w:before="0" w:after="0"/>
              <w:rPr>
                <w:rFonts w:ascii="Arial" w:hAnsi="Arial" w:cs="Arial"/>
                <w:sz w:val="20"/>
                <w:szCs w:val="20"/>
              </w:rPr>
            </w:pPr>
          </w:p>
        </w:tc>
      </w:tr>
      <w:tr w:rsidR="00685995" w:rsidRPr="00596A3A" w14:paraId="1FE8A3BC" w14:textId="77777777" w:rsidTr="00685995">
        <w:tc>
          <w:tcPr>
            <w:tcW w:w="845" w:type="pct"/>
            <w:vMerge/>
            <w:noWrap/>
            <w:vAlign w:val="center"/>
          </w:tcPr>
          <w:p w14:paraId="2311F853"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3703D9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Elaenia martinica</w:t>
            </w:r>
          </w:p>
        </w:tc>
        <w:tc>
          <w:tcPr>
            <w:tcW w:w="1269" w:type="pct"/>
            <w:noWrap/>
            <w:hideMark/>
          </w:tcPr>
          <w:p w14:paraId="03F71DC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Elenia caribeña</w:t>
            </w:r>
          </w:p>
        </w:tc>
        <w:tc>
          <w:tcPr>
            <w:tcW w:w="1354" w:type="pct"/>
            <w:noWrap/>
            <w:hideMark/>
          </w:tcPr>
          <w:p w14:paraId="3A3EFC71" w14:textId="77777777" w:rsidR="00A73339" w:rsidRPr="00596A3A" w:rsidRDefault="00A73339" w:rsidP="00C80695">
            <w:pPr>
              <w:spacing w:before="0" w:after="0"/>
              <w:rPr>
                <w:rFonts w:ascii="Arial" w:hAnsi="Arial" w:cs="Arial"/>
                <w:sz w:val="20"/>
                <w:szCs w:val="20"/>
              </w:rPr>
            </w:pPr>
          </w:p>
        </w:tc>
        <w:tc>
          <w:tcPr>
            <w:tcW w:w="397" w:type="pct"/>
            <w:noWrap/>
            <w:hideMark/>
          </w:tcPr>
          <w:p w14:paraId="1D675305" w14:textId="77777777" w:rsidR="00A73339" w:rsidRPr="00596A3A" w:rsidRDefault="00A73339" w:rsidP="00C80695">
            <w:pPr>
              <w:spacing w:before="0" w:after="0"/>
              <w:rPr>
                <w:rFonts w:ascii="Arial" w:hAnsi="Arial" w:cs="Arial"/>
                <w:sz w:val="20"/>
                <w:szCs w:val="20"/>
              </w:rPr>
            </w:pPr>
          </w:p>
        </w:tc>
      </w:tr>
      <w:tr w:rsidR="00685995" w:rsidRPr="00596A3A" w14:paraId="48177CFA" w14:textId="77777777" w:rsidTr="00685995">
        <w:tc>
          <w:tcPr>
            <w:tcW w:w="845" w:type="pct"/>
            <w:vMerge/>
            <w:noWrap/>
            <w:vAlign w:val="center"/>
          </w:tcPr>
          <w:p w14:paraId="3ADE30A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8FC2EF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Empidonax flaviventris</w:t>
            </w:r>
          </w:p>
        </w:tc>
        <w:tc>
          <w:tcPr>
            <w:tcW w:w="1269" w:type="pct"/>
            <w:noWrap/>
            <w:hideMark/>
          </w:tcPr>
          <w:p w14:paraId="7DA3509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Mosquero vientre amarillo</w:t>
            </w:r>
          </w:p>
        </w:tc>
        <w:tc>
          <w:tcPr>
            <w:tcW w:w="1354" w:type="pct"/>
            <w:noWrap/>
            <w:hideMark/>
          </w:tcPr>
          <w:p w14:paraId="7D58736B" w14:textId="77777777" w:rsidR="00A73339" w:rsidRPr="00596A3A" w:rsidRDefault="00A73339" w:rsidP="00C80695">
            <w:pPr>
              <w:spacing w:before="0" w:after="0"/>
              <w:rPr>
                <w:rFonts w:ascii="Arial" w:hAnsi="Arial" w:cs="Arial"/>
                <w:sz w:val="20"/>
                <w:szCs w:val="20"/>
              </w:rPr>
            </w:pPr>
          </w:p>
        </w:tc>
        <w:tc>
          <w:tcPr>
            <w:tcW w:w="397" w:type="pct"/>
            <w:noWrap/>
            <w:hideMark/>
          </w:tcPr>
          <w:p w14:paraId="4550CEBA" w14:textId="77777777" w:rsidR="00A73339" w:rsidRPr="00596A3A" w:rsidRDefault="00A73339" w:rsidP="00C80695">
            <w:pPr>
              <w:spacing w:before="0" w:after="0"/>
              <w:rPr>
                <w:rFonts w:ascii="Arial" w:hAnsi="Arial" w:cs="Arial"/>
                <w:sz w:val="20"/>
                <w:szCs w:val="20"/>
              </w:rPr>
            </w:pPr>
          </w:p>
        </w:tc>
      </w:tr>
      <w:tr w:rsidR="00685995" w:rsidRPr="00596A3A" w14:paraId="4241B381" w14:textId="77777777" w:rsidTr="00685995">
        <w:tc>
          <w:tcPr>
            <w:tcW w:w="845" w:type="pct"/>
            <w:vMerge/>
            <w:noWrap/>
            <w:vAlign w:val="center"/>
          </w:tcPr>
          <w:p w14:paraId="482260A1"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9E1EA3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Empidonax minimus</w:t>
            </w:r>
          </w:p>
        </w:tc>
        <w:tc>
          <w:tcPr>
            <w:tcW w:w="1269" w:type="pct"/>
            <w:noWrap/>
            <w:hideMark/>
          </w:tcPr>
          <w:p w14:paraId="1AE2FEC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Mosquero mímimo</w:t>
            </w:r>
          </w:p>
        </w:tc>
        <w:tc>
          <w:tcPr>
            <w:tcW w:w="1354" w:type="pct"/>
            <w:noWrap/>
            <w:hideMark/>
          </w:tcPr>
          <w:p w14:paraId="1154ADA7" w14:textId="77777777" w:rsidR="00A73339" w:rsidRPr="00596A3A" w:rsidRDefault="00A73339" w:rsidP="00C80695">
            <w:pPr>
              <w:spacing w:before="0" w:after="0"/>
              <w:rPr>
                <w:rFonts w:ascii="Arial" w:hAnsi="Arial" w:cs="Arial"/>
                <w:sz w:val="20"/>
                <w:szCs w:val="20"/>
              </w:rPr>
            </w:pPr>
          </w:p>
        </w:tc>
        <w:tc>
          <w:tcPr>
            <w:tcW w:w="397" w:type="pct"/>
            <w:noWrap/>
            <w:hideMark/>
          </w:tcPr>
          <w:p w14:paraId="78968A39" w14:textId="77777777" w:rsidR="00A73339" w:rsidRPr="00596A3A" w:rsidRDefault="00A73339" w:rsidP="00C80695">
            <w:pPr>
              <w:spacing w:before="0" w:after="0"/>
              <w:rPr>
                <w:rFonts w:ascii="Arial" w:hAnsi="Arial" w:cs="Arial"/>
                <w:sz w:val="20"/>
                <w:szCs w:val="20"/>
              </w:rPr>
            </w:pPr>
          </w:p>
        </w:tc>
      </w:tr>
      <w:tr w:rsidR="00685995" w:rsidRPr="00596A3A" w14:paraId="194F8B80" w14:textId="77777777" w:rsidTr="00685995">
        <w:tc>
          <w:tcPr>
            <w:tcW w:w="845" w:type="pct"/>
            <w:vMerge/>
            <w:noWrap/>
            <w:vAlign w:val="center"/>
          </w:tcPr>
          <w:p w14:paraId="6D902D02"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F1B9B1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Empidonax virescens</w:t>
            </w:r>
          </w:p>
        </w:tc>
        <w:tc>
          <w:tcPr>
            <w:tcW w:w="1269" w:type="pct"/>
            <w:noWrap/>
            <w:hideMark/>
          </w:tcPr>
          <w:p w14:paraId="71189FE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Mosquero verdoso</w:t>
            </w:r>
          </w:p>
        </w:tc>
        <w:tc>
          <w:tcPr>
            <w:tcW w:w="1354" w:type="pct"/>
            <w:noWrap/>
            <w:hideMark/>
          </w:tcPr>
          <w:p w14:paraId="58BA9098" w14:textId="77777777" w:rsidR="00A73339" w:rsidRPr="00596A3A" w:rsidRDefault="00A73339" w:rsidP="00C80695">
            <w:pPr>
              <w:spacing w:before="0" w:after="0"/>
              <w:rPr>
                <w:rFonts w:ascii="Arial" w:hAnsi="Arial" w:cs="Arial"/>
                <w:sz w:val="20"/>
                <w:szCs w:val="20"/>
              </w:rPr>
            </w:pPr>
          </w:p>
        </w:tc>
        <w:tc>
          <w:tcPr>
            <w:tcW w:w="397" w:type="pct"/>
            <w:noWrap/>
            <w:hideMark/>
          </w:tcPr>
          <w:p w14:paraId="0849FBDA" w14:textId="77777777" w:rsidR="00A73339" w:rsidRPr="00596A3A" w:rsidRDefault="00A73339" w:rsidP="00C80695">
            <w:pPr>
              <w:spacing w:before="0" w:after="0"/>
              <w:rPr>
                <w:rFonts w:ascii="Arial" w:hAnsi="Arial" w:cs="Arial"/>
                <w:sz w:val="20"/>
                <w:szCs w:val="20"/>
              </w:rPr>
            </w:pPr>
          </w:p>
        </w:tc>
      </w:tr>
      <w:tr w:rsidR="00685995" w:rsidRPr="00596A3A" w14:paraId="042571FE" w14:textId="77777777" w:rsidTr="00685995">
        <w:tc>
          <w:tcPr>
            <w:tcW w:w="845" w:type="pct"/>
            <w:vMerge/>
            <w:noWrap/>
            <w:vAlign w:val="center"/>
          </w:tcPr>
          <w:p w14:paraId="1BA774E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23CC61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Leptopogon amaurocephalus</w:t>
            </w:r>
          </w:p>
        </w:tc>
        <w:tc>
          <w:tcPr>
            <w:tcW w:w="1269" w:type="pct"/>
            <w:noWrap/>
            <w:hideMark/>
          </w:tcPr>
          <w:p w14:paraId="70884A1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Mosquero gorra parda</w:t>
            </w:r>
          </w:p>
        </w:tc>
        <w:tc>
          <w:tcPr>
            <w:tcW w:w="1354" w:type="pct"/>
            <w:noWrap/>
            <w:hideMark/>
          </w:tcPr>
          <w:p w14:paraId="378EC66C" w14:textId="77777777" w:rsidR="00A73339" w:rsidRPr="00596A3A" w:rsidRDefault="00A73339" w:rsidP="00C80695">
            <w:pPr>
              <w:spacing w:before="0" w:after="0"/>
              <w:rPr>
                <w:rFonts w:ascii="Arial" w:hAnsi="Arial" w:cs="Arial"/>
                <w:sz w:val="20"/>
                <w:szCs w:val="20"/>
              </w:rPr>
            </w:pPr>
          </w:p>
        </w:tc>
        <w:tc>
          <w:tcPr>
            <w:tcW w:w="397" w:type="pct"/>
            <w:noWrap/>
            <w:hideMark/>
          </w:tcPr>
          <w:p w14:paraId="7B5EEFE1" w14:textId="77777777" w:rsidR="00A73339" w:rsidRPr="00596A3A" w:rsidRDefault="00A73339" w:rsidP="00C80695">
            <w:pPr>
              <w:spacing w:before="0" w:after="0"/>
              <w:rPr>
                <w:rFonts w:ascii="Arial" w:hAnsi="Arial" w:cs="Arial"/>
                <w:sz w:val="20"/>
                <w:szCs w:val="20"/>
              </w:rPr>
            </w:pPr>
          </w:p>
        </w:tc>
      </w:tr>
      <w:tr w:rsidR="00685995" w:rsidRPr="00596A3A" w14:paraId="3598766C" w14:textId="77777777" w:rsidTr="00685995">
        <w:tc>
          <w:tcPr>
            <w:tcW w:w="845" w:type="pct"/>
            <w:vMerge/>
            <w:noWrap/>
            <w:vAlign w:val="center"/>
            <w:hideMark/>
          </w:tcPr>
          <w:p w14:paraId="2B92DC4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C19D382"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Megarynchus pitangua</w:t>
            </w:r>
          </w:p>
        </w:tc>
        <w:tc>
          <w:tcPr>
            <w:tcW w:w="1269" w:type="pct"/>
            <w:noWrap/>
            <w:hideMark/>
          </w:tcPr>
          <w:p w14:paraId="45D3E6C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Luis pico grueso</w:t>
            </w:r>
          </w:p>
        </w:tc>
        <w:tc>
          <w:tcPr>
            <w:tcW w:w="1354" w:type="pct"/>
            <w:noWrap/>
            <w:hideMark/>
          </w:tcPr>
          <w:p w14:paraId="6D498E93" w14:textId="77777777" w:rsidR="00A73339" w:rsidRPr="00596A3A" w:rsidRDefault="00A73339" w:rsidP="00C80695">
            <w:pPr>
              <w:spacing w:before="0" w:after="0"/>
              <w:rPr>
                <w:rFonts w:ascii="Arial" w:hAnsi="Arial" w:cs="Arial"/>
                <w:sz w:val="20"/>
                <w:szCs w:val="20"/>
              </w:rPr>
            </w:pPr>
          </w:p>
        </w:tc>
        <w:tc>
          <w:tcPr>
            <w:tcW w:w="397" w:type="pct"/>
            <w:noWrap/>
            <w:hideMark/>
          </w:tcPr>
          <w:p w14:paraId="39EF8A46" w14:textId="77777777" w:rsidR="00A73339" w:rsidRPr="00596A3A" w:rsidRDefault="00A73339" w:rsidP="00C80695">
            <w:pPr>
              <w:spacing w:before="0" w:after="0"/>
              <w:rPr>
                <w:rFonts w:ascii="Arial" w:hAnsi="Arial" w:cs="Arial"/>
                <w:sz w:val="20"/>
                <w:szCs w:val="20"/>
              </w:rPr>
            </w:pPr>
          </w:p>
        </w:tc>
      </w:tr>
      <w:tr w:rsidR="00685995" w:rsidRPr="00596A3A" w14:paraId="02036A1F" w14:textId="77777777" w:rsidTr="00685995">
        <w:tc>
          <w:tcPr>
            <w:tcW w:w="845" w:type="pct"/>
            <w:vMerge/>
            <w:noWrap/>
            <w:vAlign w:val="center"/>
          </w:tcPr>
          <w:p w14:paraId="3503E2A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11AFD3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Mionectes oleagineus</w:t>
            </w:r>
          </w:p>
        </w:tc>
        <w:tc>
          <w:tcPr>
            <w:tcW w:w="1269" w:type="pct"/>
            <w:noWrap/>
            <w:hideMark/>
          </w:tcPr>
          <w:p w14:paraId="33709A3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Mosquero ocrillo</w:t>
            </w:r>
          </w:p>
        </w:tc>
        <w:tc>
          <w:tcPr>
            <w:tcW w:w="1354" w:type="pct"/>
            <w:noWrap/>
            <w:hideMark/>
          </w:tcPr>
          <w:p w14:paraId="01DA1B03" w14:textId="77777777" w:rsidR="00A73339" w:rsidRPr="00596A3A" w:rsidRDefault="00A73339" w:rsidP="00C80695">
            <w:pPr>
              <w:spacing w:before="0" w:after="0"/>
              <w:rPr>
                <w:rFonts w:ascii="Arial" w:hAnsi="Arial" w:cs="Arial"/>
                <w:sz w:val="20"/>
                <w:szCs w:val="20"/>
              </w:rPr>
            </w:pPr>
          </w:p>
        </w:tc>
        <w:tc>
          <w:tcPr>
            <w:tcW w:w="397" w:type="pct"/>
            <w:noWrap/>
            <w:hideMark/>
          </w:tcPr>
          <w:p w14:paraId="274AF771" w14:textId="77777777" w:rsidR="00A73339" w:rsidRPr="00596A3A" w:rsidRDefault="00A73339" w:rsidP="00C80695">
            <w:pPr>
              <w:spacing w:before="0" w:after="0"/>
              <w:rPr>
                <w:rFonts w:ascii="Arial" w:hAnsi="Arial" w:cs="Arial"/>
                <w:sz w:val="20"/>
                <w:szCs w:val="20"/>
              </w:rPr>
            </w:pPr>
          </w:p>
        </w:tc>
      </w:tr>
      <w:tr w:rsidR="00685995" w:rsidRPr="00596A3A" w14:paraId="520C5EE7" w14:textId="77777777" w:rsidTr="00685995">
        <w:tc>
          <w:tcPr>
            <w:tcW w:w="845" w:type="pct"/>
            <w:vMerge/>
            <w:noWrap/>
            <w:vAlign w:val="center"/>
          </w:tcPr>
          <w:p w14:paraId="580AD6F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2E69CC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Myiarchus crinitus</w:t>
            </w:r>
          </w:p>
        </w:tc>
        <w:tc>
          <w:tcPr>
            <w:tcW w:w="1269" w:type="pct"/>
            <w:noWrap/>
            <w:hideMark/>
          </w:tcPr>
          <w:p w14:paraId="541A3CB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Papamoscas viajero</w:t>
            </w:r>
          </w:p>
        </w:tc>
        <w:tc>
          <w:tcPr>
            <w:tcW w:w="1354" w:type="pct"/>
            <w:noWrap/>
            <w:hideMark/>
          </w:tcPr>
          <w:p w14:paraId="0D98F774" w14:textId="77777777" w:rsidR="00A73339" w:rsidRPr="00596A3A" w:rsidRDefault="00A73339" w:rsidP="00C80695">
            <w:pPr>
              <w:spacing w:before="0" w:after="0"/>
              <w:rPr>
                <w:rFonts w:ascii="Arial" w:hAnsi="Arial" w:cs="Arial"/>
                <w:sz w:val="20"/>
                <w:szCs w:val="20"/>
              </w:rPr>
            </w:pPr>
          </w:p>
        </w:tc>
        <w:tc>
          <w:tcPr>
            <w:tcW w:w="397" w:type="pct"/>
            <w:noWrap/>
            <w:hideMark/>
          </w:tcPr>
          <w:p w14:paraId="4059D9FC" w14:textId="77777777" w:rsidR="00A73339" w:rsidRPr="00596A3A" w:rsidRDefault="00A73339" w:rsidP="00C80695">
            <w:pPr>
              <w:spacing w:before="0" w:after="0"/>
              <w:rPr>
                <w:rFonts w:ascii="Arial" w:hAnsi="Arial" w:cs="Arial"/>
                <w:sz w:val="20"/>
                <w:szCs w:val="20"/>
              </w:rPr>
            </w:pPr>
          </w:p>
        </w:tc>
      </w:tr>
      <w:tr w:rsidR="00685995" w:rsidRPr="00596A3A" w14:paraId="1C567BC2" w14:textId="77777777" w:rsidTr="00685995">
        <w:tc>
          <w:tcPr>
            <w:tcW w:w="845" w:type="pct"/>
            <w:vMerge/>
            <w:noWrap/>
            <w:vAlign w:val="center"/>
          </w:tcPr>
          <w:p w14:paraId="3FA1B343"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966E80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Myiarchus tuberculifer</w:t>
            </w:r>
          </w:p>
        </w:tc>
        <w:tc>
          <w:tcPr>
            <w:tcW w:w="1269" w:type="pct"/>
            <w:noWrap/>
            <w:hideMark/>
          </w:tcPr>
          <w:p w14:paraId="3BE05AD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Papamoscas triste</w:t>
            </w:r>
          </w:p>
        </w:tc>
        <w:tc>
          <w:tcPr>
            <w:tcW w:w="1354" w:type="pct"/>
            <w:noWrap/>
            <w:hideMark/>
          </w:tcPr>
          <w:p w14:paraId="2908CA96" w14:textId="77777777" w:rsidR="00A73339" w:rsidRPr="00596A3A" w:rsidRDefault="00A73339" w:rsidP="00C80695">
            <w:pPr>
              <w:spacing w:before="0" w:after="0"/>
              <w:rPr>
                <w:rFonts w:ascii="Arial" w:hAnsi="Arial" w:cs="Arial"/>
                <w:sz w:val="20"/>
                <w:szCs w:val="20"/>
              </w:rPr>
            </w:pPr>
          </w:p>
        </w:tc>
        <w:tc>
          <w:tcPr>
            <w:tcW w:w="397" w:type="pct"/>
            <w:noWrap/>
            <w:hideMark/>
          </w:tcPr>
          <w:p w14:paraId="51509AFB" w14:textId="77777777" w:rsidR="00A73339" w:rsidRPr="00596A3A" w:rsidRDefault="00A73339" w:rsidP="00C80695">
            <w:pPr>
              <w:spacing w:before="0" w:after="0"/>
              <w:rPr>
                <w:rFonts w:ascii="Arial" w:hAnsi="Arial" w:cs="Arial"/>
                <w:sz w:val="20"/>
                <w:szCs w:val="20"/>
              </w:rPr>
            </w:pPr>
          </w:p>
        </w:tc>
      </w:tr>
      <w:tr w:rsidR="00685995" w:rsidRPr="00596A3A" w14:paraId="2FFCB051" w14:textId="77777777" w:rsidTr="00685995">
        <w:tc>
          <w:tcPr>
            <w:tcW w:w="845" w:type="pct"/>
            <w:vMerge/>
            <w:noWrap/>
            <w:vAlign w:val="center"/>
          </w:tcPr>
          <w:p w14:paraId="3CD67C85"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B73D94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Myiarchus tyrannulus</w:t>
            </w:r>
          </w:p>
        </w:tc>
        <w:tc>
          <w:tcPr>
            <w:tcW w:w="1269" w:type="pct"/>
            <w:noWrap/>
            <w:hideMark/>
          </w:tcPr>
          <w:p w14:paraId="76624B6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Papamoscas tirano</w:t>
            </w:r>
          </w:p>
        </w:tc>
        <w:tc>
          <w:tcPr>
            <w:tcW w:w="1354" w:type="pct"/>
            <w:noWrap/>
            <w:hideMark/>
          </w:tcPr>
          <w:p w14:paraId="33F3C8D9" w14:textId="77777777" w:rsidR="00A73339" w:rsidRPr="00596A3A" w:rsidRDefault="00A73339" w:rsidP="00C80695">
            <w:pPr>
              <w:spacing w:before="0" w:after="0"/>
              <w:rPr>
                <w:rFonts w:ascii="Arial" w:hAnsi="Arial" w:cs="Arial"/>
                <w:sz w:val="20"/>
                <w:szCs w:val="20"/>
              </w:rPr>
            </w:pPr>
          </w:p>
        </w:tc>
        <w:tc>
          <w:tcPr>
            <w:tcW w:w="397" w:type="pct"/>
            <w:noWrap/>
            <w:hideMark/>
          </w:tcPr>
          <w:p w14:paraId="2A6CEE3F" w14:textId="77777777" w:rsidR="00A73339" w:rsidRPr="00596A3A" w:rsidRDefault="00A73339" w:rsidP="00C80695">
            <w:pPr>
              <w:spacing w:before="0" w:after="0"/>
              <w:rPr>
                <w:rFonts w:ascii="Arial" w:hAnsi="Arial" w:cs="Arial"/>
                <w:sz w:val="20"/>
                <w:szCs w:val="20"/>
              </w:rPr>
            </w:pPr>
          </w:p>
        </w:tc>
      </w:tr>
      <w:tr w:rsidR="00685995" w:rsidRPr="00596A3A" w14:paraId="45FA9895" w14:textId="77777777" w:rsidTr="00685995">
        <w:tc>
          <w:tcPr>
            <w:tcW w:w="845" w:type="pct"/>
            <w:vMerge/>
            <w:noWrap/>
            <w:vAlign w:val="center"/>
          </w:tcPr>
          <w:p w14:paraId="0C04ED91"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41A9AD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Myiarchus yucatanensis</w:t>
            </w:r>
          </w:p>
        </w:tc>
        <w:tc>
          <w:tcPr>
            <w:tcW w:w="1269" w:type="pct"/>
            <w:noWrap/>
            <w:hideMark/>
          </w:tcPr>
          <w:p w14:paraId="7BB3B2D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Papamoscas yucateco</w:t>
            </w:r>
          </w:p>
        </w:tc>
        <w:tc>
          <w:tcPr>
            <w:tcW w:w="1354" w:type="pct"/>
            <w:noWrap/>
            <w:hideMark/>
          </w:tcPr>
          <w:p w14:paraId="37E03EBD" w14:textId="77777777" w:rsidR="00A73339" w:rsidRPr="00596A3A" w:rsidRDefault="00A73339" w:rsidP="00C80695">
            <w:pPr>
              <w:spacing w:before="0" w:after="0"/>
              <w:rPr>
                <w:rFonts w:ascii="Arial" w:hAnsi="Arial" w:cs="Arial"/>
                <w:sz w:val="20"/>
                <w:szCs w:val="20"/>
              </w:rPr>
            </w:pPr>
          </w:p>
        </w:tc>
        <w:tc>
          <w:tcPr>
            <w:tcW w:w="397" w:type="pct"/>
            <w:noWrap/>
            <w:hideMark/>
          </w:tcPr>
          <w:p w14:paraId="30D3BCB1" w14:textId="77777777" w:rsidR="00A73339" w:rsidRPr="00596A3A" w:rsidRDefault="00A73339" w:rsidP="00C80695">
            <w:pPr>
              <w:spacing w:before="0" w:after="0"/>
              <w:rPr>
                <w:rFonts w:ascii="Arial" w:hAnsi="Arial" w:cs="Arial"/>
                <w:sz w:val="20"/>
                <w:szCs w:val="20"/>
              </w:rPr>
            </w:pPr>
          </w:p>
        </w:tc>
      </w:tr>
      <w:tr w:rsidR="00685995" w:rsidRPr="00596A3A" w14:paraId="4FB72F72" w14:textId="77777777" w:rsidTr="00685995">
        <w:tc>
          <w:tcPr>
            <w:tcW w:w="845" w:type="pct"/>
            <w:vMerge/>
            <w:noWrap/>
            <w:vAlign w:val="center"/>
          </w:tcPr>
          <w:p w14:paraId="39BC7481"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DCE53A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Myiobius sulphureipygius</w:t>
            </w:r>
          </w:p>
        </w:tc>
        <w:tc>
          <w:tcPr>
            <w:tcW w:w="1269" w:type="pct"/>
            <w:noWrap/>
            <w:hideMark/>
          </w:tcPr>
          <w:p w14:paraId="3F6CF36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Mosquero rabadilla amarilla</w:t>
            </w:r>
          </w:p>
        </w:tc>
        <w:tc>
          <w:tcPr>
            <w:tcW w:w="1354" w:type="pct"/>
            <w:noWrap/>
            <w:hideMark/>
          </w:tcPr>
          <w:p w14:paraId="51C1C0C8" w14:textId="77777777" w:rsidR="00A73339" w:rsidRPr="00596A3A" w:rsidRDefault="00A73339" w:rsidP="00C80695">
            <w:pPr>
              <w:spacing w:before="0" w:after="0"/>
              <w:rPr>
                <w:rFonts w:ascii="Arial" w:hAnsi="Arial" w:cs="Arial"/>
                <w:sz w:val="20"/>
                <w:szCs w:val="20"/>
              </w:rPr>
            </w:pPr>
          </w:p>
        </w:tc>
        <w:tc>
          <w:tcPr>
            <w:tcW w:w="397" w:type="pct"/>
            <w:noWrap/>
            <w:hideMark/>
          </w:tcPr>
          <w:p w14:paraId="110D8BC1" w14:textId="77777777" w:rsidR="00A73339" w:rsidRPr="00596A3A" w:rsidRDefault="00A73339" w:rsidP="00C80695">
            <w:pPr>
              <w:spacing w:before="0" w:after="0"/>
              <w:rPr>
                <w:rFonts w:ascii="Arial" w:hAnsi="Arial" w:cs="Arial"/>
                <w:sz w:val="20"/>
                <w:szCs w:val="20"/>
              </w:rPr>
            </w:pPr>
          </w:p>
        </w:tc>
      </w:tr>
      <w:tr w:rsidR="00685995" w:rsidRPr="00596A3A" w14:paraId="233F97D2" w14:textId="77777777" w:rsidTr="00685995">
        <w:tc>
          <w:tcPr>
            <w:tcW w:w="845" w:type="pct"/>
            <w:vMerge/>
            <w:noWrap/>
            <w:vAlign w:val="center"/>
          </w:tcPr>
          <w:p w14:paraId="41A41B6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FBD1DD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Myiodynastes luteiventris</w:t>
            </w:r>
          </w:p>
        </w:tc>
        <w:tc>
          <w:tcPr>
            <w:tcW w:w="1269" w:type="pct"/>
            <w:noWrap/>
            <w:hideMark/>
          </w:tcPr>
          <w:p w14:paraId="252E4A2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Papamoscas atigrado</w:t>
            </w:r>
          </w:p>
        </w:tc>
        <w:tc>
          <w:tcPr>
            <w:tcW w:w="1354" w:type="pct"/>
            <w:noWrap/>
            <w:hideMark/>
          </w:tcPr>
          <w:p w14:paraId="7BE052FF" w14:textId="77777777" w:rsidR="00A73339" w:rsidRPr="00596A3A" w:rsidRDefault="00A73339" w:rsidP="00C80695">
            <w:pPr>
              <w:spacing w:before="0" w:after="0"/>
              <w:rPr>
                <w:rFonts w:ascii="Arial" w:hAnsi="Arial" w:cs="Arial"/>
                <w:sz w:val="20"/>
                <w:szCs w:val="20"/>
              </w:rPr>
            </w:pPr>
          </w:p>
        </w:tc>
        <w:tc>
          <w:tcPr>
            <w:tcW w:w="397" w:type="pct"/>
            <w:noWrap/>
            <w:hideMark/>
          </w:tcPr>
          <w:p w14:paraId="67DCF8BF" w14:textId="77777777" w:rsidR="00A73339" w:rsidRPr="00596A3A" w:rsidRDefault="00A73339" w:rsidP="00C80695">
            <w:pPr>
              <w:spacing w:before="0" w:after="0"/>
              <w:rPr>
                <w:rFonts w:ascii="Arial" w:hAnsi="Arial" w:cs="Arial"/>
                <w:sz w:val="20"/>
                <w:szCs w:val="20"/>
              </w:rPr>
            </w:pPr>
          </w:p>
        </w:tc>
      </w:tr>
      <w:tr w:rsidR="00685995" w:rsidRPr="00596A3A" w14:paraId="3D4B6481" w14:textId="77777777" w:rsidTr="00685995">
        <w:tc>
          <w:tcPr>
            <w:tcW w:w="845" w:type="pct"/>
            <w:vMerge/>
            <w:noWrap/>
            <w:vAlign w:val="center"/>
          </w:tcPr>
          <w:p w14:paraId="59B0245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56FCBCA"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Myiodynastes maculatus</w:t>
            </w:r>
          </w:p>
        </w:tc>
        <w:tc>
          <w:tcPr>
            <w:tcW w:w="1269" w:type="pct"/>
            <w:noWrap/>
            <w:hideMark/>
          </w:tcPr>
          <w:p w14:paraId="3CE9F39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Papamoscas rayado</w:t>
            </w:r>
          </w:p>
        </w:tc>
        <w:tc>
          <w:tcPr>
            <w:tcW w:w="1354" w:type="pct"/>
            <w:noWrap/>
            <w:hideMark/>
          </w:tcPr>
          <w:p w14:paraId="76323D85" w14:textId="77777777" w:rsidR="00A73339" w:rsidRPr="00596A3A" w:rsidRDefault="00A73339" w:rsidP="00C80695">
            <w:pPr>
              <w:spacing w:before="0" w:after="0"/>
              <w:rPr>
                <w:rFonts w:ascii="Arial" w:hAnsi="Arial" w:cs="Arial"/>
                <w:sz w:val="20"/>
                <w:szCs w:val="20"/>
              </w:rPr>
            </w:pPr>
          </w:p>
        </w:tc>
        <w:tc>
          <w:tcPr>
            <w:tcW w:w="397" w:type="pct"/>
            <w:noWrap/>
            <w:hideMark/>
          </w:tcPr>
          <w:p w14:paraId="006EFF79" w14:textId="77777777" w:rsidR="00A73339" w:rsidRPr="00596A3A" w:rsidRDefault="00A73339" w:rsidP="00C80695">
            <w:pPr>
              <w:spacing w:before="0" w:after="0"/>
              <w:rPr>
                <w:rFonts w:ascii="Arial" w:hAnsi="Arial" w:cs="Arial"/>
                <w:sz w:val="20"/>
                <w:szCs w:val="20"/>
              </w:rPr>
            </w:pPr>
          </w:p>
        </w:tc>
      </w:tr>
      <w:tr w:rsidR="00685995" w:rsidRPr="00596A3A" w14:paraId="12480976" w14:textId="77777777" w:rsidTr="00685995">
        <w:tc>
          <w:tcPr>
            <w:tcW w:w="845" w:type="pct"/>
            <w:vMerge/>
            <w:noWrap/>
            <w:vAlign w:val="center"/>
          </w:tcPr>
          <w:p w14:paraId="105B6E6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EA71393"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Myiopagis viridicata</w:t>
            </w:r>
          </w:p>
        </w:tc>
        <w:tc>
          <w:tcPr>
            <w:tcW w:w="1269" w:type="pct"/>
            <w:noWrap/>
            <w:hideMark/>
          </w:tcPr>
          <w:p w14:paraId="0AA6C40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Elenia verdosa</w:t>
            </w:r>
          </w:p>
        </w:tc>
        <w:tc>
          <w:tcPr>
            <w:tcW w:w="1354" w:type="pct"/>
            <w:noWrap/>
            <w:hideMark/>
          </w:tcPr>
          <w:p w14:paraId="3ABBCB70" w14:textId="77777777" w:rsidR="00A73339" w:rsidRPr="00596A3A" w:rsidRDefault="00A73339" w:rsidP="00C80695">
            <w:pPr>
              <w:spacing w:before="0" w:after="0"/>
              <w:rPr>
                <w:rFonts w:ascii="Arial" w:hAnsi="Arial" w:cs="Arial"/>
                <w:sz w:val="20"/>
                <w:szCs w:val="20"/>
              </w:rPr>
            </w:pPr>
          </w:p>
        </w:tc>
        <w:tc>
          <w:tcPr>
            <w:tcW w:w="397" w:type="pct"/>
            <w:noWrap/>
            <w:hideMark/>
          </w:tcPr>
          <w:p w14:paraId="517861AD" w14:textId="77777777" w:rsidR="00A73339" w:rsidRPr="00596A3A" w:rsidRDefault="00A73339" w:rsidP="00C80695">
            <w:pPr>
              <w:spacing w:before="0" w:after="0"/>
              <w:rPr>
                <w:rFonts w:ascii="Arial" w:hAnsi="Arial" w:cs="Arial"/>
                <w:sz w:val="20"/>
                <w:szCs w:val="20"/>
              </w:rPr>
            </w:pPr>
          </w:p>
        </w:tc>
      </w:tr>
      <w:tr w:rsidR="00685995" w:rsidRPr="00596A3A" w14:paraId="27883054" w14:textId="77777777" w:rsidTr="00685995">
        <w:tc>
          <w:tcPr>
            <w:tcW w:w="845" w:type="pct"/>
            <w:vMerge/>
            <w:noWrap/>
            <w:vAlign w:val="center"/>
          </w:tcPr>
          <w:p w14:paraId="709F9EA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6963BA5"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Myiozetetes similis</w:t>
            </w:r>
          </w:p>
        </w:tc>
        <w:tc>
          <w:tcPr>
            <w:tcW w:w="1269" w:type="pct"/>
            <w:noWrap/>
            <w:hideMark/>
          </w:tcPr>
          <w:p w14:paraId="3C7AEDA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Luis gregario</w:t>
            </w:r>
          </w:p>
        </w:tc>
        <w:tc>
          <w:tcPr>
            <w:tcW w:w="1354" w:type="pct"/>
            <w:noWrap/>
            <w:hideMark/>
          </w:tcPr>
          <w:p w14:paraId="52FBE8CC" w14:textId="77777777" w:rsidR="00A73339" w:rsidRPr="00596A3A" w:rsidRDefault="00A73339" w:rsidP="00C80695">
            <w:pPr>
              <w:spacing w:before="0" w:after="0"/>
              <w:rPr>
                <w:rFonts w:ascii="Arial" w:hAnsi="Arial" w:cs="Arial"/>
                <w:sz w:val="20"/>
                <w:szCs w:val="20"/>
              </w:rPr>
            </w:pPr>
          </w:p>
        </w:tc>
        <w:tc>
          <w:tcPr>
            <w:tcW w:w="397" w:type="pct"/>
            <w:noWrap/>
            <w:hideMark/>
          </w:tcPr>
          <w:p w14:paraId="251EBEBD" w14:textId="77777777" w:rsidR="00A73339" w:rsidRPr="00596A3A" w:rsidRDefault="00A73339" w:rsidP="00C80695">
            <w:pPr>
              <w:spacing w:before="0" w:after="0"/>
              <w:rPr>
                <w:rFonts w:ascii="Arial" w:hAnsi="Arial" w:cs="Arial"/>
                <w:sz w:val="20"/>
                <w:szCs w:val="20"/>
              </w:rPr>
            </w:pPr>
          </w:p>
        </w:tc>
      </w:tr>
      <w:tr w:rsidR="00685995" w:rsidRPr="00596A3A" w14:paraId="7C4E3244" w14:textId="77777777" w:rsidTr="00685995">
        <w:tc>
          <w:tcPr>
            <w:tcW w:w="845" w:type="pct"/>
            <w:vMerge/>
            <w:noWrap/>
            <w:vAlign w:val="center"/>
          </w:tcPr>
          <w:p w14:paraId="2EB2CDE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C92B48C"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Oncostoma cinereigulare</w:t>
            </w:r>
          </w:p>
        </w:tc>
        <w:tc>
          <w:tcPr>
            <w:tcW w:w="1269" w:type="pct"/>
            <w:noWrap/>
            <w:hideMark/>
          </w:tcPr>
          <w:p w14:paraId="4325223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Mosquero pico curvo</w:t>
            </w:r>
          </w:p>
        </w:tc>
        <w:tc>
          <w:tcPr>
            <w:tcW w:w="1354" w:type="pct"/>
            <w:noWrap/>
            <w:hideMark/>
          </w:tcPr>
          <w:p w14:paraId="029EA380" w14:textId="77777777" w:rsidR="00A73339" w:rsidRPr="00596A3A" w:rsidRDefault="00A73339" w:rsidP="00C80695">
            <w:pPr>
              <w:spacing w:before="0" w:after="0"/>
              <w:rPr>
                <w:rFonts w:ascii="Arial" w:hAnsi="Arial" w:cs="Arial"/>
                <w:sz w:val="20"/>
                <w:szCs w:val="20"/>
              </w:rPr>
            </w:pPr>
          </w:p>
        </w:tc>
        <w:tc>
          <w:tcPr>
            <w:tcW w:w="397" w:type="pct"/>
            <w:noWrap/>
            <w:hideMark/>
          </w:tcPr>
          <w:p w14:paraId="1AF32138" w14:textId="77777777" w:rsidR="00A73339" w:rsidRPr="00596A3A" w:rsidRDefault="00A73339" w:rsidP="00C80695">
            <w:pPr>
              <w:spacing w:before="0" w:after="0"/>
              <w:rPr>
                <w:rFonts w:ascii="Arial" w:hAnsi="Arial" w:cs="Arial"/>
                <w:sz w:val="20"/>
                <w:szCs w:val="20"/>
              </w:rPr>
            </w:pPr>
          </w:p>
        </w:tc>
      </w:tr>
      <w:tr w:rsidR="00685995" w:rsidRPr="00596A3A" w14:paraId="2EF4E9BC" w14:textId="77777777" w:rsidTr="00685995">
        <w:tc>
          <w:tcPr>
            <w:tcW w:w="845" w:type="pct"/>
            <w:vMerge/>
            <w:noWrap/>
            <w:vAlign w:val="center"/>
          </w:tcPr>
          <w:p w14:paraId="5EEB5223"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4BAF717"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Onychorhynchus coronatus</w:t>
            </w:r>
          </w:p>
        </w:tc>
        <w:tc>
          <w:tcPr>
            <w:tcW w:w="1269" w:type="pct"/>
            <w:noWrap/>
            <w:hideMark/>
          </w:tcPr>
          <w:p w14:paraId="13A5CFD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Mosquero real</w:t>
            </w:r>
          </w:p>
        </w:tc>
        <w:tc>
          <w:tcPr>
            <w:tcW w:w="1354" w:type="pct"/>
            <w:noWrap/>
            <w:hideMark/>
          </w:tcPr>
          <w:p w14:paraId="5B229A6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 peligro de extinción</w:t>
            </w:r>
          </w:p>
        </w:tc>
        <w:tc>
          <w:tcPr>
            <w:tcW w:w="397" w:type="pct"/>
            <w:noWrap/>
            <w:hideMark/>
          </w:tcPr>
          <w:p w14:paraId="598A6FEE" w14:textId="77777777" w:rsidR="00A73339" w:rsidRPr="00596A3A" w:rsidRDefault="00A73339" w:rsidP="00C80695">
            <w:pPr>
              <w:spacing w:before="0" w:after="0"/>
              <w:rPr>
                <w:rFonts w:ascii="Arial" w:hAnsi="Arial" w:cs="Arial"/>
                <w:sz w:val="20"/>
                <w:szCs w:val="20"/>
              </w:rPr>
            </w:pPr>
          </w:p>
        </w:tc>
      </w:tr>
      <w:tr w:rsidR="00685995" w:rsidRPr="00596A3A" w14:paraId="2D9C44C3" w14:textId="77777777" w:rsidTr="00685995">
        <w:tc>
          <w:tcPr>
            <w:tcW w:w="845" w:type="pct"/>
            <w:vMerge/>
            <w:noWrap/>
            <w:vAlign w:val="center"/>
          </w:tcPr>
          <w:p w14:paraId="04B796D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2223270"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Pachyramphus aglaiae</w:t>
            </w:r>
          </w:p>
        </w:tc>
        <w:tc>
          <w:tcPr>
            <w:tcW w:w="1269" w:type="pct"/>
            <w:noWrap/>
            <w:hideMark/>
          </w:tcPr>
          <w:p w14:paraId="44F5A9F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Mosquero-cabezón degollado</w:t>
            </w:r>
          </w:p>
        </w:tc>
        <w:tc>
          <w:tcPr>
            <w:tcW w:w="1354" w:type="pct"/>
            <w:noWrap/>
            <w:hideMark/>
          </w:tcPr>
          <w:p w14:paraId="1F870456" w14:textId="77777777" w:rsidR="00A73339" w:rsidRPr="00596A3A" w:rsidRDefault="00A73339" w:rsidP="00C80695">
            <w:pPr>
              <w:spacing w:before="0" w:after="0"/>
              <w:rPr>
                <w:rFonts w:ascii="Arial" w:hAnsi="Arial" w:cs="Arial"/>
                <w:sz w:val="20"/>
                <w:szCs w:val="20"/>
              </w:rPr>
            </w:pPr>
          </w:p>
        </w:tc>
        <w:tc>
          <w:tcPr>
            <w:tcW w:w="397" w:type="pct"/>
            <w:noWrap/>
            <w:hideMark/>
          </w:tcPr>
          <w:p w14:paraId="19BE1E47" w14:textId="77777777" w:rsidR="00A73339" w:rsidRPr="00596A3A" w:rsidRDefault="00A73339" w:rsidP="00C80695">
            <w:pPr>
              <w:spacing w:before="0" w:after="0"/>
              <w:rPr>
                <w:rFonts w:ascii="Arial" w:hAnsi="Arial" w:cs="Arial"/>
                <w:sz w:val="20"/>
                <w:szCs w:val="20"/>
              </w:rPr>
            </w:pPr>
          </w:p>
        </w:tc>
      </w:tr>
      <w:tr w:rsidR="00685995" w:rsidRPr="00596A3A" w14:paraId="76D1236D" w14:textId="77777777" w:rsidTr="00685995">
        <w:tc>
          <w:tcPr>
            <w:tcW w:w="845" w:type="pct"/>
            <w:vMerge/>
            <w:noWrap/>
            <w:vAlign w:val="center"/>
          </w:tcPr>
          <w:p w14:paraId="5F06C4C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1B8F61E"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Pachyramphus major uropygialis</w:t>
            </w:r>
          </w:p>
        </w:tc>
        <w:tc>
          <w:tcPr>
            <w:tcW w:w="1269" w:type="pct"/>
            <w:noWrap/>
            <w:hideMark/>
          </w:tcPr>
          <w:p w14:paraId="4FC6AA3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Mosquero-cabezón mexicano</w:t>
            </w:r>
          </w:p>
        </w:tc>
        <w:tc>
          <w:tcPr>
            <w:tcW w:w="1354" w:type="pct"/>
            <w:noWrap/>
            <w:hideMark/>
          </w:tcPr>
          <w:p w14:paraId="137D37E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45D77C8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37226391" w14:textId="77777777" w:rsidTr="00685995">
        <w:tc>
          <w:tcPr>
            <w:tcW w:w="845" w:type="pct"/>
            <w:vMerge/>
            <w:noWrap/>
            <w:vAlign w:val="center"/>
          </w:tcPr>
          <w:p w14:paraId="50490B6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D46489B"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Pipra mentalis</w:t>
            </w:r>
          </w:p>
        </w:tc>
        <w:tc>
          <w:tcPr>
            <w:tcW w:w="1269" w:type="pct"/>
            <w:noWrap/>
            <w:hideMark/>
          </w:tcPr>
          <w:p w14:paraId="2C5C16E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Manaquín cabeza roja</w:t>
            </w:r>
          </w:p>
        </w:tc>
        <w:tc>
          <w:tcPr>
            <w:tcW w:w="1354" w:type="pct"/>
            <w:noWrap/>
            <w:hideMark/>
          </w:tcPr>
          <w:p w14:paraId="63E7AFC0" w14:textId="77777777" w:rsidR="00A73339" w:rsidRPr="00596A3A" w:rsidRDefault="00A73339" w:rsidP="00C80695">
            <w:pPr>
              <w:spacing w:before="0" w:after="0"/>
              <w:rPr>
                <w:rFonts w:ascii="Arial" w:hAnsi="Arial" w:cs="Arial"/>
                <w:sz w:val="20"/>
                <w:szCs w:val="20"/>
              </w:rPr>
            </w:pPr>
          </w:p>
        </w:tc>
        <w:tc>
          <w:tcPr>
            <w:tcW w:w="397" w:type="pct"/>
            <w:noWrap/>
            <w:hideMark/>
          </w:tcPr>
          <w:p w14:paraId="4A4E410D" w14:textId="77777777" w:rsidR="00A73339" w:rsidRPr="00596A3A" w:rsidRDefault="00A73339" w:rsidP="00C80695">
            <w:pPr>
              <w:spacing w:before="0" w:after="0"/>
              <w:rPr>
                <w:rFonts w:ascii="Arial" w:hAnsi="Arial" w:cs="Arial"/>
                <w:sz w:val="20"/>
                <w:szCs w:val="20"/>
              </w:rPr>
            </w:pPr>
          </w:p>
        </w:tc>
      </w:tr>
      <w:tr w:rsidR="00685995" w:rsidRPr="00596A3A" w14:paraId="25484AF4" w14:textId="77777777" w:rsidTr="00685995">
        <w:tc>
          <w:tcPr>
            <w:tcW w:w="845" w:type="pct"/>
            <w:vMerge/>
            <w:noWrap/>
            <w:vAlign w:val="center"/>
          </w:tcPr>
          <w:p w14:paraId="3D529555"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437A7AF" w14:textId="77777777" w:rsidR="00A73339" w:rsidRPr="00596A3A" w:rsidRDefault="00A73339" w:rsidP="00C80695">
            <w:pPr>
              <w:spacing w:before="0" w:after="0"/>
              <w:jc w:val="left"/>
              <w:rPr>
                <w:rFonts w:ascii="Arial" w:hAnsi="Arial" w:cs="Arial"/>
                <w:i/>
                <w:iCs/>
                <w:sz w:val="20"/>
                <w:szCs w:val="20"/>
              </w:rPr>
            </w:pPr>
            <w:r w:rsidRPr="00596A3A">
              <w:rPr>
                <w:rFonts w:ascii="Arial" w:hAnsi="Arial" w:cs="Arial"/>
                <w:i/>
                <w:iCs/>
                <w:sz w:val="20"/>
                <w:szCs w:val="20"/>
              </w:rPr>
              <w:t>Pitangus sulphuratus</w:t>
            </w:r>
          </w:p>
        </w:tc>
        <w:tc>
          <w:tcPr>
            <w:tcW w:w="1269" w:type="pct"/>
            <w:noWrap/>
            <w:hideMark/>
          </w:tcPr>
          <w:p w14:paraId="0628BB3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Luis bienteveo</w:t>
            </w:r>
          </w:p>
        </w:tc>
        <w:tc>
          <w:tcPr>
            <w:tcW w:w="1354" w:type="pct"/>
            <w:noWrap/>
            <w:hideMark/>
          </w:tcPr>
          <w:p w14:paraId="63A21FBD" w14:textId="77777777" w:rsidR="00A73339" w:rsidRPr="00596A3A" w:rsidRDefault="00A73339" w:rsidP="00C80695">
            <w:pPr>
              <w:spacing w:before="0" w:after="0"/>
              <w:rPr>
                <w:rFonts w:ascii="Arial" w:hAnsi="Arial" w:cs="Arial"/>
                <w:sz w:val="20"/>
                <w:szCs w:val="20"/>
              </w:rPr>
            </w:pPr>
          </w:p>
        </w:tc>
        <w:tc>
          <w:tcPr>
            <w:tcW w:w="397" w:type="pct"/>
            <w:noWrap/>
            <w:hideMark/>
          </w:tcPr>
          <w:p w14:paraId="5DA886CD" w14:textId="77777777" w:rsidR="00A73339" w:rsidRPr="00596A3A" w:rsidRDefault="00A73339" w:rsidP="00C80695">
            <w:pPr>
              <w:spacing w:before="0" w:after="0"/>
              <w:rPr>
                <w:rFonts w:ascii="Arial" w:hAnsi="Arial" w:cs="Arial"/>
                <w:sz w:val="20"/>
                <w:szCs w:val="20"/>
              </w:rPr>
            </w:pPr>
          </w:p>
        </w:tc>
      </w:tr>
      <w:tr w:rsidR="00685995" w:rsidRPr="00596A3A" w14:paraId="7334E5FD" w14:textId="77777777" w:rsidTr="00685995">
        <w:tc>
          <w:tcPr>
            <w:tcW w:w="845" w:type="pct"/>
            <w:vMerge/>
            <w:noWrap/>
            <w:vAlign w:val="center"/>
          </w:tcPr>
          <w:p w14:paraId="61703C5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9C8D82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Platyrinchus cancrominus</w:t>
            </w:r>
          </w:p>
        </w:tc>
        <w:tc>
          <w:tcPr>
            <w:tcW w:w="1269" w:type="pct"/>
            <w:noWrap/>
            <w:hideMark/>
          </w:tcPr>
          <w:p w14:paraId="191979F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Mosquero pico chato</w:t>
            </w:r>
          </w:p>
        </w:tc>
        <w:tc>
          <w:tcPr>
            <w:tcW w:w="1354" w:type="pct"/>
            <w:noWrap/>
            <w:hideMark/>
          </w:tcPr>
          <w:p w14:paraId="0168766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1F935BC9" w14:textId="77777777" w:rsidR="00A73339" w:rsidRPr="00596A3A" w:rsidRDefault="00A73339" w:rsidP="00C80695">
            <w:pPr>
              <w:spacing w:before="0" w:after="0"/>
              <w:rPr>
                <w:rFonts w:ascii="Arial" w:hAnsi="Arial" w:cs="Arial"/>
                <w:sz w:val="20"/>
                <w:szCs w:val="20"/>
              </w:rPr>
            </w:pPr>
          </w:p>
        </w:tc>
      </w:tr>
      <w:tr w:rsidR="00685995" w:rsidRPr="00596A3A" w14:paraId="03ADD0BE" w14:textId="77777777" w:rsidTr="00685995">
        <w:tc>
          <w:tcPr>
            <w:tcW w:w="845" w:type="pct"/>
            <w:vMerge/>
            <w:noWrap/>
            <w:vAlign w:val="center"/>
          </w:tcPr>
          <w:p w14:paraId="4F681A8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7CF6A36"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Poecilotriccus sylvia</w:t>
            </w:r>
          </w:p>
        </w:tc>
        <w:tc>
          <w:tcPr>
            <w:tcW w:w="1269" w:type="pct"/>
            <w:noWrap/>
            <w:hideMark/>
          </w:tcPr>
          <w:p w14:paraId="1B2A956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Espatulilla gris</w:t>
            </w:r>
          </w:p>
        </w:tc>
        <w:tc>
          <w:tcPr>
            <w:tcW w:w="1354" w:type="pct"/>
            <w:noWrap/>
            <w:hideMark/>
          </w:tcPr>
          <w:p w14:paraId="4BB24697" w14:textId="77777777" w:rsidR="00A73339" w:rsidRPr="00596A3A" w:rsidRDefault="00A73339" w:rsidP="00C80695">
            <w:pPr>
              <w:spacing w:before="0" w:after="0"/>
              <w:rPr>
                <w:rFonts w:ascii="Arial" w:hAnsi="Arial" w:cs="Arial"/>
                <w:sz w:val="20"/>
                <w:szCs w:val="20"/>
              </w:rPr>
            </w:pPr>
          </w:p>
        </w:tc>
        <w:tc>
          <w:tcPr>
            <w:tcW w:w="397" w:type="pct"/>
            <w:noWrap/>
            <w:hideMark/>
          </w:tcPr>
          <w:p w14:paraId="114AF536" w14:textId="77777777" w:rsidR="00A73339" w:rsidRPr="00596A3A" w:rsidRDefault="00A73339" w:rsidP="00C80695">
            <w:pPr>
              <w:spacing w:before="0" w:after="0"/>
              <w:rPr>
                <w:rFonts w:ascii="Arial" w:hAnsi="Arial" w:cs="Arial"/>
                <w:sz w:val="20"/>
                <w:szCs w:val="20"/>
              </w:rPr>
            </w:pPr>
          </w:p>
        </w:tc>
      </w:tr>
      <w:tr w:rsidR="00685995" w:rsidRPr="00596A3A" w14:paraId="351E002B" w14:textId="77777777" w:rsidTr="00685995">
        <w:tc>
          <w:tcPr>
            <w:tcW w:w="845" w:type="pct"/>
            <w:vMerge/>
            <w:noWrap/>
            <w:vAlign w:val="center"/>
          </w:tcPr>
          <w:p w14:paraId="3E2DBE5F"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BED28E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Pyrocephalus rubinus</w:t>
            </w:r>
          </w:p>
        </w:tc>
        <w:tc>
          <w:tcPr>
            <w:tcW w:w="1269" w:type="pct"/>
            <w:noWrap/>
            <w:hideMark/>
          </w:tcPr>
          <w:p w14:paraId="544864A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Mosquero cardenal</w:t>
            </w:r>
          </w:p>
        </w:tc>
        <w:tc>
          <w:tcPr>
            <w:tcW w:w="1354" w:type="pct"/>
            <w:noWrap/>
            <w:hideMark/>
          </w:tcPr>
          <w:p w14:paraId="7849BF2B" w14:textId="77777777" w:rsidR="00A73339" w:rsidRPr="00596A3A" w:rsidRDefault="00A73339" w:rsidP="00C80695">
            <w:pPr>
              <w:spacing w:before="0" w:after="0"/>
              <w:rPr>
                <w:rFonts w:ascii="Arial" w:hAnsi="Arial" w:cs="Arial"/>
                <w:sz w:val="20"/>
                <w:szCs w:val="20"/>
              </w:rPr>
            </w:pPr>
          </w:p>
        </w:tc>
        <w:tc>
          <w:tcPr>
            <w:tcW w:w="397" w:type="pct"/>
            <w:noWrap/>
            <w:hideMark/>
          </w:tcPr>
          <w:p w14:paraId="4037BB6C" w14:textId="77777777" w:rsidR="00A73339" w:rsidRPr="00596A3A" w:rsidRDefault="00A73339" w:rsidP="00C80695">
            <w:pPr>
              <w:spacing w:before="0" w:after="0"/>
              <w:rPr>
                <w:rFonts w:ascii="Arial" w:hAnsi="Arial" w:cs="Arial"/>
                <w:sz w:val="20"/>
                <w:szCs w:val="20"/>
              </w:rPr>
            </w:pPr>
          </w:p>
        </w:tc>
      </w:tr>
      <w:tr w:rsidR="00685995" w:rsidRPr="00596A3A" w14:paraId="27EFC2C9" w14:textId="77777777" w:rsidTr="00685995">
        <w:tc>
          <w:tcPr>
            <w:tcW w:w="845" w:type="pct"/>
            <w:vMerge/>
            <w:noWrap/>
            <w:vAlign w:val="center"/>
          </w:tcPr>
          <w:p w14:paraId="5AF9349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56406FC"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Rhynchocyclus brevirostris</w:t>
            </w:r>
          </w:p>
        </w:tc>
        <w:tc>
          <w:tcPr>
            <w:tcW w:w="1269" w:type="pct"/>
            <w:noWrap/>
            <w:hideMark/>
          </w:tcPr>
          <w:p w14:paraId="096CC1E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Mosquero de anteojos</w:t>
            </w:r>
          </w:p>
        </w:tc>
        <w:tc>
          <w:tcPr>
            <w:tcW w:w="1354" w:type="pct"/>
            <w:noWrap/>
            <w:hideMark/>
          </w:tcPr>
          <w:p w14:paraId="2C565710" w14:textId="77777777" w:rsidR="00A73339" w:rsidRPr="00596A3A" w:rsidRDefault="00A73339" w:rsidP="00C80695">
            <w:pPr>
              <w:spacing w:before="0" w:after="0"/>
              <w:rPr>
                <w:rFonts w:ascii="Arial" w:hAnsi="Arial" w:cs="Arial"/>
                <w:sz w:val="20"/>
                <w:szCs w:val="20"/>
              </w:rPr>
            </w:pPr>
          </w:p>
        </w:tc>
        <w:tc>
          <w:tcPr>
            <w:tcW w:w="397" w:type="pct"/>
            <w:noWrap/>
            <w:hideMark/>
          </w:tcPr>
          <w:p w14:paraId="0756CC7E" w14:textId="77777777" w:rsidR="00A73339" w:rsidRPr="00596A3A" w:rsidRDefault="00A73339" w:rsidP="00C80695">
            <w:pPr>
              <w:spacing w:before="0" w:after="0"/>
              <w:rPr>
                <w:rFonts w:ascii="Arial" w:hAnsi="Arial" w:cs="Arial"/>
                <w:sz w:val="20"/>
                <w:szCs w:val="20"/>
              </w:rPr>
            </w:pPr>
          </w:p>
        </w:tc>
      </w:tr>
      <w:tr w:rsidR="00685995" w:rsidRPr="00596A3A" w14:paraId="6979DB82" w14:textId="77777777" w:rsidTr="00685995">
        <w:tc>
          <w:tcPr>
            <w:tcW w:w="845" w:type="pct"/>
            <w:vMerge/>
            <w:noWrap/>
            <w:vAlign w:val="center"/>
          </w:tcPr>
          <w:p w14:paraId="341057A9"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1FFC28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Schiffornis turdinus</w:t>
            </w:r>
          </w:p>
        </w:tc>
        <w:tc>
          <w:tcPr>
            <w:tcW w:w="1269" w:type="pct"/>
            <w:noWrap/>
            <w:hideMark/>
          </w:tcPr>
          <w:p w14:paraId="7BD7014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Saltarín café</w:t>
            </w:r>
          </w:p>
        </w:tc>
        <w:tc>
          <w:tcPr>
            <w:tcW w:w="1354" w:type="pct"/>
            <w:noWrap/>
            <w:hideMark/>
          </w:tcPr>
          <w:p w14:paraId="0259A04C" w14:textId="77777777" w:rsidR="00A73339" w:rsidRPr="00596A3A" w:rsidRDefault="00A73339" w:rsidP="00C80695">
            <w:pPr>
              <w:spacing w:before="0" w:after="0"/>
              <w:rPr>
                <w:rFonts w:ascii="Arial" w:hAnsi="Arial" w:cs="Arial"/>
                <w:sz w:val="20"/>
                <w:szCs w:val="20"/>
              </w:rPr>
            </w:pPr>
          </w:p>
        </w:tc>
        <w:tc>
          <w:tcPr>
            <w:tcW w:w="397" w:type="pct"/>
            <w:noWrap/>
            <w:hideMark/>
          </w:tcPr>
          <w:p w14:paraId="43673570" w14:textId="77777777" w:rsidR="00A73339" w:rsidRPr="00596A3A" w:rsidRDefault="00A73339" w:rsidP="00C80695">
            <w:pPr>
              <w:spacing w:before="0" w:after="0"/>
              <w:rPr>
                <w:rFonts w:ascii="Arial" w:hAnsi="Arial" w:cs="Arial"/>
                <w:sz w:val="20"/>
                <w:szCs w:val="20"/>
              </w:rPr>
            </w:pPr>
          </w:p>
        </w:tc>
      </w:tr>
      <w:tr w:rsidR="00685995" w:rsidRPr="00596A3A" w14:paraId="7BDB6EB8" w14:textId="77777777" w:rsidTr="00685995">
        <w:tc>
          <w:tcPr>
            <w:tcW w:w="845" w:type="pct"/>
            <w:vMerge/>
            <w:noWrap/>
            <w:vAlign w:val="center"/>
          </w:tcPr>
          <w:p w14:paraId="02E7088F"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44012D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Tityra inquisitor</w:t>
            </w:r>
          </w:p>
        </w:tc>
        <w:tc>
          <w:tcPr>
            <w:tcW w:w="1269" w:type="pct"/>
            <w:noWrap/>
            <w:hideMark/>
          </w:tcPr>
          <w:p w14:paraId="59209BF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Titira pico negro</w:t>
            </w:r>
          </w:p>
        </w:tc>
        <w:tc>
          <w:tcPr>
            <w:tcW w:w="1354" w:type="pct"/>
            <w:noWrap/>
            <w:hideMark/>
          </w:tcPr>
          <w:p w14:paraId="530CA19B" w14:textId="77777777" w:rsidR="00A73339" w:rsidRPr="00596A3A" w:rsidRDefault="00A73339" w:rsidP="00C80695">
            <w:pPr>
              <w:spacing w:before="0" w:after="0"/>
              <w:rPr>
                <w:rFonts w:ascii="Arial" w:hAnsi="Arial" w:cs="Arial"/>
                <w:sz w:val="20"/>
                <w:szCs w:val="20"/>
              </w:rPr>
            </w:pPr>
          </w:p>
        </w:tc>
        <w:tc>
          <w:tcPr>
            <w:tcW w:w="397" w:type="pct"/>
            <w:noWrap/>
            <w:hideMark/>
          </w:tcPr>
          <w:p w14:paraId="26A0A4B5" w14:textId="77777777" w:rsidR="00A73339" w:rsidRPr="00596A3A" w:rsidRDefault="00A73339" w:rsidP="00C80695">
            <w:pPr>
              <w:spacing w:before="0" w:after="0"/>
              <w:rPr>
                <w:rFonts w:ascii="Arial" w:hAnsi="Arial" w:cs="Arial"/>
                <w:sz w:val="20"/>
                <w:szCs w:val="20"/>
              </w:rPr>
            </w:pPr>
          </w:p>
        </w:tc>
      </w:tr>
      <w:tr w:rsidR="00685995" w:rsidRPr="00596A3A" w14:paraId="41E21C74" w14:textId="77777777" w:rsidTr="00685995">
        <w:tc>
          <w:tcPr>
            <w:tcW w:w="845" w:type="pct"/>
            <w:vMerge/>
            <w:noWrap/>
            <w:vAlign w:val="center"/>
          </w:tcPr>
          <w:p w14:paraId="2C33872D"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4FD5864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Todirostrum cinereum</w:t>
            </w:r>
          </w:p>
        </w:tc>
        <w:tc>
          <w:tcPr>
            <w:tcW w:w="1269" w:type="pct"/>
            <w:noWrap/>
            <w:hideMark/>
          </w:tcPr>
          <w:p w14:paraId="4D8CAC0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Espatulilla amarillo</w:t>
            </w:r>
          </w:p>
        </w:tc>
        <w:tc>
          <w:tcPr>
            <w:tcW w:w="1354" w:type="pct"/>
            <w:noWrap/>
            <w:hideMark/>
          </w:tcPr>
          <w:p w14:paraId="28B073C4" w14:textId="77777777" w:rsidR="00A73339" w:rsidRPr="00596A3A" w:rsidRDefault="00A73339" w:rsidP="00C80695">
            <w:pPr>
              <w:spacing w:before="0" w:after="0"/>
              <w:rPr>
                <w:rFonts w:ascii="Arial" w:hAnsi="Arial" w:cs="Arial"/>
                <w:sz w:val="20"/>
                <w:szCs w:val="20"/>
              </w:rPr>
            </w:pPr>
          </w:p>
        </w:tc>
        <w:tc>
          <w:tcPr>
            <w:tcW w:w="397" w:type="pct"/>
            <w:noWrap/>
            <w:hideMark/>
          </w:tcPr>
          <w:p w14:paraId="1455FD46" w14:textId="77777777" w:rsidR="00A73339" w:rsidRPr="00596A3A" w:rsidRDefault="00A73339" w:rsidP="00C80695">
            <w:pPr>
              <w:spacing w:before="0" w:after="0"/>
              <w:rPr>
                <w:rFonts w:ascii="Arial" w:hAnsi="Arial" w:cs="Arial"/>
                <w:sz w:val="20"/>
                <w:szCs w:val="20"/>
              </w:rPr>
            </w:pPr>
          </w:p>
        </w:tc>
      </w:tr>
      <w:tr w:rsidR="00685995" w:rsidRPr="00596A3A" w14:paraId="7E407505" w14:textId="77777777" w:rsidTr="00685995">
        <w:tc>
          <w:tcPr>
            <w:tcW w:w="845" w:type="pct"/>
            <w:vMerge/>
            <w:noWrap/>
            <w:vAlign w:val="center"/>
          </w:tcPr>
          <w:p w14:paraId="1A6A668F"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EED3C4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Tolmomyias sulphurescens</w:t>
            </w:r>
          </w:p>
        </w:tc>
        <w:tc>
          <w:tcPr>
            <w:tcW w:w="1269" w:type="pct"/>
            <w:noWrap/>
            <w:hideMark/>
          </w:tcPr>
          <w:p w14:paraId="6E2FA40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Mosquero ojo blanco</w:t>
            </w:r>
          </w:p>
        </w:tc>
        <w:tc>
          <w:tcPr>
            <w:tcW w:w="1354" w:type="pct"/>
            <w:noWrap/>
            <w:hideMark/>
          </w:tcPr>
          <w:p w14:paraId="34B467A7" w14:textId="77777777" w:rsidR="00A73339" w:rsidRPr="00596A3A" w:rsidRDefault="00A73339" w:rsidP="00C80695">
            <w:pPr>
              <w:spacing w:before="0" w:after="0"/>
              <w:rPr>
                <w:rFonts w:ascii="Arial" w:hAnsi="Arial" w:cs="Arial"/>
                <w:sz w:val="20"/>
                <w:szCs w:val="20"/>
              </w:rPr>
            </w:pPr>
          </w:p>
        </w:tc>
        <w:tc>
          <w:tcPr>
            <w:tcW w:w="397" w:type="pct"/>
            <w:noWrap/>
            <w:hideMark/>
          </w:tcPr>
          <w:p w14:paraId="07F933AF" w14:textId="77777777" w:rsidR="00A73339" w:rsidRPr="00596A3A" w:rsidRDefault="00A73339" w:rsidP="00C80695">
            <w:pPr>
              <w:spacing w:before="0" w:after="0"/>
              <w:rPr>
                <w:rFonts w:ascii="Arial" w:hAnsi="Arial" w:cs="Arial"/>
                <w:sz w:val="20"/>
                <w:szCs w:val="20"/>
              </w:rPr>
            </w:pPr>
          </w:p>
        </w:tc>
      </w:tr>
      <w:tr w:rsidR="00685995" w:rsidRPr="00596A3A" w14:paraId="4BD886E4" w14:textId="77777777" w:rsidTr="00685995">
        <w:tc>
          <w:tcPr>
            <w:tcW w:w="845" w:type="pct"/>
            <w:vMerge/>
            <w:noWrap/>
            <w:vAlign w:val="center"/>
            <w:hideMark/>
          </w:tcPr>
          <w:p w14:paraId="09D646B8"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7C63A4BB"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Tyrannus couchii</w:t>
            </w:r>
          </w:p>
        </w:tc>
        <w:tc>
          <w:tcPr>
            <w:tcW w:w="1269" w:type="pct"/>
            <w:noWrap/>
            <w:hideMark/>
          </w:tcPr>
          <w:p w14:paraId="15B39A5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Tirano silbador</w:t>
            </w:r>
          </w:p>
        </w:tc>
        <w:tc>
          <w:tcPr>
            <w:tcW w:w="1354" w:type="pct"/>
            <w:noWrap/>
            <w:hideMark/>
          </w:tcPr>
          <w:p w14:paraId="2635A200" w14:textId="77777777" w:rsidR="00A73339" w:rsidRPr="00596A3A" w:rsidRDefault="00A73339" w:rsidP="00C80695">
            <w:pPr>
              <w:spacing w:before="0" w:after="0"/>
              <w:rPr>
                <w:rFonts w:ascii="Arial" w:hAnsi="Arial" w:cs="Arial"/>
                <w:sz w:val="20"/>
                <w:szCs w:val="20"/>
              </w:rPr>
            </w:pPr>
          </w:p>
        </w:tc>
        <w:tc>
          <w:tcPr>
            <w:tcW w:w="397" w:type="pct"/>
            <w:noWrap/>
            <w:hideMark/>
          </w:tcPr>
          <w:p w14:paraId="7294A706" w14:textId="77777777" w:rsidR="00A73339" w:rsidRPr="00596A3A" w:rsidRDefault="00A73339" w:rsidP="00C80695">
            <w:pPr>
              <w:spacing w:before="0" w:after="0"/>
              <w:rPr>
                <w:rFonts w:ascii="Arial" w:hAnsi="Arial" w:cs="Arial"/>
                <w:sz w:val="20"/>
                <w:szCs w:val="20"/>
              </w:rPr>
            </w:pPr>
          </w:p>
        </w:tc>
      </w:tr>
      <w:tr w:rsidR="00685995" w:rsidRPr="00596A3A" w14:paraId="2310081A" w14:textId="77777777" w:rsidTr="00685995">
        <w:tc>
          <w:tcPr>
            <w:tcW w:w="845" w:type="pct"/>
            <w:vMerge/>
            <w:noWrap/>
            <w:vAlign w:val="center"/>
            <w:hideMark/>
          </w:tcPr>
          <w:p w14:paraId="4CBBC074"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9D303F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Tyrannus dominicensis</w:t>
            </w:r>
          </w:p>
        </w:tc>
        <w:tc>
          <w:tcPr>
            <w:tcW w:w="1269" w:type="pct"/>
            <w:noWrap/>
            <w:hideMark/>
          </w:tcPr>
          <w:p w14:paraId="0F4D300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Tirano gris</w:t>
            </w:r>
          </w:p>
        </w:tc>
        <w:tc>
          <w:tcPr>
            <w:tcW w:w="1354" w:type="pct"/>
            <w:noWrap/>
            <w:hideMark/>
          </w:tcPr>
          <w:p w14:paraId="1F37F640" w14:textId="77777777" w:rsidR="00A73339" w:rsidRPr="00596A3A" w:rsidRDefault="00A73339" w:rsidP="00C80695">
            <w:pPr>
              <w:spacing w:before="0" w:after="0"/>
              <w:rPr>
                <w:rFonts w:ascii="Arial" w:hAnsi="Arial" w:cs="Arial"/>
                <w:sz w:val="20"/>
                <w:szCs w:val="20"/>
              </w:rPr>
            </w:pPr>
          </w:p>
        </w:tc>
        <w:tc>
          <w:tcPr>
            <w:tcW w:w="397" w:type="pct"/>
            <w:noWrap/>
            <w:hideMark/>
          </w:tcPr>
          <w:p w14:paraId="40EEC533" w14:textId="77777777" w:rsidR="00A73339" w:rsidRPr="00596A3A" w:rsidRDefault="00A73339" w:rsidP="00C80695">
            <w:pPr>
              <w:spacing w:before="0" w:after="0"/>
              <w:rPr>
                <w:rFonts w:ascii="Arial" w:hAnsi="Arial" w:cs="Arial"/>
                <w:sz w:val="20"/>
                <w:szCs w:val="20"/>
              </w:rPr>
            </w:pPr>
          </w:p>
        </w:tc>
      </w:tr>
      <w:tr w:rsidR="00685995" w:rsidRPr="00596A3A" w14:paraId="65DA1971" w14:textId="77777777" w:rsidTr="00685995">
        <w:tc>
          <w:tcPr>
            <w:tcW w:w="845" w:type="pct"/>
            <w:vMerge/>
            <w:noWrap/>
            <w:vAlign w:val="center"/>
            <w:hideMark/>
          </w:tcPr>
          <w:p w14:paraId="3913875E"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3D3CE449"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Tyrannus forficatus</w:t>
            </w:r>
          </w:p>
        </w:tc>
        <w:tc>
          <w:tcPr>
            <w:tcW w:w="1269" w:type="pct"/>
            <w:noWrap/>
            <w:hideMark/>
          </w:tcPr>
          <w:p w14:paraId="640E94C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Tirano-tijereta rosado</w:t>
            </w:r>
          </w:p>
        </w:tc>
        <w:tc>
          <w:tcPr>
            <w:tcW w:w="1354" w:type="pct"/>
            <w:noWrap/>
            <w:hideMark/>
          </w:tcPr>
          <w:p w14:paraId="1E6E11A6" w14:textId="77777777" w:rsidR="00A73339" w:rsidRPr="00596A3A" w:rsidRDefault="00A73339" w:rsidP="00C80695">
            <w:pPr>
              <w:spacing w:before="0" w:after="0"/>
              <w:rPr>
                <w:rFonts w:ascii="Arial" w:hAnsi="Arial" w:cs="Arial"/>
                <w:sz w:val="20"/>
                <w:szCs w:val="20"/>
              </w:rPr>
            </w:pPr>
          </w:p>
        </w:tc>
        <w:tc>
          <w:tcPr>
            <w:tcW w:w="397" w:type="pct"/>
            <w:noWrap/>
            <w:hideMark/>
          </w:tcPr>
          <w:p w14:paraId="7FA7DD1A" w14:textId="77777777" w:rsidR="00A73339" w:rsidRPr="00596A3A" w:rsidRDefault="00A73339" w:rsidP="00C80695">
            <w:pPr>
              <w:spacing w:before="0" w:after="0"/>
              <w:rPr>
                <w:rFonts w:ascii="Arial" w:hAnsi="Arial" w:cs="Arial"/>
                <w:sz w:val="20"/>
                <w:szCs w:val="20"/>
              </w:rPr>
            </w:pPr>
          </w:p>
        </w:tc>
      </w:tr>
      <w:tr w:rsidR="00685995" w:rsidRPr="00596A3A" w14:paraId="58560AD2" w14:textId="77777777" w:rsidTr="00685995">
        <w:tc>
          <w:tcPr>
            <w:tcW w:w="845" w:type="pct"/>
            <w:vMerge/>
            <w:noWrap/>
            <w:vAlign w:val="center"/>
            <w:hideMark/>
          </w:tcPr>
          <w:p w14:paraId="7B0EEC93"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696AC28"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Tyrannus melancholicus</w:t>
            </w:r>
          </w:p>
        </w:tc>
        <w:tc>
          <w:tcPr>
            <w:tcW w:w="1269" w:type="pct"/>
            <w:noWrap/>
            <w:hideMark/>
          </w:tcPr>
          <w:p w14:paraId="5D572B7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Tirano tropical</w:t>
            </w:r>
          </w:p>
        </w:tc>
        <w:tc>
          <w:tcPr>
            <w:tcW w:w="1354" w:type="pct"/>
            <w:noWrap/>
            <w:hideMark/>
          </w:tcPr>
          <w:p w14:paraId="742B18CB" w14:textId="77777777" w:rsidR="00A73339" w:rsidRPr="00596A3A" w:rsidRDefault="00A73339" w:rsidP="00C80695">
            <w:pPr>
              <w:spacing w:before="0" w:after="0"/>
              <w:rPr>
                <w:rFonts w:ascii="Arial" w:hAnsi="Arial" w:cs="Arial"/>
                <w:sz w:val="20"/>
                <w:szCs w:val="20"/>
              </w:rPr>
            </w:pPr>
          </w:p>
        </w:tc>
        <w:tc>
          <w:tcPr>
            <w:tcW w:w="397" w:type="pct"/>
            <w:noWrap/>
            <w:hideMark/>
          </w:tcPr>
          <w:p w14:paraId="3463162A" w14:textId="77777777" w:rsidR="00A73339" w:rsidRPr="00596A3A" w:rsidRDefault="00A73339" w:rsidP="00C80695">
            <w:pPr>
              <w:spacing w:before="0" w:after="0"/>
              <w:rPr>
                <w:rFonts w:ascii="Arial" w:hAnsi="Arial" w:cs="Arial"/>
                <w:sz w:val="20"/>
                <w:szCs w:val="20"/>
              </w:rPr>
            </w:pPr>
          </w:p>
        </w:tc>
      </w:tr>
      <w:tr w:rsidR="00685995" w:rsidRPr="00596A3A" w14:paraId="2DC6E3D9" w14:textId="77777777" w:rsidTr="00685995">
        <w:tc>
          <w:tcPr>
            <w:tcW w:w="845" w:type="pct"/>
            <w:vMerge/>
            <w:noWrap/>
            <w:vAlign w:val="center"/>
            <w:hideMark/>
          </w:tcPr>
          <w:p w14:paraId="77E9F1A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4E88BED"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Tyrannus tyrannus</w:t>
            </w:r>
          </w:p>
        </w:tc>
        <w:tc>
          <w:tcPr>
            <w:tcW w:w="1269" w:type="pct"/>
            <w:noWrap/>
            <w:hideMark/>
          </w:tcPr>
          <w:p w14:paraId="484CF17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Tirano dorso negro</w:t>
            </w:r>
          </w:p>
        </w:tc>
        <w:tc>
          <w:tcPr>
            <w:tcW w:w="1354" w:type="pct"/>
            <w:noWrap/>
            <w:hideMark/>
          </w:tcPr>
          <w:p w14:paraId="4AD8516C" w14:textId="77777777" w:rsidR="00A73339" w:rsidRPr="00596A3A" w:rsidRDefault="00A73339" w:rsidP="00C80695">
            <w:pPr>
              <w:spacing w:before="0" w:after="0"/>
              <w:rPr>
                <w:rFonts w:ascii="Arial" w:hAnsi="Arial" w:cs="Arial"/>
                <w:sz w:val="20"/>
                <w:szCs w:val="20"/>
              </w:rPr>
            </w:pPr>
          </w:p>
        </w:tc>
        <w:tc>
          <w:tcPr>
            <w:tcW w:w="397" w:type="pct"/>
            <w:noWrap/>
            <w:hideMark/>
          </w:tcPr>
          <w:p w14:paraId="67B88B5A" w14:textId="77777777" w:rsidR="00A73339" w:rsidRPr="00596A3A" w:rsidRDefault="00A73339" w:rsidP="00C80695">
            <w:pPr>
              <w:spacing w:before="0" w:after="0"/>
              <w:rPr>
                <w:rFonts w:ascii="Arial" w:hAnsi="Arial" w:cs="Arial"/>
                <w:sz w:val="20"/>
                <w:szCs w:val="20"/>
              </w:rPr>
            </w:pPr>
          </w:p>
        </w:tc>
      </w:tr>
      <w:tr w:rsidR="00685995" w:rsidRPr="00596A3A" w14:paraId="22659021" w14:textId="77777777" w:rsidTr="00685995">
        <w:tc>
          <w:tcPr>
            <w:tcW w:w="845" w:type="pct"/>
            <w:noWrap/>
            <w:vAlign w:val="center"/>
            <w:hideMark/>
          </w:tcPr>
          <w:p w14:paraId="421FC1B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TYTONIDAE</w:t>
            </w:r>
          </w:p>
        </w:tc>
        <w:tc>
          <w:tcPr>
            <w:tcW w:w="1134" w:type="pct"/>
            <w:noWrap/>
            <w:hideMark/>
          </w:tcPr>
          <w:p w14:paraId="57585B8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Tyto alba</w:t>
            </w:r>
          </w:p>
        </w:tc>
        <w:tc>
          <w:tcPr>
            <w:tcW w:w="1269" w:type="pct"/>
            <w:noWrap/>
            <w:hideMark/>
          </w:tcPr>
          <w:p w14:paraId="73BD460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Lechuza de campanario</w:t>
            </w:r>
          </w:p>
        </w:tc>
        <w:tc>
          <w:tcPr>
            <w:tcW w:w="1354" w:type="pct"/>
            <w:noWrap/>
            <w:hideMark/>
          </w:tcPr>
          <w:p w14:paraId="3F337206" w14:textId="77777777" w:rsidR="00A73339" w:rsidRPr="00596A3A" w:rsidRDefault="00A73339" w:rsidP="00C80695">
            <w:pPr>
              <w:spacing w:before="0" w:after="0"/>
              <w:rPr>
                <w:rFonts w:ascii="Arial" w:hAnsi="Arial" w:cs="Arial"/>
                <w:sz w:val="20"/>
                <w:szCs w:val="20"/>
              </w:rPr>
            </w:pPr>
          </w:p>
        </w:tc>
        <w:tc>
          <w:tcPr>
            <w:tcW w:w="397" w:type="pct"/>
            <w:noWrap/>
            <w:hideMark/>
          </w:tcPr>
          <w:p w14:paraId="33AA2BF8" w14:textId="77777777" w:rsidR="00A73339" w:rsidRPr="00596A3A" w:rsidRDefault="00A73339" w:rsidP="00C80695">
            <w:pPr>
              <w:spacing w:before="0" w:after="0"/>
              <w:rPr>
                <w:rFonts w:ascii="Arial" w:hAnsi="Arial" w:cs="Arial"/>
                <w:sz w:val="20"/>
                <w:szCs w:val="20"/>
              </w:rPr>
            </w:pPr>
          </w:p>
        </w:tc>
      </w:tr>
      <w:tr w:rsidR="00685995" w:rsidRPr="00596A3A" w14:paraId="773B24B4" w14:textId="77777777" w:rsidTr="00685995">
        <w:tc>
          <w:tcPr>
            <w:tcW w:w="845" w:type="pct"/>
            <w:vMerge w:val="restart"/>
            <w:noWrap/>
            <w:vAlign w:val="center"/>
            <w:hideMark/>
          </w:tcPr>
          <w:p w14:paraId="2D56FCF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VIREONIDAE</w:t>
            </w:r>
          </w:p>
        </w:tc>
        <w:tc>
          <w:tcPr>
            <w:tcW w:w="1134" w:type="pct"/>
            <w:noWrap/>
            <w:hideMark/>
          </w:tcPr>
          <w:p w14:paraId="7D331AF7"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Cyclarhis gujanensis insularis</w:t>
            </w:r>
          </w:p>
        </w:tc>
        <w:tc>
          <w:tcPr>
            <w:tcW w:w="1269" w:type="pct"/>
            <w:noWrap/>
            <w:hideMark/>
          </w:tcPr>
          <w:p w14:paraId="2C9E7F6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Vireón ceja rufa de Cozumel</w:t>
            </w:r>
          </w:p>
        </w:tc>
        <w:tc>
          <w:tcPr>
            <w:tcW w:w="1354" w:type="pct"/>
            <w:noWrap/>
            <w:hideMark/>
          </w:tcPr>
          <w:p w14:paraId="5789534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4A4C969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07945C14" w14:textId="77777777" w:rsidTr="00685995">
        <w:tc>
          <w:tcPr>
            <w:tcW w:w="845" w:type="pct"/>
            <w:vMerge/>
            <w:noWrap/>
            <w:vAlign w:val="center"/>
          </w:tcPr>
          <w:p w14:paraId="32FC1084"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B126CD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Hylophilus decurtatus</w:t>
            </w:r>
          </w:p>
        </w:tc>
        <w:tc>
          <w:tcPr>
            <w:tcW w:w="1269" w:type="pct"/>
            <w:noWrap/>
            <w:hideMark/>
          </w:tcPr>
          <w:p w14:paraId="5CE692F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Verdillo gris</w:t>
            </w:r>
          </w:p>
        </w:tc>
        <w:tc>
          <w:tcPr>
            <w:tcW w:w="1354" w:type="pct"/>
            <w:noWrap/>
            <w:hideMark/>
          </w:tcPr>
          <w:p w14:paraId="14A0777B" w14:textId="77777777" w:rsidR="00A73339" w:rsidRPr="00596A3A" w:rsidRDefault="00A73339" w:rsidP="00C80695">
            <w:pPr>
              <w:spacing w:before="0" w:after="0"/>
              <w:rPr>
                <w:rFonts w:ascii="Arial" w:hAnsi="Arial" w:cs="Arial"/>
                <w:sz w:val="20"/>
                <w:szCs w:val="20"/>
              </w:rPr>
            </w:pPr>
          </w:p>
        </w:tc>
        <w:tc>
          <w:tcPr>
            <w:tcW w:w="397" w:type="pct"/>
            <w:noWrap/>
            <w:hideMark/>
          </w:tcPr>
          <w:p w14:paraId="6B145F2E" w14:textId="77777777" w:rsidR="00A73339" w:rsidRPr="00596A3A" w:rsidRDefault="00A73339" w:rsidP="00C80695">
            <w:pPr>
              <w:spacing w:before="0" w:after="0"/>
              <w:rPr>
                <w:rFonts w:ascii="Arial" w:hAnsi="Arial" w:cs="Arial"/>
                <w:sz w:val="20"/>
                <w:szCs w:val="20"/>
              </w:rPr>
            </w:pPr>
          </w:p>
        </w:tc>
      </w:tr>
      <w:tr w:rsidR="00685995" w:rsidRPr="00596A3A" w14:paraId="43E8F899" w14:textId="77777777" w:rsidTr="00685995">
        <w:tc>
          <w:tcPr>
            <w:tcW w:w="845" w:type="pct"/>
            <w:vMerge/>
            <w:noWrap/>
            <w:vAlign w:val="center"/>
          </w:tcPr>
          <w:p w14:paraId="619D223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4356ABF"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Hylophilus ochraceiceps</w:t>
            </w:r>
          </w:p>
        </w:tc>
        <w:tc>
          <w:tcPr>
            <w:tcW w:w="1269" w:type="pct"/>
            <w:noWrap/>
            <w:hideMark/>
          </w:tcPr>
          <w:p w14:paraId="704CFD0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Verdillo ocre</w:t>
            </w:r>
          </w:p>
        </w:tc>
        <w:tc>
          <w:tcPr>
            <w:tcW w:w="1354" w:type="pct"/>
            <w:noWrap/>
            <w:hideMark/>
          </w:tcPr>
          <w:p w14:paraId="5493AEA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409F8CCA" w14:textId="77777777" w:rsidR="00A73339" w:rsidRPr="00596A3A" w:rsidRDefault="00A73339" w:rsidP="00C80695">
            <w:pPr>
              <w:spacing w:before="0" w:after="0"/>
              <w:rPr>
                <w:rFonts w:ascii="Arial" w:hAnsi="Arial" w:cs="Arial"/>
                <w:sz w:val="20"/>
                <w:szCs w:val="20"/>
              </w:rPr>
            </w:pPr>
          </w:p>
        </w:tc>
      </w:tr>
      <w:tr w:rsidR="00685995" w:rsidRPr="00596A3A" w14:paraId="36789B68" w14:textId="77777777" w:rsidTr="00685995">
        <w:tc>
          <w:tcPr>
            <w:tcW w:w="845" w:type="pct"/>
            <w:vMerge/>
            <w:noWrap/>
            <w:vAlign w:val="center"/>
          </w:tcPr>
          <w:p w14:paraId="5B95EFE7"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2216775"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Vireo altiloquus</w:t>
            </w:r>
          </w:p>
        </w:tc>
        <w:tc>
          <w:tcPr>
            <w:tcW w:w="1269" w:type="pct"/>
            <w:noWrap/>
            <w:hideMark/>
          </w:tcPr>
          <w:p w14:paraId="768AB49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Vireo bigotudo</w:t>
            </w:r>
          </w:p>
        </w:tc>
        <w:tc>
          <w:tcPr>
            <w:tcW w:w="1354" w:type="pct"/>
            <w:noWrap/>
            <w:hideMark/>
          </w:tcPr>
          <w:p w14:paraId="423FE551" w14:textId="77777777" w:rsidR="00A73339" w:rsidRPr="00596A3A" w:rsidRDefault="00A73339" w:rsidP="00C80695">
            <w:pPr>
              <w:spacing w:before="0" w:after="0"/>
              <w:rPr>
                <w:rFonts w:ascii="Arial" w:hAnsi="Arial" w:cs="Arial"/>
                <w:sz w:val="20"/>
                <w:szCs w:val="20"/>
              </w:rPr>
            </w:pPr>
          </w:p>
        </w:tc>
        <w:tc>
          <w:tcPr>
            <w:tcW w:w="397" w:type="pct"/>
            <w:noWrap/>
            <w:hideMark/>
          </w:tcPr>
          <w:p w14:paraId="284D3F0D" w14:textId="77777777" w:rsidR="00A73339" w:rsidRPr="00596A3A" w:rsidRDefault="00A73339" w:rsidP="00C80695">
            <w:pPr>
              <w:spacing w:before="0" w:after="0"/>
              <w:rPr>
                <w:rFonts w:ascii="Arial" w:hAnsi="Arial" w:cs="Arial"/>
                <w:sz w:val="20"/>
                <w:szCs w:val="20"/>
              </w:rPr>
            </w:pPr>
          </w:p>
        </w:tc>
      </w:tr>
      <w:tr w:rsidR="00685995" w:rsidRPr="00596A3A" w14:paraId="2D4343C3" w14:textId="77777777" w:rsidTr="00685995">
        <w:tc>
          <w:tcPr>
            <w:tcW w:w="845" w:type="pct"/>
            <w:vMerge/>
            <w:noWrap/>
            <w:vAlign w:val="center"/>
          </w:tcPr>
          <w:p w14:paraId="4BEEBBC6"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0A6705A"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Vireo flavifrons</w:t>
            </w:r>
          </w:p>
        </w:tc>
        <w:tc>
          <w:tcPr>
            <w:tcW w:w="1269" w:type="pct"/>
            <w:noWrap/>
            <w:hideMark/>
          </w:tcPr>
          <w:p w14:paraId="2C30E2D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Vireo garganta amarilla</w:t>
            </w:r>
          </w:p>
        </w:tc>
        <w:tc>
          <w:tcPr>
            <w:tcW w:w="1354" w:type="pct"/>
            <w:noWrap/>
            <w:hideMark/>
          </w:tcPr>
          <w:p w14:paraId="6A7C4500" w14:textId="77777777" w:rsidR="00A73339" w:rsidRPr="00596A3A" w:rsidRDefault="00A73339" w:rsidP="00C80695">
            <w:pPr>
              <w:spacing w:before="0" w:after="0"/>
              <w:rPr>
                <w:rFonts w:ascii="Arial" w:hAnsi="Arial" w:cs="Arial"/>
                <w:sz w:val="20"/>
                <w:szCs w:val="20"/>
              </w:rPr>
            </w:pPr>
          </w:p>
        </w:tc>
        <w:tc>
          <w:tcPr>
            <w:tcW w:w="397" w:type="pct"/>
            <w:noWrap/>
            <w:hideMark/>
          </w:tcPr>
          <w:p w14:paraId="3C6FEF7C" w14:textId="77777777" w:rsidR="00A73339" w:rsidRPr="00596A3A" w:rsidRDefault="00A73339" w:rsidP="00C80695">
            <w:pPr>
              <w:spacing w:before="0" w:after="0"/>
              <w:rPr>
                <w:rFonts w:ascii="Arial" w:hAnsi="Arial" w:cs="Arial"/>
                <w:sz w:val="20"/>
                <w:szCs w:val="20"/>
              </w:rPr>
            </w:pPr>
          </w:p>
        </w:tc>
      </w:tr>
      <w:tr w:rsidR="00685995" w:rsidRPr="00596A3A" w14:paraId="60E2AB46" w14:textId="77777777" w:rsidTr="00685995">
        <w:tc>
          <w:tcPr>
            <w:tcW w:w="845" w:type="pct"/>
            <w:vMerge/>
            <w:noWrap/>
            <w:vAlign w:val="center"/>
          </w:tcPr>
          <w:p w14:paraId="088B4FE8"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385365E"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Vireo flavoviridis</w:t>
            </w:r>
          </w:p>
        </w:tc>
        <w:tc>
          <w:tcPr>
            <w:tcW w:w="1269" w:type="pct"/>
            <w:noWrap/>
            <w:hideMark/>
          </w:tcPr>
          <w:p w14:paraId="0883B21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Vireo verdeamarillo</w:t>
            </w:r>
          </w:p>
        </w:tc>
        <w:tc>
          <w:tcPr>
            <w:tcW w:w="1354" w:type="pct"/>
            <w:noWrap/>
            <w:hideMark/>
          </w:tcPr>
          <w:p w14:paraId="3F54763F" w14:textId="77777777" w:rsidR="00A73339" w:rsidRPr="00596A3A" w:rsidRDefault="00A73339" w:rsidP="00C80695">
            <w:pPr>
              <w:spacing w:before="0" w:after="0"/>
              <w:rPr>
                <w:rFonts w:ascii="Arial" w:hAnsi="Arial" w:cs="Arial"/>
                <w:sz w:val="20"/>
                <w:szCs w:val="20"/>
              </w:rPr>
            </w:pPr>
          </w:p>
        </w:tc>
        <w:tc>
          <w:tcPr>
            <w:tcW w:w="397" w:type="pct"/>
            <w:noWrap/>
            <w:hideMark/>
          </w:tcPr>
          <w:p w14:paraId="264930D2" w14:textId="77777777" w:rsidR="00A73339" w:rsidRPr="00596A3A" w:rsidRDefault="00A73339" w:rsidP="00C80695">
            <w:pPr>
              <w:spacing w:before="0" w:after="0"/>
              <w:rPr>
                <w:rFonts w:ascii="Arial" w:hAnsi="Arial" w:cs="Arial"/>
                <w:sz w:val="20"/>
                <w:szCs w:val="20"/>
              </w:rPr>
            </w:pPr>
          </w:p>
        </w:tc>
      </w:tr>
      <w:tr w:rsidR="00685995" w:rsidRPr="00596A3A" w14:paraId="516553CA" w14:textId="77777777" w:rsidTr="00685995">
        <w:tc>
          <w:tcPr>
            <w:tcW w:w="845" w:type="pct"/>
            <w:vMerge/>
            <w:noWrap/>
            <w:vAlign w:val="center"/>
          </w:tcPr>
          <w:p w14:paraId="72D1851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AEC2D2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Vireo griseus perquisitor</w:t>
            </w:r>
          </w:p>
        </w:tc>
        <w:tc>
          <w:tcPr>
            <w:tcW w:w="1269" w:type="pct"/>
            <w:noWrap/>
            <w:hideMark/>
          </w:tcPr>
          <w:p w14:paraId="018C406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Vireo ojo blanco veracruzano</w:t>
            </w:r>
          </w:p>
        </w:tc>
        <w:tc>
          <w:tcPr>
            <w:tcW w:w="1354" w:type="pct"/>
            <w:noWrap/>
            <w:hideMark/>
          </w:tcPr>
          <w:p w14:paraId="7C8F7B2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397" w:type="pct"/>
            <w:noWrap/>
            <w:hideMark/>
          </w:tcPr>
          <w:p w14:paraId="277512F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r w:rsidR="00685995" w:rsidRPr="00596A3A" w14:paraId="3FC71519" w14:textId="77777777" w:rsidTr="00685995">
        <w:tc>
          <w:tcPr>
            <w:tcW w:w="845" w:type="pct"/>
            <w:vMerge/>
            <w:noWrap/>
            <w:vAlign w:val="center"/>
          </w:tcPr>
          <w:p w14:paraId="374C3FDB"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033A7560"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Vireo magister</w:t>
            </w:r>
          </w:p>
        </w:tc>
        <w:tc>
          <w:tcPr>
            <w:tcW w:w="1269" w:type="pct"/>
            <w:noWrap/>
            <w:hideMark/>
          </w:tcPr>
          <w:p w14:paraId="74B59BE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Vireo yucateco</w:t>
            </w:r>
          </w:p>
        </w:tc>
        <w:tc>
          <w:tcPr>
            <w:tcW w:w="1354" w:type="pct"/>
            <w:noWrap/>
            <w:hideMark/>
          </w:tcPr>
          <w:p w14:paraId="762B817A" w14:textId="77777777" w:rsidR="00A73339" w:rsidRPr="00596A3A" w:rsidRDefault="00A73339" w:rsidP="00C80695">
            <w:pPr>
              <w:spacing w:before="0" w:after="0"/>
              <w:rPr>
                <w:rFonts w:ascii="Arial" w:hAnsi="Arial" w:cs="Arial"/>
                <w:sz w:val="20"/>
                <w:szCs w:val="20"/>
              </w:rPr>
            </w:pPr>
          </w:p>
        </w:tc>
        <w:tc>
          <w:tcPr>
            <w:tcW w:w="397" w:type="pct"/>
            <w:noWrap/>
            <w:hideMark/>
          </w:tcPr>
          <w:p w14:paraId="7E1326DE" w14:textId="77777777" w:rsidR="00A73339" w:rsidRPr="00596A3A" w:rsidRDefault="00A73339" w:rsidP="00C80695">
            <w:pPr>
              <w:spacing w:before="0" w:after="0"/>
              <w:rPr>
                <w:rFonts w:ascii="Arial" w:hAnsi="Arial" w:cs="Arial"/>
                <w:sz w:val="20"/>
                <w:szCs w:val="20"/>
              </w:rPr>
            </w:pPr>
          </w:p>
        </w:tc>
      </w:tr>
      <w:tr w:rsidR="00685995" w:rsidRPr="00596A3A" w14:paraId="5DABC713" w14:textId="77777777" w:rsidTr="00685995">
        <w:tc>
          <w:tcPr>
            <w:tcW w:w="845" w:type="pct"/>
            <w:vMerge/>
            <w:noWrap/>
            <w:vAlign w:val="center"/>
          </w:tcPr>
          <w:p w14:paraId="53814310"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20F694A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Vireo olivaceus</w:t>
            </w:r>
          </w:p>
        </w:tc>
        <w:tc>
          <w:tcPr>
            <w:tcW w:w="1269" w:type="pct"/>
            <w:noWrap/>
            <w:hideMark/>
          </w:tcPr>
          <w:p w14:paraId="2EB0B9D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Vireo ojo rojo</w:t>
            </w:r>
          </w:p>
        </w:tc>
        <w:tc>
          <w:tcPr>
            <w:tcW w:w="1354" w:type="pct"/>
            <w:noWrap/>
            <w:hideMark/>
          </w:tcPr>
          <w:p w14:paraId="4CD5F5F2" w14:textId="77777777" w:rsidR="00A73339" w:rsidRPr="00596A3A" w:rsidRDefault="00A73339" w:rsidP="00C80695">
            <w:pPr>
              <w:spacing w:before="0" w:after="0"/>
              <w:rPr>
                <w:rFonts w:ascii="Arial" w:hAnsi="Arial" w:cs="Arial"/>
                <w:sz w:val="20"/>
                <w:szCs w:val="20"/>
              </w:rPr>
            </w:pPr>
          </w:p>
        </w:tc>
        <w:tc>
          <w:tcPr>
            <w:tcW w:w="397" w:type="pct"/>
            <w:noWrap/>
            <w:hideMark/>
          </w:tcPr>
          <w:p w14:paraId="47492F63" w14:textId="77777777" w:rsidR="00A73339" w:rsidRPr="00596A3A" w:rsidRDefault="00A73339" w:rsidP="00C80695">
            <w:pPr>
              <w:spacing w:before="0" w:after="0"/>
              <w:rPr>
                <w:rFonts w:ascii="Arial" w:hAnsi="Arial" w:cs="Arial"/>
                <w:sz w:val="20"/>
                <w:szCs w:val="20"/>
              </w:rPr>
            </w:pPr>
          </w:p>
        </w:tc>
      </w:tr>
      <w:tr w:rsidR="00685995" w:rsidRPr="00596A3A" w14:paraId="2485372B" w14:textId="77777777" w:rsidTr="00685995">
        <w:tc>
          <w:tcPr>
            <w:tcW w:w="845" w:type="pct"/>
            <w:vMerge/>
            <w:noWrap/>
            <w:vAlign w:val="center"/>
          </w:tcPr>
          <w:p w14:paraId="22010323"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1BE22A63"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Vireo pallens</w:t>
            </w:r>
          </w:p>
        </w:tc>
        <w:tc>
          <w:tcPr>
            <w:tcW w:w="1269" w:type="pct"/>
            <w:noWrap/>
            <w:hideMark/>
          </w:tcPr>
          <w:p w14:paraId="4E80D52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Vireo manglero</w:t>
            </w:r>
          </w:p>
        </w:tc>
        <w:tc>
          <w:tcPr>
            <w:tcW w:w="1354" w:type="pct"/>
            <w:noWrap/>
            <w:hideMark/>
          </w:tcPr>
          <w:p w14:paraId="3F7F2EE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0D377B63" w14:textId="77777777" w:rsidR="00A73339" w:rsidRPr="00596A3A" w:rsidRDefault="00A73339" w:rsidP="00C80695">
            <w:pPr>
              <w:spacing w:before="0" w:after="0"/>
              <w:rPr>
                <w:rFonts w:ascii="Arial" w:hAnsi="Arial" w:cs="Arial"/>
                <w:sz w:val="20"/>
                <w:szCs w:val="20"/>
              </w:rPr>
            </w:pPr>
          </w:p>
        </w:tc>
      </w:tr>
      <w:tr w:rsidR="00685995" w:rsidRPr="00596A3A" w14:paraId="2D0598BB" w14:textId="77777777" w:rsidTr="00685995">
        <w:tc>
          <w:tcPr>
            <w:tcW w:w="845" w:type="pct"/>
            <w:vMerge/>
            <w:noWrap/>
            <w:vAlign w:val="center"/>
          </w:tcPr>
          <w:p w14:paraId="25A23AEC"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5BBB4274"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Vireo philadelphicus</w:t>
            </w:r>
          </w:p>
        </w:tc>
        <w:tc>
          <w:tcPr>
            <w:tcW w:w="1269" w:type="pct"/>
            <w:noWrap/>
            <w:hideMark/>
          </w:tcPr>
          <w:p w14:paraId="39F14A5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Vireo de Filadelfia</w:t>
            </w:r>
          </w:p>
        </w:tc>
        <w:tc>
          <w:tcPr>
            <w:tcW w:w="1354" w:type="pct"/>
            <w:noWrap/>
            <w:hideMark/>
          </w:tcPr>
          <w:p w14:paraId="78BE8CAD" w14:textId="77777777" w:rsidR="00A73339" w:rsidRPr="00596A3A" w:rsidRDefault="00A73339" w:rsidP="00C80695">
            <w:pPr>
              <w:spacing w:before="0" w:after="0"/>
              <w:rPr>
                <w:rFonts w:ascii="Arial" w:hAnsi="Arial" w:cs="Arial"/>
                <w:sz w:val="20"/>
                <w:szCs w:val="20"/>
              </w:rPr>
            </w:pPr>
          </w:p>
        </w:tc>
        <w:tc>
          <w:tcPr>
            <w:tcW w:w="397" w:type="pct"/>
            <w:noWrap/>
            <w:hideMark/>
          </w:tcPr>
          <w:p w14:paraId="4127C035" w14:textId="77777777" w:rsidR="00A73339" w:rsidRPr="00596A3A" w:rsidRDefault="00A73339" w:rsidP="00C80695">
            <w:pPr>
              <w:spacing w:before="0" w:after="0"/>
              <w:rPr>
                <w:rFonts w:ascii="Arial" w:hAnsi="Arial" w:cs="Arial"/>
                <w:sz w:val="20"/>
                <w:szCs w:val="20"/>
              </w:rPr>
            </w:pPr>
          </w:p>
        </w:tc>
      </w:tr>
      <w:tr w:rsidR="00685995" w:rsidRPr="00596A3A" w14:paraId="7699B9B3" w14:textId="77777777" w:rsidTr="00685995">
        <w:tc>
          <w:tcPr>
            <w:tcW w:w="845" w:type="pct"/>
            <w:vMerge/>
            <w:noWrap/>
            <w:vAlign w:val="center"/>
          </w:tcPr>
          <w:p w14:paraId="4AC111DA" w14:textId="77777777" w:rsidR="00A73339" w:rsidRPr="00596A3A" w:rsidRDefault="00A73339" w:rsidP="00C80695">
            <w:pPr>
              <w:spacing w:before="0" w:after="0"/>
              <w:jc w:val="center"/>
              <w:rPr>
                <w:rFonts w:ascii="Arial" w:hAnsi="Arial" w:cs="Arial"/>
                <w:sz w:val="20"/>
                <w:szCs w:val="20"/>
              </w:rPr>
            </w:pPr>
          </w:p>
        </w:tc>
        <w:tc>
          <w:tcPr>
            <w:tcW w:w="1134" w:type="pct"/>
            <w:noWrap/>
            <w:hideMark/>
          </w:tcPr>
          <w:p w14:paraId="6BD6C2D1" w14:textId="77777777" w:rsidR="00A73339" w:rsidRPr="00596A3A" w:rsidRDefault="00A73339" w:rsidP="00C80695">
            <w:pPr>
              <w:spacing w:before="0" w:after="0"/>
              <w:rPr>
                <w:rFonts w:ascii="Arial" w:hAnsi="Arial" w:cs="Arial"/>
                <w:i/>
                <w:iCs/>
                <w:sz w:val="20"/>
                <w:szCs w:val="20"/>
              </w:rPr>
            </w:pPr>
            <w:r w:rsidRPr="00596A3A">
              <w:rPr>
                <w:rFonts w:ascii="Arial" w:hAnsi="Arial" w:cs="Arial"/>
                <w:i/>
                <w:iCs/>
                <w:sz w:val="20"/>
                <w:szCs w:val="20"/>
              </w:rPr>
              <w:t>Vireo solitarius lucasanus</w:t>
            </w:r>
          </w:p>
        </w:tc>
        <w:tc>
          <w:tcPr>
            <w:tcW w:w="1269" w:type="pct"/>
            <w:noWrap/>
            <w:hideMark/>
          </w:tcPr>
          <w:p w14:paraId="28FCB7F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Vireo anteojillo de La Laguna</w:t>
            </w:r>
          </w:p>
        </w:tc>
        <w:tc>
          <w:tcPr>
            <w:tcW w:w="1354" w:type="pct"/>
            <w:noWrap/>
            <w:hideMark/>
          </w:tcPr>
          <w:p w14:paraId="022AA27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Sujeta a protección especial</w:t>
            </w:r>
          </w:p>
        </w:tc>
        <w:tc>
          <w:tcPr>
            <w:tcW w:w="397" w:type="pct"/>
            <w:noWrap/>
            <w:hideMark/>
          </w:tcPr>
          <w:p w14:paraId="38A6EB3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Endémica</w:t>
            </w:r>
          </w:p>
        </w:tc>
      </w:tr>
    </w:tbl>
    <w:p w14:paraId="02760563" w14:textId="77777777" w:rsidR="00A73339" w:rsidRPr="00596A3A" w:rsidRDefault="00A73339" w:rsidP="00C80695">
      <w:pPr>
        <w:spacing w:before="0" w:after="0" w:line="240" w:lineRule="auto"/>
        <w:rPr>
          <w:rFonts w:ascii="Arial" w:hAnsi="Arial" w:cs="Arial"/>
          <w:sz w:val="20"/>
          <w:szCs w:val="20"/>
        </w:rPr>
      </w:pPr>
    </w:p>
    <w:p w14:paraId="04B95619" w14:textId="77777777" w:rsidR="00A73339" w:rsidRPr="00596A3A" w:rsidRDefault="00A73339" w:rsidP="00C80695">
      <w:pPr>
        <w:spacing w:before="0" w:after="0" w:line="240" w:lineRule="auto"/>
        <w:jc w:val="left"/>
        <w:rPr>
          <w:rFonts w:ascii="Arial" w:hAnsi="Arial" w:cs="Arial"/>
          <w:sz w:val="20"/>
          <w:szCs w:val="20"/>
        </w:rPr>
      </w:pPr>
    </w:p>
    <w:p w14:paraId="3E5A13A2" w14:textId="77777777" w:rsidR="00503051" w:rsidRPr="00596A3A" w:rsidRDefault="00503051" w:rsidP="00C80695">
      <w:pPr>
        <w:spacing w:before="0" w:after="0" w:line="240" w:lineRule="auto"/>
        <w:jc w:val="left"/>
        <w:rPr>
          <w:rFonts w:ascii="Arial" w:hAnsi="Arial" w:cs="Arial"/>
          <w:sz w:val="20"/>
          <w:szCs w:val="20"/>
        </w:rPr>
      </w:pPr>
    </w:p>
    <w:p w14:paraId="5528BA3A" w14:textId="7A3611C5" w:rsidR="00A73339" w:rsidRPr="00596A3A" w:rsidRDefault="00A73339" w:rsidP="00C80695">
      <w:pPr>
        <w:pStyle w:val="Epgrafe"/>
        <w:spacing w:before="0"/>
        <w:rPr>
          <w:rFonts w:ascii="Arial" w:hAnsi="Arial" w:cs="Arial"/>
          <w:sz w:val="20"/>
          <w:szCs w:val="20"/>
        </w:rPr>
      </w:pPr>
      <w:bookmarkStart w:id="186" w:name="_Toc422470188"/>
      <w:bookmarkStart w:id="187" w:name="_Toc446493427"/>
      <w:r w:rsidRPr="00596A3A">
        <w:rPr>
          <w:rFonts w:ascii="Arial" w:hAnsi="Arial" w:cs="Arial"/>
          <w:sz w:val="20"/>
          <w:szCs w:val="20"/>
        </w:rPr>
        <w:t xml:space="preserve">Anexo </w:t>
      </w:r>
      <w:r w:rsidRPr="00596A3A">
        <w:rPr>
          <w:rFonts w:ascii="Arial" w:hAnsi="Arial" w:cs="Arial"/>
          <w:sz w:val="20"/>
          <w:szCs w:val="20"/>
        </w:rPr>
        <w:fldChar w:fldCharType="begin"/>
      </w:r>
      <w:r w:rsidRPr="00596A3A">
        <w:rPr>
          <w:rFonts w:ascii="Arial" w:hAnsi="Arial" w:cs="Arial"/>
          <w:sz w:val="20"/>
          <w:szCs w:val="20"/>
        </w:rPr>
        <w:instrText xml:space="preserve"> SEQ Anexo \* ARABIC </w:instrText>
      </w:r>
      <w:r w:rsidRPr="00596A3A">
        <w:rPr>
          <w:rFonts w:ascii="Arial" w:hAnsi="Arial" w:cs="Arial"/>
          <w:sz w:val="20"/>
          <w:szCs w:val="20"/>
        </w:rPr>
        <w:fldChar w:fldCharType="separate"/>
      </w:r>
      <w:r w:rsidR="00851245" w:rsidRPr="00596A3A">
        <w:rPr>
          <w:rFonts w:ascii="Arial" w:hAnsi="Arial" w:cs="Arial"/>
          <w:noProof/>
          <w:sz w:val="20"/>
          <w:szCs w:val="20"/>
        </w:rPr>
        <w:t>2</w:t>
      </w:r>
      <w:r w:rsidRPr="00596A3A">
        <w:rPr>
          <w:rFonts w:ascii="Arial" w:hAnsi="Arial" w:cs="Arial"/>
          <w:sz w:val="20"/>
          <w:szCs w:val="20"/>
        </w:rPr>
        <w:fldChar w:fldCharType="end"/>
      </w:r>
      <w:r w:rsidRPr="00596A3A">
        <w:rPr>
          <w:rFonts w:ascii="Arial" w:hAnsi="Arial" w:cs="Arial"/>
          <w:sz w:val="20"/>
          <w:szCs w:val="20"/>
        </w:rPr>
        <w:t>. Listado de flora en la Reserva de la Biosfera Caribe Mexicano</w:t>
      </w:r>
      <w:bookmarkEnd w:id="186"/>
      <w:bookmarkEnd w:id="187"/>
    </w:p>
    <w:p w14:paraId="167D15F0" w14:textId="77777777" w:rsidR="00A73339" w:rsidRPr="00596A3A" w:rsidRDefault="00A73339" w:rsidP="00C80695">
      <w:pPr>
        <w:spacing w:before="0" w:after="0" w:line="240" w:lineRule="auto"/>
        <w:rPr>
          <w:rFonts w:ascii="Arial" w:hAnsi="Arial" w:cs="Arial"/>
          <w:sz w:val="10"/>
          <w:szCs w:val="20"/>
          <w:lang w:eastAsia="es-ES"/>
        </w:rPr>
      </w:pPr>
    </w:p>
    <w:tbl>
      <w:tblPr>
        <w:tblStyle w:val="Tablaconcuadrcula"/>
        <w:tblW w:w="0" w:type="auto"/>
        <w:jc w:val="center"/>
        <w:tblLook w:val="04A0" w:firstRow="1" w:lastRow="0" w:firstColumn="1" w:lastColumn="0" w:noHBand="0" w:noVBand="1"/>
      </w:tblPr>
      <w:tblGrid>
        <w:gridCol w:w="2906"/>
        <w:gridCol w:w="3260"/>
        <w:gridCol w:w="993"/>
        <w:gridCol w:w="1134"/>
      </w:tblGrid>
      <w:tr w:rsidR="00CF435B" w:rsidRPr="00596A3A" w14:paraId="64C5DC63" w14:textId="77777777" w:rsidTr="00A73339">
        <w:trPr>
          <w:trHeight w:val="300"/>
          <w:tblHeader/>
          <w:jc w:val="center"/>
        </w:trPr>
        <w:tc>
          <w:tcPr>
            <w:tcW w:w="7905" w:type="dxa"/>
            <w:gridSpan w:val="4"/>
            <w:shd w:val="clear" w:color="auto" w:fill="A6A6A6" w:themeFill="background1" w:themeFillShade="A6"/>
            <w:noWrap/>
            <w:vAlign w:val="center"/>
          </w:tcPr>
          <w:p w14:paraId="57BF6656" w14:textId="77777777" w:rsidR="00A73339" w:rsidRPr="00596A3A" w:rsidRDefault="00A73339" w:rsidP="00C80695">
            <w:pPr>
              <w:spacing w:before="0" w:after="0"/>
              <w:jc w:val="center"/>
              <w:rPr>
                <w:rFonts w:ascii="Arial" w:hAnsi="Arial" w:cs="Arial"/>
                <w:sz w:val="20"/>
                <w:szCs w:val="20"/>
              </w:rPr>
            </w:pPr>
            <w:r w:rsidRPr="00596A3A">
              <w:rPr>
                <w:rFonts w:ascii="Arial" w:eastAsia="Times New Roman" w:hAnsi="Arial" w:cs="Arial"/>
                <w:b/>
                <w:bCs/>
                <w:sz w:val="20"/>
                <w:szCs w:val="20"/>
                <w:lang w:eastAsia="es-MX"/>
              </w:rPr>
              <w:t>LISTA DE ESPECIES DE ALGAS Y PASTOS MARINOS</w:t>
            </w:r>
          </w:p>
        </w:tc>
      </w:tr>
      <w:tr w:rsidR="00CF435B" w:rsidRPr="00596A3A" w14:paraId="5AC6E427" w14:textId="77777777" w:rsidTr="00A73339">
        <w:trPr>
          <w:trHeight w:val="136"/>
          <w:tblHeader/>
          <w:jc w:val="center"/>
        </w:trPr>
        <w:tc>
          <w:tcPr>
            <w:tcW w:w="2518" w:type="dxa"/>
            <w:vMerge w:val="restart"/>
            <w:shd w:val="clear" w:color="auto" w:fill="A6A6A6" w:themeFill="background1" w:themeFillShade="A6"/>
            <w:noWrap/>
            <w:vAlign w:val="center"/>
          </w:tcPr>
          <w:p w14:paraId="15A4B86E" w14:textId="77777777" w:rsidR="00A73339" w:rsidRPr="00596A3A" w:rsidRDefault="00A73339" w:rsidP="00C80695">
            <w:pPr>
              <w:spacing w:before="0" w:after="0"/>
              <w:jc w:val="center"/>
              <w:rPr>
                <w:rFonts w:ascii="Arial" w:hAnsi="Arial" w:cs="Arial"/>
                <w:b/>
                <w:sz w:val="20"/>
                <w:szCs w:val="20"/>
              </w:rPr>
            </w:pPr>
            <w:r w:rsidRPr="00596A3A">
              <w:rPr>
                <w:rFonts w:ascii="Arial" w:hAnsi="Arial" w:cs="Arial"/>
                <w:b/>
                <w:sz w:val="20"/>
                <w:szCs w:val="20"/>
              </w:rPr>
              <w:t>FAMILIA</w:t>
            </w:r>
          </w:p>
        </w:tc>
        <w:tc>
          <w:tcPr>
            <w:tcW w:w="3260" w:type="dxa"/>
            <w:vMerge w:val="restart"/>
            <w:shd w:val="clear" w:color="auto" w:fill="A6A6A6" w:themeFill="background1" w:themeFillShade="A6"/>
            <w:noWrap/>
            <w:vAlign w:val="center"/>
          </w:tcPr>
          <w:p w14:paraId="6B440E1A" w14:textId="77777777" w:rsidR="00A73339" w:rsidRPr="00596A3A" w:rsidRDefault="00A73339" w:rsidP="00C80695">
            <w:pPr>
              <w:spacing w:before="0" w:after="0"/>
              <w:jc w:val="center"/>
              <w:rPr>
                <w:rFonts w:ascii="Arial" w:hAnsi="Arial" w:cs="Arial"/>
                <w:b/>
                <w:sz w:val="20"/>
                <w:szCs w:val="20"/>
              </w:rPr>
            </w:pPr>
            <w:r w:rsidRPr="00596A3A">
              <w:rPr>
                <w:rFonts w:ascii="Arial" w:hAnsi="Arial" w:cs="Arial"/>
                <w:b/>
                <w:sz w:val="20"/>
                <w:szCs w:val="20"/>
              </w:rPr>
              <w:t>NOMBRE CIENTÍFICO</w:t>
            </w:r>
          </w:p>
        </w:tc>
        <w:tc>
          <w:tcPr>
            <w:tcW w:w="2127" w:type="dxa"/>
            <w:gridSpan w:val="2"/>
            <w:shd w:val="clear" w:color="auto" w:fill="A6A6A6" w:themeFill="background1" w:themeFillShade="A6"/>
            <w:noWrap/>
          </w:tcPr>
          <w:p w14:paraId="2CDDF9D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ÉPOCA</w:t>
            </w:r>
          </w:p>
        </w:tc>
      </w:tr>
      <w:tr w:rsidR="00CF435B" w:rsidRPr="00596A3A" w14:paraId="2DA9BAA8" w14:textId="77777777" w:rsidTr="00A73339">
        <w:trPr>
          <w:trHeight w:val="136"/>
          <w:jc w:val="center"/>
        </w:trPr>
        <w:tc>
          <w:tcPr>
            <w:tcW w:w="2518" w:type="dxa"/>
            <w:vMerge/>
            <w:shd w:val="clear" w:color="auto" w:fill="A6A6A6" w:themeFill="background1" w:themeFillShade="A6"/>
            <w:noWrap/>
          </w:tcPr>
          <w:p w14:paraId="1B2BA2B5" w14:textId="77777777" w:rsidR="00A73339" w:rsidRPr="00596A3A" w:rsidRDefault="00A73339" w:rsidP="00C80695">
            <w:pPr>
              <w:spacing w:before="0" w:after="0"/>
              <w:rPr>
                <w:rFonts w:ascii="Arial" w:hAnsi="Arial" w:cs="Arial"/>
                <w:sz w:val="20"/>
                <w:szCs w:val="20"/>
              </w:rPr>
            </w:pPr>
          </w:p>
        </w:tc>
        <w:tc>
          <w:tcPr>
            <w:tcW w:w="3260" w:type="dxa"/>
            <w:vMerge/>
            <w:shd w:val="clear" w:color="auto" w:fill="A6A6A6" w:themeFill="background1" w:themeFillShade="A6"/>
            <w:noWrap/>
          </w:tcPr>
          <w:p w14:paraId="740DBADD" w14:textId="77777777" w:rsidR="00A73339" w:rsidRPr="00596A3A" w:rsidRDefault="00A73339" w:rsidP="00C80695">
            <w:pPr>
              <w:spacing w:before="0" w:after="0"/>
              <w:rPr>
                <w:rFonts w:ascii="Arial" w:hAnsi="Arial" w:cs="Arial"/>
                <w:i/>
                <w:sz w:val="20"/>
                <w:szCs w:val="20"/>
              </w:rPr>
            </w:pPr>
          </w:p>
        </w:tc>
        <w:tc>
          <w:tcPr>
            <w:tcW w:w="993" w:type="dxa"/>
            <w:shd w:val="clear" w:color="auto" w:fill="A6A6A6" w:themeFill="background1" w:themeFillShade="A6"/>
            <w:noWrap/>
          </w:tcPr>
          <w:p w14:paraId="4DC6AA9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SECAS</w:t>
            </w:r>
          </w:p>
        </w:tc>
        <w:tc>
          <w:tcPr>
            <w:tcW w:w="1134" w:type="dxa"/>
            <w:shd w:val="clear" w:color="auto" w:fill="A6A6A6" w:themeFill="background1" w:themeFillShade="A6"/>
            <w:noWrap/>
          </w:tcPr>
          <w:p w14:paraId="598A674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LLUVIAS</w:t>
            </w:r>
          </w:p>
        </w:tc>
      </w:tr>
      <w:tr w:rsidR="00CF435B" w:rsidRPr="00596A3A" w14:paraId="255CDDBD" w14:textId="77777777" w:rsidTr="00A73339">
        <w:trPr>
          <w:trHeight w:val="300"/>
          <w:jc w:val="center"/>
        </w:trPr>
        <w:tc>
          <w:tcPr>
            <w:tcW w:w="2518" w:type="dxa"/>
            <w:noWrap/>
            <w:vAlign w:val="center"/>
            <w:hideMark/>
          </w:tcPr>
          <w:p w14:paraId="636A960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ANADYOMENACEAE</w:t>
            </w:r>
          </w:p>
        </w:tc>
        <w:tc>
          <w:tcPr>
            <w:tcW w:w="3260" w:type="dxa"/>
            <w:noWrap/>
            <w:hideMark/>
          </w:tcPr>
          <w:p w14:paraId="0B0A399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Anadyomene stellata </w:t>
            </w:r>
          </w:p>
        </w:tc>
        <w:tc>
          <w:tcPr>
            <w:tcW w:w="993" w:type="dxa"/>
            <w:noWrap/>
            <w:hideMark/>
          </w:tcPr>
          <w:p w14:paraId="22507F1F"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0529884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7F6A7162" w14:textId="77777777" w:rsidTr="00A73339">
        <w:trPr>
          <w:trHeight w:val="300"/>
          <w:jc w:val="center"/>
        </w:trPr>
        <w:tc>
          <w:tcPr>
            <w:tcW w:w="2518" w:type="dxa"/>
            <w:noWrap/>
            <w:vAlign w:val="center"/>
            <w:hideMark/>
          </w:tcPr>
          <w:p w14:paraId="76B3510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ARESCHOUGAIACEAE</w:t>
            </w:r>
          </w:p>
        </w:tc>
        <w:tc>
          <w:tcPr>
            <w:tcW w:w="3260" w:type="dxa"/>
            <w:noWrap/>
            <w:hideMark/>
          </w:tcPr>
          <w:p w14:paraId="5837A02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Meristiella gelidium </w:t>
            </w:r>
          </w:p>
        </w:tc>
        <w:tc>
          <w:tcPr>
            <w:tcW w:w="993" w:type="dxa"/>
            <w:noWrap/>
            <w:hideMark/>
          </w:tcPr>
          <w:p w14:paraId="6907DDB2"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6DD0D43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7BDD98A5" w14:textId="77777777" w:rsidTr="00A73339">
        <w:trPr>
          <w:trHeight w:val="300"/>
          <w:jc w:val="center"/>
        </w:trPr>
        <w:tc>
          <w:tcPr>
            <w:tcW w:w="2518" w:type="dxa"/>
            <w:noWrap/>
            <w:vAlign w:val="center"/>
            <w:hideMark/>
          </w:tcPr>
          <w:p w14:paraId="318CC55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BONNEMAISONIACEAE</w:t>
            </w:r>
          </w:p>
        </w:tc>
        <w:tc>
          <w:tcPr>
            <w:tcW w:w="3260" w:type="dxa"/>
            <w:noWrap/>
            <w:hideMark/>
          </w:tcPr>
          <w:p w14:paraId="007BADD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Asparagopsis taxiformis </w:t>
            </w:r>
          </w:p>
        </w:tc>
        <w:tc>
          <w:tcPr>
            <w:tcW w:w="993" w:type="dxa"/>
            <w:noWrap/>
            <w:hideMark/>
          </w:tcPr>
          <w:p w14:paraId="23C8E806"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6D79FCA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73BD0D2C" w14:textId="77777777" w:rsidTr="00A73339">
        <w:trPr>
          <w:trHeight w:val="300"/>
          <w:jc w:val="center"/>
        </w:trPr>
        <w:tc>
          <w:tcPr>
            <w:tcW w:w="2518" w:type="dxa"/>
            <w:vMerge w:val="restart"/>
            <w:noWrap/>
            <w:vAlign w:val="center"/>
            <w:hideMark/>
          </w:tcPr>
          <w:p w14:paraId="7F35E69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BOODLEACEAE</w:t>
            </w:r>
          </w:p>
        </w:tc>
        <w:tc>
          <w:tcPr>
            <w:tcW w:w="3260" w:type="dxa"/>
            <w:noWrap/>
            <w:hideMark/>
          </w:tcPr>
          <w:p w14:paraId="51DC9B1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Cladophoropsis macromeres </w:t>
            </w:r>
          </w:p>
        </w:tc>
        <w:tc>
          <w:tcPr>
            <w:tcW w:w="993" w:type="dxa"/>
            <w:noWrap/>
            <w:hideMark/>
          </w:tcPr>
          <w:p w14:paraId="173729B6"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3A47E8D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64C61A3F" w14:textId="77777777" w:rsidTr="00A73339">
        <w:trPr>
          <w:trHeight w:val="300"/>
          <w:jc w:val="center"/>
        </w:trPr>
        <w:tc>
          <w:tcPr>
            <w:tcW w:w="2518" w:type="dxa"/>
            <w:vMerge/>
            <w:noWrap/>
            <w:vAlign w:val="center"/>
            <w:hideMark/>
          </w:tcPr>
          <w:p w14:paraId="36AF353D"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A9A405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Cladophoropsis membranacea</w:t>
            </w:r>
          </w:p>
        </w:tc>
        <w:tc>
          <w:tcPr>
            <w:tcW w:w="993" w:type="dxa"/>
            <w:noWrap/>
            <w:hideMark/>
          </w:tcPr>
          <w:p w14:paraId="0AA37259"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3B6675E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4BBC8BC9" w14:textId="77777777" w:rsidTr="00A73339">
        <w:trPr>
          <w:trHeight w:val="300"/>
          <w:jc w:val="center"/>
        </w:trPr>
        <w:tc>
          <w:tcPr>
            <w:tcW w:w="2518" w:type="dxa"/>
            <w:noWrap/>
            <w:vAlign w:val="center"/>
            <w:hideMark/>
          </w:tcPr>
          <w:p w14:paraId="1EE9E25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BRYOPSIDACE</w:t>
            </w:r>
          </w:p>
        </w:tc>
        <w:tc>
          <w:tcPr>
            <w:tcW w:w="3260" w:type="dxa"/>
            <w:noWrap/>
            <w:hideMark/>
          </w:tcPr>
          <w:p w14:paraId="0D9CFC5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Derbesia sp.</w:t>
            </w:r>
          </w:p>
        </w:tc>
        <w:tc>
          <w:tcPr>
            <w:tcW w:w="993" w:type="dxa"/>
            <w:noWrap/>
            <w:hideMark/>
          </w:tcPr>
          <w:p w14:paraId="5A88B206"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9228105" w14:textId="77777777" w:rsidR="00A73339" w:rsidRPr="00596A3A" w:rsidRDefault="00A73339" w:rsidP="00C80695">
            <w:pPr>
              <w:spacing w:before="0" w:after="0"/>
              <w:jc w:val="center"/>
              <w:rPr>
                <w:rFonts w:ascii="Arial" w:hAnsi="Arial" w:cs="Arial"/>
                <w:sz w:val="20"/>
                <w:szCs w:val="20"/>
              </w:rPr>
            </w:pPr>
          </w:p>
        </w:tc>
      </w:tr>
      <w:tr w:rsidR="00CF435B" w:rsidRPr="00596A3A" w14:paraId="70CEE226" w14:textId="77777777" w:rsidTr="00A73339">
        <w:trPr>
          <w:trHeight w:val="300"/>
          <w:jc w:val="center"/>
        </w:trPr>
        <w:tc>
          <w:tcPr>
            <w:tcW w:w="2518" w:type="dxa"/>
            <w:vMerge w:val="restart"/>
            <w:noWrap/>
            <w:vAlign w:val="center"/>
            <w:hideMark/>
          </w:tcPr>
          <w:p w14:paraId="1B4B783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CALLITHAMNIACEAE</w:t>
            </w:r>
          </w:p>
        </w:tc>
        <w:tc>
          <w:tcPr>
            <w:tcW w:w="3260" w:type="dxa"/>
            <w:noWrap/>
            <w:hideMark/>
          </w:tcPr>
          <w:p w14:paraId="395063F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Aglaothamnion cordatum </w:t>
            </w:r>
          </w:p>
        </w:tc>
        <w:tc>
          <w:tcPr>
            <w:tcW w:w="993" w:type="dxa"/>
            <w:noWrap/>
            <w:hideMark/>
          </w:tcPr>
          <w:p w14:paraId="5C17260F"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7F1C03E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0F2DC9AF" w14:textId="77777777" w:rsidTr="00A73339">
        <w:trPr>
          <w:trHeight w:val="300"/>
          <w:jc w:val="center"/>
        </w:trPr>
        <w:tc>
          <w:tcPr>
            <w:tcW w:w="2518" w:type="dxa"/>
            <w:vMerge/>
            <w:noWrap/>
            <w:vAlign w:val="center"/>
          </w:tcPr>
          <w:p w14:paraId="4BC6CA35"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24483D9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Centroceras clavulatum </w:t>
            </w:r>
          </w:p>
        </w:tc>
        <w:tc>
          <w:tcPr>
            <w:tcW w:w="993" w:type="dxa"/>
            <w:noWrap/>
            <w:hideMark/>
          </w:tcPr>
          <w:p w14:paraId="026F26F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7D35ACA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16ED2AE7" w14:textId="77777777" w:rsidTr="00A73339">
        <w:trPr>
          <w:trHeight w:val="300"/>
          <w:jc w:val="center"/>
        </w:trPr>
        <w:tc>
          <w:tcPr>
            <w:tcW w:w="2518" w:type="dxa"/>
            <w:vMerge/>
            <w:noWrap/>
            <w:vAlign w:val="center"/>
          </w:tcPr>
          <w:p w14:paraId="6A9EF365"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6EEC6C1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Crouania attenuata </w:t>
            </w:r>
          </w:p>
        </w:tc>
        <w:tc>
          <w:tcPr>
            <w:tcW w:w="993" w:type="dxa"/>
            <w:noWrap/>
            <w:hideMark/>
          </w:tcPr>
          <w:p w14:paraId="7EFAA41C"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7076C19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425457E2" w14:textId="77777777" w:rsidTr="00A73339">
        <w:trPr>
          <w:trHeight w:val="300"/>
          <w:jc w:val="center"/>
        </w:trPr>
        <w:tc>
          <w:tcPr>
            <w:tcW w:w="2518" w:type="dxa"/>
            <w:vMerge/>
            <w:noWrap/>
            <w:vAlign w:val="center"/>
          </w:tcPr>
          <w:p w14:paraId="23939532"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6FCF584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Aglaothamnion neglectum </w:t>
            </w:r>
          </w:p>
        </w:tc>
        <w:tc>
          <w:tcPr>
            <w:tcW w:w="993" w:type="dxa"/>
            <w:noWrap/>
            <w:hideMark/>
          </w:tcPr>
          <w:p w14:paraId="0079C58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5A9C8983" w14:textId="77777777" w:rsidR="00A73339" w:rsidRPr="00596A3A" w:rsidRDefault="00A73339" w:rsidP="00C80695">
            <w:pPr>
              <w:spacing w:before="0" w:after="0"/>
              <w:jc w:val="center"/>
              <w:rPr>
                <w:rFonts w:ascii="Arial" w:hAnsi="Arial" w:cs="Arial"/>
                <w:sz w:val="20"/>
                <w:szCs w:val="20"/>
              </w:rPr>
            </w:pPr>
          </w:p>
        </w:tc>
      </w:tr>
      <w:tr w:rsidR="00CF435B" w:rsidRPr="00596A3A" w14:paraId="5898E803" w14:textId="77777777" w:rsidTr="00A73339">
        <w:trPr>
          <w:trHeight w:val="300"/>
          <w:jc w:val="center"/>
        </w:trPr>
        <w:tc>
          <w:tcPr>
            <w:tcW w:w="2518" w:type="dxa"/>
            <w:vMerge/>
            <w:noWrap/>
            <w:vAlign w:val="center"/>
          </w:tcPr>
          <w:p w14:paraId="38BC509E"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2B6D9D3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Catenella caespitosa </w:t>
            </w:r>
          </w:p>
        </w:tc>
        <w:tc>
          <w:tcPr>
            <w:tcW w:w="993" w:type="dxa"/>
            <w:noWrap/>
            <w:hideMark/>
          </w:tcPr>
          <w:p w14:paraId="2735C67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550C6C05" w14:textId="77777777" w:rsidR="00A73339" w:rsidRPr="00596A3A" w:rsidRDefault="00A73339" w:rsidP="00C80695">
            <w:pPr>
              <w:spacing w:before="0" w:after="0"/>
              <w:jc w:val="center"/>
              <w:rPr>
                <w:rFonts w:ascii="Arial" w:hAnsi="Arial" w:cs="Arial"/>
                <w:sz w:val="20"/>
                <w:szCs w:val="20"/>
              </w:rPr>
            </w:pPr>
          </w:p>
        </w:tc>
      </w:tr>
      <w:tr w:rsidR="00CF435B" w:rsidRPr="00596A3A" w14:paraId="49D2097C" w14:textId="77777777" w:rsidTr="00A73339">
        <w:trPr>
          <w:trHeight w:val="300"/>
          <w:jc w:val="center"/>
        </w:trPr>
        <w:tc>
          <w:tcPr>
            <w:tcW w:w="2518" w:type="dxa"/>
            <w:vMerge/>
            <w:noWrap/>
            <w:vAlign w:val="center"/>
          </w:tcPr>
          <w:p w14:paraId="7D09A004"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54CACF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Catenella impudica </w:t>
            </w:r>
          </w:p>
        </w:tc>
        <w:tc>
          <w:tcPr>
            <w:tcW w:w="993" w:type="dxa"/>
            <w:noWrap/>
            <w:hideMark/>
          </w:tcPr>
          <w:p w14:paraId="1995699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13FF7256" w14:textId="77777777" w:rsidR="00A73339" w:rsidRPr="00596A3A" w:rsidRDefault="00A73339" w:rsidP="00C80695">
            <w:pPr>
              <w:spacing w:before="0" w:after="0"/>
              <w:jc w:val="center"/>
              <w:rPr>
                <w:rFonts w:ascii="Arial" w:hAnsi="Arial" w:cs="Arial"/>
                <w:sz w:val="20"/>
                <w:szCs w:val="20"/>
              </w:rPr>
            </w:pPr>
          </w:p>
        </w:tc>
      </w:tr>
      <w:tr w:rsidR="00CF435B" w:rsidRPr="00596A3A" w14:paraId="391A5367" w14:textId="77777777" w:rsidTr="00A73339">
        <w:trPr>
          <w:trHeight w:val="300"/>
          <w:jc w:val="center"/>
        </w:trPr>
        <w:tc>
          <w:tcPr>
            <w:tcW w:w="2518" w:type="dxa"/>
            <w:vMerge w:val="restart"/>
            <w:noWrap/>
            <w:vAlign w:val="center"/>
            <w:hideMark/>
          </w:tcPr>
          <w:p w14:paraId="19C2B56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CAULERPACEAE</w:t>
            </w:r>
          </w:p>
        </w:tc>
        <w:tc>
          <w:tcPr>
            <w:tcW w:w="3260" w:type="dxa"/>
            <w:noWrap/>
            <w:hideMark/>
          </w:tcPr>
          <w:p w14:paraId="5DB55A8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Caulerpa ashmeadii </w:t>
            </w:r>
          </w:p>
        </w:tc>
        <w:tc>
          <w:tcPr>
            <w:tcW w:w="993" w:type="dxa"/>
            <w:noWrap/>
            <w:hideMark/>
          </w:tcPr>
          <w:p w14:paraId="115FA6E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1D935B1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5A2BEC06" w14:textId="77777777" w:rsidTr="00A73339">
        <w:trPr>
          <w:trHeight w:val="300"/>
          <w:jc w:val="center"/>
        </w:trPr>
        <w:tc>
          <w:tcPr>
            <w:tcW w:w="2518" w:type="dxa"/>
            <w:vMerge/>
            <w:noWrap/>
            <w:vAlign w:val="center"/>
          </w:tcPr>
          <w:p w14:paraId="41FE6C49"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588D0C8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Caulerpa  cupressoides </w:t>
            </w:r>
          </w:p>
        </w:tc>
        <w:tc>
          <w:tcPr>
            <w:tcW w:w="993" w:type="dxa"/>
            <w:noWrap/>
            <w:hideMark/>
          </w:tcPr>
          <w:p w14:paraId="36257E7D"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5772622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43D6FFB5" w14:textId="77777777" w:rsidTr="00A73339">
        <w:trPr>
          <w:trHeight w:val="300"/>
          <w:jc w:val="center"/>
        </w:trPr>
        <w:tc>
          <w:tcPr>
            <w:tcW w:w="2518" w:type="dxa"/>
            <w:vMerge/>
            <w:noWrap/>
            <w:vAlign w:val="center"/>
          </w:tcPr>
          <w:p w14:paraId="620A8010"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7DFD68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Caulerpa  cupressoides v. flabellata </w:t>
            </w:r>
          </w:p>
        </w:tc>
        <w:tc>
          <w:tcPr>
            <w:tcW w:w="993" w:type="dxa"/>
            <w:noWrap/>
            <w:hideMark/>
          </w:tcPr>
          <w:p w14:paraId="7134F3E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177D7AA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4C33FCCA" w14:textId="77777777" w:rsidTr="00A73339">
        <w:trPr>
          <w:trHeight w:val="300"/>
          <w:jc w:val="center"/>
        </w:trPr>
        <w:tc>
          <w:tcPr>
            <w:tcW w:w="2518" w:type="dxa"/>
            <w:vMerge/>
            <w:noWrap/>
            <w:vAlign w:val="center"/>
          </w:tcPr>
          <w:p w14:paraId="2A1C8E95"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2496BD1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Caulerpa  mexicana </w:t>
            </w:r>
          </w:p>
        </w:tc>
        <w:tc>
          <w:tcPr>
            <w:tcW w:w="993" w:type="dxa"/>
            <w:noWrap/>
            <w:hideMark/>
          </w:tcPr>
          <w:p w14:paraId="45E05EAA"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B9C74A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0FC3EA2F" w14:textId="77777777" w:rsidTr="00A73339">
        <w:trPr>
          <w:trHeight w:val="300"/>
          <w:jc w:val="center"/>
        </w:trPr>
        <w:tc>
          <w:tcPr>
            <w:tcW w:w="2518" w:type="dxa"/>
            <w:vMerge/>
            <w:noWrap/>
            <w:vAlign w:val="center"/>
          </w:tcPr>
          <w:p w14:paraId="0175AE39"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1AA9763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Caulerpa  paspaloides </w:t>
            </w:r>
          </w:p>
        </w:tc>
        <w:tc>
          <w:tcPr>
            <w:tcW w:w="993" w:type="dxa"/>
            <w:noWrap/>
            <w:hideMark/>
          </w:tcPr>
          <w:p w14:paraId="72289D41"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1B25AF5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44EC13C3" w14:textId="77777777" w:rsidTr="00A73339">
        <w:trPr>
          <w:trHeight w:val="300"/>
          <w:jc w:val="center"/>
        </w:trPr>
        <w:tc>
          <w:tcPr>
            <w:tcW w:w="2518" w:type="dxa"/>
            <w:vMerge/>
            <w:noWrap/>
            <w:vAlign w:val="center"/>
          </w:tcPr>
          <w:p w14:paraId="69FBB72F"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8AF630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Caulerpa  prolifera</w:t>
            </w:r>
          </w:p>
        </w:tc>
        <w:tc>
          <w:tcPr>
            <w:tcW w:w="993" w:type="dxa"/>
            <w:noWrap/>
            <w:hideMark/>
          </w:tcPr>
          <w:p w14:paraId="7B78203F"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A79FD0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43417D14" w14:textId="77777777" w:rsidTr="00A73339">
        <w:trPr>
          <w:trHeight w:val="300"/>
          <w:jc w:val="center"/>
        </w:trPr>
        <w:tc>
          <w:tcPr>
            <w:tcW w:w="2518" w:type="dxa"/>
            <w:vMerge/>
            <w:noWrap/>
            <w:vAlign w:val="center"/>
          </w:tcPr>
          <w:p w14:paraId="2FBEF81B"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C40FC9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Caulerpa  prolifera f. obovata </w:t>
            </w:r>
          </w:p>
        </w:tc>
        <w:tc>
          <w:tcPr>
            <w:tcW w:w="993" w:type="dxa"/>
            <w:noWrap/>
            <w:hideMark/>
          </w:tcPr>
          <w:p w14:paraId="74275CC9"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251F77B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74F60B8F" w14:textId="77777777" w:rsidTr="00A73339">
        <w:trPr>
          <w:trHeight w:val="300"/>
          <w:jc w:val="center"/>
        </w:trPr>
        <w:tc>
          <w:tcPr>
            <w:tcW w:w="2518" w:type="dxa"/>
            <w:vMerge/>
            <w:noWrap/>
            <w:vAlign w:val="center"/>
          </w:tcPr>
          <w:p w14:paraId="426845ED"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54F70E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Caulerpa  sertularioides</w:t>
            </w:r>
          </w:p>
        </w:tc>
        <w:tc>
          <w:tcPr>
            <w:tcW w:w="993" w:type="dxa"/>
            <w:noWrap/>
            <w:hideMark/>
          </w:tcPr>
          <w:p w14:paraId="43AA7B7F"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7E50987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18C5B050" w14:textId="77777777" w:rsidTr="00A73339">
        <w:trPr>
          <w:trHeight w:val="300"/>
          <w:jc w:val="center"/>
        </w:trPr>
        <w:tc>
          <w:tcPr>
            <w:tcW w:w="2518" w:type="dxa"/>
            <w:vMerge/>
            <w:noWrap/>
            <w:vAlign w:val="center"/>
          </w:tcPr>
          <w:p w14:paraId="1E26503B"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EE0B4D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Caulerpa  racemosa </w:t>
            </w:r>
          </w:p>
        </w:tc>
        <w:tc>
          <w:tcPr>
            <w:tcW w:w="993" w:type="dxa"/>
            <w:noWrap/>
            <w:hideMark/>
          </w:tcPr>
          <w:p w14:paraId="4D86419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328E50FC" w14:textId="77777777" w:rsidR="00A73339" w:rsidRPr="00596A3A" w:rsidRDefault="00A73339" w:rsidP="00C80695">
            <w:pPr>
              <w:spacing w:before="0" w:after="0"/>
              <w:jc w:val="center"/>
              <w:rPr>
                <w:rFonts w:ascii="Arial" w:hAnsi="Arial" w:cs="Arial"/>
                <w:sz w:val="20"/>
                <w:szCs w:val="20"/>
              </w:rPr>
            </w:pPr>
          </w:p>
        </w:tc>
      </w:tr>
      <w:tr w:rsidR="00CF435B" w:rsidRPr="00596A3A" w14:paraId="7B905F01" w14:textId="77777777" w:rsidTr="00A73339">
        <w:trPr>
          <w:trHeight w:val="300"/>
          <w:jc w:val="center"/>
        </w:trPr>
        <w:tc>
          <w:tcPr>
            <w:tcW w:w="2518" w:type="dxa"/>
            <w:vMerge/>
            <w:noWrap/>
            <w:vAlign w:val="center"/>
          </w:tcPr>
          <w:p w14:paraId="73099B97"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52A2E85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Caulerpa  racemosa v. peltata</w:t>
            </w:r>
          </w:p>
        </w:tc>
        <w:tc>
          <w:tcPr>
            <w:tcW w:w="993" w:type="dxa"/>
            <w:noWrap/>
            <w:hideMark/>
          </w:tcPr>
          <w:p w14:paraId="4EB82E7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0ADA80EB" w14:textId="77777777" w:rsidR="00A73339" w:rsidRPr="00596A3A" w:rsidRDefault="00A73339" w:rsidP="00C80695">
            <w:pPr>
              <w:spacing w:before="0" w:after="0"/>
              <w:jc w:val="center"/>
              <w:rPr>
                <w:rFonts w:ascii="Arial" w:hAnsi="Arial" w:cs="Arial"/>
                <w:sz w:val="20"/>
                <w:szCs w:val="20"/>
              </w:rPr>
            </w:pPr>
          </w:p>
        </w:tc>
      </w:tr>
      <w:tr w:rsidR="00CF435B" w:rsidRPr="00596A3A" w14:paraId="482D5A92" w14:textId="77777777" w:rsidTr="00A73339">
        <w:trPr>
          <w:trHeight w:val="300"/>
          <w:jc w:val="center"/>
        </w:trPr>
        <w:tc>
          <w:tcPr>
            <w:tcW w:w="2518" w:type="dxa"/>
            <w:vMerge/>
            <w:noWrap/>
            <w:vAlign w:val="center"/>
          </w:tcPr>
          <w:p w14:paraId="6C99ACEF"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5E8C4B8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Caulerpa  sertularioides f. brevipes </w:t>
            </w:r>
          </w:p>
        </w:tc>
        <w:tc>
          <w:tcPr>
            <w:tcW w:w="993" w:type="dxa"/>
            <w:noWrap/>
            <w:hideMark/>
          </w:tcPr>
          <w:p w14:paraId="473A59E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2496CC6E" w14:textId="77777777" w:rsidR="00A73339" w:rsidRPr="00596A3A" w:rsidRDefault="00A73339" w:rsidP="00C80695">
            <w:pPr>
              <w:spacing w:before="0" w:after="0"/>
              <w:jc w:val="center"/>
              <w:rPr>
                <w:rFonts w:ascii="Arial" w:hAnsi="Arial" w:cs="Arial"/>
                <w:sz w:val="20"/>
                <w:szCs w:val="20"/>
              </w:rPr>
            </w:pPr>
          </w:p>
        </w:tc>
      </w:tr>
      <w:tr w:rsidR="00CF435B" w:rsidRPr="00596A3A" w14:paraId="4981D6CB" w14:textId="77777777" w:rsidTr="00A73339">
        <w:trPr>
          <w:trHeight w:val="300"/>
          <w:jc w:val="center"/>
        </w:trPr>
        <w:tc>
          <w:tcPr>
            <w:tcW w:w="2518" w:type="dxa"/>
            <w:vMerge/>
            <w:noWrap/>
            <w:vAlign w:val="center"/>
            <w:hideMark/>
          </w:tcPr>
          <w:p w14:paraId="0EF87F3D"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6E3605B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Caulerpa  sertularioides f. longiseta </w:t>
            </w:r>
          </w:p>
        </w:tc>
        <w:tc>
          <w:tcPr>
            <w:tcW w:w="993" w:type="dxa"/>
            <w:noWrap/>
            <w:hideMark/>
          </w:tcPr>
          <w:p w14:paraId="29867DC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2792E5AD" w14:textId="77777777" w:rsidR="00A73339" w:rsidRPr="00596A3A" w:rsidRDefault="00A73339" w:rsidP="00C80695">
            <w:pPr>
              <w:spacing w:before="0" w:after="0"/>
              <w:jc w:val="center"/>
              <w:rPr>
                <w:rFonts w:ascii="Arial" w:hAnsi="Arial" w:cs="Arial"/>
                <w:sz w:val="20"/>
                <w:szCs w:val="20"/>
              </w:rPr>
            </w:pPr>
          </w:p>
        </w:tc>
      </w:tr>
      <w:tr w:rsidR="00CF435B" w:rsidRPr="00596A3A" w14:paraId="3ED6C704" w14:textId="77777777" w:rsidTr="00A73339">
        <w:trPr>
          <w:trHeight w:val="300"/>
          <w:jc w:val="center"/>
        </w:trPr>
        <w:tc>
          <w:tcPr>
            <w:tcW w:w="2518" w:type="dxa"/>
            <w:vMerge/>
            <w:noWrap/>
            <w:vAlign w:val="center"/>
            <w:hideMark/>
          </w:tcPr>
          <w:p w14:paraId="151A0563"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224D601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Caulerpa  verticillata </w:t>
            </w:r>
          </w:p>
        </w:tc>
        <w:tc>
          <w:tcPr>
            <w:tcW w:w="993" w:type="dxa"/>
            <w:noWrap/>
            <w:hideMark/>
          </w:tcPr>
          <w:p w14:paraId="0D6B090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5E460265" w14:textId="77777777" w:rsidR="00A73339" w:rsidRPr="00596A3A" w:rsidRDefault="00A73339" w:rsidP="00C80695">
            <w:pPr>
              <w:spacing w:before="0" w:after="0"/>
              <w:jc w:val="center"/>
              <w:rPr>
                <w:rFonts w:ascii="Arial" w:hAnsi="Arial" w:cs="Arial"/>
                <w:sz w:val="20"/>
                <w:szCs w:val="20"/>
              </w:rPr>
            </w:pPr>
          </w:p>
        </w:tc>
      </w:tr>
      <w:tr w:rsidR="00CF435B" w:rsidRPr="00596A3A" w14:paraId="08805068" w14:textId="77777777" w:rsidTr="00A73339">
        <w:trPr>
          <w:trHeight w:val="300"/>
          <w:jc w:val="center"/>
        </w:trPr>
        <w:tc>
          <w:tcPr>
            <w:tcW w:w="2518" w:type="dxa"/>
            <w:vMerge w:val="restart"/>
            <w:noWrap/>
            <w:vAlign w:val="center"/>
            <w:hideMark/>
          </w:tcPr>
          <w:p w14:paraId="509DB4A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CERAMIACEAE</w:t>
            </w:r>
          </w:p>
        </w:tc>
        <w:tc>
          <w:tcPr>
            <w:tcW w:w="3260" w:type="dxa"/>
            <w:noWrap/>
            <w:hideMark/>
          </w:tcPr>
          <w:p w14:paraId="4D27459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Ceramium cruciatum </w:t>
            </w:r>
          </w:p>
        </w:tc>
        <w:tc>
          <w:tcPr>
            <w:tcW w:w="993" w:type="dxa"/>
            <w:noWrap/>
            <w:hideMark/>
          </w:tcPr>
          <w:p w14:paraId="76A5F8D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584920E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033E00F4" w14:textId="77777777" w:rsidTr="00A73339">
        <w:trPr>
          <w:trHeight w:val="300"/>
          <w:jc w:val="center"/>
        </w:trPr>
        <w:tc>
          <w:tcPr>
            <w:tcW w:w="2518" w:type="dxa"/>
            <w:vMerge/>
            <w:noWrap/>
            <w:vAlign w:val="center"/>
            <w:hideMark/>
          </w:tcPr>
          <w:p w14:paraId="3D995D61"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FA0238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Ceramium nitens</w:t>
            </w:r>
          </w:p>
        </w:tc>
        <w:tc>
          <w:tcPr>
            <w:tcW w:w="993" w:type="dxa"/>
            <w:noWrap/>
            <w:hideMark/>
          </w:tcPr>
          <w:p w14:paraId="7D801BAD"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36B2C50B" w14:textId="77777777" w:rsidR="00A73339" w:rsidRPr="00596A3A" w:rsidRDefault="00A73339" w:rsidP="00C80695">
            <w:pPr>
              <w:spacing w:before="0" w:after="0"/>
              <w:jc w:val="center"/>
              <w:rPr>
                <w:rFonts w:ascii="Arial" w:hAnsi="Arial" w:cs="Arial"/>
                <w:sz w:val="20"/>
                <w:szCs w:val="20"/>
              </w:rPr>
            </w:pPr>
          </w:p>
        </w:tc>
      </w:tr>
      <w:tr w:rsidR="00CF435B" w:rsidRPr="00596A3A" w14:paraId="03644765" w14:textId="77777777" w:rsidTr="00A73339">
        <w:trPr>
          <w:trHeight w:val="300"/>
          <w:jc w:val="center"/>
        </w:trPr>
        <w:tc>
          <w:tcPr>
            <w:tcW w:w="2518" w:type="dxa"/>
            <w:vMerge w:val="restart"/>
            <w:noWrap/>
            <w:vAlign w:val="center"/>
            <w:hideMark/>
          </w:tcPr>
          <w:p w14:paraId="7CB74ED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CHAMPIACEAE</w:t>
            </w:r>
          </w:p>
        </w:tc>
        <w:tc>
          <w:tcPr>
            <w:tcW w:w="3260" w:type="dxa"/>
            <w:noWrap/>
            <w:hideMark/>
          </w:tcPr>
          <w:p w14:paraId="1F58121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Champia parvula </w:t>
            </w:r>
          </w:p>
        </w:tc>
        <w:tc>
          <w:tcPr>
            <w:tcW w:w="993" w:type="dxa"/>
            <w:noWrap/>
            <w:hideMark/>
          </w:tcPr>
          <w:p w14:paraId="10BA6BC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5AC6457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169FEB4" w14:textId="77777777" w:rsidTr="00A73339">
        <w:trPr>
          <w:trHeight w:val="300"/>
          <w:jc w:val="center"/>
        </w:trPr>
        <w:tc>
          <w:tcPr>
            <w:tcW w:w="2518" w:type="dxa"/>
            <w:vMerge/>
            <w:noWrap/>
            <w:vAlign w:val="center"/>
          </w:tcPr>
          <w:p w14:paraId="39139AA6"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020AB8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Champia salicornioides </w:t>
            </w:r>
          </w:p>
        </w:tc>
        <w:tc>
          <w:tcPr>
            <w:tcW w:w="993" w:type="dxa"/>
            <w:noWrap/>
            <w:hideMark/>
          </w:tcPr>
          <w:p w14:paraId="4061DA2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04FAB7C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64CC114F" w14:textId="77777777" w:rsidTr="00A73339">
        <w:trPr>
          <w:trHeight w:val="300"/>
          <w:jc w:val="center"/>
        </w:trPr>
        <w:tc>
          <w:tcPr>
            <w:tcW w:w="2518" w:type="dxa"/>
            <w:vMerge/>
            <w:noWrap/>
            <w:vAlign w:val="center"/>
          </w:tcPr>
          <w:p w14:paraId="7A5D00F3"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5CFA680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Coelothrix irregularis</w:t>
            </w:r>
          </w:p>
        </w:tc>
        <w:tc>
          <w:tcPr>
            <w:tcW w:w="993" w:type="dxa"/>
            <w:noWrap/>
            <w:hideMark/>
          </w:tcPr>
          <w:p w14:paraId="0D74E6A0"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58C0500E" w14:textId="77777777" w:rsidR="00A73339" w:rsidRPr="00596A3A" w:rsidRDefault="00A73339" w:rsidP="00C80695">
            <w:pPr>
              <w:spacing w:before="0" w:after="0"/>
              <w:jc w:val="center"/>
              <w:rPr>
                <w:rFonts w:ascii="Arial" w:hAnsi="Arial" w:cs="Arial"/>
                <w:sz w:val="20"/>
                <w:szCs w:val="20"/>
              </w:rPr>
            </w:pPr>
          </w:p>
        </w:tc>
      </w:tr>
      <w:tr w:rsidR="00CF435B" w:rsidRPr="00596A3A" w14:paraId="7728E473" w14:textId="77777777" w:rsidTr="00A73339">
        <w:trPr>
          <w:trHeight w:val="300"/>
          <w:jc w:val="center"/>
        </w:trPr>
        <w:tc>
          <w:tcPr>
            <w:tcW w:w="2518" w:type="dxa"/>
            <w:vMerge w:val="restart"/>
            <w:noWrap/>
            <w:vAlign w:val="center"/>
            <w:hideMark/>
          </w:tcPr>
          <w:p w14:paraId="03C0F6F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CLADOPHORACEAE</w:t>
            </w:r>
          </w:p>
        </w:tc>
        <w:tc>
          <w:tcPr>
            <w:tcW w:w="3260" w:type="dxa"/>
            <w:noWrap/>
            <w:hideMark/>
          </w:tcPr>
          <w:p w14:paraId="1CCE3CF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Chaetomorpha gracilis </w:t>
            </w:r>
          </w:p>
        </w:tc>
        <w:tc>
          <w:tcPr>
            <w:tcW w:w="993" w:type="dxa"/>
            <w:noWrap/>
            <w:hideMark/>
          </w:tcPr>
          <w:p w14:paraId="2F05992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04D1940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5AE4F051" w14:textId="77777777" w:rsidTr="00A73339">
        <w:trPr>
          <w:trHeight w:val="300"/>
          <w:jc w:val="center"/>
        </w:trPr>
        <w:tc>
          <w:tcPr>
            <w:tcW w:w="2518" w:type="dxa"/>
            <w:vMerge/>
            <w:noWrap/>
            <w:vAlign w:val="center"/>
          </w:tcPr>
          <w:p w14:paraId="76D0FF0B"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AD53F2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Chaetomorpha linum </w:t>
            </w:r>
          </w:p>
        </w:tc>
        <w:tc>
          <w:tcPr>
            <w:tcW w:w="993" w:type="dxa"/>
            <w:noWrap/>
            <w:hideMark/>
          </w:tcPr>
          <w:p w14:paraId="71E4CC9A"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718A1F7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4BC10E2" w14:textId="77777777" w:rsidTr="00A73339">
        <w:trPr>
          <w:trHeight w:val="300"/>
          <w:jc w:val="center"/>
        </w:trPr>
        <w:tc>
          <w:tcPr>
            <w:tcW w:w="2518" w:type="dxa"/>
            <w:vMerge/>
            <w:noWrap/>
            <w:vAlign w:val="center"/>
          </w:tcPr>
          <w:p w14:paraId="1BE42B2B"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1B58DF0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Chaetomorpha minima </w:t>
            </w:r>
          </w:p>
        </w:tc>
        <w:tc>
          <w:tcPr>
            <w:tcW w:w="993" w:type="dxa"/>
            <w:noWrap/>
            <w:hideMark/>
          </w:tcPr>
          <w:p w14:paraId="3B6FB654"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7B2784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644A7191" w14:textId="77777777" w:rsidTr="00A73339">
        <w:trPr>
          <w:trHeight w:val="300"/>
          <w:jc w:val="center"/>
        </w:trPr>
        <w:tc>
          <w:tcPr>
            <w:tcW w:w="2518" w:type="dxa"/>
            <w:vMerge/>
            <w:noWrap/>
            <w:vAlign w:val="center"/>
          </w:tcPr>
          <w:p w14:paraId="5DE07B93"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07F1AF9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Rhizoclonium riparium</w:t>
            </w:r>
          </w:p>
        </w:tc>
        <w:tc>
          <w:tcPr>
            <w:tcW w:w="993" w:type="dxa"/>
            <w:noWrap/>
            <w:hideMark/>
          </w:tcPr>
          <w:p w14:paraId="5DE8F623"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D3779D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DE802E9" w14:textId="77777777" w:rsidTr="00A73339">
        <w:trPr>
          <w:trHeight w:val="300"/>
          <w:jc w:val="center"/>
        </w:trPr>
        <w:tc>
          <w:tcPr>
            <w:tcW w:w="2518" w:type="dxa"/>
            <w:vMerge/>
            <w:noWrap/>
            <w:vAlign w:val="center"/>
          </w:tcPr>
          <w:p w14:paraId="16F3AB8F"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1D09454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Cladophora sp.</w:t>
            </w:r>
          </w:p>
        </w:tc>
        <w:tc>
          <w:tcPr>
            <w:tcW w:w="993" w:type="dxa"/>
            <w:noWrap/>
            <w:hideMark/>
          </w:tcPr>
          <w:p w14:paraId="07B43EDE"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28DC7E5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47B399D5" w14:textId="77777777" w:rsidTr="00A73339">
        <w:trPr>
          <w:trHeight w:val="300"/>
          <w:jc w:val="center"/>
        </w:trPr>
        <w:tc>
          <w:tcPr>
            <w:tcW w:w="2518" w:type="dxa"/>
            <w:vMerge w:val="restart"/>
            <w:noWrap/>
            <w:vAlign w:val="center"/>
            <w:hideMark/>
          </w:tcPr>
          <w:p w14:paraId="38C471A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CODIACEAE</w:t>
            </w:r>
          </w:p>
        </w:tc>
        <w:tc>
          <w:tcPr>
            <w:tcW w:w="3260" w:type="dxa"/>
            <w:noWrap/>
            <w:hideMark/>
          </w:tcPr>
          <w:p w14:paraId="6349A2D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Codium isthmocladum </w:t>
            </w:r>
          </w:p>
        </w:tc>
        <w:tc>
          <w:tcPr>
            <w:tcW w:w="993" w:type="dxa"/>
            <w:noWrap/>
            <w:hideMark/>
          </w:tcPr>
          <w:p w14:paraId="1AF8ACEF"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510F015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05AC21EE" w14:textId="77777777" w:rsidTr="00A73339">
        <w:trPr>
          <w:trHeight w:val="300"/>
          <w:jc w:val="center"/>
        </w:trPr>
        <w:tc>
          <w:tcPr>
            <w:tcW w:w="2518" w:type="dxa"/>
            <w:vMerge/>
            <w:noWrap/>
            <w:vAlign w:val="center"/>
            <w:hideMark/>
          </w:tcPr>
          <w:p w14:paraId="50216CCD"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2D57C7F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Codium taylorii </w:t>
            </w:r>
          </w:p>
        </w:tc>
        <w:tc>
          <w:tcPr>
            <w:tcW w:w="993" w:type="dxa"/>
            <w:noWrap/>
            <w:hideMark/>
          </w:tcPr>
          <w:p w14:paraId="1B9E4FBB"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236570F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5B4EB7EC" w14:textId="77777777" w:rsidTr="00A73339">
        <w:trPr>
          <w:trHeight w:val="300"/>
          <w:jc w:val="center"/>
        </w:trPr>
        <w:tc>
          <w:tcPr>
            <w:tcW w:w="2518" w:type="dxa"/>
            <w:vMerge w:val="restart"/>
            <w:noWrap/>
            <w:vAlign w:val="center"/>
            <w:hideMark/>
          </w:tcPr>
          <w:p w14:paraId="379E6BA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CORALLINACEAE</w:t>
            </w:r>
          </w:p>
        </w:tc>
        <w:tc>
          <w:tcPr>
            <w:tcW w:w="3260" w:type="dxa"/>
            <w:noWrap/>
            <w:hideMark/>
          </w:tcPr>
          <w:p w14:paraId="53947E0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Amphiroa fragilissima </w:t>
            </w:r>
          </w:p>
        </w:tc>
        <w:tc>
          <w:tcPr>
            <w:tcW w:w="993" w:type="dxa"/>
            <w:noWrap/>
            <w:hideMark/>
          </w:tcPr>
          <w:p w14:paraId="02B360E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369A5F8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0661E9ED" w14:textId="77777777" w:rsidTr="00A73339">
        <w:trPr>
          <w:trHeight w:val="300"/>
          <w:jc w:val="center"/>
        </w:trPr>
        <w:tc>
          <w:tcPr>
            <w:tcW w:w="2518" w:type="dxa"/>
            <w:vMerge/>
            <w:noWrap/>
            <w:vAlign w:val="center"/>
          </w:tcPr>
          <w:p w14:paraId="75F2C454"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D62C46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Jania adhaerens </w:t>
            </w:r>
          </w:p>
        </w:tc>
        <w:tc>
          <w:tcPr>
            <w:tcW w:w="993" w:type="dxa"/>
            <w:noWrap/>
            <w:hideMark/>
          </w:tcPr>
          <w:p w14:paraId="5116517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603FB07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DD88834" w14:textId="77777777" w:rsidTr="00A73339">
        <w:trPr>
          <w:trHeight w:val="300"/>
          <w:jc w:val="center"/>
        </w:trPr>
        <w:tc>
          <w:tcPr>
            <w:tcW w:w="2518" w:type="dxa"/>
            <w:vMerge/>
            <w:noWrap/>
            <w:vAlign w:val="center"/>
          </w:tcPr>
          <w:p w14:paraId="7557E603"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81FF4C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Jania rubens </w:t>
            </w:r>
          </w:p>
        </w:tc>
        <w:tc>
          <w:tcPr>
            <w:tcW w:w="993" w:type="dxa"/>
            <w:noWrap/>
            <w:hideMark/>
          </w:tcPr>
          <w:p w14:paraId="0CFE618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15EFDC0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6EBBF45A" w14:textId="77777777" w:rsidTr="00A73339">
        <w:trPr>
          <w:trHeight w:val="300"/>
          <w:jc w:val="center"/>
        </w:trPr>
        <w:tc>
          <w:tcPr>
            <w:tcW w:w="2518" w:type="dxa"/>
            <w:vMerge/>
            <w:noWrap/>
            <w:vAlign w:val="center"/>
          </w:tcPr>
          <w:p w14:paraId="66EE0B4E"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5534961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Amphiroa rigida</w:t>
            </w:r>
          </w:p>
        </w:tc>
        <w:tc>
          <w:tcPr>
            <w:tcW w:w="993" w:type="dxa"/>
            <w:noWrap/>
            <w:hideMark/>
          </w:tcPr>
          <w:p w14:paraId="5D6DBEC6"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563C9F66" w14:textId="77777777" w:rsidR="00A73339" w:rsidRPr="00596A3A" w:rsidRDefault="00A73339" w:rsidP="00C80695">
            <w:pPr>
              <w:spacing w:before="0" w:after="0"/>
              <w:jc w:val="center"/>
              <w:rPr>
                <w:rFonts w:ascii="Arial" w:hAnsi="Arial" w:cs="Arial"/>
                <w:sz w:val="20"/>
                <w:szCs w:val="20"/>
              </w:rPr>
            </w:pPr>
          </w:p>
        </w:tc>
      </w:tr>
      <w:tr w:rsidR="00CF435B" w:rsidRPr="00596A3A" w14:paraId="5D2EB73A" w14:textId="77777777" w:rsidTr="00A73339">
        <w:trPr>
          <w:trHeight w:val="300"/>
          <w:jc w:val="center"/>
        </w:trPr>
        <w:tc>
          <w:tcPr>
            <w:tcW w:w="2518" w:type="dxa"/>
            <w:vMerge/>
            <w:noWrap/>
            <w:vAlign w:val="center"/>
          </w:tcPr>
          <w:p w14:paraId="3B9A1AE7"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2206F3A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Amphiroa tribulus</w:t>
            </w:r>
          </w:p>
        </w:tc>
        <w:tc>
          <w:tcPr>
            <w:tcW w:w="993" w:type="dxa"/>
            <w:noWrap/>
            <w:hideMark/>
          </w:tcPr>
          <w:p w14:paraId="7FBDF813"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35E2E9C3" w14:textId="77777777" w:rsidR="00A73339" w:rsidRPr="00596A3A" w:rsidRDefault="00A73339" w:rsidP="00C80695">
            <w:pPr>
              <w:spacing w:before="0" w:after="0"/>
              <w:jc w:val="center"/>
              <w:rPr>
                <w:rFonts w:ascii="Arial" w:hAnsi="Arial" w:cs="Arial"/>
                <w:sz w:val="20"/>
                <w:szCs w:val="20"/>
              </w:rPr>
            </w:pPr>
          </w:p>
        </w:tc>
      </w:tr>
      <w:tr w:rsidR="00CF435B" w:rsidRPr="00596A3A" w14:paraId="445E37A7" w14:textId="77777777" w:rsidTr="00A73339">
        <w:trPr>
          <w:trHeight w:val="300"/>
          <w:jc w:val="center"/>
        </w:trPr>
        <w:tc>
          <w:tcPr>
            <w:tcW w:w="2518" w:type="dxa"/>
            <w:vMerge/>
            <w:noWrap/>
            <w:vAlign w:val="center"/>
          </w:tcPr>
          <w:p w14:paraId="643820A8"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5849BF2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Jania  pumila </w:t>
            </w:r>
          </w:p>
        </w:tc>
        <w:tc>
          <w:tcPr>
            <w:tcW w:w="993" w:type="dxa"/>
            <w:noWrap/>
            <w:hideMark/>
          </w:tcPr>
          <w:p w14:paraId="2036E0C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745A3989" w14:textId="77777777" w:rsidR="00A73339" w:rsidRPr="00596A3A" w:rsidRDefault="00A73339" w:rsidP="00C80695">
            <w:pPr>
              <w:spacing w:before="0" w:after="0"/>
              <w:jc w:val="center"/>
              <w:rPr>
                <w:rFonts w:ascii="Arial" w:hAnsi="Arial" w:cs="Arial"/>
                <w:sz w:val="20"/>
                <w:szCs w:val="20"/>
              </w:rPr>
            </w:pPr>
          </w:p>
        </w:tc>
      </w:tr>
      <w:tr w:rsidR="00CF435B" w:rsidRPr="00596A3A" w14:paraId="7342B52A" w14:textId="77777777" w:rsidTr="00A73339">
        <w:trPr>
          <w:trHeight w:val="300"/>
          <w:jc w:val="center"/>
        </w:trPr>
        <w:tc>
          <w:tcPr>
            <w:tcW w:w="2518" w:type="dxa"/>
            <w:vMerge w:val="restart"/>
            <w:noWrap/>
            <w:vAlign w:val="center"/>
            <w:hideMark/>
          </w:tcPr>
          <w:p w14:paraId="6D89D74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DASYACEAE</w:t>
            </w:r>
          </w:p>
        </w:tc>
        <w:tc>
          <w:tcPr>
            <w:tcW w:w="3260" w:type="dxa"/>
            <w:noWrap/>
            <w:hideMark/>
          </w:tcPr>
          <w:p w14:paraId="5C15E32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Dasya baillouviana </w:t>
            </w:r>
          </w:p>
        </w:tc>
        <w:tc>
          <w:tcPr>
            <w:tcW w:w="993" w:type="dxa"/>
            <w:noWrap/>
            <w:hideMark/>
          </w:tcPr>
          <w:p w14:paraId="4EB7B611"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78D089C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38B2202D" w14:textId="77777777" w:rsidTr="00A73339">
        <w:trPr>
          <w:trHeight w:val="300"/>
          <w:jc w:val="center"/>
        </w:trPr>
        <w:tc>
          <w:tcPr>
            <w:tcW w:w="2518" w:type="dxa"/>
            <w:vMerge/>
            <w:noWrap/>
            <w:vAlign w:val="center"/>
          </w:tcPr>
          <w:p w14:paraId="612D01AB"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16A5EF3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Dasya caraibica </w:t>
            </w:r>
          </w:p>
        </w:tc>
        <w:tc>
          <w:tcPr>
            <w:tcW w:w="993" w:type="dxa"/>
            <w:noWrap/>
            <w:hideMark/>
          </w:tcPr>
          <w:p w14:paraId="76D7C322"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E65F69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3D359E8A" w14:textId="77777777" w:rsidTr="00A73339">
        <w:trPr>
          <w:trHeight w:val="300"/>
          <w:jc w:val="center"/>
        </w:trPr>
        <w:tc>
          <w:tcPr>
            <w:tcW w:w="2518" w:type="dxa"/>
            <w:vMerge/>
            <w:noWrap/>
            <w:vAlign w:val="center"/>
          </w:tcPr>
          <w:p w14:paraId="24893AF6"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FA7B65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Dasya rigidula </w:t>
            </w:r>
          </w:p>
        </w:tc>
        <w:tc>
          <w:tcPr>
            <w:tcW w:w="993" w:type="dxa"/>
            <w:noWrap/>
            <w:hideMark/>
          </w:tcPr>
          <w:p w14:paraId="200A688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4A586C0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6B52B192" w14:textId="77777777" w:rsidTr="00A73339">
        <w:trPr>
          <w:trHeight w:val="300"/>
          <w:jc w:val="center"/>
        </w:trPr>
        <w:tc>
          <w:tcPr>
            <w:tcW w:w="2518" w:type="dxa"/>
            <w:vMerge/>
            <w:noWrap/>
            <w:vAlign w:val="center"/>
          </w:tcPr>
          <w:p w14:paraId="4D0FE4FB"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5D04AA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Heterosiphonia crispella </w:t>
            </w:r>
          </w:p>
        </w:tc>
        <w:tc>
          <w:tcPr>
            <w:tcW w:w="993" w:type="dxa"/>
            <w:noWrap/>
            <w:hideMark/>
          </w:tcPr>
          <w:p w14:paraId="52CC977F"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0DDCD13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18FD9692" w14:textId="77777777" w:rsidTr="00A73339">
        <w:trPr>
          <w:trHeight w:val="300"/>
          <w:jc w:val="center"/>
        </w:trPr>
        <w:tc>
          <w:tcPr>
            <w:tcW w:w="2518" w:type="dxa"/>
            <w:vMerge/>
            <w:noWrap/>
            <w:vAlign w:val="center"/>
          </w:tcPr>
          <w:p w14:paraId="5E732DA4"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03AAD34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Heterosiphonia gibbesii </w:t>
            </w:r>
          </w:p>
        </w:tc>
        <w:tc>
          <w:tcPr>
            <w:tcW w:w="993" w:type="dxa"/>
            <w:noWrap/>
            <w:hideMark/>
          </w:tcPr>
          <w:p w14:paraId="4B79324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038B7B1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2793AF2" w14:textId="77777777" w:rsidTr="00A73339">
        <w:trPr>
          <w:trHeight w:val="300"/>
          <w:jc w:val="center"/>
        </w:trPr>
        <w:tc>
          <w:tcPr>
            <w:tcW w:w="2518" w:type="dxa"/>
            <w:vMerge w:val="restart"/>
            <w:noWrap/>
            <w:vAlign w:val="center"/>
            <w:hideMark/>
          </w:tcPr>
          <w:p w14:paraId="53860C8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DASYCLADACEAE</w:t>
            </w:r>
          </w:p>
        </w:tc>
        <w:tc>
          <w:tcPr>
            <w:tcW w:w="3260" w:type="dxa"/>
            <w:noWrap/>
            <w:hideMark/>
          </w:tcPr>
          <w:p w14:paraId="589B2DF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Batophora oerstedii </w:t>
            </w:r>
          </w:p>
        </w:tc>
        <w:tc>
          <w:tcPr>
            <w:tcW w:w="993" w:type="dxa"/>
            <w:noWrap/>
            <w:hideMark/>
          </w:tcPr>
          <w:p w14:paraId="543F7343"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2135A7F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6F8FD918" w14:textId="77777777" w:rsidTr="00A73339">
        <w:trPr>
          <w:trHeight w:val="300"/>
          <w:jc w:val="center"/>
        </w:trPr>
        <w:tc>
          <w:tcPr>
            <w:tcW w:w="2518" w:type="dxa"/>
            <w:vMerge/>
            <w:noWrap/>
            <w:vAlign w:val="center"/>
          </w:tcPr>
          <w:p w14:paraId="1FD720B2"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1B0E0AC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Batophora oerstedii v. occidentalis </w:t>
            </w:r>
          </w:p>
        </w:tc>
        <w:tc>
          <w:tcPr>
            <w:tcW w:w="993" w:type="dxa"/>
            <w:noWrap/>
            <w:hideMark/>
          </w:tcPr>
          <w:p w14:paraId="04C06464"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63D7F99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1F956C74" w14:textId="77777777" w:rsidTr="00A73339">
        <w:trPr>
          <w:trHeight w:val="300"/>
          <w:jc w:val="center"/>
        </w:trPr>
        <w:tc>
          <w:tcPr>
            <w:tcW w:w="2518" w:type="dxa"/>
            <w:vMerge/>
            <w:noWrap/>
            <w:vAlign w:val="center"/>
          </w:tcPr>
          <w:p w14:paraId="7C885E7C"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169DA32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Dasycladus vermicularis </w:t>
            </w:r>
          </w:p>
        </w:tc>
        <w:tc>
          <w:tcPr>
            <w:tcW w:w="993" w:type="dxa"/>
            <w:noWrap/>
            <w:hideMark/>
          </w:tcPr>
          <w:p w14:paraId="3887C1A4"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B1C813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3CB229B2" w14:textId="77777777" w:rsidTr="00A73339">
        <w:trPr>
          <w:trHeight w:val="300"/>
          <w:jc w:val="center"/>
        </w:trPr>
        <w:tc>
          <w:tcPr>
            <w:tcW w:w="2518" w:type="dxa"/>
            <w:vMerge/>
            <w:noWrap/>
            <w:vAlign w:val="center"/>
          </w:tcPr>
          <w:p w14:paraId="426E5956"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1E65FEC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Neomeris annulata</w:t>
            </w:r>
          </w:p>
        </w:tc>
        <w:tc>
          <w:tcPr>
            <w:tcW w:w="993" w:type="dxa"/>
            <w:noWrap/>
            <w:hideMark/>
          </w:tcPr>
          <w:p w14:paraId="49EAE2AB"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53068892" w14:textId="77777777" w:rsidR="00A73339" w:rsidRPr="00596A3A" w:rsidRDefault="00A73339" w:rsidP="00C80695">
            <w:pPr>
              <w:spacing w:before="0" w:after="0"/>
              <w:jc w:val="center"/>
              <w:rPr>
                <w:rFonts w:ascii="Arial" w:hAnsi="Arial" w:cs="Arial"/>
                <w:sz w:val="20"/>
                <w:szCs w:val="20"/>
              </w:rPr>
            </w:pPr>
          </w:p>
        </w:tc>
      </w:tr>
      <w:tr w:rsidR="00CF435B" w:rsidRPr="00596A3A" w14:paraId="722B43CA" w14:textId="77777777" w:rsidTr="00A73339">
        <w:trPr>
          <w:trHeight w:val="300"/>
          <w:jc w:val="center"/>
        </w:trPr>
        <w:tc>
          <w:tcPr>
            <w:tcW w:w="2518" w:type="dxa"/>
            <w:vMerge w:val="restart"/>
            <w:noWrap/>
            <w:vAlign w:val="center"/>
            <w:hideMark/>
          </w:tcPr>
          <w:p w14:paraId="19F677A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DELESSERIACEAE</w:t>
            </w:r>
          </w:p>
        </w:tc>
        <w:tc>
          <w:tcPr>
            <w:tcW w:w="3260" w:type="dxa"/>
            <w:noWrap/>
            <w:hideMark/>
          </w:tcPr>
          <w:p w14:paraId="1F58B09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Caloglossa leprieurii </w:t>
            </w:r>
          </w:p>
        </w:tc>
        <w:tc>
          <w:tcPr>
            <w:tcW w:w="993" w:type="dxa"/>
            <w:noWrap/>
            <w:hideMark/>
          </w:tcPr>
          <w:p w14:paraId="287B3473"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1997DDF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56627BD7" w14:textId="77777777" w:rsidTr="00A73339">
        <w:trPr>
          <w:trHeight w:val="300"/>
          <w:jc w:val="center"/>
        </w:trPr>
        <w:tc>
          <w:tcPr>
            <w:tcW w:w="2518" w:type="dxa"/>
            <w:vMerge/>
            <w:noWrap/>
            <w:vAlign w:val="center"/>
            <w:hideMark/>
          </w:tcPr>
          <w:p w14:paraId="00D48E47"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562F0D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Hypoglossum involvens </w:t>
            </w:r>
          </w:p>
        </w:tc>
        <w:tc>
          <w:tcPr>
            <w:tcW w:w="993" w:type="dxa"/>
            <w:noWrap/>
            <w:hideMark/>
          </w:tcPr>
          <w:p w14:paraId="6FBF3B87"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165BAF5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75BE25CE" w14:textId="77777777" w:rsidTr="00A73339">
        <w:trPr>
          <w:trHeight w:val="300"/>
          <w:jc w:val="center"/>
        </w:trPr>
        <w:tc>
          <w:tcPr>
            <w:tcW w:w="2518" w:type="dxa"/>
            <w:vMerge w:val="restart"/>
            <w:noWrap/>
            <w:vAlign w:val="center"/>
            <w:hideMark/>
          </w:tcPr>
          <w:p w14:paraId="1B35BBC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DERBEASIACEAE</w:t>
            </w:r>
          </w:p>
        </w:tc>
        <w:tc>
          <w:tcPr>
            <w:tcW w:w="3260" w:type="dxa"/>
            <w:noWrap/>
            <w:hideMark/>
          </w:tcPr>
          <w:p w14:paraId="77717E8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Pedobesia lamourouxii </w:t>
            </w:r>
          </w:p>
        </w:tc>
        <w:tc>
          <w:tcPr>
            <w:tcW w:w="993" w:type="dxa"/>
            <w:noWrap/>
            <w:hideMark/>
          </w:tcPr>
          <w:p w14:paraId="580F2A6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58DB725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1CE16E3E" w14:textId="77777777" w:rsidTr="00A73339">
        <w:trPr>
          <w:trHeight w:val="300"/>
          <w:jc w:val="center"/>
        </w:trPr>
        <w:tc>
          <w:tcPr>
            <w:tcW w:w="2518" w:type="dxa"/>
            <w:vMerge/>
            <w:noWrap/>
            <w:vAlign w:val="center"/>
            <w:hideMark/>
          </w:tcPr>
          <w:p w14:paraId="1ABD4480"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69F9B54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Pedobesia vaucheriaeformis </w:t>
            </w:r>
          </w:p>
        </w:tc>
        <w:tc>
          <w:tcPr>
            <w:tcW w:w="993" w:type="dxa"/>
            <w:noWrap/>
            <w:hideMark/>
          </w:tcPr>
          <w:p w14:paraId="2BACF36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2503C67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5C263E24" w14:textId="77777777" w:rsidTr="00A73339">
        <w:trPr>
          <w:trHeight w:val="300"/>
          <w:jc w:val="center"/>
        </w:trPr>
        <w:tc>
          <w:tcPr>
            <w:tcW w:w="2518" w:type="dxa"/>
            <w:vMerge w:val="restart"/>
            <w:noWrap/>
            <w:vAlign w:val="center"/>
            <w:hideMark/>
          </w:tcPr>
          <w:p w14:paraId="0F4EFE0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DICHOTOMOSIPHONACEAE</w:t>
            </w:r>
          </w:p>
        </w:tc>
        <w:tc>
          <w:tcPr>
            <w:tcW w:w="3260" w:type="dxa"/>
            <w:noWrap/>
            <w:hideMark/>
          </w:tcPr>
          <w:p w14:paraId="6474A45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Avrainvillea longicaulis </w:t>
            </w:r>
          </w:p>
        </w:tc>
        <w:tc>
          <w:tcPr>
            <w:tcW w:w="993" w:type="dxa"/>
            <w:noWrap/>
            <w:hideMark/>
          </w:tcPr>
          <w:p w14:paraId="69D18E38"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2749FAC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49988BD8" w14:textId="77777777" w:rsidTr="00A73339">
        <w:trPr>
          <w:trHeight w:val="300"/>
          <w:jc w:val="center"/>
        </w:trPr>
        <w:tc>
          <w:tcPr>
            <w:tcW w:w="2518" w:type="dxa"/>
            <w:vMerge/>
            <w:noWrap/>
            <w:vAlign w:val="center"/>
          </w:tcPr>
          <w:p w14:paraId="422ADE78"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01A570F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Avrainvillea asarifolia</w:t>
            </w:r>
          </w:p>
        </w:tc>
        <w:tc>
          <w:tcPr>
            <w:tcW w:w="993" w:type="dxa"/>
            <w:noWrap/>
            <w:hideMark/>
          </w:tcPr>
          <w:p w14:paraId="42EAB51A"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1328156" w14:textId="77777777" w:rsidR="00A73339" w:rsidRPr="00596A3A" w:rsidRDefault="00A73339" w:rsidP="00C80695">
            <w:pPr>
              <w:spacing w:before="0" w:after="0"/>
              <w:jc w:val="center"/>
              <w:rPr>
                <w:rFonts w:ascii="Arial" w:hAnsi="Arial" w:cs="Arial"/>
                <w:sz w:val="20"/>
                <w:szCs w:val="20"/>
              </w:rPr>
            </w:pPr>
          </w:p>
        </w:tc>
      </w:tr>
      <w:tr w:rsidR="00CF435B" w:rsidRPr="00596A3A" w14:paraId="5270C81D" w14:textId="77777777" w:rsidTr="00A73339">
        <w:trPr>
          <w:trHeight w:val="300"/>
          <w:jc w:val="center"/>
        </w:trPr>
        <w:tc>
          <w:tcPr>
            <w:tcW w:w="2518" w:type="dxa"/>
            <w:vMerge/>
            <w:noWrap/>
            <w:vAlign w:val="center"/>
          </w:tcPr>
          <w:p w14:paraId="7C39C1DF"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ECF712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Avrainvillea nigricans </w:t>
            </w:r>
          </w:p>
        </w:tc>
        <w:tc>
          <w:tcPr>
            <w:tcW w:w="993" w:type="dxa"/>
            <w:noWrap/>
            <w:hideMark/>
          </w:tcPr>
          <w:p w14:paraId="07341F90"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75AB949A" w14:textId="77777777" w:rsidR="00A73339" w:rsidRPr="00596A3A" w:rsidRDefault="00A73339" w:rsidP="00C80695">
            <w:pPr>
              <w:spacing w:before="0" w:after="0"/>
              <w:jc w:val="center"/>
              <w:rPr>
                <w:rFonts w:ascii="Arial" w:hAnsi="Arial" w:cs="Arial"/>
                <w:sz w:val="20"/>
                <w:szCs w:val="20"/>
              </w:rPr>
            </w:pPr>
          </w:p>
        </w:tc>
      </w:tr>
      <w:tr w:rsidR="00CF435B" w:rsidRPr="00596A3A" w14:paraId="1F88E194" w14:textId="77777777" w:rsidTr="00A73339">
        <w:trPr>
          <w:trHeight w:val="300"/>
          <w:jc w:val="center"/>
        </w:trPr>
        <w:tc>
          <w:tcPr>
            <w:tcW w:w="2518" w:type="dxa"/>
            <w:vMerge/>
            <w:noWrap/>
            <w:vAlign w:val="center"/>
          </w:tcPr>
          <w:p w14:paraId="4BB9D73A"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382ABF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Cladocephalus luteofuscus</w:t>
            </w:r>
          </w:p>
        </w:tc>
        <w:tc>
          <w:tcPr>
            <w:tcW w:w="993" w:type="dxa"/>
            <w:noWrap/>
            <w:hideMark/>
          </w:tcPr>
          <w:p w14:paraId="370C82D8"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760456F5" w14:textId="77777777" w:rsidR="00A73339" w:rsidRPr="00596A3A" w:rsidRDefault="00A73339" w:rsidP="00C80695">
            <w:pPr>
              <w:spacing w:before="0" w:after="0"/>
              <w:jc w:val="center"/>
              <w:rPr>
                <w:rFonts w:ascii="Arial" w:hAnsi="Arial" w:cs="Arial"/>
                <w:sz w:val="20"/>
                <w:szCs w:val="20"/>
              </w:rPr>
            </w:pPr>
          </w:p>
        </w:tc>
      </w:tr>
      <w:tr w:rsidR="00CF435B" w:rsidRPr="00596A3A" w14:paraId="303840F4" w14:textId="77777777" w:rsidTr="00A73339">
        <w:trPr>
          <w:trHeight w:val="300"/>
          <w:jc w:val="center"/>
        </w:trPr>
        <w:tc>
          <w:tcPr>
            <w:tcW w:w="2518" w:type="dxa"/>
            <w:vMerge w:val="restart"/>
            <w:noWrap/>
            <w:vAlign w:val="center"/>
            <w:hideMark/>
          </w:tcPr>
          <w:p w14:paraId="6142A5E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DICTYOTACEAE</w:t>
            </w:r>
          </w:p>
        </w:tc>
        <w:tc>
          <w:tcPr>
            <w:tcW w:w="3260" w:type="dxa"/>
            <w:noWrap/>
            <w:hideMark/>
          </w:tcPr>
          <w:p w14:paraId="54E2B50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Dictyopteris justii </w:t>
            </w:r>
          </w:p>
        </w:tc>
        <w:tc>
          <w:tcPr>
            <w:tcW w:w="993" w:type="dxa"/>
            <w:noWrap/>
            <w:hideMark/>
          </w:tcPr>
          <w:p w14:paraId="1846C267"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6D9CB77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52FB98AE" w14:textId="77777777" w:rsidTr="00A73339">
        <w:trPr>
          <w:trHeight w:val="300"/>
          <w:jc w:val="center"/>
        </w:trPr>
        <w:tc>
          <w:tcPr>
            <w:tcW w:w="2518" w:type="dxa"/>
            <w:vMerge/>
            <w:noWrap/>
            <w:vAlign w:val="center"/>
          </w:tcPr>
          <w:p w14:paraId="7920A4EF"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4644BE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Dictyota bartayresiana </w:t>
            </w:r>
          </w:p>
        </w:tc>
        <w:tc>
          <w:tcPr>
            <w:tcW w:w="993" w:type="dxa"/>
            <w:noWrap/>
            <w:hideMark/>
          </w:tcPr>
          <w:p w14:paraId="46C19A8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0C52791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685F3FB5" w14:textId="77777777" w:rsidTr="00A73339">
        <w:trPr>
          <w:trHeight w:val="300"/>
          <w:jc w:val="center"/>
        </w:trPr>
        <w:tc>
          <w:tcPr>
            <w:tcW w:w="2518" w:type="dxa"/>
            <w:vMerge/>
            <w:noWrap/>
            <w:vAlign w:val="center"/>
          </w:tcPr>
          <w:p w14:paraId="191D2FB1"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0FBB630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Dictyota cervicornis </w:t>
            </w:r>
          </w:p>
        </w:tc>
        <w:tc>
          <w:tcPr>
            <w:tcW w:w="993" w:type="dxa"/>
            <w:noWrap/>
            <w:hideMark/>
          </w:tcPr>
          <w:p w14:paraId="22D2F98F"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12BC99A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69938F88" w14:textId="77777777" w:rsidTr="00A73339">
        <w:trPr>
          <w:trHeight w:val="300"/>
          <w:jc w:val="center"/>
        </w:trPr>
        <w:tc>
          <w:tcPr>
            <w:tcW w:w="2518" w:type="dxa"/>
            <w:vMerge/>
            <w:noWrap/>
            <w:vAlign w:val="center"/>
          </w:tcPr>
          <w:p w14:paraId="291BEAC2"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2F09CC7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Dictyota dichotoma </w:t>
            </w:r>
          </w:p>
        </w:tc>
        <w:tc>
          <w:tcPr>
            <w:tcW w:w="993" w:type="dxa"/>
            <w:noWrap/>
            <w:hideMark/>
          </w:tcPr>
          <w:p w14:paraId="25F5258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48AE80E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0984209F" w14:textId="77777777" w:rsidTr="00A73339">
        <w:trPr>
          <w:trHeight w:val="300"/>
          <w:jc w:val="center"/>
        </w:trPr>
        <w:tc>
          <w:tcPr>
            <w:tcW w:w="2518" w:type="dxa"/>
            <w:vMerge/>
            <w:noWrap/>
            <w:vAlign w:val="center"/>
          </w:tcPr>
          <w:p w14:paraId="5CF6330A"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6C10F04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Dictyota divaricata </w:t>
            </w:r>
          </w:p>
        </w:tc>
        <w:tc>
          <w:tcPr>
            <w:tcW w:w="993" w:type="dxa"/>
            <w:noWrap/>
            <w:hideMark/>
          </w:tcPr>
          <w:p w14:paraId="60DED857"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601E67E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62C53004" w14:textId="77777777" w:rsidTr="00A73339">
        <w:trPr>
          <w:trHeight w:val="300"/>
          <w:jc w:val="center"/>
        </w:trPr>
        <w:tc>
          <w:tcPr>
            <w:tcW w:w="2518" w:type="dxa"/>
            <w:vMerge/>
            <w:noWrap/>
            <w:vAlign w:val="center"/>
          </w:tcPr>
          <w:p w14:paraId="2CE42D3C"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8A8167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Dictyota volubilis </w:t>
            </w:r>
          </w:p>
        </w:tc>
        <w:tc>
          <w:tcPr>
            <w:tcW w:w="993" w:type="dxa"/>
            <w:noWrap/>
            <w:hideMark/>
          </w:tcPr>
          <w:p w14:paraId="73737C05"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3069B80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77E09B7E" w14:textId="77777777" w:rsidTr="00A73339">
        <w:trPr>
          <w:trHeight w:val="300"/>
          <w:jc w:val="center"/>
        </w:trPr>
        <w:tc>
          <w:tcPr>
            <w:tcW w:w="2518" w:type="dxa"/>
            <w:vMerge/>
            <w:noWrap/>
            <w:vAlign w:val="center"/>
          </w:tcPr>
          <w:p w14:paraId="41CFFCFE"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6329798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Padina boergesenii </w:t>
            </w:r>
          </w:p>
        </w:tc>
        <w:tc>
          <w:tcPr>
            <w:tcW w:w="993" w:type="dxa"/>
            <w:noWrap/>
            <w:hideMark/>
          </w:tcPr>
          <w:p w14:paraId="4929424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4EDFB99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C1F8975" w14:textId="77777777" w:rsidTr="00A73339">
        <w:trPr>
          <w:trHeight w:val="300"/>
          <w:jc w:val="center"/>
        </w:trPr>
        <w:tc>
          <w:tcPr>
            <w:tcW w:w="2518" w:type="dxa"/>
            <w:vMerge/>
            <w:noWrap/>
            <w:vAlign w:val="center"/>
          </w:tcPr>
          <w:p w14:paraId="7EBA1A58"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4919FA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Padina gymnospora </w:t>
            </w:r>
          </w:p>
        </w:tc>
        <w:tc>
          <w:tcPr>
            <w:tcW w:w="993" w:type="dxa"/>
            <w:noWrap/>
            <w:hideMark/>
          </w:tcPr>
          <w:p w14:paraId="21A58821"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66642D0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327C09F8" w14:textId="77777777" w:rsidTr="00A73339">
        <w:trPr>
          <w:trHeight w:val="300"/>
          <w:jc w:val="center"/>
        </w:trPr>
        <w:tc>
          <w:tcPr>
            <w:tcW w:w="2518" w:type="dxa"/>
            <w:vMerge/>
            <w:noWrap/>
            <w:vAlign w:val="center"/>
          </w:tcPr>
          <w:p w14:paraId="50E91E47"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1A3B5C4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Padina sp. </w:t>
            </w:r>
          </w:p>
        </w:tc>
        <w:tc>
          <w:tcPr>
            <w:tcW w:w="993" w:type="dxa"/>
            <w:noWrap/>
            <w:hideMark/>
          </w:tcPr>
          <w:p w14:paraId="72505C32"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0FEDD7C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3F9D6807" w14:textId="77777777" w:rsidTr="00A73339">
        <w:trPr>
          <w:trHeight w:val="300"/>
          <w:jc w:val="center"/>
        </w:trPr>
        <w:tc>
          <w:tcPr>
            <w:tcW w:w="2518" w:type="dxa"/>
            <w:vMerge/>
            <w:noWrap/>
            <w:vAlign w:val="center"/>
          </w:tcPr>
          <w:p w14:paraId="5B9741AA"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54BEF70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Stypopodium zonale</w:t>
            </w:r>
          </w:p>
        </w:tc>
        <w:tc>
          <w:tcPr>
            <w:tcW w:w="993" w:type="dxa"/>
            <w:noWrap/>
            <w:hideMark/>
          </w:tcPr>
          <w:p w14:paraId="3D18242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622EFC9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30875F43" w14:textId="77777777" w:rsidTr="00A73339">
        <w:trPr>
          <w:trHeight w:val="300"/>
          <w:jc w:val="center"/>
        </w:trPr>
        <w:tc>
          <w:tcPr>
            <w:tcW w:w="2518" w:type="dxa"/>
            <w:vMerge/>
            <w:noWrap/>
            <w:vAlign w:val="center"/>
          </w:tcPr>
          <w:p w14:paraId="14ACA458"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E29889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Dictyota bartayresii</w:t>
            </w:r>
          </w:p>
        </w:tc>
        <w:tc>
          <w:tcPr>
            <w:tcW w:w="993" w:type="dxa"/>
            <w:noWrap/>
            <w:hideMark/>
          </w:tcPr>
          <w:p w14:paraId="5A6A6478"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3E9D3858" w14:textId="77777777" w:rsidR="00A73339" w:rsidRPr="00596A3A" w:rsidRDefault="00A73339" w:rsidP="00C80695">
            <w:pPr>
              <w:spacing w:before="0" w:after="0"/>
              <w:jc w:val="center"/>
              <w:rPr>
                <w:rFonts w:ascii="Arial" w:hAnsi="Arial" w:cs="Arial"/>
                <w:sz w:val="20"/>
                <w:szCs w:val="20"/>
              </w:rPr>
            </w:pPr>
          </w:p>
        </w:tc>
      </w:tr>
      <w:tr w:rsidR="00CF435B" w:rsidRPr="00596A3A" w14:paraId="22A2A2E6" w14:textId="77777777" w:rsidTr="00A73339">
        <w:trPr>
          <w:trHeight w:val="300"/>
          <w:jc w:val="center"/>
        </w:trPr>
        <w:tc>
          <w:tcPr>
            <w:tcW w:w="2518" w:type="dxa"/>
            <w:vMerge/>
            <w:noWrap/>
            <w:vAlign w:val="center"/>
          </w:tcPr>
          <w:p w14:paraId="545E5844"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26D1B1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Dictyopteris delicatula</w:t>
            </w:r>
          </w:p>
        </w:tc>
        <w:tc>
          <w:tcPr>
            <w:tcW w:w="993" w:type="dxa"/>
            <w:noWrap/>
            <w:hideMark/>
          </w:tcPr>
          <w:p w14:paraId="6EB635BF"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5F38D726" w14:textId="77777777" w:rsidR="00A73339" w:rsidRPr="00596A3A" w:rsidRDefault="00A73339" w:rsidP="00C80695">
            <w:pPr>
              <w:spacing w:before="0" w:after="0"/>
              <w:jc w:val="center"/>
              <w:rPr>
                <w:rFonts w:ascii="Arial" w:hAnsi="Arial" w:cs="Arial"/>
                <w:sz w:val="20"/>
                <w:szCs w:val="20"/>
              </w:rPr>
            </w:pPr>
          </w:p>
        </w:tc>
      </w:tr>
      <w:tr w:rsidR="00CF435B" w:rsidRPr="00596A3A" w14:paraId="657E566F" w14:textId="77777777" w:rsidTr="00A73339">
        <w:trPr>
          <w:trHeight w:val="300"/>
          <w:jc w:val="center"/>
        </w:trPr>
        <w:tc>
          <w:tcPr>
            <w:tcW w:w="2518" w:type="dxa"/>
            <w:vMerge/>
            <w:noWrap/>
            <w:vAlign w:val="center"/>
          </w:tcPr>
          <w:p w14:paraId="54502014"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20EB86E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Lobophora variegata</w:t>
            </w:r>
          </w:p>
        </w:tc>
        <w:tc>
          <w:tcPr>
            <w:tcW w:w="993" w:type="dxa"/>
            <w:noWrap/>
            <w:hideMark/>
          </w:tcPr>
          <w:p w14:paraId="06A2BAB0"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2BE0ADF5" w14:textId="77777777" w:rsidR="00A73339" w:rsidRPr="00596A3A" w:rsidRDefault="00A73339" w:rsidP="00C80695">
            <w:pPr>
              <w:spacing w:before="0" w:after="0"/>
              <w:jc w:val="center"/>
              <w:rPr>
                <w:rFonts w:ascii="Arial" w:hAnsi="Arial" w:cs="Arial"/>
                <w:sz w:val="20"/>
                <w:szCs w:val="20"/>
              </w:rPr>
            </w:pPr>
          </w:p>
        </w:tc>
      </w:tr>
      <w:tr w:rsidR="00CF435B" w:rsidRPr="00596A3A" w14:paraId="327BC114" w14:textId="77777777" w:rsidTr="00A73339">
        <w:trPr>
          <w:trHeight w:val="300"/>
          <w:jc w:val="center"/>
        </w:trPr>
        <w:tc>
          <w:tcPr>
            <w:tcW w:w="2518" w:type="dxa"/>
            <w:noWrap/>
            <w:vAlign w:val="center"/>
            <w:hideMark/>
          </w:tcPr>
          <w:p w14:paraId="3AC6D6A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GALAXAURACEAE</w:t>
            </w:r>
          </w:p>
        </w:tc>
        <w:tc>
          <w:tcPr>
            <w:tcW w:w="3260" w:type="dxa"/>
            <w:noWrap/>
            <w:hideMark/>
          </w:tcPr>
          <w:p w14:paraId="7924FDC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Galaxaura oblongata</w:t>
            </w:r>
          </w:p>
        </w:tc>
        <w:tc>
          <w:tcPr>
            <w:tcW w:w="993" w:type="dxa"/>
            <w:noWrap/>
            <w:hideMark/>
          </w:tcPr>
          <w:p w14:paraId="1B28E84E"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0B64BB8D" w14:textId="77777777" w:rsidR="00A73339" w:rsidRPr="00596A3A" w:rsidRDefault="00A73339" w:rsidP="00C80695">
            <w:pPr>
              <w:spacing w:before="0" w:after="0"/>
              <w:jc w:val="center"/>
              <w:rPr>
                <w:rFonts w:ascii="Arial" w:hAnsi="Arial" w:cs="Arial"/>
                <w:sz w:val="20"/>
                <w:szCs w:val="20"/>
              </w:rPr>
            </w:pPr>
          </w:p>
        </w:tc>
      </w:tr>
      <w:tr w:rsidR="00CF435B" w:rsidRPr="00596A3A" w14:paraId="0E566FFF" w14:textId="77777777" w:rsidTr="00A73339">
        <w:trPr>
          <w:trHeight w:val="300"/>
          <w:jc w:val="center"/>
        </w:trPr>
        <w:tc>
          <w:tcPr>
            <w:tcW w:w="2518" w:type="dxa"/>
            <w:vMerge w:val="restart"/>
            <w:noWrap/>
            <w:vAlign w:val="center"/>
            <w:hideMark/>
          </w:tcPr>
          <w:p w14:paraId="50AAE03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GRACILARIACEAE</w:t>
            </w:r>
          </w:p>
        </w:tc>
        <w:tc>
          <w:tcPr>
            <w:tcW w:w="3260" w:type="dxa"/>
            <w:noWrap/>
            <w:hideMark/>
          </w:tcPr>
          <w:p w14:paraId="4668E13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Gracilaria cervicornis </w:t>
            </w:r>
          </w:p>
        </w:tc>
        <w:tc>
          <w:tcPr>
            <w:tcW w:w="993" w:type="dxa"/>
            <w:noWrap/>
            <w:hideMark/>
          </w:tcPr>
          <w:p w14:paraId="4095EF0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52FEA6EB" w14:textId="77777777" w:rsidR="00A73339" w:rsidRPr="00596A3A" w:rsidRDefault="00A73339" w:rsidP="00C80695">
            <w:pPr>
              <w:spacing w:before="0" w:after="0"/>
              <w:jc w:val="center"/>
              <w:rPr>
                <w:rFonts w:ascii="Arial" w:hAnsi="Arial" w:cs="Arial"/>
                <w:sz w:val="20"/>
                <w:szCs w:val="20"/>
              </w:rPr>
            </w:pPr>
          </w:p>
        </w:tc>
      </w:tr>
      <w:tr w:rsidR="00CF435B" w:rsidRPr="00596A3A" w14:paraId="576C4D1D" w14:textId="77777777" w:rsidTr="00A73339">
        <w:trPr>
          <w:trHeight w:val="300"/>
          <w:jc w:val="center"/>
        </w:trPr>
        <w:tc>
          <w:tcPr>
            <w:tcW w:w="2518" w:type="dxa"/>
            <w:vMerge/>
            <w:noWrap/>
            <w:vAlign w:val="center"/>
            <w:hideMark/>
          </w:tcPr>
          <w:p w14:paraId="25134F52"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0D6D3C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Gracilaria verrucosa </w:t>
            </w:r>
          </w:p>
        </w:tc>
        <w:tc>
          <w:tcPr>
            <w:tcW w:w="993" w:type="dxa"/>
            <w:noWrap/>
            <w:hideMark/>
          </w:tcPr>
          <w:p w14:paraId="7C87751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73A33670" w14:textId="77777777" w:rsidR="00A73339" w:rsidRPr="00596A3A" w:rsidRDefault="00A73339" w:rsidP="00C80695">
            <w:pPr>
              <w:spacing w:before="0" w:after="0"/>
              <w:jc w:val="center"/>
              <w:rPr>
                <w:rFonts w:ascii="Arial" w:hAnsi="Arial" w:cs="Arial"/>
                <w:sz w:val="20"/>
                <w:szCs w:val="20"/>
              </w:rPr>
            </w:pPr>
          </w:p>
        </w:tc>
      </w:tr>
      <w:tr w:rsidR="00CF435B" w:rsidRPr="00596A3A" w14:paraId="787595A2" w14:textId="77777777" w:rsidTr="00A73339">
        <w:trPr>
          <w:trHeight w:val="300"/>
          <w:jc w:val="center"/>
        </w:trPr>
        <w:tc>
          <w:tcPr>
            <w:tcW w:w="2518" w:type="dxa"/>
            <w:vMerge w:val="restart"/>
            <w:noWrap/>
            <w:vAlign w:val="center"/>
            <w:hideMark/>
          </w:tcPr>
          <w:p w14:paraId="70D7370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HALIMEDACEAE</w:t>
            </w:r>
          </w:p>
        </w:tc>
        <w:tc>
          <w:tcPr>
            <w:tcW w:w="3260" w:type="dxa"/>
            <w:noWrap/>
            <w:hideMark/>
          </w:tcPr>
          <w:p w14:paraId="0B683F6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Halimeda discoidea</w:t>
            </w:r>
          </w:p>
        </w:tc>
        <w:tc>
          <w:tcPr>
            <w:tcW w:w="993" w:type="dxa"/>
            <w:noWrap/>
            <w:hideMark/>
          </w:tcPr>
          <w:p w14:paraId="3954023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66E4F41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8001CB7" w14:textId="77777777" w:rsidTr="00A73339">
        <w:trPr>
          <w:trHeight w:val="300"/>
          <w:jc w:val="center"/>
        </w:trPr>
        <w:tc>
          <w:tcPr>
            <w:tcW w:w="2518" w:type="dxa"/>
            <w:vMerge/>
            <w:noWrap/>
            <w:vAlign w:val="center"/>
          </w:tcPr>
          <w:p w14:paraId="51FA6249"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0D995CB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Halimeda  goreaui</w:t>
            </w:r>
          </w:p>
        </w:tc>
        <w:tc>
          <w:tcPr>
            <w:tcW w:w="993" w:type="dxa"/>
            <w:noWrap/>
            <w:hideMark/>
          </w:tcPr>
          <w:p w14:paraId="4F86BC49"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7EF2144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3B28F2E8" w14:textId="77777777" w:rsidTr="00A73339">
        <w:trPr>
          <w:trHeight w:val="300"/>
          <w:jc w:val="center"/>
        </w:trPr>
        <w:tc>
          <w:tcPr>
            <w:tcW w:w="2518" w:type="dxa"/>
            <w:vMerge/>
            <w:noWrap/>
            <w:vAlign w:val="center"/>
          </w:tcPr>
          <w:p w14:paraId="275A722C"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53DAC5B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Halimeda incrassata </w:t>
            </w:r>
          </w:p>
        </w:tc>
        <w:tc>
          <w:tcPr>
            <w:tcW w:w="993" w:type="dxa"/>
            <w:noWrap/>
            <w:hideMark/>
          </w:tcPr>
          <w:p w14:paraId="0AE0057B"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F3EE6C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3A773DC4" w14:textId="77777777" w:rsidTr="00A73339">
        <w:trPr>
          <w:trHeight w:val="300"/>
          <w:jc w:val="center"/>
        </w:trPr>
        <w:tc>
          <w:tcPr>
            <w:tcW w:w="2518" w:type="dxa"/>
            <w:vMerge/>
            <w:noWrap/>
            <w:vAlign w:val="center"/>
          </w:tcPr>
          <w:p w14:paraId="2CFB7D1B"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6FB51F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Halimeda monile </w:t>
            </w:r>
          </w:p>
        </w:tc>
        <w:tc>
          <w:tcPr>
            <w:tcW w:w="993" w:type="dxa"/>
            <w:noWrap/>
            <w:hideMark/>
          </w:tcPr>
          <w:p w14:paraId="3283824A"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7A2A0E6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3E20C9ED" w14:textId="77777777" w:rsidTr="00A73339">
        <w:trPr>
          <w:trHeight w:val="300"/>
          <w:jc w:val="center"/>
        </w:trPr>
        <w:tc>
          <w:tcPr>
            <w:tcW w:w="2518" w:type="dxa"/>
            <w:vMerge/>
            <w:noWrap/>
            <w:vAlign w:val="center"/>
          </w:tcPr>
          <w:p w14:paraId="0B895276"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2E2D2C9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Halimeda opuntia </w:t>
            </w:r>
          </w:p>
        </w:tc>
        <w:tc>
          <w:tcPr>
            <w:tcW w:w="993" w:type="dxa"/>
            <w:noWrap/>
            <w:hideMark/>
          </w:tcPr>
          <w:p w14:paraId="16139D41"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098493A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718C993C" w14:textId="77777777" w:rsidTr="00A73339">
        <w:trPr>
          <w:trHeight w:val="300"/>
          <w:jc w:val="center"/>
        </w:trPr>
        <w:tc>
          <w:tcPr>
            <w:tcW w:w="2518" w:type="dxa"/>
            <w:vMerge/>
            <w:noWrap/>
            <w:vAlign w:val="center"/>
          </w:tcPr>
          <w:p w14:paraId="0AEF70A7"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1EC16B3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Halimeda scabra</w:t>
            </w:r>
          </w:p>
        </w:tc>
        <w:tc>
          <w:tcPr>
            <w:tcW w:w="993" w:type="dxa"/>
            <w:noWrap/>
            <w:hideMark/>
          </w:tcPr>
          <w:p w14:paraId="7D3A1D4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3982FF6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769591C4" w14:textId="77777777" w:rsidTr="00A73339">
        <w:trPr>
          <w:trHeight w:val="300"/>
          <w:jc w:val="center"/>
        </w:trPr>
        <w:tc>
          <w:tcPr>
            <w:tcW w:w="2518" w:type="dxa"/>
            <w:vMerge/>
            <w:noWrap/>
            <w:vAlign w:val="center"/>
          </w:tcPr>
          <w:p w14:paraId="39DF80F1"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E6277D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Halimeda tuna </w:t>
            </w:r>
          </w:p>
        </w:tc>
        <w:tc>
          <w:tcPr>
            <w:tcW w:w="993" w:type="dxa"/>
            <w:noWrap/>
            <w:hideMark/>
          </w:tcPr>
          <w:p w14:paraId="329C483A"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308B99B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01F1ED62" w14:textId="77777777" w:rsidTr="00A73339">
        <w:trPr>
          <w:trHeight w:val="300"/>
          <w:jc w:val="center"/>
        </w:trPr>
        <w:tc>
          <w:tcPr>
            <w:tcW w:w="2518" w:type="dxa"/>
            <w:vMerge/>
            <w:noWrap/>
            <w:vAlign w:val="center"/>
          </w:tcPr>
          <w:p w14:paraId="63060F8D"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A8F7E1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Halimeda  copiosa</w:t>
            </w:r>
          </w:p>
        </w:tc>
        <w:tc>
          <w:tcPr>
            <w:tcW w:w="993" w:type="dxa"/>
            <w:noWrap/>
            <w:hideMark/>
          </w:tcPr>
          <w:p w14:paraId="6DE551CE"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11804C0B" w14:textId="77777777" w:rsidR="00A73339" w:rsidRPr="00596A3A" w:rsidRDefault="00A73339" w:rsidP="00C80695">
            <w:pPr>
              <w:spacing w:before="0" w:after="0"/>
              <w:jc w:val="center"/>
              <w:rPr>
                <w:rFonts w:ascii="Arial" w:hAnsi="Arial" w:cs="Arial"/>
                <w:sz w:val="20"/>
                <w:szCs w:val="20"/>
              </w:rPr>
            </w:pPr>
          </w:p>
        </w:tc>
      </w:tr>
      <w:tr w:rsidR="00CF435B" w:rsidRPr="00596A3A" w14:paraId="1F2EB470" w14:textId="77777777" w:rsidTr="00A73339">
        <w:trPr>
          <w:trHeight w:val="300"/>
          <w:jc w:val="center"/>
        </w:trPr>
        <w:tc>
          <w:tcPr>
            <w:tcW w:w="2518" w:type="dxa"/>
            <w:vMerge/>
            <w:noWrap/>
            <w:vAlign w:val="center"/>
          </w:tcPr>
          <w:p w14:paraId="392C8299"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B9AF1A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Halimeda incrassata</w:t>
            </w:r>
          </w:p>
        </w:tc>
        <w:tc>
          <w:tcPr>
            <w:tcW w:w="993" w:type="dxa"/>
            <w:noWrap/>
            <w:hideMark/>
          </w:tcPr>
          <w:p w14:paraId="0236D012"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0BD90202" w14:textId="77777777" w:rsidR="00A73339" w:rsidRPr="00596A3A" w:rsidRDefault="00A73339" w:rsidP="00C80695">
            <w:pPr>
              <w:spacing w:before="0" w:after="0"/>
              <w:jc w:val="center"/>
              <w:rPr>
                <w:rFonts w:ascii="Arial" w:hAnsi="Arial" w:cs="Arial"/>
                <w:sz w:val="20"/>
                <w:szCs w:val="20"/>
              </w:rPr>
            </w:pPr>
          </w:p>
        </w:tc>
      </w:tr>
      <w:tr w:rsidR="00CF435B" w:rsidRPr="00596A3A" w14:paraId="228D51AF" w14:textId="77777777" w:rsidTr="00A73339">
        <w:trPr>
          <w:trHeight w:val="300"/>
          <w:jc w:val="center"/>
        </w:trPr>
        <w:tc>
          <w:tcPr>
            <w:tcW w:w="2518" w:type="dxa"/>
            <w:vMerge/>
            <w:noWrap/>
            <w:vAlign w:val="center"/>
          </w:tcPr>
          <w:p w14:paraId="5DCCEF83"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1A0D667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Halimeda lacrimosa</w:t>
            </w:r>
          </w:p>
        </w:tc>
        <w:tc>
          <w:tcPr>
            <w:tcW w:w="993" w:type="dxa"/>
            <w:noWrap/>
            <w:hideMark/>
          </w:tcPr>
          <w:p w14:paraId="0F1FEA3A"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56695922" w14:textId="77777777" w:rsidR="00A73339" w:rsidRPr="00596A3A" w:rsidRDefault="00A73339" w:rsidP="00C80695">
            <w:pPr>
              <w:spacing w:before="0" w:after="0"/>
              <w:jc w:val="center"/>
              <w:rPr>
                <w:rFonts w:ascii="Arial" w:hAnsi="Arial" w:cs="Arial"/>
                <w:sz w:val="20"/>
                <w:szCs w:val="20"/>
              </w:rPr>
            </w:pPr>
          </w:p>
        </w:tc>
      </w:tr>
      <w:tr w:rsidR="00CF435B" w:rsidRPr="00596A3A" w14:paraId="06A97046" w14:textId="77777777" w:rsidTr="00A73339">
        <w:trPr>
          <w:trHeight w:val="300"/>
          <w:jc w:val="center"/>
        </w:trPr>
        <w:tc>
          <w:tcPr>
            <w:tcW w:w="2518" w:type="dxa"/>
            <w:vMerge/>
            <w:noWrap/>
            <w:vAlign w:val="center"/>
          </w:tcPr>
          <w:p w14:paraId="2283625E"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2561880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Halimeda monile</w:t>
            </w:r>
          </w:p>
        </w:tc>
        <w:tc>
          <w:tcPr>
            <w:tcW w:w="993" w:type="dxa"/>
            <w:noWrap/>
            <w:hideMark/>
          </w:tcPr>
          <w:p w14:paraId="29ACC3F2"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63E5EC5C" w14:textId="77777777" w:rsidR="00A73339" w:rsidRPr="00596A3A" w:rsidRDefault="00A73339" w:rsidP="00C80695">
            <w:pPr>
              <w:spacing w:before="0" w:after="0"/>
              <w:jc w:val="center"/>
              <w:rPr>
                <w:rFonts w:ascii="Arial" w:hAnsi="Arial" w:cs="Arial"/>
                <w:sz w:val="20"/>
                <w:szCs w:val="20"/>
              </w:rPr>
            </w:pPr>
          </w:p>
        </w:tc>
      </w:tr>
      <w:tr w:rsidR="00CF435B" w:rsidRPr="00596A3A" w14:paraId="5F55ADCB" w14:textId="77777777" w:rsidTr="00A73339">
        <w:trPr>
          <w:trHeight w:val="300"/>
          <w:jc w:val="center"/>
        </w:trPr>
        <w:tc>
          <w:tcPr>
            <w:tcW w:w="2518" w:type="dxa"/>
            <w:vMerge/>
            <w:noWrap/>
            <w:vAlign w:val="center"/>
          </w:tcPr>
          <w:p w14:paraId="2D44E1A8"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691B4A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Halimeda opuntia</w:t>
            </w:r>
          </w:p>
        </w:tc>
        <w:tc>
          <w:tcPr>
            <w:tcW w:w="993" w:type="dxa"/>
            <w:noWrap/>
            <w:hideMark/>
          </w:tcPr>
          <w:p w14:paraId="5ECC8DEF"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686E0228" w14:textId="77777777" w:rsidR="00A73339" w:rsidRPr="00596A3A" w:rsidRDefault="00A73339" w:rsidP="00C80695">
            <w:pPr>
              <w:spacing w:before="0" w:after="0"/>
              <w:jc w:val="center"/>
              <w:rPr>
                <w:rFonts w:ascii="Arial" w:hAnsi="Arial" w:cs="Arial"/>
                <w:sz w:val="20"/>
                <w:szCs w:val="20"/>
              </w:rPr>
            </w:pPr>
          </w:p>
        </w:tc>
      </w:tr>
      <w:tr w:rsidR="00CF435B" w:rsidRPr="00596A3A" w14:paraId="031E4C9B" w14:textId="77777777" w:rsidTr="00A73339">
        <w:trPr>
          <w:trHeight w:val="300"/>
          <w:jc w:val="center"/>
        </w:trPr>
        <w:tc>
          <w:tcPr>
            <w:tcW w:w="2518" w:type="dxa"/>
            <w:vMerge/>
            <w:noWrap/>
            <w:vAlign w:val="center"/>
          </w:tcPr>
          <w:p w14:paraId="74F928D9"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15A1007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Halimeda tuna</w:t>
            </w:r>
          </w:p>
        </w:tc>
        <w:tc>
          <w:tcPr>
            <w:tcW w:w="993" w:type="dxa"/>
            <w:noWrap/>
            <w:hideMark/>
          </w:tcPr>
          <w:p w14:paraId="5C9AF9BE"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06BD02E" w14:textId="77777777" w:rsidR="00A73339" w:rsidRPr="00596A3A" w:rsidRDefault="00A73339" w:rsidP="00C80695">
            <w:pPr>
              <w:spacing w:before="0" w:after="0"/>
              <w:jc w:val="center"/>
              <w:rPr>
                <w:rFonts w:ascii="Arial" w:hAnsi="Arial" w:cs="Arial"/>
                <w:sz w:val="20"/>
                <w:szCs w:val="20"/>
              </w:rPr>
            </w:pPr>
          </w:p>
        </w:tc>
      </w:tr>
      <w:tr w:rsidR="00CF435B" w:rsidRPr="00596A3A" w14:paraId="16FE6A69" w14:textId="77777777" w:rsidTr="00A73339">
        <w:trPr>
          <w:trHeight w:val="300"/>
          <w:jc w:val="center"/>
        </w:trPr>
        <w:tc>
          <w:tcPr>
            <w:tcW w:w="2518" w:type="dxa"/>
            <w:vMerge w:val="restart"/>
            <w:noWrap/>
            <w:vAlign w:val="center"/>
            <w:hideMark/>
          </w:tcPr>
          <w:p w14:paraId="3C6D8C4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HALYMENIACEAE</w:t>
            </w:r>
          </w:p>
        </w:tc>
        <w:tc>
          <w:tcPr>
            <w:tcW w:w="3260" w:type="dxa"/>
            <w:noWrap/>
            <w:hideMark/>
          </w:tcPr>
          <w:p w14:paraId="51AA916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Halymenia duchassaingii</w:t>
            </w:r>
          </w:p>
        </w:tc>
        <w:tc>
          <w:tcPr>
            <w:tcW w:w="993" w:type="dxa"/>
            <w:noWrap/>
            <w:hideMark/>
          </w:tcPr>
          <w:p w14:paraId="1799DE17"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04E9C385" w14:textId="77777777" w:rsidR="00A73339" w:rsidRPr="00596A3A" w:rsidRDefault="00A73339" w:rsidP="00C80695">
            <w:pPr>
              <w:spacing w:before="0" w:after="0"/>
              <w:jc w:val="center"/>
              <w:rPr>
                <w:rFonts w:ascii="Arial" w:hAnsi="Arial" w:cs="Arial"/>
                <w:sz w:val="20"/>
                <w:szCs w:val="20"/>
              </w:rPr>
            </w:pPr>
          </w:p>
        </w:tc>
      </w:tr>
      <w:tr w:rsidR="00CF435B" w:rsidRPr="00596A3A" w14:paraId="5FEEAEE6" w14:textId="77777777" w:rsidTr="00A73339">
        <w:trPr>
          <w:trHeight w:val="300"/>
          <w:jc w:val="center"/>
        </w:trPr>
        <w:tc>
          <w:tcPr>
            <w:tcW w:w="2518" w:type="dxa"/>
            <w:vMerge/>
            <w:noWrap/>
            <w:vAlign w:val="center"/>
            <w:hideMark/>
          </w:tcPr>
          <w:p w14:paraId="3944EE40"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2474D84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Grateloupia filicina </w:t>
            </w:r>
          </w:p>
        </w:tc>
        <w:tc>
          <w:tcPr>
            <w:tcW w:w="993" w:type="dxa"/>
            <w:noWrap/>
            <w:hideMark/>
          </w:tcPr>
          <w:p w14:paraId="319908A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56ED1294" w14:textId="77777777" w:rsidR="00A73339" w:rsidRPr="00596A3A" w:rsidRDefault="00A73339" w:rsidP="00C80695">
            <w:pPr>
              <w:spacing w:before="0" w:after="0"/>
              <w:jc w:val="center"/>
              <w:rPr>
                <w:rFonts w:ascii="Arial" w:hAnsi="Arial" w:cs="Arial"/>
                <w:sz w:val="20"/>
                <w:szCs w:val="20"/>
              </w:rPr>
            </w:pPr>
          </w:p>
        </w:tc>
      </w:tr>
      <w:tr w:rsidR="00CF435B" w:rsidRPr="00596A3A" w14:paraId="46B0C5EB" w14:textId="77777777" w:rsidTr="00A73339">
        <w:trPr>
          <w:trHeight w:val="300"/>
          <w:jc w:val="center"/>
        </w:trPr>
        <w:tc>
          <w:tcPr>
            <w:tcW w:w="2518" w:type="dxa"/>
            <w:noWrap/>
            <w:vAlign w:val="center"/>
            <w:hideMark/>
          </w:tcPr>
          <w:p w14:paraId="62B8A66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HAPALIDIACEAE</w:t>
            </w:r>
          </w:p>
        </w:tc>
        <w:tc>
          <w:tcPr>
            <w:tcW w:w="3260" w:type="dxa"/>
            <w:noWrap/>
            <w:hideMark/>
          </w:tcPr>
          <w:p w14:paraId="60D509D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Mesophyllum mesomorphum</w:t>
            </w:r>
          </w:p>
        </w:tc>
        <w:tc>
          <w:tcPr>
            <w:tcW w:w="993" w:type="dxa"/>
            <w:noWrap/>
            <w:hideMark/>
          </w:tcPr>
          <w:p w14:paraId="67E6AAE8"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17377C85" w14:textId="77777777" w:rsidR="00A73339" w:rsidRPr="00596A3A" w:rsidRDefault="00A73339" w:rsidP="00C80695">
            <w:pPr>
              <w:spacing w:before="0" w:after="0"/>
              <w:jc w:val="center"/>
              <w:rPr>
                <w:rFonts w:ascii="Arial" w:hAnsi="Arial" w:cs="Arial"/>
                <w:sz w:val="20"/>
                <w:szCs w:val="20"/>
              </w:rPr>
            </w:pPr>
          </w:p>
        </w:tc>
      </w:tr>
      <w:tr w:rsidR="00CF435B" w:rsidRPr="00596A3A" w14:paraId="4A2815D0" w14:textId="77777777" w:rsidTr="00A73339">
        <w:trPr>
          <w:trHeight w:val="300"/>
          <w:jc w:val="center"/>
        </w:trPr>
        <w:tc>
          <w:tcPr>
            <w:tcW w:w="2518" w:type="dxa"/>
            <w:vMerge w:val="restart"/>
            <w:noWrap/>
            <w:vAlign w:val="center"/>
            <w:hideMark/>
          </w:tcPr>
          <w:p w14:paraId="06A5ACC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HYDROCHARITACEAE</w:t>
            </w:r>
          </w:p>
        </w:tc>
        <w:tc>
          <w:tcPr>
            <w:tcW w:w="3260" w:type="dxa"/>
            <w:noWrap/>
            <w:hideMark/>
          </w:tcPr>
          <w:p w14:paraId="1CE2110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Thalassia testudinum</w:t>
            </w:r>
          </w:p>
        </w:tc>
        <w:tc>
          <w:tcPr>
            <w:tcW w:w="993" w:type="dxa"/>
            <w:noWrap/>
            <w:hideMark/>
          </w:tcPr>
          <w:p w14:paraId="27B519DC"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69ADC33E" w14:textId="77777777" w:rsidR="00A73339" w:rsidRPr="00596A3A" w:rsidRDefault="00A73339" w:rsidP="00C80695">
            <w:pPr>
              <w:spacing w:before="0" w:after="0"/>
              <w:jc w:val="center"/>
              <w:rPr>
                <w:rFonts w:ascii="Arial" w:hAnsi="Arial" w:cs="Arial"/>
                <w:sz w:val="20"/>
                <w:szCs w:val="20"/>
              </w:rPr>
            </w:pPr>
          </w:p>
        </w:tc>
      </w:tr>
      <w:tr w:rsidR="00CF435B" w:rsidRPr="00596A3A" w14:paraId="2C3317F3" w14:textId="77777777" w:rsidTr="00A73339">
        <w:trPr>
          <w:trHeight w:val="300"/>
          <w:jc w:val="center"/>
        </w:trPr>
        <w:tc>
          <w:tcPr>
            <w:tcW w:w="2518" w:type="dxa"/>
            <w:vMerge/>
            <w:noWrap/>
            <w:vAlign w:val="center"/>
          </w:tcPr>
          <w:p w14:paraId="7ED9A2CD"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E47954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Syringodium filiforme</w:t>
            </w:r>
          </w:p>
        </w:tc>
        <w:tc>
          <w:tcPr>
            <w:tcW w:w="993" w:type="dxa"/>
            <w:noWrap/>
            <w:hideMark/>
          </w:tcPr>
          <w:p w14:paraId="1B3763FF"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3703E9F4" w14:textId="77777777" w:rsidR="00A73339" w:rsidRPr="00596A3A" w:rsidRDefault="00A73339" w:rsidP="00C80695">
            <w:pPr>
              <w:spacing w:before="0" w:after="0"/>
              <w:jc w:val="center"/>
              <w:rPr>
                <w:rFonts w:ascii="Arial" w:hAnsi="Arial" w:cs="Arial"/>
                <w:sz w:val="20"/>
                <w:szCs w:val="20"/>
              </w:rPr>
            </w:pPr>
          </w:p>
        </w:tc>
      </w:tr>
      <w:tr w:rsidR="00CF435B" w:rsidRPr="00596A3A" w14:paraId="7DBD264D" w14:textId="77777777" w:rsidTr="00A73339">
        <w:trPr>
          <w:trHeight w:val="300"/>
          <w:jc w:val="center"/>
        </w:trPr>
        <w:tc>
          <w:tcPr>
            <w:tcW w:w="2518" w:type="dxa"/>
            <w:vMerge/>
            <w:noWrap/>
            <w:vAlign w:val="center"/>
          </w:tcPr>
          <w:p w14:paraId="3F2A84BE"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5D33411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Halophila engelmannii</w:t>
            </w:r>
          </w:p>
        </w:tc>
        <w:tc>
          <w:tcPr>
            <w:tcW w:w="993" w:type="dxa"/>
            <w:noWrap/>
            <w:hideMark/>
          </w:tcPr>
          <w:p w14:paraId="125507EB"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631D7FCF" w14:textId="77777777" w:rsidR="00A73339" w:rsidRPr="00596A3A" w:rsidRDefault="00A73339" w:rsidP="00C80695">
            <w:pPr>
              <w:spacing w:before="0" w:after="0"/>
              <w:jc w:val="center"/>
              <w:rPr>
                <w:rFonts w:ascii="Arial" w:hAnsi="Arial" w:cs="Arial"/>
                <w:sz w:val="20"/>
                <w:szCs w:val="20"/>
              </w:rPr>
            </w:pPr>
          </w:p>
        </w:tc>
      </w:tr>
      <w:tr w:rsidR="00CF435B" w:rsidRPr="00596A3A" w14:paraId="60F8AEFA" w14:textId="77777777" w:rsidTr="00A73339">
        <w:trPr>
          <w:trHeight w:val="300"/>
          <w:jc w:val="center"/>
        </w:trPr>
        <w:tc>
          <w:tcPr>
            <w:tcW w:w="2518" w:type="dxa"/>
            <w:vMerge/>
            <w:noWrap/>
            <w:vAlign w:val="center"/>
          </w:tcPr>
          <w:p w14:paraId="5C734CB6"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E52BBC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Hydrolithon boergesenii</w:t>
            </w:r>
          </w:p>
        </w:tc>
        <w:tc>
          <w:tcPr>
            <w:tcW w:w="993" w:type="dxa"/>
            <w:noWrap/>
            <w:hideMark/>
          </w:tcPr>
          <w:p w14:paraId="56FBB7EF"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11CC2D75" w14:textId="77777777" w:rsidR="00A73339" w:rsidRPr="00596A3A" w:rsidRDefault="00A73339" w:rsidP="00C80695">
            <w:pPr>
              <w:spacing w:before="0" w:after="0"/>
              <w:jc w:val="center"/>
              <w:rPr>
                <w:rFonts w:ascii="Arial" w:hAnsi="Arial" w:cs="Arial"/>
                <w:sz w:val="20"/>
                <w:szCs w:val="20"/>
              </w:rPr>
            </w:pPr>
          </w:p>
        </w:tc>
      </w:tr>
      <w:tr w:rsidR="00CF435B" w:rsidRPr="00596A3A" w14:paraId="511CE5E9" w14:textId="77777777" w:rsidTr="00A73339">
        <w:trPr>
          <w:trHeight w:val="300"/>
          <w:jc w:val="center"/>
        </w:trPr>
        <w:tc>
          <w:tcPr>
            <w:tcW w:w="2518" w:type="dxa"/>
            <w:vMerge w:val="restart"/>
            <w:noWrap/>
            <w:vAlign w:val="center"/>
            <w:hideMark/>
          </w:tcPr>
          <w:p w14:paraId="3F5DA5F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HYPNEACEAE</w:t>
            </w:r>
          </w:p>
        </w:tc>
        <w:tc>
          <w:tcPr>
            <w:tcW w:w="3260" w:type="dxa"/>
            <w:noWrap/>
            <w:hideMark/>
          </w:tcPr>
          <w:p w14:paraId="06B55D0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Hypnea musciformis</w:t>
            </w:r>
          </w:p>
        </w:tc>
        <w:tc>
          <w:tcPr>
            <w:tcW w:w="993" w:type="dxa"/>
            <w:noWrap/>
            <w:hideMark/>
          </w:tcPr>
          <w:p w14:paraId="76BDF2DC"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701AD9A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3480329" w14:textId="77777777" w:rsidTr="00A73339">
        <w:trPr>
          <w:trHeight w:val="300"/>
          <w:jc w:val="center"/>
        </w:trPr>
        <w:tc>
          <w:tcPr>
            <w:tcW w:w="2518" w:type="dxa"/>
            <w:vMerge/>
            <w:noWrap/>
            <w:vAlign w:val="center"/>
            <w:hideMark/>
          </w:tcPr>
          <w:p w14:paraId="5CACFA6D"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3101F2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Hypnea spinella </w:t>
            </w:r>
          </w:p>
        </w:tc>
        <w:tc>
          <w:tcPr>
            <w:tcW w:w="993" w:type="dxa"/>
            <w:noWrap/>
            <w:hideMark/>
          </w:tcPr>
          <w:p w14:paraId="4C89240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4437947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1F6749C2" w14:textId="77777777" w:rsidTr="00A73339">
        <w:trPr>
          <w:trHeight w:val="300"/>
          <w:jc w:val="center"/>
        </w:trPr>
        <w:tc>
          <w:tcPr>
            <w:tcW w:w="2518" w:type="dxa"/>
            <w:vMerge/>
            <w:noWrap/>
            <w:vAlign w:val="center"/>
            <w:hideMark/>
          </w:tcPr>
          <w:p w14:paraId="1CADF285"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583D9BC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Hypnea valentiae </w:t>
            </w:r>
          </w:p>
        </w:tc>
        <w:tc>
          <w:tcPr>
            <w:tcW w:w="993" w:type="dxa"/>
            <w:noWrap/>
            <w:hideMark/>
          </w:tcPr>
          <w:p w14:paraId="4E8D00D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126748F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4E912A07" w14:textId="77777777" w:rsidTr="00A73339">
        <w:trPr>
          <w:trHeight w:val="300"/>
          <w:jc w:val="center"/>
        </w:trPr>
        <w:tc>
          <w:tcPr>
            <w:tcW w:w="2518" w:type="dxa"/>
            <w:vMerge/>
            <w:noWrap/>
            <w:vAlign w:val="center"/>
            <w:hideMark/>
          </w:tcPr>
          <w:p w14:paraId="58854E06"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0D0F1F0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Hypnea cervicornis</w:t>
            </w:r>
          </w:p>
        </w:tc>
        <w:tc>
          <w:tcPr>
            <w:tcW w:w="993" w:type="dxa"/>
            <w:noWrap/>
            <w:hideMark/>
          </w:tcPr>
          <w:p w14:paraId="18257FF9"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71AB2AAD" w14:textId="77777777" w:rsidR="00A73339" w:rsidRPr="00596A3A" w:rsidRDefault="00A73339" w:rsidP="00C80695">
            <w:pPr>
              <w:spacing w:before="0" w:after="0"/>
              <w:jc w:val="center"/>
              <w:rPr>
                <w:rFonts w:ascii="Arial" w:hAnsi="Arial" w:cs="Arial"/>
                <w:sz w:val="20"/>
                <w:szCs w:val="20"/>
              </w:rPr>
            </w:pPr>
          </w:p>
        </w:tc>
      </w:tr>
      <w:tr w:rsidR="00CF435B" w:rsidRPr="00596A3A" w14:paraId="0D648D50" w14:textId="77777777" w:rsidTr="00A73339">
        <w:trPr>
          <w:trHeight w:val="300"/>
          <w:jc w:val="center"/>
        </w:trPr>
        <w:tc>
          <w:tcPr>
            <w:tcW w:w="2518" w:type="dxa"/>
            <w:vMerge w:val="restart"/>
            <w:noWrap/>
            <w:vAlign w:val="center"/>
            <w:hideMark/>
          </w:tcPr>
          <w:p w14:paraId="3206400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LIAGORACEAE</w:t>
            </w:r>
          </w:p>
        </w:tc>
        <w:tc>
          <w:tcPr>
            <w:tcW w:w="3260" w:type="dxa"/>
            <w:noWrap/>
            <w:hideMark/>
          </w:tcPr>
          <w:p w14:paraId="34D4606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Liagora mucosa</w:t>
            </w:r>
          </w:p>
        </w:tc>
        <w:tc>
          <w:tcPr>
            <w:tcW w:w="993" w:type="dxa"/>
            <w:noWrap/>
            <w:hideMark/>
          </w:tcPr>
          <w:p w14:paraId="52835145"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12D19597" w14:textId="77777777" w:rsidR="00A73339" w:rsidRPr="00596A3A" w:rsidRDefault="00A73339" w:rsidP="00C80695">
            <w:pPr>
              <w:spacing w:before="0" w:after="0"/>
              <w:jc w:val="center"/>
              <w:rPr>
                <w:rFonts w:ascii="Arial" w:hAnsi="Arial" w:cs="Arial"/>
                <w:sz w:val="20"/>
                <w:szCs w:val="20"/>
              </w:rPr>
            </w:pPr>
          </w:p>
        </w:tc>
      </w:tr>
      <w:tr w:rsidR="00CF435B" w:rsidRPr="00596A3A" w14:paraId="5E20A2C1" w14:textId="77777777" w:rsidTr="00A73339">
        <w:trPr>
          <w:trHeight w:val="300"/>
          <w:jc w:val="center"/>
        </w:trPr>
        <w:tc>
          <w:tcPr>
            <w:tcW w:w="2518" w:type="dxa"/>
            <w:vMerge/>
            <w:noWrap/>
            <w:vAlign w:val="center"/>
            <w:hideMark/>
          </w:tcPr>
          <w:p w14:paraId="658DE62A"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0FC3CAA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Liagora pinnata</w:t>
            </w:r>
          </w:p>
        </w:tc>
        <w:tc>
          <w:tcPr>
            <w:tcW w:w="993" w:type="dxa"/>
            <w:noWrap/>
            <w:hideMark/>
          </w:tcPr>
          <w:p w14:paraId="65412F25"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10BA822D" w14:textId="77777777" w:rsidR="00A73339" w:rsidRPr="00596A3A" w:rsidRDefault="00A73339" w:rsidP="00C80695">
            <w:pPr>
              <w:spacing w:before="0" w:after="0"/>
              <w:jc w:val="center"/>
              <w:rPr>
                <w:rFonts w:ascii="Arial" w:hAnsi="Arial" w:cs="Arial"/>
                <w:sz w:val="20"/>
                <w:szCs w:val="20"/>
              </w:rPr>
            </w:pPr>
          </w:p>
        </w:tc>
      </w:tr>
      <w:tr w:rsidR="00CF435B" w:rsidRPr="00596A3A" w14:paraId="23DE5BAB" w14:textId="77777777" w:rsidTr="00A73339">
        <w:trPr>
          <w:trHeight w:val="300"/>
          <w:jc w:val="center"/>
        </w:trPr>
        <w:tc>
          <w:tcPr>
            <w:tcW w:w="2518" w:type="dxa"/>
            <w:vMerge w:val="restart"/>
            <w:noWrap/>
            <w:vAlign w:val="center"/>
            <w:hideMark/>
          </w:tcPr>
          <w:p w14:paraId="2510BEF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LOMENTARIACEAE</w:t>
            </w:r>
          </w:p>
        </w:tc>
        <w:tc>
          <w:tcPr>
            <w:tcW w:w="3260" w:type="dxa"/>
            <w:noWrap/>
            <w:hideMark/>
          </w:tcPr>
          <w:p w14:paraId="0E7B2FC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Lomentaria baileyana </w:t>
            </w:r>
          </w:p>
        </w:tc>
        <w:tc>
          <w:tcPr>
            <w:tcW w:w="993" w:type="dxa"/>
            <w:noWrap/>
            <w:hideMark/>
          </w:tcPr>
          <w:p w14:paraId="26E48630"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27FCAF5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4E25FBB6" w14:textId="77777777" w:rsidTr="00A73339">
        <w:trPr>
          <w:trHeight w:val="300"/>
          <w:jc w:val="center"/>
        </w:trPr>
        <w:tc>
          <w:tcPr>
            <w:tcW w:w="2518" w:type="dxa"/>
            <w:vMerge/>
            <w:noWrap/>
            <w:vAlign w:val="center"/>
            <w:hideMark/>
          </w:tcPr>
          <w:p w14:paraId="246F6D2A"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61BBA70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Gelidiopsis intricata </w:t>
            </w:r>
          </w:p>
        </w:tc>
        <w:tc>
          <w:tcPr>
            <w:tcW w:w="993" w:type="dxa"/>
            <w:noWrap/>
            <w:hideMark/>
          </w:tcPr>
          <w:p w14:paraId="77033E9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5284DD2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63D53352" w14:textId="77777777" w:rsidTr="00A73339">
        <w:trPr>
          <w:trHeight w:val="300"/>
          <w:jc w:val="center"/>
        </w:trPr>
        <w:tc>
          <w:tcPr>
            <w:tcW w:w="2518" w:type="dxa"/>
            <w:vMerge w:val="restart"/>
            <w:noWrap/>
            <w:vAlign w:val="center"/>
            <w:hideMark/>
          </w:tcPr>
          <w:p w14:paraId="2236525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POLYPHYSACEAE</w:t>
            </w:r>
          </w:p>
        </w:tc>
        <w:tc>
          <w:tcPr>
            <w:tcW w:w="3260" w:type="dxa"/>
            <w:noWrap/>
            <w:hideMark/>
          </w:tcPr>
          <w:p w14:paraId="190138D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Acetabularia calyculus</w:t>
            </w:r>
          </w:p>
        </w:tc>
        <w:tc>
          <w:tcPr>
            <w:tcW w:w="993" w:type="dxa"/>
            <w:noWrap/>
            <w:hideMark/>
          </w:tcPr>
          <w:p w14:paraId="5EEF095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1345478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186E4BB3" w14:textId="77777777" w:rsidTr="00A73339">
        <w:trPr>
          <w:trHeight w:val="300"/>
          <w:jc w:val="center"/>
        </w:trPr>
        <w:tc>
          <w:tcPr>
            <w:tcW w:w="2518" w:type="dxa"/>
            <w:vMerge/>
            <w:noWrap/>
            <w:vAlign w:val="center"/>
          </w:tcPr>
          <w:p w14:paraId="051EBC9D"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0736952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Acetabularia crenulata</w:t>
            </w:r>
          </w:p>
        </w:tc>
        <w:tc>
          <w:tcPr>
            <w:tcW w:w="993" w:type="dxa"/>
            <w:noWrap/>
            <w:hideMark/>
          </w:tcPr>
          <w:p w14:paraId="5403A80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2B52896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821EF64" w14:textId="77777777" w:rsidTr="00A73339">
        <w:trPr>
          <w:trHeight w:val="300"/>
          <w:jc w:val="center"/>
        </w:trPr>
        <w:tc>
          <w:tcPr>
            <w:tcW w:w="2518" w:type="dxa"/>
            <w:vMerge/>
            <w:noWrap/>
            <w:vAlign w:val="center"/>
          </w:tcPr>
          <w:p w14:paraId="5A5AE19A"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6B8DA70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Polyphysa polyphysoides </w:t>
            </w:r>
          </w:p>
        </w:tc>
        <w:tc>
          <w:tcPr>
            <w:tcW w:w="993" w:type="dxa"/>
            <w:noWrap/>
            <w:hideMark/>
          </w:tcPr>
          <w:p w14:paraId="344DF929"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2E5C5B2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0EFBC2D1" w14:textId="77777777" w:rsidTr="00A73339">
        <w:trPr>
          <w:trHeight w:val="300"/>
          <w:jc w:val="center"/>
        </w:trPr>
        <w:tc>
          <w:tcPr>
            <w:tcW w:w="2518" w:type="dxa"/>
            <w:noWrap/>
            <w:vAlign w:val="center"/>
            <w:hideMark/>
          </w:tcPr>
          <w:p w14:paraId="38E98B5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RHIPILIACEAE</w:t>
            </w:r>
          </w:p>
        </w:tc>
        <w:tc>
          <w:tcPr>
            <w:tcW w:w="3260" w:type="dxa"/>
            <w:noWrap/>
            <w:hideMark/>
          </w:tcPr>
          <w:p w14:paraId="72939BC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Rhipilia tomentosa</w:t>
            </w:r>
          </w:p>
        </w:tc>
        <w:tc>
          <w:tcPr>
            <w:tcW w:w="993" w:type="dxa"/>
            <w:noWrap/>
            <w:hideMark/>
          </w:tcPr>
          <w:p w14:paraId="23CB7E27"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50B370D0" w14:textId="77777777" w:rsidR="00A73339" w:rsidRPr="00596A3A" w:rsidRDefault="00A73339" w:rsidP="00C80695">
            <w:pPr>
              <w:spacing w:before="0" w:after="0"/>
              <w:jc w:val="center"/>
              <w:rPr>
                <w:rFonts w:ascii="Arial" w:hAnsi="Arial" w:cs="Arial"/>
                <w:sz w:val="20"/>
                <w:szCs w:val="20"/>
              </w:rPr>
            </w:pPr>
          </w:p>
        </w:tc>
      </w:tr>
      <w:tr w:rsidR="00CF435B" w:rsidRPr="00596A3A" w14:paraId="281D519D" w14:textId="77777777" w:rsidTr="00A73339">
        <w:trPr>
          <w:trHeight w:val="300"/>
          <w:jc w:val="center"/>
        </w:trPr>
        <w:tc>
          <w:tcPr>
            <w:tcW w:w="2518" w:type="dxa"/>
            <w:noWrap/>
            <w:vAlign w:val="center"/>
            <w:hideMark/>
          </w:tcPr>
          <w:p w14:paraId="6B6D8AF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RHIZOPHYLLIDACEAE</w:t>
            </w:r>
          </w:p>
        </w:tc>
        <w:tc>
          <w:tcPr>
            <w:tcW w:w="3260" w:type="dxa"/>
            <w:noWrap/>
            <w:hideMark/>
          </w:tcPr>
          <w:p w14:paraId="6478102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Ochtodes secundiramea </w:t>
            </w:r>
          </w:p>
        </w:tc>
        <w:tc>
          <w:tcPr>
            <w:tcW w:w="993" w:type="dxa"/>
            <w:noWrap/>
            <w:hideMark/>
          </w:tcPr>
          <w:p w14:paraId="6D1152E8"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CA66FD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E20B32F" w14:textId="77777777" w:rsidTr="00A73339">
        <w:trPr>
          <w:trHeight w:val="300"/>
          <w:jc w:val="center"/>
        </w:trPr>
        <w:tc>
          <w:tcPr>
            <w:tcW w:w="2518" w:type="dxa"/>
            <w:vMerge w:val="restart"/>
            <w:noWrap/>
            <w:vAlign w:val="center"/>
            <w:hideMark/>
          </w:tcPr>
          <w:p w14:paraId="07D0CAF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RHODOMELACEAE</w:t>
            </w:r>
          </w:p>
        </w:tc>
        <w:tc>
          <w:tcPr>
            <w:tcW w:w="3260" w:type="dxa"/>
            <w:noWrap/>
            <w:hideMark/>
          </w:tcPr>
          <w:p w14:paraId="7006C11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Bostrychia montagnei </w:t>
            </w:r>
          </w:p>
        </w:tc>
        <w:tc>
          <w:tcPr>
            <w:tcW w:w="993" w:type="dxa"/>
            <w:noWrap/>
            <w:hideMark/>
          </w:tcPr>
          <w:p w14:paraId="4E2A7003"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D18091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373B483" w14:textId="77777777" w:rsidTr="00A73339">
        <w:trPr>
          <w:trHeight w:val="300"/>
          <w:jc w:val="center"/>
        </w:trPr>
        <w:tc>
          <w:tcPr>
            <w:tcW w:w="2518" w:type="dxa"/>
            <w:vMerge/>
            <w:noWrap/>
            <w:vAlign w:val="center"/>
          </w:tcPr>
          <w:p w14:paraId="3786DC07"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BB3DD1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Bostrychia tenella </w:t>
            </w:r>
          </w:p>
        </w:tc>
        <w:tc>
          <w:tcPr>
            <w:tcW w:w="993" w:type="dxa"/>
            <w:noWrap/>
            <w:hideMark/>
          </w:tcPr>
          <w:p w14:paraId="4E35D8C7"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02CA3C3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561F4F65" w14:textId="77777777" w:rsidTr="00A73339">
        <w:trPr>
          <w:trHeight w:val="300"/>
          <w:jc w:val="center"/>
        </w:trPr>
        <w:tc>
          <w:tcPr>
            <w:tcW w:w="2518" w:type="dxa"/>
            <w:vMerge/>
            <w:noWrap/>
            <w:vAlign w:val="center"/>
          </w:tcPr>
          <w:p w14:paraId="28E0CC7A"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5311285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Bryothamnion seaforthii </w:t>
            </w:r>
          </w:p>
        </w:tc>
        <w:tc>
          <w:tcPr>
            <w:tcW w:w="993" w:type="dxa"/>
            <w:noWrap/>
            <w:hideMark/>
          </w:tcPr>
          <w:p w14:paraId="54460233"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1CCF41E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19FD3D0B" w14:textId="77777777" w:rsidTr="00A73339">
        <w:trPr>
          <w:trHeight w:val="300"/>
          <w:jc w:val="center"/>
        </w:trPr>
        <w:tc>
          <w:tcPr>
            <w:tcW w:w="2518" w:type="dxa"/>
            <w:vMerge/>
            <w:noWrap/>
            <w:vAlign w:val="center"/>
          </w:tcPr>
          <w:p w14:paraId="0A35BCCC"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A988F3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Chondria baileyana </w:t>
            </w:r>
          </w:p>
        </w:tc>
        <w:tc>
          <w:tcPr>
            <w:tcW w:w="993" w:type="dxa"/>
            <w:noWrap/>
            <w:hideMark/>
          </w:tcPr>
          <w:p w14:paraId="59B9FD4D"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F375D2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4E610A1A" w14:textId="77777777" w:rsidTr="00A73339">
        <w:trPr>
          <w:trHeight w:val="300"/>
          <w:jc w:val="center"/>
        </w:trPr>
        <w:tc>
          <w:tcPr>
            <w:tcW w:w="2518" w:type="dxa"/>
            <w:vMerge/>
            <w:noWrap/>
            <w:vAlign w:val="center"/>
          </w:tcPr>
          <w:p w14:paraId="231B985A"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4B087D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Chondria capillaris </w:t>
            </w:r>
          </w:p>
        </w:tc>
        <w:tc>
          <w:tcPr>
            <w:tcW w:w="993" w:type="dxa"/>
            <w:noWrap/>
            <w:hideMark/>
          </w:tcPr>
          <w:p w14:paraId="33591AF4"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7C6BCB3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70C1DCBB" w14:textId="77777777" w:rsidTr="00A73339">
        <w:trPr>
          <w:trHeight w:val="300"/>
          <w:jc w:val="center"/>
        </w:trPr>
        <w:tc>
          <w:tcPr>
            <w:tcW w:w="2518" w:type="dxa"/>
            <w:vMerge/>
            <w:noWrap/>
            <w:vAlign w:val="center"/>
          </w:tcPr>
          <w:p w14:paraId="7BCD5598"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0F59935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Chondria littoralis </w:t>
            </w:r>
          </w:p>
        </w:tc>
        <w:tc>
          <w:tcPr>
            <w:tcW w:w="993" w:type="dxa"/>
            <w:noWrap/>
            <w:hideMark/>
          </w:tcPr>
          <w:p w14:paraId="7A774D3E"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DDB4A6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1F1C933C" w14:textId="77777777" w:rsidTr="00A73339">
        <w:trPr>
          <w:trHeight w:val="300"/>
          <w:jc w:val="center"/>
        </w:trPr>
        <w:tc>
          <w:tcPr>
            <w:tcW w:w="2518" w:type="dxa"/>
            <w:vMerge/>
            <w:noWrap/>
            <w:vAlign w:val="center"/>
          </w:tcPr>
          <w:p w14:paraId="583DDC2E"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5834C04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Laurencia intricata </w:t>
            </w:r>
          </w:p>
        </w:tc>
        <w:tc>
          <w:tcPr>
            <w:tcW w:w="993" w:type="dxa"/>
            <w:noWrap/>
            <w:hideMark/>
          </w:tcPr>
          <w:p w14:paraId="7AC14F6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650F82D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16B89374" w14:textId="77777777" w:rsidTr="00A73339">
        <w:trPr>
          <w:trHeight w:val="300"/>
          <w:jc w:val="center"/>
        </w:trPr>
        <w:tc>
          <w:tcPr>
            <w:tcW w:w="2518" w:type="dxa"/>
            <w:vMerge/>
            <w:noWrap/>
            <w:vAlign w:val="center"/>
          </w:tcPr>
          <w:p w14:paraId="26491FB1"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5E519A4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Laurencia obtusa </w:t>
            </w:r>
          </w:p>
        </w:tc>
        <w:tc>
          <w:tcPr>
            <w:tcW w:w="993" w:type="dxa"/>
            <w:noWrap/>
            <w:hideMark/>
          </w:tcPr>
          <w:p w14:paraId="7B993D02"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0C6690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422114E7" w14:textId="77777777" w:rsidTr="00A73339">
        <w:trPr>
          <w:trHeight w:val="300"/>
          <w:jc w:val="center"/>
        </w:trPr>
        <w:tc>
          <w:tcPr>
            <w:tcW w:w="2518" w:type="dxa"/>
            <w:vMerge/>
            <w:noWrap/>
            <w:vAlign w:val="center"/>
          </w:tcPr>
          <w:p w14:paraId="41FD956B"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85A004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Laurencia papillosa </w:t>
            </w:r>
          </w:p>
        </w:tc>
        <w:tc>
          <w:tcPr>
            <w:tcW w:w="993" w:type="dxa"/>
            <w:noWrap/>
            <w:hideMark/>
          </w:tcPr>
          <w:p w14:paraId="6FC8F4BC"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0B61CDC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0DC3A218" w14:textId="77777777" w:rsidTr="00A73339">
        <w:trPr>
          <w:trHeight w:val="300"/>
          <w:jc w:val="center"/>
        </w:trPr>
        <w:tc>
          <w:tcPr>
            <w:tcW w:w="2518" w:type="dxa"/>
            <w:vMerge/>
            <w:noWrap/>
            <w:vAlign w:val="center"/>
          </w:tcPr>
          <w:p w14:paraId="0A2BBD2F"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B0570B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Laurencia poiteaui </w:t>
            </w:r>
          </w:p>
        </w:tc>
        <w:tc>
          <w:tcPr>
            <w:tcW w:w="993" w:type="dxa"/>
            <w:noWrap/>
            <w:hideMark/>
          </w:tcPr>
          <w:p w14:paraId="2AC10E1E"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B476A3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5B1D3F4E" w14:textId="77777777" w:rsidTr="00A73339">
        <w:trPr>
          <w:trHeight w:val="300"/>
          <w:jc w:val="center"/>
        </w:trPr>
        <w:tc>
          <w:tcPr>
            <w:tcW w:w="2518" w:type="dxa"/>
            <w:vMerge/>
            <w:noWrap/>
            <w:vAlign w:val="center"/>
          </w:tcPr>
          <w:p w14:paraId="252E36D5"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8FA411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Murrayella periclados </w:t>
            </w:r>
          </w:p>
        </w:tc>
        <w:tc>
          <w:tcPr>
            <w:tcW w:w="993" w:type="dxa"/>
            <w:noWrap/>
            <w:hideMark/>
          </w:tcPr>
          <w:p w14:paraId="33A147D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4D4E97A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3BAABCC9" w14:textId="77777777" w:rsidTr="00A73339">
        <w:trPr>
          <w:trHeight w:val="300"/>
          <w:jc w:val="center"/>
        </w:trPr>
        <w:tc>
          <w:tcPr>
            <w:tcW w:w="2518" w:type="dxa"/>
            <w:vMerge/>
            <w:noWrap/>
            <w:vAlign w:val="center"/>
          </w:tcPr>
          <w:p w14:paraId="0C12786B"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BA2559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Polysiphonia ramentacea </w:t>
            </w:r>
          </w:p>
        </w:tc>
        <w:tc>
          <w:tcPr>
            <w:tcW w:w="993" w:type="dxa"/>
            <w:noWrap/>
            <w:hideMark/>
          </w:tcPr>
          <w:p w14:paraId="5DBB89C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7EA283E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50A0255" w14:textId="77777777" w:rsidTr="00A73339">
        <w:trPr>
          <w:trHeight w:val="300"/>
          <w:jc w:val="center"/>
        </w:trPr>
        <w:tc>
          <w:tcPr>
            <w:tcW w:w="2518" w:type="dxa"/>
            <w:vMerge/>
            <w:noWrap/>
            <w:vAlign w:val="center"/>
          </w:tcPr>
          <w:p w14:paraId="201947B5"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04E0B8A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Polysiphonia sp.</w:t>
            </w:r>
          </w:p>
        </w:tc>
        <w:tc>
          <w:tcPr>
            <w:tcW w:w="993" w:type="dxa"/>
            <w:noWrap/>
            <w:hideMark/>
          </w:tcPr>
          <w:p w14:paraId="3C19C174"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31F5B9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446BEE2A" w14:textId="77777777" w:rsidTr="00A73339">
        <w:trPr>
          <w:trHeight w:val="300"/>
          <w:jc w:val="center"/>
        </w:trPr>
        <w:tc>
          <w:tcPr>
            <w:tcW w:w="2518" w:type="dxa"/>
            <w:vMerge/>
            <w:noWrap/>
            <w:vAlign w:val="center"/>
          </w:tcPr>
          <w:p w14:paraId="0C083320"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19E079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Acanthophora muscoides </w:t>
            </w:r>
          </w:p>
        </w:tc>
        <w:tc>
          <w:tcPr>
            <w:tcW w:w="993" w:type="dxa"/>
            <w:noWrap/>
            <w:hideMark/>
          </w:tcPr>
          <w:p w14:paraId="1696628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224ECF1A" w14:textId="77777777" w:rsidR="00A73339" w:rsidRPr="00596A3A" w:rsidRDefault="00A73339" w:rsidP="00C80695">
            <w:pPr>
              <w:spacing w:before="0" w:after="0"/>
              <w:jc w:val="center"/>
              <w:rPr>
                <w:rFonts w:ascii="Arial" w:hAnsi="Arial" w:cs="Arial"/>
                <w:sz w:val="20"/>
                <w:szCs w:val="20"/>
              </w:rPr>
            </w:pPr>
          </w:p>
        </w:tc>
      </w:tr>
      <w:tr w:rsidR="00CF435B" w:rsidRPr="00596A3A" w14:paraId="23DE7EBC" w14:textId="77777777" w:rsidTr="00A73339">
        <w:trPr>
          <w:trHeight w:val="300"/>
          <w:jc w:val="center"/>
        </w:trPr>
        <w:tc>
          <w:tcPr>
            <w:tcW w:w="2518" w:type="dxa"/>
            <w:vMerge/>
            <w:noWrap/>
            <w:vAlign w:val="center"/>
            <w:hideMark/>
          </w:tcPr>
          <w:p w14:paraId="7B9C934D"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0CBED3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Acanthophora spicifera </w:t>
            </w:r>
          </w:p>
        </w:tc>
        <w:tc>
          <w:tcPr>
            <w:tcW w:w="993" w:type="dxa"/>
            <w:noWrap/>
            <w:hideMark/>
          </w:tcPr>
          <w:p w14:paraId="6A57C3D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44023600" w14:textId="77777777" w:rsidR="00A73339" w:rsidRPr="00596A3A" w:rsidRDefault="00A73339" w:rsidP="00C80695">
            <w:pPr>
              <w:spacing w:before="0" w:after="0"/>
              <w:jc w:val="center"/>
              <w:rPr>
                <w:rFonts w:ascii="Arial" w:hAnsi="Arial" w:cs="Arial"/>
                <w:sz w:val="20"/>
                <w:szCs w:val="20"/>
              </w:rPr>
            </w:pPr>
          </w:p>
        </w:tc>
      </w:tr>
      <w:tr w:rsidR="00CF435B" w:rsidRPr="00596A3A" w14:paraId="0234D672" w14:textId="77777777" w:rsidTr="00A73339">
        <w:trPr>
          <w:trHeight w:val="300"/>
          <w:jc w:val="center"/>
        </w:trPr>
        <w:tc>
          <w:tcPr>
            <w:tcW w:w="2518" w:type="dxa"/>
            <w:vMerge/>
            <w:noWrap/>
            <w:vAlign w:val="center"/>
          </w:tcPr>
          <w:p w14:paraId="29B0B8E2"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BB16D9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Bryocladia cuspidata </w:t>
            </w:r>
          </w:p>
        </w:tc>
        <w:tc>
          <w:tcPr>
            <w:tcW w:w="993" w:type="dxa"/>
            <w:noWrap/>
            <w:hideMark/>
          </w:tcPr>
          <w:p w14:paraId="60C75D7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5B590C2C" w14:textId="77777777" w:rsidR="00A73339" w:rsidRPr="00596A3A" w:rsidRDefault="00A73339" w:rsidP="00C80695">
            <w:pPr>
              <w:spacing w:before="0" w:after="0"/>
              <w:jc w:val="center"/>
              <w:rPr>
                <w:rFonts w:ascii="Arial" w:hAnsi="Arial" w:cs="Arial"/>
                <w:sz w:val="20"/>
                <w:szCs w:val="20"/>
              </w:rPr>
            </w:pPr>
          </w:p>
        </w:tc>
      </w:tr>
      <w:tr w:rsidR="00CF435B" w:rsidRPr="00596A3A" w14:paraId="6C308004" w14:textId="77777777" w:rsidTr="00A73339">
        <w:trPr>
          <w:trHeight w:val="300"/>
          <w:jc w:val="center"/>
        </w:trPr>
        <w:tc>
          <w:tcPr>
            <w:tcW w:w="2518" w:type="dxa"/>
            <w:vMerge/>
            <w:noWrap/>
            <w:vAlign w:val="center"/>
          </w:tcPr>
          <w:p w14:paraId="40137A74"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64D7FF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Bryothamnion sp.</w:t>
            </w:r>
          </w:p>
        </w:tc>
        <w:tc>
          <w:tcPr>
            <w:tcW w:w="993" w:type="dxa"/>
            <w:noWrap/>
            <w:hideMark/>
          </w:tcPr>
          <w:p w14:paraId="2633370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15D374B2" w14:textId="77777777" w:rsidR="00A73339" w:rsidRPr="00596A3A" w:rsidRDefault="00A73339" w:rsidP="00C80695">
            <w:pPr>
              <w:spacing w:before="0" w:after="0"/>
              <w:jc w:val="center"/>
              <w:rPr>
                <w:rFonts w:ascii="Arial" w:hAnsi="Arial" w:cs="Arial"/>
                <w:sz w:val="20"/>
                <w:szCs w:val="20"/>
              </w:rPr>
            </w:pPr>
          </w:p>
        </w:tc>
      </w:tr>
      <w:tr w:rsidR="00CF435B" w:rsidRPr="00596A3A" w14:paraId="111CAAAF" w14:textId="77777777" w:rsidTr="00A73339">
        <w:trPr>
          <w:trHeight w:val="300"/>
          <w:jc w:val="center"/>
        </w:trPr>
        <w:tc>
          <w:tcPr>
            <w:tcW w:w="2518" w:type="dxa"/>
            <w:vMerge/>
            <w:noWrap/>
            <w:vAlign w:val="center"/>
          </w:tcPr>
          <w:p w14:paraId="1BAC11DE"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336213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Digenea simplex </w:t>
            </w:r>
          </w:p>
        </w:tc>
        <w:tc>
          <w:tcPr>
            <w:tcW w:w="993" w:type="dxa"/>
            <w:noWrap/>
            <w:hideMark/>
          </w:tcPr>
          <w:p w14:paraId="3EA5950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7152D0AF" w14:textId="77777777" w:rsidR="00A73339" w:rsidRPr="00596A3A" w:rsidRDefault="00A73339" w:rsidP="00C80695">
            <w:pPr>
              <w:spacing w:before="0" w:after="0"/>
              <w:jc w:val="center"/>
              <w:rPr>
                <w:rFonts w:ascii="Arial" w:hAnsi="Arial" w:cs="Arial"/>
                <w:sz w:val="20"/>
                <w:szCs w:val="20"/>
              </w:rPr>
            </w:pPr>
          </w:p>
        </w:tc>
      </w:tr>
      <w:tr w:rsidR="00CF435B" w:rsidRPr="00596A3A" w14:paraId="27AC7010" w14:textId="77777777" w:rsidTr="00A73339">
        <w:trPr>
          <w:trHeight w:val="300"/>
          <w:jc w:val="center"/>
        </w:trPr>
        <w:tc>
          <w:tcPr>
            <w:tcW w:w="2518" w:type="dxa"/>
            <w:vMerge/>
            <w:noWrap/>
            <w:vAlign w:val="center"/>
          </w:tcPr>
          <w:p w14:paraId="13CCBEA3"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0BA3C7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Laurencia microcladia </w:t>
            </w:r>
          </w:p>
        </w:tc>
        <w:tc>
          <w:tcPr>
            <w:tcW w:w="993" w:type="dxa"/>
            <w:noWrap/>
            <w:hideMark/>
          </w:tcPr>
          <w:p w14:paraId="73AFA05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33A6F908" w14:textId="77777777" w:rsidR="00A73339" w:rsidRPr="00596A3A" w:rsidRDefault="00A73339" w:rsidP="00C80695">
            <w:pPr>
              <w:spacing w:before="0" w:after="0"/>
              <w:jc w:val="center"/>
              <w:rPr>
                <w:rFonts w:ascii="Arial" w:hAnsi="Arial" w:cs="Arial"/>
                <w:sz w:val="20"/>
                <w:szCs w:val="20"/>
              </w:rPr>
            </w:pPr>
          </w:p>
        </w:tc>
      </w:tr>
      <w:tr w:rsidR="00CF435B" w:rsidRPr="00596A3A" w14:paraId="37E4A8E9" w14:textId="77777777" w:rsidTr="00A73339">
        <w:trPr>
          <w:trHeight w:val="300"/>
          <w:jc w:val="center"/>
        </w:trPr>
        <w:tc>
          <w:tcPr>
            <w:tcW w:w="2518" w:type="dxa"/>
            <w:vMerge/>
            <w:noWrap/>
            <w:vAlign w:val="center"/>
          </w:tcPr>
          <w:p w14:paraId="1D53EC95"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7A7D0A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Botryocladia occidentalis </w:t>
            </w:r>
          </w:p>
        </w:tc>
        <w:tc>
          <w:tcPr>
            <w:tcW w:w="993" w:type="dxa"/>
            <w:noWrap/>
            <w:hideMark/>
          </w:tcPr>
          <w:p w14:paraId="3BFC0C7A"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F77898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509EC1BA" w14:textId="77777777" w:rsidTr="00A73339">
        <w:trPr>
          <w:trHeight w:val="300"/>
          <w:jc w:val="center"/>
        </w:trPr>
        <w:tc>
          <w:tcPr>
            <w:tcW w:w="2518" w:type="dxa"/>
            <w:vMerge/>
            <w:noWrap/>
            <w:vAlign w:val="center"/>
          </w:tcPr>
          <w:p w14:paraId="5A30BF72"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1B2D593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Botryocladia pyriformis</w:t>
            </w:r>
          </w:p>
        </w:tc>
        <w:tc>
          <w:tcPr>
            <w:tcW w:w="993" w:type="dxa"/>
            <w:noWrap/>
            <w:hideMark/>
          </w:tcPr>
          <w:p w14:paraId="35C4AD4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553796BD" w14:textId="77777777" w:rsidR="00A73339" w:rsidRPr="00596A3A" w:rsidRDefault="00A73339" w:rsidP="00C80695">
            <w:pPr>
              <w:spacing w:before="0" w:after="0"/>
              <w:jc w:val="center"/>
              <w:rPr>
                <w:rFonts w:ascii="Arial" w:hAnsi="Arial" w:cs="Arial"/>
                <w:sz w:val="20"/>
                <w:szCs w:val="20"/>
              </w:rPr>
            </w:pPr>
          </w:p>
        </w:tc>
      </w:tr>
      <w:tr w:rsidR="00CF435B" w:rsidRPr="00596A3A" w14:paraId="02913C65" w14:textId="77777777" w:rsidTr="00A73339">
        <w:trPr>
          <w:trHeight w:val="300"/>
          <w:jc w:val="center"/>
        </w:trPr>
        <w:tc>
          <w:tcPr>
            <w:tcW w:w="2518" w:type="dxa"/>
            <w:vMerge/>
            <w:noWrap/>
            <w:vAlign w:val="center"/>
          </w:tcPr>
          <w:p w14:paraId="757ADA14"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050D257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Botryocladia sp.</w:t>
            </w:r>
          </w:p>
        </w:tc>
        <w:tc>
          <w:tcPr>
            <w:tcW w:w="993" w:type="dxa"/>
            <w:noWrap/>
            <w:hideMark/>
          </w:tcPr>
          <w:p w14:paraId="6463AF0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5F3EAD75" w14:textId="77777777" w:rsidR="00A73339" w:rsidRPr="00596A3A" w:rsidRDefault="00A73339" w:rsidP="00C80695">
            <w:pPr>
              <w:spacing w:before="0" w:after="0"/>
              <w:jc w:val="center"/>
              <w:rPr>
                <w:rFonts w:ascii="Arial" w:hAnsi="Arial" w:cs="Arial"/>
                <w:sz w:val="20"/>
                <w:szCs w:val="20"/>
              </w:rPr>
            </w:pPr>
          </w:p>
        </w:tc>
      </w:tr>
      <w:tr w:rsidR="00CF435B" w:rsidRPr="00596A3A" w14:paraId="473D2A99" w14:textId="77777777" w:rsidTr="00A73339">
        <w:trPr>
          <w:trHeight w:val="300"/>
          <w:jc w:val="center"/>
        </w:trPr>
        <w:tc>
          <w:tcPr>
            <w:tcW w:w="2518" w:type="dxa"/>
            <w:vMerge w:val="restart"/>
            <w:noWrap/>
            <w:vAlign w:val="center"/>
            <w:hideMark/>
          </w:tcPr>
          <w:p w14:paraId="18C6AED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SARGASSACEAE</w:t>
            </w:r>
          </w:p>
        </w:tc>
        <w:tc>
          <w:tcPr>
            <w:tcW w:w="3260" w:type="dxa"/>
            <w:noWrap/>
            <w:hideMark/>
          </w:tcPr>
          <w:p w14:paraId="192DE77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Turbinaria turbinata</w:t>
            </w:r>
          </w:p>
        </w:tc>
        <w:tc>
          <w:tcPr>
            <w:tcW w:w="993" w:type="dxa"/>
            <w:noWrap/>
            <w:hideMark/>
          </w:tcPr>
          <w:p w14:paraId="11149E2A"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5F046901" w14:textId="77777777" w:rsidR="00A73339" w:rsidRPr="00596A3A" w:rsidRDefault="00A73339" w:rsidP="00C80695">
            <w:pPr>
              <w:spacing w:before="0" w:after="0"/>
              <w:jc w:val="center"/>
              <w:rPr>
                <w:rFonts w:ascii="Arial" w:hAnsi="Arial" w:cs="Arial"/>
                <w:sz w:val="20"/>
                <w:szCs w:val="20"/>
              </w:rPr>
            </w:pPr>
          </w:p>
        </w:tc>
      </w:tr>
      <w:tr w:rsidR="00CF435B" w:rsidRPr="00596A3A" w14:paraId="12646769" w14:textId="77777777" w:rsidTr="00A73339">
        <w:trPr>
          <w:trHeight w:val="300"/>
          <w:jc w:val="center"/>
        </w:trPr>
        <w:tc>
          <w:tcPr>
            <w:tcW w:w="2518" w:type="dxa"/>
            <w:vMerge/>
            <w:noWrap/>
            <w:vAlign w:val="center"/>
          </w:tcPr>
          <w:p w14:paraId="10980441"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2E7EED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Sargassum fluitans</w:t>
            </w:r>
          </w:p>
        </w:tc>
        <w:tc>
          <w:tcPr>
            <w:tcW w:w="993" w:type="dxa"/>
            <w:noWrap/>
            <w:hideMark/>
          </w:tcPr>
          <w:p w14:paraId="06C22438"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60F42CB8" w14:textId="77777777" w:rsidR="00A73339" w:rsidRPr="00596A3A" w:rsidRDefault="00A73339" w:rsidP="00C80695">
            <w:pPr>
              <w:spacing w:before="0" w:after="0"/>
              <w:jc w:val="center"/>
              <w:rPr>
                <w:rFonts w:ascii="Arial" w:hAnsi="Arial" w:cs="Arial"/>
                <w:sz w:val="20"/>
                <w:szCs w:val="20"/>
              </w:rPr>
            </w:pPr>
          </w:p>
        </w:tc>
      </w:tr>
      <w:tr w:rsidR="00CF435B" w:rsidRPr="00596A3A" w14:paraId="6858F19B" w14:textId="77777777" w:rsidTr="00A73339">
        <w:trPr>
          <w:trHeight w:val="300"/>
          <w:jc w:val="center"/>
        </w:trPr>
        <w:tc>
          <w:tcPr>
            <w:tcW w:w="2518" w:type="dxa"/>
            <w:vMerge/>
            <w:noWrap/>
            <w:vAlign w:val="center"/>
          </w:tcPr>
          <w:p w14:paraId="30DFF572"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1AD7E92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Sargassum hystrix</w:t>
            </w:r>
          </w:p>
        </w:tc>
        <w:tc>
          <w:tcPr>
            <w:tcW w:w="993" w:type="dxa"/>
            <w:noWrap/>
            <w:hideMark/>
          </w:tcPr>
          <w:p w14:paraId="6817AB92"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6F1DE14B" w14:textId="77777777" w:rsidR="00A73339" w:rsidRPr="00596A3A" w:rsidRDefault="00A73339" w:rsidP="00C80695">
            <w:pPr>
              <w:spacing w:before="0" w:after="0"/>
              <w:jc w:val="center"/>
              <w:rPr>
                <w:rFonts w:ascii="Arial" w:hAnsi="Arial" w:cs="Arial"/>
                <w:sz w:val="20"/>
                <w:szCs w:val="20"/>
              </w:rPr>
            </w:pPr>
          </w:p>
        </w:tc>
      </w:tr>
      <w:tr w:rsidR="00CF435B" w:rsidRPr="00596A3A" w14:paraId="645045E0" w14:textId="77777777" w:rsidTr="00A73339">
        <w:trPr>
          <w:trHeight w:val="300"/>
          <w:jc w:val="center"/>
        </w:trPr>
        <w:tc>
          <w:tcPr>
            <w:tcW w:w="2518" w:type="dxa"/>
            <w:vMerge/>
            <w:noWrap/>
            <w:vAlign w:val="center"/>
          </w:tcPr>
          <w:p w14:paraId="3739AEC9"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AF328F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Sargassum natans</w:t>
            </w:r>
          </w:p>
        </w:tc>
        <w:tc>
          <w:tcPr>
            <w:tcW w:w="993" w:type="dxa"/>
            <w:noWrap/>
            <w:hideMark/>
          </w:tcPr>
          <w:p w14:paraId="1D7669D0"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62C6163E" w14:textId="77777777" w:rsidR="00A73339" w:rsidRPr="00596A3A" w:rsidRDefault="00A73339" w:rsidP="00C80695">
            <w:pPr>
              <w:spacing w:before="0" w:after="0"/>
              <w:jc w:val="center"/>
              <w:rPr>
                <w:rFonts w:ascii="Arial" w:hAnsi="Arial" w:cs="Arial"/>
                <w:sz w:val="20"/>
                <w:szCs w:val="20"/>
              </w:rPr>
            </w:pPr>
          </w:p>
        </w:tc>
      </w:tr>
      <w:tr w:rsidR="00CF435B" w:rsidRPr="00596A3A" w14:paraId="089C5CA6" w14:textId="77777777" w:rsidTr="00A73339">
        <w:trPr>
          <w:trHeight w:val="300"/>
          <w:jc w:val="center"/>
        </w:trPr>
        <w:tc>
          <w:tcPr>
            <w:tcW w:w="2518" w:type="dxa"/>
            <w:noWrap/>
            <w:vAlign w:val="center"/>
            <w:hideMark/>
          </w:tcPr>
          <w:p w14:paraId="76959E2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SIPHONOCLADACEAE</w:t>
            </w:r>
          </w:p>
        </w:tc>
        <w:tc>
          <w:tcPr>
            <w:tcW w:w="3260" w:type="dxa"/>
            <w:noWrap/>
            <w:hideMark/>
          </w:tcPr>
          <w:p w14:paraId="64E1411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Dictyosphaeria cavernosa</w:t>
            </w:r>
          </w:p>
        </w:tc>
        <w:tc>
          <w:tcPr>
            <w:tcW w:w="993" w:type="dxa"/>
            <w:noWrap/>
            <w:hideMark/>
          </w:tcPr>
          <w:p w14:paraId="308A0F9B"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3B856C66" w14:textId="77777777" w:rsidR="00A73339" w:rsidRPr="00596A3A" w:rsidRDefault="00A73339" w:rsidP="00C80695">
            <w:pPr>
              <w:spacing w:before="0" w:after="0"/>
              <w:jc w:val="center"/>
              <w:rPr>
                <w:rFonts w:ascii="Arial" w:hAnsi="Arial" w:cs="Arial"/>
                <w:sz w:val="20"/>
                <w:szCs w:val="20"/>
              </w:rPr>
            </w:pPr>
          </w:p>
        </w:tc>
      </w:tr>
      <w:tr w:rsidR="00CF435B" w:rsidRPr="00596A3A" w14:paraId="42C08DB5" w14:textId="77777777" w:rsidTr="00A73339">
        <w:trPr>
          <w:trHeight w:val="300"/>
          <w:jc w:val="center"/>
        </w:trPr>
        <w:tc>
          <w:tcPr>
            <w:tcW w:w="2518" w:type="dxa"/>
            <w:vMerge w:val="restart"/>
            <w:noWrap/>
            <w:vAlign w:val="center"/>
            <w:hideMark/>
          </w:tcPr>
          <w:p w14:paraId="719B0CB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SOLIERIACEAE</w:t>
            </w:r>
          </w:p>
        </w:tc>
        <w:tc>
          <w:tcPr>
            <w:tcW w:w="3260" w:type="dxa"/>
            <w:noWrap/>
            <w:hideMark/>
          </w:tcPr>
          <w:p w14:paraId="6444B6F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Eucheuma isiforme </w:t>
            </w:r>
          </w:p>
        </w:tc>
        <w:tc>
          <w:tcPr>
            <w:tcW w:w="993" w:type="dxa"/>
            <w:noWrap/>
            <w:hideMark/>
          </w:tcPr>
          <w:p w14:paraId="3B2B9811"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12758D7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7F233E63" w14:textId="77777777" w:rsidTr="00A73339">
        <w:trPr>
          <w:trHeight w:val="300"/>
          <w:jc w:val="center"/>
        </w:trPr>
        <w:tc>
          <w:tcPr>
            <w:tcW w:w="2518" w:type="dxa"/>
            <w:vMerge/>
            <w:noWrap/>
            <w:vAlign w:val="center"/>
          </w:tcPr>
          <w:p w14:paraId="7009282D"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2A5734D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Wurdemannia miniata </w:t>
            </w:r>
          </w:p>
        </w:tc>
        <w:tc>
          <w:tcPr>
            <w:tcW w:w="993" w:type="dxa"/>
            <w:noWrap/>
            <w:hideMark/>
          </w:tcPr>
          <w:p w14:paraId="6E93FF7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3EBD4C41" w14:textId="77777777" w:rsidR="00A73339" w:rsidRPr="00596A3A" w:rsidRDefault="00A73339" w:rsidP="00C80695">
            <w:pPr>
              <w:spacing w:before="0" w:after="0"/>
              <w:jc w:val="center"/>
              <w:rPr>
                <w:rFonts w:ascii="Arial" w:hAnsi="Arial" w:cs="Arial"/>
                <w:sz w:val="20"/>
                <w:szCs w:val="20"/>
              </w:rPr>
            </w:pPr>
          </w:p>
        </w:tc>
      </w:tr>
      <w:tr w:rsidR="00CF435B" w:rsidRPr="00596A3A" w14:paraId="21E5EFBD" w14:textId="77777777" w:rsidTr="00A73339">
        <w:trPr>
          <w:trHeight w:val="300"/>
          <w:jc w:val="center"/>
        </w:trPr>
        <w:tc>
          <w:tcPr>
            <w:tcW w:w="2518" w:type="dxa"/>
            <w:vMerge/>
            <w:noWrap/>
            <w:vAlign w:val="center"/>
          </w:tcPr>
          <w:p w14:paraId="061D67EF"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128FAF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Solieria filiformis </w:t>
            </w:r>
          </w:p>
        </w:tc>
        <w:tc>
          <w:tcPr>
            <w:tcW w:w="993" w:type="dxa"/>
            <w:noWrap/>
            <w:hideMark/>
          </w:tcPr>
          <w:p w14:paraId="0C319A7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65FFD046" w14:textId="77777777" w:rsidR="00A73339" w:rsidRPr="00596A3A" w:rsidRDefault="00A73339" w:rsidP="00C80695">
            <w:pPr>
              <w:spacing w:before="0" w:after="0"/>
              <w:jc w:val="center"/>
              <w:rPr>
                <w:rFonts w:ascii="Arial" w:hAnsi="Arial" w:cs="Arial"/>
                <w:sz w:val="20"/>
                <w:szCs w:val="20"/>
              </w:rPr>
            </w:pPr>
          </w:p>
        </w:tc>
      </w:tr>
      <w:tr w:rsidR="00CF435B" w:rsidRPr="00596A3A" w14:paraId="40134450" w14:textId="77777777" w:rsidTr="00A73339">
        <w:trPr>
          <w:trHeight w:val="300"/>
          <w:jc w:val="center"/>
        </w:trPr>
        <w:tc>
          <w:tcPr>
            <w:tcW w:w="2518" w:type="dxa"/>
            <w:vMerge w:val="restart"/>
            <w:noWrap/>
            <w:vAlign w:val="center"/>
            <w:hideMark/>
          </w:tcPr>
          <w:p w14:paraId="0D2AE52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SPYRIDIACEAE</w:t>
            </w:r>
          </w:p>
        </w:tc>
        <w:tc>
          <w:tcPr>
            <w:tcW w:w="3260" w:type="dxa"/>
            <w:noWrap/>
            <w:hideMark/>
          </w:tcPr>
          <w:p w14:paraId="41A4D0B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Spyridia filamentosa </w:t>
            </w:r>
          </w:p>
        </w:tc>
        <w:tc>
          <w:tcPr>
            <w:tcW w:w="993" w:type="dxa"/>
            <w:noWrap/>
            <w:hideMark/>
          </w:tcPr>
          <w:p w14:paraId="6AE70ED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3D31F1B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7017EED4" w14:textId="77777777" w:rsidTr="00A73339">
        <w:trPr>
          <w:trHeight w:val="300"/>
          <w:jc w:val="center"/>
        </w:trPr>
        <w:tc>
          <w:tcPr>
            <w:tcW w:w="2518" w:type="dxa"/>
            <w:vMerge/>
            <w:noWrap/>
            <w:vAlign w:val="center"/>
            <w:hideMark/>
          </w:tcPr>
          <w:p w14:paraId="3E307F70"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6595C56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Spyridia sp</w:t>
            </w:r>
          </w:p>
        </w:tc>
        <w:tc>
          <w:tcPr>
            <w:tcW w:w="993" w:type="dxa"/>
            <w:noWrap/>
            <w:hideMark/>
          </w:tcPr>
          <w:p w14:paraId="3DC1DDF9"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516D7B16" w14:textId="77777777" w:rsidR="00A73339" w:rsidRPr="00596A3A" w:rsidRDefault="00A73339" w:rsidP="00C80695">
            <w:pPr>
              <w:spacing w:before="0" w:after="0"/>
              <w:jc w:val="center"/>
              <w:rPr>
                <w:rFonts w:ascii="Arial" w:hAnsi="Arial" w:cs="Arial"/>
                <w:sz w:val="20"/>
                <w:szCs w:val="20"/>
              </w:rPr>
            </w:pPr>
          </w:p>
        </w:tc>
      </w:tr>
      <w:tr w:rsidR="00CF435B" w:rsidRPr="00596A3A" w14:paraId="07676AF0" w14:textId="77777777" w:rsidTr="00A73339">
        <w:trPr>
          <w:trHeight w:val="300"/>
          <w:jc w:val="center"/>
        </w:trPr>
        <w:tc>
          <w:tcPr>
            <w:tcW w:w="2518" w:type="dxa"/>
            <w:vMerge w:val="restart"/>
            <w:noWrap/>
            <w:vAlign w:val="center"/>
            <w:hideMark/>
          </w:tcPr>
          <w:p w14:paraId="6132342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UDOTEACEAE</w:t>
            </w:r>
          </w:p>
        </w:tc>
        <w:tc>
          <w:tcPr>
            <w:tcW w:w="3260" w:type="dxa"/>
            <w:noWrap/>
            <w:hideMark/>
          </w:tcPr>
          <w:p w14:paraId="5E08713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Penicillus capitatus </w:t>
            </w:r>
          </w:p>
        </w:tc>
        <w:tc>
          <w:tcPr>
            <w:tcW w:w="993" w:type="dxa"/>
            <w:noWrap/>
            <w:hideMark/>
          </w:tcPr>
          <w:p w14:paraId="04ED61F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21D51A8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51E13000" w14:textId="77777777" w:rsidTr="00A73339">
        <w:trPr>
          <w:trHeight w:val="300"/>
          <w:jc w:val="center"/>
        </w:trPr>
        <w:tc>
          <w:tcPr>
            <w:tcW w:w="2518" w:type="dxa"/>
            <w:vMerge/>
            <w:noWrap/>
            <w:vAlign w:val="center"/>
          </w:tcPr>
          <w:p w14:paraId="257E2E04"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4B8051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Penicillus  dumetosus </w:t>
            </w:r>
          </w:p>
        </w:tc>
        <w:tc>
          <w:tcPr>
            <w:tcW w:w="993" w:type="dxa"/>
            <w:noWrap/>
            <w:hideMark/>
          </w:tcPr>
          <w:p w14:paraId="52A89262"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28048EA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C963466" w14:textId="77777777" w:rsidTr="00A73339">
        <w:trPr>
          <w:trHeight w:val="300"/>
          <w:jc w:val="center"/>
        </w:trPr>
        <w:tc>
          <w:tcPr>
            <w:tcW w:w="2518" w:type="dxa"/>
            <w:vMerge/>
            <w:noWrap/>
            <w:vAlign w:val="center"/>
          </w:tcPr>
          <w:p w14:paraId="46FB4498"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08357D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Penicillus lamourouxii </w:t>
            </w:r>
          </w:p>
        </w:tc>
        <w:tc>
          <w:tcPr>
            <w:tcW w:w="993" w:type="dxa"/>
            <w:noWrap/>
            <w:hideMark/>
          </w:tcPr>
          <w:p w14:paraId="39CD4D56"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141CB69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90C2161" w14:textId="77777777" w:rsidTr="00A73339">
        <w:trPr>
          <w:trHeight w:val="300"/>
          <w:jc w:val="center"/>
        </w:trPr>
        <w:tc>
          <w:tcPr>
            <w:tcW w:w="2518" w:type="dxa"/>
            <w:vMerge/>
            <w:noWrap/>
            <w:vAlign w:val="center"/>
          </w:tcPr>
          <w:p w14:paraId="1964E999"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4F62636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Penicillus pyriformis </w:t>
            </w:r>
          </w:p>
        </w:tc>
        <w:tc>
          <w:tcPr>
            <w:tcW w:w="993" w:type="dxa"/>
            <w:noWrap/>
            <w:hideMark/>
          </w:tcPr>
          <w:p w14:paraId="0C8D4C6E"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23B9C6C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406C5C9B" w14:textId="77777777" w:rsidTr="00A73339">
        <w:trPr>
          <w:trHeight w:val="300"/>
          <w:jc w:val="center"/>
        </w:trPr>
        <w:tc>
          <w:tcPr>
            <w:tcW w:w="2518" w:type="dxa"/>
            <w:vMerge/>
            <w:noWrap/>
            <w:vAlign w:val="center"/>
          </w:tcPr>
          <w:p w14:paraId="51695297"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5092483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Rhipocephalus phoenix </w:t>
            </w:r>
          </w:p>
        </w:tc>
        <w:tc>
          <w:tcPr>
            <w:tcW w:w="993" w:type="dxa"/>
            <w:noWrap/>
            <w:hideMark/>
          </w:tcPr>
          <w:p w14:paraId="16E94C43"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0F1F577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6CEE58DE" w14:textId="77777777" w:rsidTr="00A73339">
        <w:trPr>
          <w:trHeight w:val="300"/>
          <w:jc w:val="center"/>
        </w:trPr>
        <w:tc>
          <w:tcPr>
            <w:tcW w:w="2518" w:type="dxa"/>
            <w:vMerge/>
            <w:noWrap/>
            <w:vAlign w:val="center"/>
          </w:tcPr>
          <w:p w14:paraId="18298C5D"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0CFA8E6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Rhipocephalus phoenix f. brevifolius</w:t>
            </w:r>
          </w:p>
        </w:tc>
        <w:tc>
          <w:tcPr>
            <w:tcW w:w="993" w:type="dxa"/>
            <w:noWrap/>
            <w:hideMark/>
          </w:tcPr>
          <w:p w14:paraId="0335A4E4"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3C037D6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7A6FEF00" w14:textId="77777777" w:rsidTr="00A73339">
        <w:trPr>
          <w:trHeight w:val="300"/>
          <w:jc w:val="center"/>
        </w:trPr>
        <w:tc>
          <w:tcPr>
            <w:tcW w:w="2518" w:type="dxa"/>
            <w:vMerge/>
            <w:noWrap/>
            <w:vAlign w:val="center"/>
          </w:tcPr>
          <w:p w14:paraId="0ED430F1"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D663D6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Rhipocephalus phoenix f. longifolius </w:t>
            </w:r>
          </w:p>
        </w:tc>
        <w:tc>
          <w:tcPr>
            <w:tcW w:w="993" w:type="dxa"/>
            <w:noWrap/>
            <w:hideMark/>
          </w:tcPr>
          <w:p w14:paraId="564F816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4324EB9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7887CBBB" w14:textId="77777777" w:rsidTr="00A73339">
        <w:trPr>
          <w:trHeight w:val="300"/>
          <w:jc w:val="center"/>
        </w:trPr>
        <w:tc>
          <w:tcPr>
            <w:tcW w:w="2518" w:type="dxa"/>
            <w:vMerge/>
            <w:noWrap/>
            <w:vAlign w:val="center"/>
            <w:hideMark/>
          </w:tcPr>
          <w:p w14:paraId="3330D4B4"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35CC10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Udotea conglutinata </w:t>
            </w:r>
          </w:p>
        </w:tc>
        <w:tc>
          <w:tcPr>
            <w:tcW w:w="993" w:type="dxa"/>
            <w:noWrap/>
            <w:hideMark/>
          </w:tcPr>
          <w:p w14:paraId="4866EA6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2F3AA99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16D8494" w14:textId="77777777" w:rsidTr="00A73339">
        <w:trPr>
          <w:trHeight w:val="300"/>
          <w:jc w:val="center"/>
        </w:trPr>
        <w:tc>
          <w:tcPr>
            <w:tcW w:w="2518" w:type="dxa"/>
            <w:vMerge/>
            <w:noWrap/>
            <w:vAlign w:val="center"/>
          </w:tcPr>
          <w:p w14:paraId="0C9FBDA6"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673B2E6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Udotea cyathiformis </w:t>
            </w:r>
          </w:p>
        </w:tc>
        <w:tc>
          <w:tcPr>
            <w:tcW w:w="993" w:type="dxa"/>
            <w:noWrap/>
            <w:hideMark/>
          </w:tcPr>
          <w:p w14:paraId="646FAF2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2B9F82E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6B28313C" w14:textId="77777777" w:rsidTr="00A73339">
        <w:trPr>
          <w:trHeight w:val="300"/>
          <w:jc w:val="center"/>
        </w:trPr>
        <w:tc>
          <w:tcPr>
            <w:tcW w:w="2518" w:type="dxa"/>
            <w:vMerge/>
            <w:noWrap/>
            <w:vAlign w:val="center"/>
          </w:tcPr>
          <w:p w14:paraId="0183DF23"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3B13EC2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Udotea  flabellum </w:t>
            </w:r>
          </w:p>
        </w:tc>
        <w:tc>
          <w:tcPr>
            <w:tcW w:w="993" w:type="dxa"/>
            <w:noWrap/>
            <w:hideMark/>
          </w:tcPr>
          <w:p w14:paraId="06565A2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39CC3C0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1693446F" w14:textId="77777777" w:rsidTr="00A73339">
        <w:trPr>
          <w:trHeight w:val="300"/>
          <w:jc w:val="center"/>
        </w:trPr>
        <w:tc>
          <w:tcPr>
            <w:tcW w:w="2518" w:type="dxa"/>
            <w:vMerge/>
            <w:noWrap/>
            <w:vAlign w:val="center"/>
          </w:tcPr>
          <w:p w14:paraId="7FF5B052"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0F7A3EC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Boodleopsis pusilla </w:t>
            </w:r>
          </w:p>
        </w:tc>
        <w:tc>
          <w:tcPr>
            <w:tcW w:w="993" w:type="dxa"/>
            <w:noWrap/>
            <w:hideMark/>
          </w:tcPr>
          <w:p w14:paraId="5FC78EBE"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05BBF42E" w14:textId="77777777" w:rsidR="00A73339" w:rsidRPr="00596A3A" w:rsidRDefault="00A73339" w:rsidP="00C80695">
            <w:pPr>
              <w:spacing w:before="0" w:after="0"/>
              <w:jc w:val="center"/>
              <w:rPr>
                <w:rFonts w:ascii="Arial" w:hAnsi="Arial" w:cs="Arial"/>
                <w:sz w:val="20"/>
                <w:szCs w:val="20"/>
              </w:rPr>
            </w:pPr>
          </w:p>
        </w:tc>
      </w:tr>
      <w:tr w:rsidR="00CF435B" w:rsidRPr="00596A3A" w14:paraId="186EAD27" w14:textId="77777777" w:rsidTr="00A73339">
        <w:trPr>
          <w:trHeight w:val="300"/>
          <w:jc w:val="center"/>
        </w:trPr>
        <w:tc>
          <w:tcPr>
            <w:tcW w:w="2518" w:type="dxa"/>
            <w:vMerge/>
            <w:noWrap/>
            <w:vAlign w:val="center"/>
          </w:tcPr>
          <w:p w14:paraId="2AB500E3"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7CEFBE8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Udotea occidentalis</w:t>
            </w:r>
          </w:p>
        </w:tc>
        <w:tc>
          <w:tcPr>
            <w:tcW w:w="993" w:type="dxa"/>
            <w:noWrap/>
            <w:hideMark/>
          </w:tcPr>
          <w:p w14:paraId="146D5ED8"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42DC4C7A" w14:textId="77777777" w:rsidR="00A73339" w:rsidRPr="00596A3A" w:rsidRDefault="00A73339" w:rsidP="00C80695">
            <w:pPr>
              <w:spacing w:before="0" w:after="0"/>
              <w:jc w:val="center"/>
              <w:rPr>
                <w:rFonts w:ascii="Arial" w:hAnsi="Arial" w:cs="Arial"/>
                <w:sz w:val="20"/>
                <w:szCs w:val="20"/>
              </w:rPr>
            </w:pPr>
          </w:p>
        </w:tc>
      </w:tr>
      <w:tr w:rsidR="00CF435B" w:rsidRPr="00596A3A" w14:paraId="45B8C933" w14:textId="77777777" w:rsidTr="00A73339">
        <w:trPr>
          <w:trHeight w:val="300"/>
          <w:jc w:val="center"/>
        </w:trPr>
        <w:tc>
          <w:tcPr>
            <w:tcW w:w="2518" w:type="dxa"/>
            <w:vMerge/>
            <w:noWrap/>
            <w:vAlign w:val="center"/>
          </w:tcPr>
          <w:p w14:paraId="68F579EC"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2C533AE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Udotea spinulosa </w:t>
            </w:r>
          </w:p>
        </w:tc>
        <w:tc>
          <w:tcPr>
            <w:tcW w:w="993" w:type="dxa"/>
            <w:noWrap/>
            <w:hideMark/>
          </w:tcPr>
          <w:p w14:paraId="1006DC6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72411468" w14:textId="77777777" w:rsidR="00A73339" w:rsidRPr="00596A3A" w:rsidRDefault="00A73339" w:rsidP="00C80695">
            <w:pPr>
              <w:spacing w:before="0" w:after="0"/>
              <w:jc w:val="center"/>
              <w:rPr>
                <w:rFonts w:ascii="Arial" w:hAnsi="Arial" w:cs="Arial"/>
                <w:sz w:val="20"/>
                <w:szCs w:val="20"/>
              </w:rPr>
            </w:pPr>
          </w:p>
        </w:tc>
      </w:tr>
      <w:tr w:rsidR="00CF435B" w:rsidRPr="00596A3A" w14:paraId="7C011FA0" w14:textId="77777777" w:rsidTr="00A73339">
        <w:trPr>
          <w:trHeight w:val="300"/>
          <w:jc w:val="center"/>
        </w:trPr>
        <w:tc>
          <w:tcPr>
            <w:tcW w:w="2518" w:type="dxa"/>
            <w:vMerge/>
            <w:noWrap/>
            <w:vAlign w:val="center"/>
          </w:tcPr>
          <w:p w14:paraId="5D0B8743"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1E50F81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Udotea wilsoniI </w:t>
            </w:r>
          </w:p>
        </w:tc>
        <w:tc>
          <w:tcPr>
            <w:tcW w:w="993" w:type="dxa"/>
            <w:noWrap/>
            <w:hideMark/>
          </w:tcPr>
          <w:p w14:paraId="234A99F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000286FC" w14:textId="77777777" w:rsidR="00A73339" w:rsidRPr="00596A3A" w:rsidRDefault="00A73339" w:rsidP="00C80695">
            <w:pPr>
              <w:spacing w:before="0" w:after="0"/>
              <w:jc w:val="center"/>
              <w:rPr>
                <w:rFonts w:ascii="Arial" w:hAnsi="Arial" w:cs="Arial"/>
                <w:sz w:val="20"/>
                <w:szCs w:val="20"/>
              </w:rPr>
            </w:pPr>
          </w:p>
        </w:tc>
      </w:tr>
      <w:tr w:rsidR="00CF435B" w:rsidRPr="00596A3A" w14:paraId="33C6779B" w14:textId="77777777" w:rsidTr="00A73339">
        <w:trPr>
          <w:trHeight w:val="300"/>
          <w:jc w:val="center"/>
        </w:trPr>
        <w:tc>
          <w:tcPr>
            <w:tcW w:w="2518" w:type="dxa"/>
            <w:noWrap/>
            <w:vAlign w:val="center"/>
            <w:hideMark/>
          </w:tcPr>
          <w:p w14:paraId="5227322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ULVACEAE</w:t>
            </w:r>
          </w:p>
        </w:tc>
        <w:tc>
          <w:tcPr>
            <w:tcW w:w="3260" w:type="dxa"/>
            <w:noWrap/>
            <w:hideMark/>
          </w:tcPr>
          <w:p w14:paraId="44BC523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Ulva fasciata</w:t>
            </w:r>
          </w:p>
        </w:tc>
        <w:tc>
          <w:tcPr>
            <w:tcW w:w="993" w:type="dxa"/>
            <w:noWrap/>
            <w:hideMark/>
          </w:tcPr>
          <w:p w14:paraId="07ABFE53"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6C487BE9" w14:textId="77777777" w:rsidR="00A73339" w:rsidRPr="00596A3A" w:rsidRDefault="00A73339" w:rsidP="00C80695">
            <w:pPr>
              <w:spacing w:before="0" w:after="0"/>
              <w:jc w:val="center"/>
              <w:rPr>
                <w:rFonts w:ascii="Arial" w:hAnsi="Arial" w:cs="Arial"/>
                <w:sz w:val="20"/>
                <w:szCs w:val="20"/>
              </w:rPr>
            </w:pPr>
          </w:p>
        </w:tc>
      </w:tr>
      <w:tr w:rsidR="00CF435B" w:rsidRPr="00596A3A" w14:paraId="11244EA9" w14:textId="77777777" w:rsidTr="00A73339">
        <w:trPr>
          <w:trHeight w:val="300"/>
          <w:jc w:val="center"/>
        </w:trPr>
        <w:tc>
          <w:tcPr>
            <w:tcW w:w="2518" w:type="dxa"/>
            <w:vMerge w:val="restart"/>
            <w:noWrap/>
            <w:vAlign w:val="center"/>
            <w:hideMark/>
          </w:tcPr>
          <w:p w14:paraId="5FE7469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VALONIACEAE</w:t>
            </w:r>
          </w:p>
        </w:tc>
        <w:tc>
          <w:tcPr>
            <w:tcW w:w="3260" w:type="dxa"/>
            <w:noWrap/>
            <w:hideMark/>
          </w:tcPr>
          <w:p w14:paraId="468C853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Valonia macrophysa </w:t>
            </w:r>
          </w:p>
        </w:tc>
        <w:tc>
          <w:tcPr>
            <w:tcW w:w="993" w:type="dxa"/>
            <w:noWrap/>
            <w:hideMark/>
          </w:tcPr>
          <w:p w14:paraId="17DF982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c>
          <w:tcPr>
            <w:tcW w:w="1134" w:type="dxa"/>
            <w:noWrap/>
            <w:hideMark/>
          </w:tcPr>
          <w:p w14:paraId="77DDC03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0F05368" w14:textId="77777777" w:rsidTr="00A73339">
        <w:trPr>
          <w:trHeight w:val="300"/>
          <w:jc w:val="center"/>
        </w:trPr>
        <w:tc>
          <w:tcPr>
            <w:tcW w:w="2518" w:type="dxa"/>
            <w:vMerge/>
            <w:noWrap/>
            <w:vAlign w:val="center"/>
          </w:tcPr>
          <w:p w14:paraId="38EA57ED"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113BF13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Valonia utricularis </w:t>
            </w:r>
          </w:p>
        </w:tc>
        <w:tc>
          <w:tcPr>
            <w:tcW w:w="993" w:type="dxa"/>
            <w:noWrap/>
            <w:hideMark/>
          </w:tcPr>
          <w:p w14:paraId="43A1CE2E"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316F969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X</w:t>
            </w:r>
          </w:p>
        </w:tc>
      </w:tr>
      <w:tr w:rsidR="00CF435B" w:rsidRPr="00596A3A" w14:paraId="2CDC5E30" w14:textId="77777777" w:rsidTr="00A73339">
        <w:trPr>
          <w:trHeight w:val="300"/>
          <w:jc w:val="center"/>
        </w:trPr>
        <w:tc>
          <w:tcPr>
            <w:tcW w:w="2518" w:type="dxa"/>
            <w:vMerge/>
            <w:noWrap/>
            <w:vAlign w:val="center"/>
          </w:tcPr>
          <w:p w14:paraId="3EBC73A1" w14:textId="77777777" w:rsidR="00A73339" w:rsidRPr="00596A3A" w:rsidRDefault="00A73339" w:rsidP="00C80695">
            <w:pPr>
              <w:spacing w:before="0" w:after="0"/>
              <w:jc w:val="center"/>
              <w:rPr>
                <w:rFonts w:ascii="Arial" w:hAnsi="Arial" w:cs="Arial"/>
                <w:sz w:val="20"/>
                <w:szCs w:val="20"/>
              </w:rPr>
            </w:pPr>
          </w:p>
        </w:tc>
        <w:tc>
          <w:tcPr>
            <w:tcW w:w="3260" w:type="dxa"/>
            <w:noWrap/>
            <w:hideMark/>
          </w:tcPr>
          <w:p w14:paraId="5EACBFD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Ventricaria ventricosa</w:t>
            </w:r>
          </w:p>
        </w:tc>
        <w:tc>
          <w:tcPr>
            <w:tcW w:w="993" w:type="dxa"/>
            <w:noWrap/>
            <w:hideMark/>
          </w:tcPr>
          <w:p w14:paraId="244807C7"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7A5F1603" w14:textId="77777777" w:rsidR="00A73339" w:rsidRPr="00596A3A" w:rsidRDefault="00A73339" w:rsidP="00C80695">
            <w:pPr>
              <w:spacing w:before="0" w:after="0"/>
              <w:jc w:val="center"/>
              <w:rPr>
                <w:rFonts w:ascii="Arial" w:hAnsi="Arial" w:cs="Arial"/>
                <w:sz w:val="20"/>
                <w:szCs w:val="20"/>
              </w:rPr>
            </w:pPr>
          </w:p>
        </w:tc>
      </w:tr>
      <w:tr w:rsidR="00A73339" w:rsidRPr="00596A3A" w14:paraId="36C4262B" w14:textId="77777777" w:rsidTr="00A73339">
        <w:trPr>
          <w:trHeight w:val="300"/>
          <w:jc w:val="center"/>
        </w:trPr>
        <w:tc>
          <w:tcPr>
            <w:tcW w:w="2518" w:type="dxa"/>
            <w:noWrap/>
            <w:vAlign w:val="center"/>
            <w:hideMark/>
          </w:tcPr>
          <w:p w14:paraId="1D161CE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WRANGUELIAEA</w:t>
            </w:r>
          </w:p>
        </w:tc>
        <w:tc>
          <w:tcPr>
            <w:tcW w:w="3260" w:type="dxa"/>
            <w:noWrap/>
            <w:hideMark/>
          </w:tcPr>
          <w:p w14:paraId="745F65A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Wrangelia argus</w:t>
            </w:r>
          </w:p>
        </w:tc>
        <w:tc>
          <w:tcPr>
            <w:tcW w:w="993" w:type="dxa"/>
            <w:noWrap/>
            <w:hideMark/>
          </w:tcPr>
          <w:p w14:paraId="0ACB265D" w14:textId="77777777" w:rsidR="00A73339" w:rsidRPr="00596A3A" w:rsidRDefault="00A73339" w:rsidP="00C80695">
            <w:pPr>
              <w:spacing w:before="0" w:after="0"/>
              <w:jc w:val="center"/>
              <w:rPr>
                <w:rFonts w:ascii="Arial" w:hAnsi="Arial" w:cs="Arial"/>
                <w:sz w:val="20"/>
                <w:szCs w:val="20"/>
              </w:rPr>
            </w:pPr>
          </w:p>
        </w:tc>
        <w:tc>
          <w:tcPr>
            <w:tcW w:w="1134" w:type="dxa"/>
            <w:noWrap/>
            <w:hideMark/>
          </w:tcPr>
          <w:p w14:paraId="2E8B72E9" w14:textId="77777777" w:rsidR="00A73339" w:rsidRPr="00596A3A" w:rsidRDefault="00A73339" w:rsidP="00C80695">
            <w:pPr>
              <w:spacing w:before="0" w:after="0"/>
              <w:jc w:val="center"/>
              <w:rPr>
                <w:rFonts w:ascii="Arial" w:hAnsi="Arial" w:cs="Arial"/>
                <w:sz w:val="20"/>
                <w:szCs w:val="20"/>
              </w:rPr>
            </w:pPr>
          </w:p>
        </w:tc>
      </w:tr>
    </w:tbl>
    <w:p w14:paraId="1DF90B14" w14:textId="77777777" w:rsidR="00A73339" w:rsidRPr="00596A3A" w:rsidRDefault="00A73339" w:rsidP="00C80695">
      <w:pPr>
        <w:spacing w:before="0" w:after="0" w:line="240" w:lineRule="auto"/>
        <w:rPr>
          <w:rFonts w:ascii="Arial" w:hAnsi="Arial" w:cs="Arial"/>
          <w:sz w:val="20"/>
          <w:szCs w:val="20"/>
        </w:rPr>
      </w:pPr>
    </w:p>
    <w:p w14:paraId="762AAE5E" w14:textId="77777777" w:rsidR="00A73339" w:rsidRPr="00596A3A" w:rsidRDefault="00A73339" w:rsidP="00C80695">
      <w:pPr>
        <w:spacing w:before="0" w:after="0" w:line="240" w:lineRule="auto"/>
        <w:rPr>
          <w:rFonts w:ascii="Arial" w:hAnsi="Arial" w:cs="Arial"/>
          <w:sz w:val="20"/>
          <w:szCs w:val="20"/>
        </w:rPr>
      </w:pPr>
    </w:p>
    <w:p w14:paraId="5E703D83" w14:textId="77777777" w:rsidR="00A73339" w:rsidRPr="00596A3A" w:rsidRDefault="00A73339" w:rsidP="00C80695">
      <w:pPr>
        <w:spacing w:before="0" w:after="0" w:line="240" w:lineRule="auto"/>
        <w:jc w:val="left"/>
        <w:rPr>
          <w:rFonts w:ascii="Arial" w:hAnsi="Arial" w:cs="Arial"/>
          <w:sz w:val="20"/>
          <w:szCs w:val="20"/>
        </w:rPr>
      </w:pPr>
      <w:r w:rsidRPr="00596A3A">
        <w:rPr>
          <w:rFonts w:ascii="Arial" w:hAnsi="Arial" w:cs="Arial"/>
          <w:sz w:val="20"/>
          <w:szCs w:val="20"/>
        </w:rPr>
        <w:br w:type="page"/>
      </w:r>
    </w:p>
    <w:tbl>
      <w:tblPr>
        <w:tblStyle w:val="Tablaconcuadrcula"/>
        <w:tblW w:w="0" w:type="auto"/>
        <w:tblLook w:val="04A0" w:firstRow="1" w:lastRow="0" w:firstColumn="1" w:lastColumn="0" w:noHBand="0" w:noVBand="1"/>
      </w:tblPr>
      <w:tblGrid>
        <w:gridCol w:w="1664"/>
        <w:gridCol w:w="2723"/>
        <w:gridCol w:w="1282"/>
        <w:gridCol w:w="1121"/>
        <w:gridCol w:w="1585"/>
        <w:gridCol w:w="1201"/>
      </w:tblGrid>
      <w:tr w:rsidR="00CF435B" w:rsidRPr="00596A3A" w14:paraId="5311EB0E" w14:textId="77777777" w:rsidTr="00A73339">
        <w:trPr>
          <w:trHeight w:val="300"/>
          <w:tblHeader/>
        </w:trPr>
        <w:tc>
          <w:tcPr>
            <w:tcW w:w="12996" w:type="dxa"/>
            <w:gridSpan w:val="6"/>
            <w:shd w:val="clear" w:color="auto" w:fill="A6A6A6" w:themeFill="background1" w:themeFillShade="A6"/>
            <w:noWrap/>
            <w:vAlign w:val="center"/>
          </w:tcPr>
          <w:p w14:paraId="12F4C40D" w14:textId="77777777" w:rsidR="00A73339" w:rsidRPr="00596A3A" w:rsidRDefault="00A73339" w:rsidP="00C80695">
            <w:pPr>
              <w:spacing w:before="0" w:after="0"/>
              <w:jc w:val="center"/>
              <w:rPr>
                <w:rFonts w:ascii="Arial" w:hAnsi="Arial" w:cs="Arial"/>
                <w:b/>
                <w:sz w:val="20"/>
                <w:szCs w:val="20"/>
              </w:rPr>
            </w:pPr>
            <w:r w:rsidRPr="00596A3A">
              <w:rPr>
                <w:rFonts w:ascii="Arial" w:hAnsi="Arial" w:cs="Arial"/>
                <w:b/>
                <w:sz w:val="20"/>
                <w:szCs w:val="20"/>
              </w:rPr>
              <w:lastRenderedPageBreak/>
              <w:t>LISTA DE ESPECIES DE FLORA TERRESTRE</w:t>
            </w:r>
          </w:p>
        </w:tc>
      </w:tr>
      <w:tr w:rsidR="00CF435B" w:rsidRPr="00596A3A" w14:paraId="6D501C7D" w14:textId="77777777" w:rsidTr="00A73339">
        <w:trPr>
          <w:trHeight w:val="300"/>
          <w:tblHeader/>
        </w:trPr>
        <w:tc>
          <w:tcPr>
            <w:tcW w:w="1949" w:type="dxa"/>
            <w:shd w:val="clear" w:color="auto" w:fill="A6A6A6" w:themeFill="background1" w:themeFillShade="A6"/>
            <w:noWrap/>
            <w:vAlign w:val="center"/>
          </w:tcPr>
          <w:p w14:paraId="71736B19" w14:textId="77777777" w:rsidR="00A73339" w:rsidRPr="00596A3A" w:rsidRDefault="00A73339" w:rsidP="00C80695">
            <w:pPr>
              <w:spacing w:before="0" w:after="0"/>
              <w:jc w:val="center"/>
              <w:rPr>
                <w:rFonts w:ascii="Arial" w:hAnsi="Arial" w:cs="Arial"/>
                <w:sz w:val="20"/>
                <w:szCs w:val="20"/>
              </w:rPr>
            </w:pPr>
            <w:r w:rsidRPr="00596A3A">
              <w:rPr>
                <w:rFonts w:ascii="Arial" w:eastAsia="Times New Roman" w:hAnsi="Arial" w:cs="Arial"/>
                <w:b/>
                <w:bCs/>
                <w:sz w:val="20"/>
                <w:szCs w:val="20"/>
                <w:lang w:eastAsia="es-MX"/>
              </w:rPr>
              <w:t>ESPECIES</w:t>
            </w:r>
          </w:p>
        </w:tc>
        <w:tc>
          <w:tcPr>
            <w:tcW w:w="3894" w:type="dxa"/>
            <w:shd w:val="clear" w:color="auto" w:fill="A6A6A6" w:themeFill="background1" w:themeFillShade="A6"/>
            <w:noWrap/>
            <w:vAlign w:val="center"/>
          </w:tcPr>
          <w:p w14:paraId="73E09750" w14:textId="77777777" w:rsidR="00A73339" w:rsidRPr="00596A3A" w:rsidRDefault="00A73339" w:rsidP="00C80695">
            <w:pPr>
              <w:spacing w:before="0" w:after="0"/>
              <w:jc w:val="center"/>
              <w:rPr>
                <w:rFonts w:ascii="Arial" w:hAnsi="Arial" w:cs="Arial"/>
                <w:i/>
                <w:sz w:val="20"/>
                <w:szCs w:val="20"/>
              </w:rPr>
            </w:pPr>
            <w:r w:rsidRPr="00596A3A">
              <w:rPr>
                <w:rFonts w:ascii="Arial" w:eastAsia="Times New Roman" w:hAnsi="Arial" w:cs="Arial"/>
                <w:b/>
                <w:bCs/>
                <w:sz w:val="20"/>
                <w:szCs w:val="20"/>
                <w:lang w:eastAsia="es-MX"/>
              </w:rPr>
              <w:t>NOMBRE CIENTÍFICO</w:t>
            </w:r>
          </w:p>
        </w:tc>
        <w:tc>
          <w:tcPr>
            <w:tcW w:w="1780" w:type="dxa"/>
            <w:shd w:val="clear" w:color="auto" w:fill="A6A6A6" w:themeFill="background1" w:themeFillShade="A6"/>
            <w:noWrap/>
            <w:vAlign w:val="center"/>
          </w:tcPr>
          <w:p w14:paraId="0A19D439" w14:textId="77777777" w:rsidR="00A73339" w:rsidRPr="00596A3A" w:rsidRDefault="00A73339" w:rsidP="00C80695">
            <w:pPr>
              <w:spacing w:before="0" w:after="0"/>
              <w:jc w:val="center"/>
              <w:rPr>
                <w:rFonts w:ascii="Arial" w:hAnsi="Arial" w:cs="Arial"/>
                <w:sz w:val="20"/>
                <w:szCs w:val="20"/>
              </w:rPr>
            </w:pPr>
            <w:r w:rsidRPr="00596A3A">
              <w:rPr>
                <w:rFonts w:ascii="Arial" w:eastAsia="Times New Roman" w:hAnsi="Arial" w:cs="Arial"/>
                <w:b/>
                <w:bCs/>
                <w:sz w:val="20"/>
                <w:szCs w:val="20"/>
                <w:lang w:eastAsia="es-MX"/>
              </w:rPr>
              <w:t>NOMBRE COMÚN</w:t>
            </w:r>
          </w:p>
        </w:tc>
        <w:tc>
          <w:tcPr>
            <w:tcW w:w="1544" w:type="dxa"/>
            <w:shd w:val="clear" w:color="auto" w:fill="A6A6A6" w:themeFill="background1" w:themeFillShade="A6"/>
            <w:noWrap/>
            <w:vAlign w:val="center"/>
          </w:tcPr>
          <w:p w14:paraId="1BEF4170" w14:textId="77777777" w:rsidR="00A73339" w:rsidRPr="00596A3A" w:rsidRDefault="00A73339" w:rsidP="00C80695">
            <w:pPr>
              <w:spacing w:before="0" w:after="0"/>
              <w:jc w:val="center"/>
              <w:rPr>
                <w:rFonts w:ascii="Arial" w:hAnsi="Arial" w:cs="Arial"/>
                <w:sz w:val="20"/>
                <w:szCs w:val="20"/>
              </w:rPr>
            </w:pPr>
            <w:r w:rsidRPr="00596A3A">
              <w:rPr>
                <w:rFonts w:ascii="Arial" w:eastAsia="Times New Roman" w:hAnsi="Arial" w:cs="Arial"/>
                <w:b/>
                <w:bCs/>
                <w:sz w:val="20"/>
                <w:szCs w:val="20"/>
                <w:lang w:eastAsia="es-MX"/>
              </w:rPr>
              <w:t>FORMA DE VIDA</w:t>
            </w:r>
          </w:p>
        </w:tc>
        <w:tc>
          <w:tcPr>
            <w:tcW w:w="2224" w:type="dxa"/>
            <w:shd w:val="clear" w:color="auto" w:fill="A6A6A6" w:themeFill="background1" w:themeFillShade="A6"/>
            <w:noWrap/>
            <w:vAlign w:val="center"/>
          </w:tcPr>
          <w:p w14:paraId="44AE180A" w14:textId="77777777" w:rsidR="00A73339" w:rsidRPr="00596A3A" w:rsidRDefault="00A73339" w:rsidP="00C80695">
            <w:pPr>
              <w:spacing w:before="0" w:after="0"/>
              <w:jc w:val="center"/>
              <w:rPr>
                <w:rFonts w:ascii="Arial" w:hAnsi="Arial" w:cs="Arial"/>
                <w:sz w:val="20"/>
                <w:szCs w:val="20"/>
              </w:rPr>
            </w:pPr>
            <w:r w:rsidRPr="00596A3A">
              <w:rPr>
                <w:rFonts w:ascii="Arial" w:eastAsia="Times New Roman" w:hAnsi="Arial" w:cs="Arial"/>
                <w:b/>
                <w:bCs/>
                <w:sz w:val="20"/>
                <w:szCs w:val="20"/>
                <w:lang w:eastAsia="es-MX"/>
              </w:rPr>
              <w:t>CATEGORÍA DE RIESGO</w:t>
            </w:r>
            <w:r w:rsidRPr="00596A3A">
              <w:rPr>
                <w:rFonts w:ascii="Arial" w:eastAsia="Times New Roman" w:hAnsi="Arial" w:cs="Arial"/>
                <w:b/>
                <w:bCs/>
                <w:sz w:val="20"/>
                <w:szCs w:val="20"/>
                <w:lang w:eastAsia="es-MX"/>
              </w:rPr>
              <w:br/>
              <w:t>(NOM-059)</w:t>
            </w:r>
          </w:p>
        </w:tc>
        <w:tc>
          <w:tcPr>
            <w:tcW w:w="1605" w:type="dxa"/>
            <w:shd w:val="clear" w:color="auto" w:fill="A6A6A6" w:themeFill="background1" w:themeFillShade="A6"/>
            <w:noWrap/>
            <w:vAlign w:val="center"/>
          </w:tcPr>
          <w:p w14:paraId="65DD13DE" w14:textId="77777777" w:rsidR="00A73339" w:rsidRPr="00596A3A" w:rsidRDefault="00A73339" w:rsidP="00C80695">
            <w:pPr>
              <w:spacing w:before="0" w:after="0"/>
              <w:jc w:val="center"/>
              <w:rPr>
                <w:rFonts w:ascii="Arial" w:hAnsi="Arial" w:cs="Arial"/>
                <w:sz w:val="20"/>
                <w:szCs w:val="20"/>
              </w:rPr>
            </w:pPr>
            <w:r w:rsidRPr="00596A3A">
              <w:rPr>
                <w:rFonts w:ascii="Arial" w:eastAsia="Times New Roman" w:hAnsi="Arial" w:cs="Arial"/>
                <w:b/>
                <w:bCs/>
                <w:sz w:val="20"/>
                <w:szCs w:val="20"/>
                <w:lang w:eastAsia="es-MX"/>
              </w:rPr>
              <w:t>DISTRIBUCIÓN</w:t>
            </w:r>
          </w:p>
        </w:tc>
      </w:tr>
      <w:tr w:rsidR="00CF435B" w:rsidRPr="00596A3A" w14:paraId="12E4D5F6" w14:textId="77777777" w:rsidTr="00A73339">
        <w:trPr>
          <w:trHeight w:val="300"/>
        </w:trPr>
        <w:tc>
          <w:tcPr>
            <w:tcW w:w="1949" w:type="dxa"/>
            <w:noWrap/>
            <w:vAlign w:val="center"/>
            <w:hideMark/>
          </w:tcPr>
          <w:p w14:paraId="3561D66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ASPARAGACEAE</w:t>
            </w:r>
          </w:p>
        </w:tc>
        <w:tc>
          <w:tcPr>
            <w:tcW w:w="3894" w:type="dxa"/>
            <w:noWrap/>
            <w:hideMark/>
          </w:tcPr>
          <w:p w14:paraId="056A218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Agave angustifolia</w:t>
            </w:r>
          </w:p>
        </w:tc>
        <w:tc>
          <w:tcPr>
            <w:tcW w:w="1780" w:type="dxa"/>
            <w:noWrap/>
            <w:hideMark/>
          </w:tcPr>
          <w:p w14:paraId="53950D2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Chelem</w:t>
            </w:r>
          </w:p>
        </w:tc>
        <w:tc>
          <w:tcPr>
            <w:tcW w:w="1544" w:type="dxa"/>
            <w:noWrap/>
            <w:hideMark/>
          </w:tcPr>
          <w:p w14:paraId="1826C4E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Roseta</w:t>
            </w:r>
          </w:p>
        </w:tc>
        <w:tc>
          <w:tcPr>
            <w:tcW w:w="2224" w:type="dxa"/>
            <w:noWrap/>
            <w:hideMark/>
          </w:tcPr>
          <w:p w14:paraId="225D6236" w14:textId="77777777" w:rsidR="00A73339" w:rsidRPr="00596A3A" w:rsidRDefault="00A73339" w:rsidP="00C80695">
            <w:pPr>
              <w:spacing w:before="0" w:after="0"/>
              <w:rPr>
                <w:rFonts w:ascii="Arial" w:hAnsi="Arial" w:cs="Arial"/>
                <w:sz w:val="20"/>
                <w:szCs w:val="20"/>
              </w:rPr>
            </w:pPr>
          </w:p>
        </w:tc>
        <w:tc>
          <w:tcPr>
            <w:tcW w:w="1605" w:type="dxa"/>
            <w:noWrap/>
            <w:hideMark/>
          </w:tcPr>
          <w:p w14:paraId="738D683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3D94C06" w14:textId="77777777" w:rsidTr="00A73339">
        <w:trPr>
          <w:trHeight w:val="300"/>
        </w:trPr>
        <w:tc>
          <w:tcPr>
            <w:tcW w:w="1949" w:type="dxa"/>
            <w:vMerge w:val="restart"/>
            <w:noWrap/>
            <w:vAlign w:val="center"/>
            <w:hideMark/>
          </w:tcPr>
          <w:p w14:paraId="6FF1041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ACANTHACEAE</w:t>
            </w:r>
          </w:p>
        </w:tc>
        <w:tc>
          <w:tcPr>
            <w:tcW w:w="3894" w:type="dxa"/>
            <w:noWrap/>
            <w:hideMark/>
          </w:tcPr>
          <w:p w14:paraId="0C381D9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Blechum pyramidatum</w:t>
            </w:r>
          </w:p>
        </w:tc>
        <w:tc>
          <w:tcPr>
            <w:tcW w:w="1780" w:type="dxa"/>
            <w:noWrap/>
            <w:hideMark/>
          </w:tcPr>
          <w:p w14:paraId="5FD3D4CA" w14:textId="77777777" w:rsidR="00A73339" w:rsidRPr="00596A3A" w:rsidRDefault="00A73339" w:rsidP="00C80695">
            <w:pPr>
              <w:spacing w:before="0" w:after="0"/>
              <w:rPr>
                <w:rFonts w:ascii="Arial" w:hAnsi="Arial" w:cs="Arial"/>
                <w:sz w:val="20"/>
                <w:szCs w:val="20"/>
              </w:rPr>
            </w:pPr>
          </w:p>
        </w:tc>
        <w:tc>
          <w:tcPr>
            <w:tcW w:w="1544" w:type="dxa"/>
            <w:noWrap/>
            <w:hideMark/>
          </w:tcPr>
          <w:p w14:paraId="5C97264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2DA4EE14" w14:textId="77777777" w:rsidR="00A73339" w:rsidRPr="00596A3A" w:rsidRDefault="00A73339" w:rsidP="00C80695">
            <w:pPr>
              <w:spacing w:before="0" w:after="0"/>
              <w:rPr>
                <w:rFonts w:ascii="Arial" w:hAnsi="Arial" w:cs="Arial"/>
                <w:sz w:val="20"/>
                <w:szCs w:val="20"/>
              </w:rPr>
            </w:pPr>
          </w:p>
        </w:tc>
        <w:tc>
          <w:tcPr>
            <w:tcW w:w="1605" w:type="dxa"/>
            <w:noWrap/>
            <w:hideMark/>
          </w:tcPr>
          <w:p w14:paraId="2B4E3F2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3C1F0D6" w14:textId="77777777" w:rsidTr="00A73339">
        <w:trPr>
          <w:trHeight w:val="300"/>
        </w:trPr>
        <w:tc>
          <w:tcPr>
            <w:tcW w:w="1949" w:type="dxa"/>
            <w:vMerge/>
            <w:noWrap/>
            <w:vAlign w:val="center"/>
          </w:tcPr>
          <w:p w14:paraId="72467D5C"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154423F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Bravaisia berlandieriana</w:t>
            </w:r>
          </w:p>
        </w:tc>
        <w:tc>
          <w:tcPr>
            <w:tcW w:w="1780" w:type="dxa"/>
            <w:noWrap/>
            <w:hideMark/>
          </w:tcPr>
          <w:p w14:paraId="72238F3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Hulub</w:t>
            </w:r>
          </w:p>
        </w:tc>
        <w:tc>
          <w:tcPr>
            <w:tcW w:w="1544" w:type="dxa"/>
            <w:noWrap/>
            <w:hideMark/>
          </w:tcPr>
          <w:p w14:paraId="593A39C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29C83AE0" w14:textId="77777777" w:rsidR="00A73339" w:rsidRPr="00596A3A" w:rsidRDefault="00A73339" w:rsidP="00C80695">
            <w:pPr>
              <w:spacing w:before="0" w:after="0"/>
              <w:rPr>
                <w:rFonts w:ascii="Arial" w:hAnsi="Arial" w:cs="Arial"/>
                <w:sz w:val="20"/>
                <w:szCs w:val="20"/>
              </w:rPr>
            </w:pPr>
          </w:p>
        </w:tc>
        <w:tc>
          <w:tcPr>
            <w:tcW w:w="1605" w:type="dxa"/>
            <w:noWrap/>
            <w:hideMark/>
          </w:tcPr>
          <w:p w14:paraId="01876F3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312A4A5" w14:textId="77777777" w:rsidTr="00A73339">
        <w:trPr>
          <w:trHeight w:val="300"/>
        </w:trPr>
        <w:tc>
          <w:tcPr>
            <w:tcW w:w="1949" w:type="dxa"/>
            <w:vMerge/>
            <w:noWrap/>
            <w:vAlign w:val="center"/>
          </w:tcPr>
          <w:p w14:paraId="02411E82"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173C1B3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Dicliptera sexangularis</w:t>
            </w:r>
          </w:p>
        </w:tc>
        <w:tc>
          <w:tcPr>
            <w:tcW w:w="1780" w:type="dxa"/>
            <w:noWrap/>
            <w:hideMark/>
          </w:tcPr>
          <w:p w14:paraId="77ED23CF" w14:textId="77777777" w:rsidR="00A73339" w:rsidRPr="00596A3A" w:rsidRDefault="00A73339" w:rsidP="00C80695">
            <w:pPr>
              <w:spacing w:before="0" w:after="0"/>
              <w:rPr>
                <w:rFonts w:ascii="Arial" w:hAnsi="Arial" w:cs="Arial"/>
                <w:sz w:val="20"/>
                <w:szCs w:val="20"/>
              </w:rPr>
            </w:pPr>
          </w:p>
        </w:tc>
        <w:tc>
          <w:tcPr>
            <w:tcW w:w="1544" w:type="dxa"/>
            <w:noWrap/>
            <w:hideMark/>
          </w:tcPr>
          <w:p w14:paraId="5F83C5B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5D43FD20" w14:textId="77777777" w:rsidR="00A73339" w:rsidRPr="00596A3A" w:rsidRDefault="00A73339" w:rsidP="00C80695">
            <w:pPr>
              <w:spacing w:before="0" w:after="0"/>
              <w:rPr>
                <w:rFonts w:ascii="Arial" w:hAnsi="Arial" w:cs="Arial"/>
                <w:sz w:val="20"/>
                <w:szCs w:val="20"/>
              </w:rPr>
            </w:pPr>
          </w:p>
        </w:tc>
        <w:tc>
          <w:tcPr>
            <w:tcW w:w="1605" w:type="dxa"/>
            <w:noWrap/>
            <w:hideMark/>
          </w:tcPr>
          <w:p w14:paraId="1452AF1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4643F52" w14:textId="77777777" w:rsidTr="00A73339">
        <w:trPr>
          <w:trHeight w:val="300"/>
        </w:trPr>
        <w:tc>
          <w:tcPr>
            <w:tcW w:w="1949" w:type="dxa"/>
            <w:vMerge/>
            <w:noWrap/>
            <w:vAlign w:val="center"/>
          </w:tcPr>
          <w:p w14:paraId="3D4331BF"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5D8442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Spondias radlkoferi</w:t>
            </w:r>
          </w:p>
        </w:tc>
        <w:tc>
          <w:tcPr>
            <w:tcW w:w="1780" w:type="dxa"/>
            <w:noWrap/>
            <w:hideMark/>
          </w:tcPr>
          <w:p w14:paraId="64BA745D" w14:textId="77777777" w:rsidR="00A73339" w:rsidRPr="00596A3A" w:rsidRDefault="00A73339" w:rsidP="00C80695">
            <w:pPr>
              <w:spacing w:before="0" w:after="0"/>
              <w:rPr>
                <w:rFonts w:ascii="Arial" w:hAnsi="Arial" w:cs="Arial"/>
                <w:sz w:val="20"/>
                <w:szCs w:val="20"/>
              </w:rPr>
            </w:pPr>
          </w:p>
        </w:tc>
        <w:tc>
          <w:tcPr>
            <w:tcW w:w="1544" w:type="dxa"/>
            <w:noWrap/>
            <w:hideMark/>
          </w:tcPr>
          <w:p w14:paraId="600EED7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37B9250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1605" w:type="dxa"/>
            <w:noWrap/>
            <w:hideMark/>
          </w:tcPr>
          <w:p w14:paraId="54CF6BB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6EAEF74" w14:textId="77777777" w:rsidTr="00A73339">
        <w:trPr>
          <w:trHeight w:val="300"/>
        </w:trPr>
        <w:tc>
          <w:tcPr>
            <w:tcW w:w="1949" w:type="dxa"/>
            <w:vMerge w:val="restart"/>
            <w:noWrap/>
            <w:vAlign w:val="center"/>
            <w:hideMark/>
          </w:tcPr>
          <w:p w14:paraId="04DDFF9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AMARANTHACEAE</w:t>
            </w:r>
          </w:p>
        </w:tc>
        <w:tc>
          <w:tcPr>
            <w:tcW w:w="3894" w:type="dxa"/>
            <w:noWrap/>
            <w:hideMark/>
          </w:tcPr>
          <w:p w14:paraId="53A2EC5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Alternanthera sp</w:t>
            </w:r>
          </w:p>
        </w:tc>
        <w:tc>
          <w:tcPr>
            <w:tcW w:w="1780" w:type="dxa"/>
            <w:noWrap/>
            <w:hideMark/>
          </w:tcPr>
          <w:p w14:paraId="2C50BC9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Sak mul</w:t>
            </w:r>
          </w:p>
        </w:tc>
        <w:tc>
          <w:tcPr>
            <w:tcW w:w="1544" w:type="dxa"/>
            <w:noWrap/>
            <w:hideMark/>
          </w:tcPr>
          <w:p w14:paraId="305EB1B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3BD36A74" w14:textId="77777777" w:rsidR="00A73339" w:rsidRPr="00596A3A" w:rsidRDefault="00A73339" w:rsidP="00C80695">
            <w:pPr>
              <w:spacing w:before="0" w:after="0"/>
              <w:rPr>
                <w:rFonts w:ascii="Arial" w:hAnsi="Arial" w:cs="Arial"/>
                <w:sz w:val="20"/>
                <w:szCs w:val="20"/>
              </w:rPr>
            </w:pPr>
          </w:p>
        </w:tc>
        <w:tc>
          <w:tcPr>
            <w:tcW w:w="1605" w:type="dxa"/>
            <w:noWrap/>
            <w:hideMark/>
          </w:tcPr>
          <w:p w14:paraId="38A7C2D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8AE6037" w14:textId="77777777" w:rsidTr="00A73339">
        <w:trPr>
          <w:trHeight w:val="300"/>
        </w:trPr>
        <w:tc>
          <w:tcPr>
            <w:tcW w:w="1949" w:type="dxa"/>
            <w:vMerge/>
            <w:noWrap/>
            <w:vAlign w:val="center"/>
          </w:tcPr>
          <w:p w14:paraId="4DF0E8D7"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2E2166A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Amaranthus greggii</w:t>
            </w:r>
          </w:p>
        </w:tc>
        <w:tc>
          <w:tcPr>
            <w:tcW w:w="1780" w:type="dxa"/>
            <w:noWrap/>
            <w:hideMark/>
          </w:tcPr>
          <w:p w14:paraId="526D149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Xtes</w:t>
            </w:r>
          </w:p>
        </w:tc>
        <w:tc>
          <w:tcPr>
            <w:tcW w:w="1544" w:type="dxa"/>
            <w:noWrap/>
            <w:hideMark/>
          </w:tcPr>
          <w:p w14:paraId="3DBC274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763C4FCB" w14:textId="77777777" w:rsidR="00A73339" w:rsidRPr="00596A3A" w:rsidRDefault="00A73339" w:rsidP="00C80695">
            <w:pPr>
              <w:spacing w:before="0" w:after="0"/>
              <w:rPr>
                <w:rFonts w:ascii="Arial" w:hAnsi="Arial" w:cs="Arial"/>
                <w:sz w:val="20"/>
                <w:szCs w:val="20"/>
              </w:rPr>
            </w:pPr>
          </w:p>
        </w:tc>
        <w:tc>
          <w:tcPr>
            <w:tcW w:w="1605" w:type="dxa"/>
            <w:noWrap/>
            <w:hideMark/>
          </w:tcPr>
          <w:p w14:paraId="02CE200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1570DD2" w14:textId="77777777" w:rsidTr="00A73339">
        <w:trPr>
          <w:trHeight w:val="300"/>
        </w:trPr>
        <w:tc>
          <w:tcPr>
            <w:tcW w:w="1949" w:type="dxa"/>
            <w:vMerge/>
            <w:noWrap/>
            <w:vAlign w:val="center"/>
          </w:tcPr>
          <w:p w14:paraId="14ADEB03"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6F1D921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Atriplex cristata</w:t>
            </w:r>
          </w:p>
        </w:tc>
        <w:tc>
          <w:tcPr>
            <w:tcW w:w="1780" w:type="dxa"/>
            <w:noWrap/>
            <w:hideMark/>
          </w:tcPr>
          <w:p w14:paraId="5C79E7C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Puut baak xtees</w:t>
            </w:r>
          </w:p>
        </w:tc>
        <w:tc>
          <w:tcPr>
            <w:tcW w:w="1544" w:type="dxa"/>
            <w:noWrap/>
            <w:hideMark/>
          </w:tcPr>
          <w:p w14:paraId="4BBC8C8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1B68512B" w14:textId="77777777" w:rsidR="00A73339" w:rsidRPr="00596A3A" w:rsidRDefault="00A73339" w:rsidP="00C80695">
            <w:pPr>
              <w:spacing w:before="0" w:after="0"/>
              <w:rPr>
                <w:rFonts w:ascii="Arial" w:hAnsi="Arial" w:cs="Arial"/>
                <w:sz w:val="20"/>
                <w:szCs w:val="20"/>
              </w:rPr>
            </w:pPr>
          </w:p>
        </w:tc>
        <w:tc>
          <w:tcPr>
            <w:tcW w:w="1605" w:type="dxa"/>
            <w:noWrap/>
            <w:hideMark/>
          </w:tcPr>
          <w:p w14:paraId="0BFE999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A6481EF" w14:textId="77777777" w:rsidTr="00A73339">
        <w:trPr>
          <w:trHeight w:val="300"/>
        </w:trPr>
        <w:tc>
          <w:tcPr>
            <w:tcW w:w="1949" w:type="dxa"/>
            <w:vMerge/>
            <w:noWrap/>
            <w:vAlign w:val="center"/>
          </w:tcPr>
          <w:p w14:paraId="43BA1492"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4B3F25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Iresine flavescens</w:t>
            </w:r>
          </w:p>
        </w:tc>
        <w:tc>
          <w:tcPr>
            <w:tcW w:w="1780" w:type="dxa"/>
            <w:noWrap/>
            <w:hideMark/>
          </w:tcPr>
          <w:p w14:paraId="1665C503" w14:textId="77777777" w:rsidR="00A73339" w:rsidRPr="00596A3A" w:rsidRDefault="00A73339" w:rsidP="00C80695">
            <w:pPr>
              <w:spacing w:before="0" w:after="0"/>
              <w:rPr>
                <w:rFonts w:ascii="Arial" w:hAnsi="Arial" w:cs="Arial"/>
                <w:sz w:val="20"/>
                <w:szCs w:val="20"/>
              </w:rPr>
            </w:pPr>
          </w:p>
        </w:tc>
        <w:tc>
          <w:tcPr>
            <w:tcW w:w="1544" w:type="dxa"/>
            <w:noWrap/>
            <w:hideMark/>
          </w:tcPr>
          <w:p w14:paraId="5943B4C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157BAC23" w14:textId="77777777" w:rsidR="00A73339" w:rsidRPr="00596A3A" w:rsidRDefault="00A73339" w:rsidP="00C80695">
            <w:pPr>
              <w:spacing w:before="0" w:after="0"/>
              <w:rPr>
                <w:rFonts w:ascii="Arial" w:hAnsi="Arial" w:cs="Arial"/>
                <w:sz w:val="20"/>
                <w:szCs w:val="20"/>
              </w:rPr>
            </w:pPr>
          </w:p>
        </w:tc>
        <w:tc>
          <w:tcPr>
            <w:tcW w:w="1605" w:type="dxa"/>
            <w:noWrap/>
            <w:hideMark/>
          </w:tcPr>
          <w:p w14:paraId="44876CC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B545B15" w14:textId="77777777" w:rsidTr="00A73339">
        <w:trPr>
          <w:trHeight w:val="300"/>
        </w:trPr>
        <w:tc>
          <w:tcPr>
            <w:tcW w:w="1949" w:type="dxa"/>
            <w:vMerge/>
            <w:noWrap/>
            <w:vAlign w:val="center"/>
          </w:tcPr>
          <w:p w14:paraId="1CD9626D"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AA1B6B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Salicornia bigelovii</w:t>
            </w:r>
          </w:p>
        </w:tc>
        <w:tc>
          <w:tcPr>
            <w:tcW w:w="1780" w:type="dxa"/>
            <w:noWrap/>
            <w:hideMark/>
          </w:tcPr>
          <w:p w14:paraId="08EAFFB2" w14:textId="77777777" w:rsidR="00A73339" w:rsidRPr="00596A3A" w:rsidRDefault="00A73339" w:rsidP="00C80695">
            <w:pPr>
              <w:spacing w:before="0" w:after="0"/>
              <w:rPr>
                <w:rFonts w:ascii="Arial" w:hAnsi="Arial" w:cs="Arial"/>
                <w:sz w:val="20"/>
                <w:szCs w:val="20"/>
              </w:rPr>
            </w:pPr>
          </w:p>
        </w:tc>
        <w:tc>
          <w:tcPr>
            <w:tcW w:w="1544" w:type="dxa"/>
            <w:noWrap/>
            <w:hideMark/>
          </w:tcPr>
          <w:p w14:paraId="3A5FFD2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0F7F5819" w14:textId="77777777" w:rsidR="00A73339" w:rsidRPr="00596A3A" w:rsidRDefault="00A73339" w:rsidP="00C80695">
            <w:pPr>
              <w:spacing w:before="0" w:after="0"/>
              <w:rPr>
                <w:rFonts w:ascii="Arial" w:hAnsi="Arial" w:cs="Arial"/>
                <w:sz w:val="20"/>
                <w:szCs w:val="20"/>
              </w:rPr>
            </w:pPr>
          </w:p>
        </w:tc>
        <w:tc>
          <w:tcPr>
            <w:tcW w:w="1605" w:type="dxa"/>
            <w:noWrap/>
            <w:hideMark/>
          </w:tcPr>
          <w:p w14:paraId="236380E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A53F01C" w14:textId="77777777" w:rsidTr="00A73339">
        <w:trPr>
          <w:trHeight w:val="300"/>
        </w:trPr>
        <w:tc>
          <w:tcPr>
            <w:tcW w:w="1949" w:type="dxa"/>
            <w:vMerge w:val="restart"/>
            <w:noWrap/>
            <w:vAlign w:val="center"/>
            <w:hideMark/>
          </w:tcPr>
          <w:p w14:paraId="2E370D9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ANACARDIACEAE</w:t>
            </w:r>
          </w:p>
        </w:tc>
        <w:tc>
          <w:tcPr>
            <w:tcW w:w="3894" w:type="dxa"/>
            <w:noWrap/>
            <w:hideMark/>
          </w:tcPr>
          <w:p w14:paraId="111064D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Astronium graveolens</w:t>
            </w:r>
          </w:p>
        </w:tc>
        <w:tc>
          <w:tcPr>
            <w:tcW w:w="1780" w:type="dxa"/>
            <w:noWrap/>
            <w:hideMark/>
          </w:tcPr>
          <w:p w14:paraId="3CF88A68" w14:textId="77777777" w:rsidR="00A73339" w:rsidRPr="00596A3A" w:rsidRDefault="00A73339" w:rsidP="00C80695">
            <w:pPr>
              <w:spacing w:before="0" w:after="0"/>
              <w:rPr>
                <w:rFonts w:ascii="Arial" w:hAnsi="Arial" w:cs="Arial"/>
                <w:sz w:val="20"/>
                <w:szCs w:val="20"/>
              </w:rPr>
            </w:pPr>
          </w:p>
        </w:tc>
        <w:tc>
          <w:tcPr>
            <w:tcW w:w="1544" w:type="dxa"/>
            <w:noWrap/>
            <w:hideMark/>
          </w:tcPr>
          <w:p w14:paraId="25E2818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7D8F4E3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1605" w:type="dxa"/>
            <w:noWrap/>
            <w:hideMark/>
          </w:tcPr>
          <w:p w14:paraId="7DB9573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527F1E3" w14:textId="77777777" w:rsidTr="00A73339">
        <w:trPr>
          <w:trHeight w:val="300"/>
        </w:trPr>
        <w:tc>
          <w:tcPr>
            <w:tcW w:w="1949" w:type="dxa"/>
            <w:vMerge/>
            <w:noWrap/>
            <w:vAlign w:val="center"/>
          </w:tcPr>
          <w:p w14:paraId="112F4A40"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E40383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Metopium brownie</w:t>
            </w:r>
          </w:p>
        </w:tc>
        <w:tc>
          <w:tcPr>
            <w:tcW w:w="1780" w:type="dxa"/>
            <w:noWrap/>
            <w:hideMark/>
          </w:tcPr>
          <w:p w14:paraId="60B8797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Chechem</w:t>
            </w:r>
          </w:p>
        </w:tc>
        <w:tc>
          <w:tcPr>
            <w:tcW w:w="1544" w:type="dxa"/>
            <w:noWrap/>
            <w:hideMark/>
          </w:tcPr>
          <w:p w14:paraId="2018463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5E495A41" w14:textId="77777777" w:rsidR="00A73339" w:rsidRPr="00596A3A" w:rsidRDefault="00A73339" w:rsidP="00C80695">
            <w:pPr>
              <w:spacing w:before="0" w:after="0"/>
              <w:rPr>
                <w:rFonts w:ascii="Arial" w:hAnsi="Arial" w:cs="Arial"/>
                <w:sz w:val="20"/>
                <w:szCs w:val="20"/>
              </w:rPr>
            </w:pPr>
          </w:p>
        </w:tc>
        <w:tc>
          <w:tcPr>
            <w:tcW w:w="1605" w:type="dxa"/>
            <w:noWrap/>
            <w:hideMark/>
          </w:tcPr>
          <w:p w14:paraId="3F18600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31F716A" w14:textId="77777777" w:rsidTr="00A73339">
        <w:trPr>
          <w:trHeight w:val="300"/>
        </w:trPr>
        <w:tc>
          <w:tcPr>
            <w:tcW w:w="1949" w:type="dxa"/>
            <w:vMerge/>
            <w:noWrap/>
            <w:vAlign w:val="center"/>
          </w:tcPr>
          <w:p w14:paraId="08775E0C"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665F97E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Spondias mombin</w:t>
            </w:r>
          </w:p>
        </w:tc>
        <w:tc>
          <w:tcPr>
            <w:tcW w:w="1780" w:type="dxa"/>
            <w:noWrap/>
            <w:hideMark/>
          </w:tcPr>
          <w:p w14:paraId="7C532C7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Jobo</w:t>
            </w:r>
          </w:p>
        </w:tc>
        <w:tc>
          <w:tcPr>
            <w:tcW w:w="1544" w:type="dxa"/>
            <w:noWrap/>
            <w:hideMark/>
          </w:tcPr>
          <w:p w14:paraId="1DDDD03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618A6323" w14:textId="77777777" w:rsidR="00A73339" w:rsidRPr="00596A3A" w:rsidRDefault="00A73339" w:rsidP="00C80695">
            <w:pPr>
              <w:spacing w:before="0" w:after="0"/>
              <w:rPr>
                <w:rFonts w:ascii="Arial" w:hAnsi="Arial" w:cs="Arial"/>
                <w:sz w:val="20"/>
                <w:szCs w:val="20"/>
              </w:rPr>
            </w:pPr>
          </w:p>
        </w:tc>
        <w:tc>
          <w:tcPr>
            <w:tcW w:w="1605" w:type="dxa"/>
            <w:noWrap/>
            <w:hideMark/>
          </w:tcPr>
          <w:p w14:paraId="150A31A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DF8CABF" w14:textId="77777777" w:rsidTr="00A73339">
        <w:trPr>
          <w:trHeight w:val="300"/>
        </w:trPr>
        <w:tc>
          <w:tcPr>
            <w:tcW w:w="1949" w:type="dxa"/>
            <w:vMerge/>
            <w:noWrap/>
            <w:vAlign w:val="center"/>
          </w:tcPr>
          <w:p w14:paraId="284ECD9F"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723305A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Spondias purpurea</w:t>
            </w:r>
          </w:p>
        </w:tc>
        <w:tc>
          <w:tcPr>
            <w:tcW w:w="1780" w:type="dxa"/>
            <w:noWrap/>
            <w:hideMark/>
          </w:tcPr>
          <w:p w14:paraId="2A6BEC8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Abal, Ciruela</w:t>
            </w:r>
          </w:p>
        </w:tc>
        <w:tc>
          <w:tcPr>
            <w:tcW w:w="1544" w:type="dxa"/>
            <w:noWrap/>
            <w:hideMark/>
          </w:tcPr>
          <w:p w14:paraId="095D8DE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65197364" w14:textId="77777777" w:rsidR="00A73339" w:rsidRPr="00596A3A" w:rsidRDefault="00A73339" w:rsidP="00C80695">
            <w:pPr>
              <w:spacing w:before="0" w:after="0"/>
              <w:rPr>
                <w:rFonts w:ascii="Arial" w:hAnsi="Arial" w:cs="Arial"/>
                <w:sz w:val="20"/>
                <w:szCs w:val="20"/>
              </w:rPr>
            </w:pPr>
          </w:p>
        </w:tc>
        <w:tc>
          <w:tcPr>
            <w:tcW w:w="1605" w:type="dxa"/>
            <w:noWrap/>
            <w:hideMark/>
          </w:tcPr>
          <w:p w14:paraId="1C6C9E1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38FFA3E" w14:textId="77777777" w:rsidTr="00A73339">
        <w:trPr>
          <w:trHeight w:val="300"/>
        </w:trPr>
        <w:tc>
          <w:tcPr>
            <w:tcW w:w="1949" w:type="dxa"/>
            <w:vMerge/>
            <w:noWrap/>
            <w:vAlign w:val="center"/>
          </w:tcPr>
          <w:p w14:paraId="1C86A953"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751AA7D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Spondias radlkoferi</w:t>
            </w:r>
          </w:p>
        </w:tc>
        <w:tc>
          <w:tcPr>
            <w:tcW w:w="1780" w:type="dxa"/>
            <w:noWrap/>
            <w:hideMark/>
          </w:tcPr>
          <w:p w14:paraId="1AA7043C" w14:textId="77777777" w:rsidR="00A73339" w:rsidRPr="00596A3A" w:rsidRDefault="00A73339" w:rsidP="00C80695">
            <w:pPr>
              <w:spacing w:before="0" w:after="0"/>
              <w:rPr>
                <w:rFonts w:ascii="Arial" w:hAnsi="Arial" w:cs="Arial"/>
                <w:sz w:val="20"/>
                <w:szCs w:val="20"/>
              </w:rPr>
            </w:pPr>
          </w:p>
        </w:tc>
        <w:tc>
          <w:tcPr>
            <w:tcW w:w="1544" w:type="dxa"/>
            <w:noWrap/>
            <w:hideMark/>
          </w:tcPr>
          <w:p w14:paraId="145A2CC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6274332B" w14:textId="77777777" w:rsidR="00A73339" w:rsidRPr="00596A3A" w:rsidRDefault="00A73339" w:rsidP="00C80695">
            <w:pPr>
              <w:spacing w:before="0" w:after="0"/>
              <w:rPr>
                <w:rFonts w:ascii="Arial" w:hAnsi="Arial" w:cs="Arial"/>
                <w:sz w:val="20"/>
                <w:szCs w:val="20"/>
              </w:rPr>
            </w:pPr>
          </w:p>
        </w:tc>
        <w:tc>
          <w:tcPr>
            <w:tcW w:w="1605" w:type="dxa"/>
            <w:noWrap/>
            <w:hideMark/>
          </w:tcPr>
          <w:p w14:paraId="1EDBDBE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1A6C550" w14:textId="77777777" w:rsidTr="00A73339">
        <w:trPr>
          <w:trHeight w:val="300"/>
        </w:trPr>
        <w:tc>
          <w:tcPr>
            <w:tcW w:w="1949" w:type="dxa"/>
            <w:vMerge w:val="restart"/>
            <w:noWrap/>
            <w:vAlign w:val="center"/>
            <w:hideMark/>
          </w:tcPr>
          <w:p w14:paraId="758007B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ANNONACEAE</w:t>
            </w:r>
          </w:p>
        </w:tc>
        <w:tc>
          <w:tcPr>
            <w:tcW w:w="3894" w:type="dxa"/>
            <w:noWrap/>
            <w:hideMark/>
          </w:tcPr>
          <w:p w14:paraId="4BB6018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Annona glabra</w:t>
            </w:r>
          </w:p>
        </w:tc>
        <w:tc>
          <w:tcPr>
            <w:tcW w:w="1780" w:type="dxa"/>
            <w:noWrap/>
            <w:hideMark/>
          </w:tcPr>
          <w:p w14:paraId="20657B7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Corcho</w:t>
            </w:r>
          </w:p>
        </w:tc>
        <w:tc>
          <w:tcPr>
            <w:tcW w:w="1544" w:type="dxa"/>
            <w:noWrap/>
            <w:hideMark/>
          </w:tcPr>
          <w:p w14:paraId="703EAC3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2F61C353" w14:textId="77777777" w:rsidR="00A73339" w:rsidRPr="00596A3A" w:rsidRDefault="00A73339" w:rsidP="00C80695">
            <w:pPr>
              <w:spacing w:before="0" w:after="0"/>
              <w:rPr>
                <w:rFonts w:ascii="Arial" w:hAnsi="Arial" w:cs="Arial"/>
                <w:sz w:val="20"/>
                <w:szCs w:val="20"/>
              </w:rPr>
            </w:pPr>
          </w:p>
        </w:tc>
        <w:tc>
          <w:tcPr>
            <w:tcW w:w="1605" w:type="dxa"/>
            <w:noWrap/>
            <w:hideMark/>
          </w:tcPr>
          <w:p w14:paraId="548F1F0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435F5B9" w14:textId="77777777" w:rsidTr="00A73339">
        <w:trPr>
          <w:trHeight w:val="300"/>
        </w:trPr>
        <w:tc>
          <w:tcPr>
            <w:tcW w:w="1949" w:type="dxa"/>
            <w:vMerge/>
            <w:noWrap/>
            <w:vAlign w:val="center"/>
          </w:tcPr>
          <w:p w14:paraId="45EC3925"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12592B4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Annona muricata</w:t>
            </w:r>
          </w:p>
        </w:tc>
        <w:tc>
          <w:tcPr>
            <w:tcW w:w="1780" w:type="dxa"/>
            <w:noWrap/>
            <w:hideMark/>
          </w:tcPr>
          <w:p w14:paraId="01DE907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Guanabana</w:t>
            </w:r>
          </w:p>
        </w:tc>
        <w:tc>
          <w:tcPr>
            <w:tcW w:w="1544" w:type="dxa"/>
            <w:noWrap/>
            <w:hideMark/>
          </w:tcPr>
          <w:p w14:paraId="52593C9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44761D09" w14:textId="77777777" w:rsidR="00A73339" w:rsidRPr="00596A3A" w:rsidRDefault="00A73339" w:rsidP="00C80695">
            <w:pPr>
              <w:spacing w:before="0" w:after="0"/>
              <w:rPr>
                <w:rFonts w:ascii="Arial" w:hAnsi="Arial" w:cs="Arial"/>
                <w:sz w:val="20"/>
                <w:szCs w:val="20"/>
              </w:rPr>
            </w:pPr>
          </w:p>
        </w:tc>
        <w:tc>
          <w:tcPr>
            <w:tcW w:w="1605" w:type="dxa"/>
            <w:noWrap/>
            <w:hideMark/>
          </w:tcPr>
          <w:p w14:paraId="0244CB4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FA84179" w14:textId="77777777" w:rsidTr="00A73339">
        <w:trPr>
          <w:trHeight w:val="300"/>
        </w:trPr>
        <w:tc>
          <w:tcPr>
            <w:tcW w:w="1949" w:type="dxa"/>
            <w:vMerge/>
            <w:noWrap/>
            <w:vAlign w:val="center"/>
          </w:tcPr>
          <w:p w14:paraId="452078C6"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09C6281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Annona reticulata</w:t>
            </w:r>
          </w:p>
        </w:tc>
        <w:tc>
          <w:tcPr>
            <w:tcW w:w="1780" w:type="dxa"/>
            <w:noWrap/>
            <w:hideMark/>
          </w:tcPr>
          <w:p w14:paraId="11FD8E6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Oop, Anona</w:t>
            </w:r>
          </w:p>
        </w:tc>
        <w:tc>
          <w:tcPr>
            <w:tcW w:w="1544" w:type="dxa"/>
            <w:noWrap/>
            <w:hideMark/>
          </w:tcPr>
          <w:p w14:paraId="474C727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5ACFF46E" w14:textId="77777777" w:rsidR="00A73339" w:rsidRPr="00596A3A" w:rsidRDefault="00A73339" w:rsidP="00C80695">
            <w:pPr>
              <w:spacing w:before="0" w:after="0"/>
              <w:rPr>
                <w:rFonts w:ascii="Arial" w:hAnsi="Arial" w:cs="Arial"/>
                <w:sz w:val="20"/>
                <w:szCs w:val="20"/>
              </w:rPr>
            </w:pPr>
          </w:p>
        </w:tc>
        <w:tc>
          <w:tcPr>
            <w:tcW w:w="1605" w:type="dxa"/>
            <w:noWrap/>
            <w:hideMark/>
          </w:tcPr>
          <w:p w14:paraId="76E0F87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909ADFC" w14:textId="77777777" w:rsidTr="00A73339">
        <w:trPr>
          <w:trHeight w:val="300"/>
        </w:trPr>
        <w:tc>
          <w:tcPr>
            <w:tcW w:w="1949" w:type="dxa"/>
            <w:vMerge/>
            <w:noWrap/>
            <w:vAlign w:val="center"/>
          </w:tcPr>
          <w:p w14:paraId="64E495CC"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3053A0F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Annona squamosa</w:t>
            </w:r>
          </w:p>
        </w:tc>
        <w:tc>
          <w:tcPr>
            <w:tcW w:w="1780" w:type="dxa"/>
            <w:noWrap/>
            <w:hideMark/>
          </w:tcPr>
          <w:p w14:paraId="1352956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Saramuyo</w:t>
            </w:r>
          </w:p>
        </w:tc>
        <w:tc>
          <w:tcPr>
            <w:tcW w:w="1544" w:type="dxa"/>
            <w:noWrap/>
            <w:hideMark/>
          </w:tcPr>
          <w:p w14:paraId="623B0F7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0ECD7A7D" w14:textId="77777777" w:rsidR="00A73339" w:rsidRPr="00596A3A" w:rsidRDefault="00A73339" w:rsidP="00C80695">
            <w:pPr>
              <w:spacing w:before="0" w:after="0"/>
              <w:rPr>
                <w:rFonts w:ascii="Arial" w:hAnsi="Arial" w:cs="Arial"/>
                <w:sz w:val="20"/>
                <w:szCs w:val="20"/>
              </w:rPr>
            </w:pPr>
          </w:p>
        </w:tc>
        <w:tc>
          <w:tcPr>
            <w:tcW w:w="1605" w:type="dxa"/>
            <w:noWrap/>
            <w:hideMark/>
          </w:tcPr>
          <w:p w14:paraId="7BE0C59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7662B83" w14:textId="77777777" w:rsidTr="00A73339">
        <w:trPr>
          <w:trHeight w:val="300"/>
        </w:trPr>
        <w:tc>
          <w:tcPr>
            <w:tcW w:w="1949" w:type="dxa"/>
            <w:vMerge/>
            <w:noWrap/>
            <w:vAlign w:val="center"/>
          </w:tcPr>
          <w:p w14:paraId="0364A54C"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4725F4C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Mosannona depressa</w:t>
            </w:r>
          </w:p>
        </w:tc>
        <w:tc>
          <w:tcPr>
            <w:tcW w:w="1780" w:type="dxa"/>
            <w:noWrap/>
            <w:hideMark/>
          </w:tcPr>
          <w:p w14:paraId="162B670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Elemuy</w:t>
            </w:r>
          </w:p>
        </w:tc>
        <w:tc>
          <w:tcPr>
            <w:tcW w:w="1544" w:type="dxa"/>
            <w:noWrap/>
            <w:hideMark/>
          </w:tcPr>
          <w:p w14:paraId="1A1C6C5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4F75BFB7" w14:textId="77777777" w:rsidR="00A73339" w:rsidRPr="00596A3A" w:rsidRDefault="00A73339" w:rsidP="00C80695">
            <w:pPr>
              <w:spacing w:before="0" w:after="0"/>
              <w:rPr>
                <w:rFonts w:ascii="Arial" w:hAnsi="Arial" w:cs="Arial"/>
                <w:sz w:val="20"/>
                <w:szCs w:val="20"/>
              </w:rPr>
            </w:pPr>
          </w:p>
        </w:tc>
        <w:tc>
          <w:tcPr>
            <w:tcW w:w="1605" w:type="dxa"/>
            <w:noWrap/>
            <w:hideMark/>
          </w:tcPr>
          <w:p w14:paraId="7348B57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3E5DC3D" w14:textId="77777777" w:rsidTr="00A73339">
        <w:trPr>
          <w:trHeight w:val="300"/>
        </w:trPr>
        <w:tc>
          <w:tcPr>
            <w:tcW w:w="1949" w:type="dxa"/>
            <w:vMerge/>
            <w:noWrap/>
            <w:vAlign w:val="center"/>
          </w:tcPr>
          <w:p w14:paraId="35A00A8C"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7C15B0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Sapranthus campechianus</w:t>
            </w:r>
          </w:p>
        </w:tc>
        <w:tc>
          <w:tcPr>
            <w:tcW w:w="1780" w:type="dxa"/>
            <w:noWrap/>
            <w:hideMark/>
          </w:tcPr>
          <w:p w14:paraId="2FCED26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Sak ele'muy</w:t>
            </w:r>
          </w:p>
        </w:tc>
        <w:tc>
          <w:tcPr>
            <w:tcW w:w="1544" w:type="dxa"/>
            <w:noWrap/>
            <w:hideMark/>
          </w:tcPr>
          <w:p w14:paraId="2C6B44C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2A39CA47" w14:textId="77777777" w:rsidR="00A73339" w:rsidRPr="00596A3A" w:rsidRDefault="00A73339" w:rsidP="00C80695">
            <w:pPr>
              <w:spacing w:before="0" w:after="0"/>
              <w:rPr>
                <w:rFonts w:ascii="Arial" w:hAnsi="Arial" w:cs="Arial"/>
                <w:sz w:val="20"/>
                <w:szCs w:val="20"/>
              </w:rPr>
            </w:pPr>
          </w:p>
        </w:tc>
        <w:tc>
          <w:tcPr>
            <w:tcW w:w="1605" w:type="dxa"/>
            <w:noWrap/>
            <w:hideMark/>
          </w:tcPr>
          <w:p w14:paraId="0611CCA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D7BFE89" w14:textId="77777777" w:rsidTr="00A73339">
        <w:trPr>
          <w:trHeight w:val="300"/>
        </w:trPr>
        <w:tc>
          <w:tcPr>
            <w:tcW w:w="1949" w:type="dxa"/>
            <w:vMerge w:val="restart"/>
            <w:noWrap/>
            <w:vAlign w:val="center"/>
            <w:hideMark/>
          </w:tcPr>
          <w:p w14:paraId="543F16B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APOCYNACEAE</w:t>
            </w:r>
          </w:p>
        </w:tc>
        <w:tc>
          <w:tcPr>
            <w:tcW w:w="3894" w:type="dxa"/>
            <w:noWrap/>
            <w:hideMark/>
          </w:tcPr>
          <w:p w14:paraId="1357E67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Echites umbellata</w:t>
            </w:r>
          </w:p>
        </w:tc>
        <w:tc>
          <w:tcPr>
            <w:tcW w:w="1780" w:type="dxa"/>
            <w:noWrap/>
            <w:hideMark/>
          </w:tcPr>
          <w:p w14:paraId="2E31379A" w14:textId="77777777" w:rsidR="00A73339" w:rsidRPr="00596A3A" w:rsidRDefault="00A73339" w:rsidP="00C80695">
            <w:pPr>
              <w:spacing w:before="0" w:after="0"/>
              <w:rPr>
                <w:rFonts w:ascii="Arial" w:hAnsi="Arial" w:cs="Arial"/>
                <w:sz w:val="20"/>
                <w:szCs w:val="20"/>
              </w:rPr>
            </w:pPr>
          </w:p>
        </w:tc>
        <w:tc>
          <w:tcPr>
            <w:tcW w:w="1544" w:type="dxa"/>
            <w:noWrap/>
            <w:hideMark/>
          </w:tcPr>
          <w:p w14:paraId="312ED6A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6CED97FC" w14:textId="77777777" w:rsidR="00A73339" w:rsidRPr="00596A3A" w:rsidRDefault="00A73339" w:rsidP="00C80695">
            <w:pPr>
              <w:spacing w:before="0" w:after="0"/>
              <w:rPr>
                <w:rFonts w:ascii="Arial" w:hAnsi="Arial" w:cs="Arial"/>
                <w:sz w:val="20"/>
                <w:szCs w:val="20"/>
              </w:rPr>
            </w:pPr>
          </w:p>
        </w:tc>
        <w:tc>
          <w:tcPr>
            <w:tcW w:w="1605" w:type="dxa"/>
            <w:noWrap/>
            <w:hideMark/>
          </w:tcPr>
          <w:p w14:paraId="71EC9E2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DC9D9DF" w14:textId="77777777" w:rsidTr="00A73339">
        <w:trPr>
          <w:trHeight w:val="300"/>
        </w:trPr>
        <w:tc>
          <w:tcPr>
            <w:tcW w:w="1949" w:type="dxa"/>
            <w:vMerge/>
            <w:noWrap/>
            <w:vAlign w:val="center"/>
          </w:tcPr>
          <w:p w14:paraId="38E08272"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17F91D7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Cameraria latifolia</w:t>
            </w:r>
          </w:p>
        </w:tc>
        <w:tc>
          <w:tcPr>
            <w:tcW w:w="1780" w:type="dxa"/>
            <w:noWrap/>
            <w:hideMark/>
          </w:tcPr>
          <w:p w14:paraId="4AED289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Cheecchen blanco</w:t>
            </w:r>
          </w:p>
        </w:tc>
        <w:tc>
          <w:tcPr>
            <w:tcW w:w="1544" w:type="dxa"/>
            <w:noWrap/>
            <w:hideMark/>
          </w:tcPr>
          <w:p w14:paraId="073AFD1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7D0BA208" w14:textId="77777777" w:rsidR="00A73339" w:rsidRPr="00596A3A" w:rsidRDefault="00A73339" w:rsidP="00C80695">
            <w:pPr>
              <w:spacing w:before="0" w:after="0"/>
              <w:rPr>
                <w:rFonts w:ascii="Arial" w:hAnsi="Arial" w:cs="Arial"/>
                <w:sz w:val="20"/>
                <w:szCs w:val="20"/>
              </w:rPr>
            </w:pPr>
          </w:p>
        </w:tc>
        <w:tc>
          <w:tcPr>
            <w:tcW w:w="1605" w:type="dxa"/>
            <w:noWrap/>
            <w:hideMark/>
          </w:tcPr>
          <w:p w14:paraId="42540ED5" w14:textId="77777777" w:rsidR="00A73339" w:rsidRPr="00596A3A" w:rsidRDefault="00A73339" w:rsidP="00C80695">
            <w:pPr>
              <w:spacing w:before="0" w:after="0"/>
              <w:jc w:val="center"/>
              <w:rPr>
                <w:rFonts w:ascii="Arial" w:hAnsi="Arial" w:cs="Arial"/>
                <w:sz w:val="20"/>
                <w:szCs w:val="20"/>
              </w:rPr>
            </w:pPr>
          </w:p>
        </w:tc>
      </w:tr>
      <w:tr w:rsidR="00CF435B" w:rsidRPr="00596A3A" w14:paraId="367D92AD" w14:textId="77777777" w:rsidTr="00A73339">
        <w:trPr>
          <w:trHeight w:val="300"/>
        </w:trPr>
        <w:tc>
          <w:tcPr>
            <w:tcW w:w="1949" w:type="dxa"/>
            <w:vMerge/>
            <w:noWrap/>
            <w:vAlign w:val="center"/>
          </w:tcPr>
          <w:p w14:paraId="33B80758"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35FE91D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Plumeria obtusa</w:t>
            </w:r>
          </w:p>
        </w:tc>
        <w:tc>
          <w:tcPr>
            <w:tcW w:w="1780" w:type="dxa"/>
            <w:noWrap/>
            <w:hideMark/>
          </w:tcPr>
          <w:p w14:paraId="022CA00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Flor de mayo</w:t>
            </w:r>
          </w:p>
        </w:tc>
        <w:tc>
          <w:tcPr>
            <w:tcW w:w="1544" w:type="dxa"/>
            <w:noWrap/>
            <w:hideMark/>
          </w:tcPr>
          <w:p w14:paraId="0504AAC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1F18538A" w14:textId="77777777" w:rsidR="00A73339" w:rsidRPr="00596A3A" w:rsidRDefault="00A73339" w:rsidP="00C80695">
            <w:pPr>
              <w:spacing w:before="0" w:after="0"/>
              <w:rPr>
                <w:rFonts w:ascii="Arial" w:hAnsi="Arial" w:cs="Arial"/>
                <w:sz w:val="20"/>
                <w:szCs w:val="20"/>
              </w:rPr>
            </w:pPr>
          </w:p>
        </w:tc>
        <w:tc>
          <w:tcPr>
            <w:tcW w:w="1605" w:type="dxa"/>
            <w:noWrap/>
            <w:hideMark/>
          </w:tcPr>
          <w:p w14:paraId="034984F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E0ACFEF" w14:textId="77777777" w:rsidTr="00A73339">
        <w:trPr>
          <w:trHeight w:val="300"/>
        </w:trPr>
        <w:tc>
          <w:tcPr>
            <w:tcW w:w="1949" w:type="dxa"/>
            <w:vMerge/>
            <w:noWrap/>
            <w:vAlign w:val="center"/>
          </w:tcPr>
          <w:p w14:paraId="0A70C621"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236D8AD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Cascabela gaumeri</w:t>
            </w:r>
          </w:p>
        </w:tc>
        <w:tc>
          <w:tcPr>
            <w:tcW w:w="1780" w:type="dxa"/>
            <w:noWrap/>
            <w:hideMark/>
          </w:tcPr>
          <w:p w14:paraId="3C747CC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Akits</w:t>
            </w:r>
          </w:p>
        </w:tc>
        <w:tc>
          <w:tcPr>
            <w:tcW w:w="1544" w:type="dxa"/>
            <w:noWrap/>
            <w:hideMark/>
          </w:tcPr>
          <w:p w14:paraId="5BE39EE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46530D9B" w14:textId="77777777" w:rsidR="00A73339" w:rsidRPr="00596A3A" w:rsidRDefault="00A73339" w:rsidP="00C80695">
            <w:pPr>
              <w:spacing w:before="0" w:after="0"/>
              <w:rPr>
                <w:rFonts w:ascii="Arial" w:hAnsi="Arial" w:cs="Arial"/>
                <w:sz w:val="20"/>
                <w:szCs w:val="20"/>
              </w:rPr>
            </w:pPr>
          </w:p>
        </w:tc>
        <w:tc>
          <w:tcPr>
            <w:tcW w:w="1605" w:type="dxa"/>
            <w:noWrap/>
            <w:hideMark/>
          </w:tcPr>
          <w:p w14:paraId="7B3DD46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77EABDE" w14:textId="77777777" w:rsidTr="00A73339">
        <w:trPr>
          <w:trHeight w:val="300"/>
        </w:trPr>
        <w:tc>
          <w:tcPr>
            <w:tcW w:w="1949" w:type="dxa"/>
            <w:vMerge/>
            <w:noWrap/>
            <w:vAlign w:val="center"/>
            <w:hideMark/>
          </w:tcPr>
          <w:p w14:paraId="4FD7CD2E"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24E730E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Asclepias curassavica</w:t>
            </w:r>
          </w:p>
        </w:tc>
        <w:tc>
          <w:tcPr>
            <w:tcW w:w="1780" w:type="dxa"/>
            <w:noWrap/>
            <w:hideMark/>
          </w:tcPr>
          <w:p w14:paraId="544B196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Anal k'aak'</w:t>
            </w:r>
          </w:p>
        </w:tc>
        <w:tc>
          <w:tcPr>
            <w:tcW w:w="1544" w:type="dxa"/>
            <w:noWrap/>
            <w:hideMark/>
          </w:tcPr>
          <w:p w14:paraId="601A734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71C6974E" w14:textId="77777777" w:rsidR="00A73339" w:rsidRPr="00596A3A" w:rsidRDefault="00A73339" w:rsidP="00C80695">
            <w:pPr>
              <w:spacing w:before="0" w:after="0"/>
              <w:rPr>
                <w:rFonts w:ascii="Arial" w:hAnsi="Arial" w:cs="Arial"/>
                <w:sz w:val="20"/>
                <w:szCs w:val="20"/>
              </w:rPr>
            </w:pPr>
          </w:p>
        </w:tc>
        <w:tc>
          <w:tcPr>
            <w:tcW w:w="1605" w:type="dxa"/>
            <w:noWrap/>
            <w:hideMark/>
          </w:tcPr>
          <w:p w14:paraId="6AA783F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B794CA1" w14:textId="77777777" w:rsidTr="00A73339">
        <w:trPr>
          <w:trHeight w:val="300"/>
        </w:trPr>
        <w:tc>
          <w:tcPr>
            <w:tcW w:w="1949" w:type="dxa"/>
            <w:vMerge/>
            <w:noWrap/>
            <w:vAlign w:val="center"/>
          </w:tcPr>
          <w:p w14:paraId="11943746"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7E1920D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Asclepias tuberosa</w:t>
            </w:r>
          </w:p>
        </w:tc>
        <w:tc>
          <w:tcPr>
            <w:tcW w:w="1780" w:type="dxa"/>
            <w:noWrap/>
            <w:hideMark/>
          </w:tcPr>
          <w:p w14:paraId="250CC818" w14:textId="77777777" w:rsidR="00A73339" w:rsidRPr="00596A3A" w:rsidRDefault="00A73339" w:rsidP="00C80695">
            <w:pPr>
              <w:spacing w:before="0" w:after="0"/>
              <w:rPr>
                <w:rFonts w:ascii="Arial" w:hAnsi="Arial" w:cs="Arial"/>
                <w:sz w:val="20"/>
                <w:szCs w:val="20"/>
              </w:rPr>
            </w:pPr>
          </w:p>
        </w:tc>
        <w:tc>
          <w:tcPr>
            <w:tcW w:w="1544" w:type="dxa"/>
            <w:noWrap/>
            <w:hideMark/>
          </w:tcPr>
          <w:p w14:paraId="7665163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1F11F920" w14:textId="77777777" w:rsidR="00A73339" w:rsidRPr="00596A3A" w:rsidRDefault="00A73339" w:rsidP="00C80695">
            <w:pPr>
              <w:spacing w:before="0" w:after="0"/>
              <w:rPr>
                <w:rFonts w:ascii="Arial" w:hAnsi="Arial" w:cs="Arial"/>
                <w:sz w:val="20"/>
                <w:szCs w:val="20"/>
              </w:rPr>
            </w:pPr>
          </w:p>
        </w:tc>
        <w:tc>
          <w:tcPr>
            <w:tcW w:w="1605" w:type="dxa"/>
            <w:noWrap/>
            <w:hideMark/>
          </w:tcPr>
          <w:p w14:paraId="0F8EFC7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F9DDC68" w14:textId="77777777" w:rsidTr="00A73339">
        <w:trPr>
          <w:trHeight w:val="300"/>
        </w:trPr>
        <w:tc>
          <w:tcPr>
            <w:tcW w:w="1949" w:type="dxa"/>
            <w:vMerge/>
            <w:noWrap/>
            <w:vAlign w:val="center"/>
          </w:tcPr>
          <w:p w14:paraId="777DBB0A"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2D7D66E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Rhabdadenia biflora</w:t>
            </w:r>
          </w:p>
        </w:tc>
        <w:tc>
          <w:tcPr>
            <w:tcW w:w="1780" w:type="dxa"/>
            <w:noWrap/>
            <w:hideMark/>
          </w:tcPr>
          <w:p w14:paraId="3EE1273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Bejuco de manglar</w:t>
            </w:r>
          </w:p>
        </w:tc>
        <w:tc>
          <w:tcPr>
            <w:tcW w:w="1544" w:type="dxa"/>
            <w:noWrap/>
            <w:hideMark/>
          </w:tcPr>
          <w:p w14:paraId="5EA9985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2B46CA2E" w14:textId="77777777" w:rsidR="00A73339" w:rsidRPr="00596A3A" w:rsidRDefault="00A73339" w:rsidP="00C80695">
            <w:pPr>
              <w:spacing w:before="0" w:after="0"/>
              <w:rPr>
                <w:rFonts w:ascii="Arial" w:hAnsi="Arial" w:cs="Arial"/>
                <w:sz w:val="20"/>
                <w:szCs w:val="20"/>
              </w:rPr>
            </w:pPr>
          </w:p>
        </w:tc>
        <w:tc>
          <w:tcPr>
            <w:tcW w:w="1605" w:type="dxa"/>
            <w:noWrap/>
            <w:hideMark/>
          </w:tcPr>
          <w:p w14:paraId="55C7087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1E6E75E" w14:textId="77777777" w:rsidTr="00A73339">
        <w:trPr>
          <w:trHeight w:val="300"/>
        </w:trPr>
        <w:tc>
          <w:tcPr>
            <w:tcW w:w="1949" w:type="dxa"/>
            <w:vMerge/>
            <w:noWrap/>
            <w:vAlign w:val="center"/>
          </w:tcPr>
          <w:p w14:paraId="761D6DAD"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6205754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Pentalinon andrieuxii</w:t>
            </w:r>
          </w:p>
        </w:tc>
        <w:tc>
          <w:tcPr>
            <w:tcW w:w="1780" w:type="dxa"/>
            <w:noWrap/>
            <w:hideMark/>
          </w:tcPr>
          <w:p w14:paraId="06708F7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 xml:space="preserve">Contrahierba </w:t>
            </w:r>
          </w:p>
        </w:tc>
        <w:tc>
          <w:tcPr>
            <w:tcW w:w="1544" w:type="dxa"/>
            <w:noWrap/>
            <w:hideMark/>
          </w:tcPr>
          <w:p w14:paraId="273B9E7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353A3E53" w14:textId="77777777" w:rsidR="00A73339" w:rsidRPr="00596A3A" w:rsidRDefault="00A73339" w:rsidP="00C80695">
            <w:pPr>
              <w:spacing w:before="0" w:after="0"/>
              <w:rPr>
                <w:rFonts w:ascii="Arial" w:hAnsi="Arial" w:cs="Arial"/>
                <w:sz w:val="20"/>
                <w:szCs w:val="20"/>
              </w:rPr>
            </w:pPr>
          </w:p>
        </w:tc>
        <w:tc>
          <w:tcPr>
            <w:tcW w:w="1605" w:type="dxa"/>
            <w:noWrap/>
            <w:hideMark/>
          </w:tcPr>
          <w:p w14:paraId="1675D7D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D1E6D35" w14:textId="77777777" w:rsidTr="00A73339">
        <w:trPr>
          <w:trHeight w:val="300"/>
        </w:trPr>
        <w:tc>
          <w:tcPr>
            <w:tcW w:w="1949" w:type="dxa"/>
            <w:vMerge/>
            <w:noWrap/>
            <w:vAlign w:val="center"/>
          </w:tcPr>
          <w:p w14:paraId="5246CFD3"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019FA0D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Metastelma schlechtendalii </w:t>
            </w:r>
          </w:p>
        </w:tc>
        <w:tc>
          <w:tcPr>
            <w:tcW w:w="1780" w:type="dxa"/>
            <w:noWrap/>
            <w:hideMark/>
          </w:tcPr>
          <w:p w14:paraId="63EAA4C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Chimes ak'</w:t>
            </w:r>
          </w:p>
        </w:tc>
        <w:tc>
          <w:tcPr>
            <w:tcW w:w="1544" w:type="dxa"/>
            <w:noWrap/>
            <w:hideMark/>
          </w:tcPr>
          <w:p w14:paraId="3BC17C5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08CB93BC" w14:textId="77777777" w:rsidR="00A73339" w:rsidRPr="00596A3A" w:rsidRDefault="00A73339" w:rsidP="00C80695">
            <w:pPr>
              <w:spacing w:before="0" w:after="0"/>
              <w:rPr>
                <w:rFonts w:ascii="Arial" w:hAnsi="Arial" w:cs="Arial"/>
                <w:sz w:val="20"/>
                <w:szCs w:val="20"/>
              </w:rPr>
            </w:pPr>
          </w:p>
        </w:tc>
        <w:tc>
          <w:tcPr>
            <w:tcW w:w="1605" w:type="dxa"/>
            <w:noWrap/>
            <w:hideMark/>
          </w:tcPr>
          <w:p w14:paraId="04EF586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CCE25BF" w14:textId="77777777" w:rsidTr="00A73339">
        <w:trPr>
          <w:trHeight w:val="300"/>
        </w:trPr>
        <w:tc>
          <w:tcPr>
            <w:tcW w:w="1949" w:type="dxa"/>
            <w:vMerge/>
            <w:noWrap/>
            <w:vAlign w:val="center"/>
          </w:tcPr>
          <w:p w14:paraId="435080A4"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0263ED1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Gonolobus yucatanensis</w:t>
            </w:r>
          </w:p>
        </w:tc>
        <w:tc>
          <w:tcPr>
            <w:tcW w:w="1780" w:type="dxa"/>
            <w:noWrap/>
            <w:hideMark/>
          </w:tcPr>
          <w:p w14:paraId="4E8C740F" w14:textId="77777777" w:rsidR="00A73339" w:rsidRPr="00596A3A" w:rsidRDefault="00A73339" w:rsidP="00C80695">
            <w:pPr>
              <w:spacing w:before="0" w:after="0"/>
              <w:rPr>
                <w:rFonts w:ascii="Arial" w:hAnsi="Arial" w:cs="Arial"/>
                <w:sz w:val="20"/>
                <w:szCs w:val="20"/>
              </w:rPr>
            </w:pPr>
          </w:p>
        </w:tc>
        <w:tc>
          <w:tcPr>
            <w:tcW w:w="1544" w:type="dxa"/>
            <w:noWrap/>
            <w:hideMark/>
          </w:tcPr>
          <w:p w14:paraId="7D4D4D5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199C4CE2" w14:textId="77777777" w:rsidR="00A73339" w:rsidRPr="00596A3A" w:rsidRDefault="00A73339" w:rsidP="00C80695">
            <w:pPr>
              <w:spacing w:before="0" w:after="0"/>
              <w:rPr>
                <w:rFonts w:ascii="Arial" w:hAnsi="Arial" w:cs="Arial"/>
                <w:sz w:val="20"/>
                <w:szCs w:val="20"/>
              </w:rPr>
            </w:pPr>
          </w:p>
        </w:tc>
        <w:tc>
          <w:tcPr>
            <w:tcW w:w="1605" w:type="dxa"/>
            <w:noWrap/>
            <w:hideMark/>
          </w:tcPr>
          <w:p w14:paraId="1C3E4AF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A4E2F40" w14:textId="77777777" w:rsidTr="00A73339">
        <w:trPr>
          <w:trHeight w:val="300"/>
        </w:trPr>
        <w:tc>
          <w:tcPr>
            <w:tcW w:w="1949" w:type="dxa"/>
            <w:vMerge/>
            <w:noWrap/>
            <w:vAlign w:val="center"/>
          </w:tcPr>
          <w:p w14:paraId="2B8ABF38"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04D68EF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Marsdenia gualanensis</w:t>
            </w:r>
          </w:p>
        </w:tc>
        <w:tc>
          <w:tcPr>
            <w:tcW w:w="1780" w:type="dxa"/>
            <w:noWrap/>
            <w:hideMark/>
          </w:tcPr>
          <w:p w14:paraId="3637D92C" w14:textId="77777777" w:rsidR="00A73339" w:rsidRPr="00596A3A" w:rsidRDefault="00A73339" w:rsidP="00C80695">
            <w:pPr>
              <w:spacing w:before="0" w:after="0"/>
              <w:rPr>
                <w:rFonts w:ascii="Arial" w:hAnsi="Arial" w:cs="Arial"/>
                <w:sz w:val="20"/>
                <w:szCs w:val="20"/>
              </w:rPr>
            </w:pPr>
          </w:p>
        </w:tc>
        <w:tc>
          <w:tcPr>
            <w:tcW w:w="1544" w:type="dxa"/>
            <w:noWrap/>
            <w:hideMark/>
          </w:tcPr>
          <w:p w14:paraId="17934A5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0897F840" w14:textId="77777777" w:rsidR="00A73339" w:rsidRPr="00596A3A" w:rsidRDefault="00A73339" w:rsidP="00C80695">
            <w:pPr>
              <w:spacing w:before="0" w:after="0"/>
              <w:rPr>
                <w:rFonts w:ascii="Arial" w:hAnsi="Arial" w:cs="Arial"/>
                <w:sz w:val="20"/>
                <w:szCs w:val="20"/>
              </w:rPr>
            </w:pPr>
          </w:p>
        </w:tc>
        <w:tc>
          <w:tcPr>
            <w:tcW w:w="1605" w:type="dxa"/>
            <w:noWrap/>
            <w:hideMark/>
          </w:tcPr>
          <w:p w14:paraId="491B606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8FAF7AA" w14:textId="77777777" w:rsidTr="00A73339">
        <w:trPr>
          <w:trHeight w:val="300"/>
        </w:trPr>
        <w:tc>
          <w:tcPr>
            <w:tcW w:w="1949" w:type="dxa"/>
            <w:vMerge/>
            <w:noWrap/>
            <w:vAlign w:val="center"/>
          </w:tcPr>
          <w:p w14:paraId="6477904D"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9E7C2F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Marsdenia macrophylla</w:t>
            </w:r>
          </w:p>
        </w:tc>
        <w:tc>
          <w:tcPr>
            <w:tcW w:w="1780" w:type="dxa"/>
            <w:noWrap/>
            <w:hideMark/>
          </w:tcPr>
          <w:p w14:paraId="2B2EAA1D" w14:textId="77777777" w:rsidR="00A73339" w:rsidRPr="00596A3A" w:rsidRDefault="00A73339" w:rsidP="00C80695">
            <w:pPr>
              <w:spacing w:before="0" w:after="0"/>
              <w:rPr>
                <w:rFonts w:ascii="Arial" w:hAnsi="Arial" w:cs="Arial"/>
                <w:sz w:val="20"/>
                <w:szCs w:val="20"/>
              </w:rPr>
            </w:pPr>
          </w:p>
        </w:tc>
        <w:tc>
          <w:tcPr>
            <w:tcW w:w="1544" w:type="dxa"/>
            <w:noWrap/>
            <w:hideMark/>
          </w:tcPr>
          <w:p w14:paraId="3840D91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2AD587A0" w14:textId="77777777" w:rsidR="00A73339" w:rsidRPr="00596A3A" w:rsidRDefault="00A73339" w:rsidP="00C80695">
            <w:pPr>
              <w:spacing w:before="0" w:after="0"/>
              <w:rPr>
                <w:rFonts w:ascii="Arial" w:hAnsi="Arial" w:cs="Arial"/>
                <w:sz w:val="20"/>
                <w:szCs w:val="20"/>
              </w:rPr>
            </w:pPr>
          </w:p>
        </w:tc>
        <w:tc>
          <w:tcPr>
            <w:tcW w:w="1605" w:type="dxa"/>
            <w:noWrap/>
            <w:hideMark/>
          </w:tcPr>
          <w:p w14:paraId="5CC0BC0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33C17FB" w14:textId="77777777" w:rsidTr="00A73339">
        <w:trPr>
          <w:trHeight w:val="300"/>
        </w:trPr>
        <w:tc>
          <w:tcPr>
            <w:tcW w:w="1949" w:type="dxa"/>
            <w:vMerge/>
            <w:noWrap/>
            <w:vAlign w:val="center"/>
          </w:tcPr>
          <w:p w14:paraId="7EFC36C1"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2CCD8FF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Matelea campechiana</w:t>
            </w:r>
          </w:p>
        </w:tc>
        <w:tc>
          <w:tcPr>
            <w:tcW w:w="1780" w:type="dxa"/>
            <w:noWrap/>
            <w:hideMark/>
          </w:tcPr>
          <w:p w14:paraId="6517AD65" w14:textId="77777777" w:rsidR="00A73339" w:rsidRPr="00596A3A" w:rsidRDefault="00A73339" w:rsidP="00C80695">
            <w:pPr>
              <w:spacing w:before="0" w:after="0"/>
              <w:rPr>
                <w:rFonts w:ascii="Arial" w:hAnsi="Arial" w:cs="Arial"/>
                <w:sz w:val="20"/>
                <w:szCs w:val="20"/>
              </w:rPr>
            </w:pPr>
          </w:p>
        </w:tc>
        <w:tc>
          <w:tcPr>
            <w:tcW w:w="1544" w:type="dxa"/>
            <w:noWrap/>
            <w:hideMark/>
          </w:tcPr>
          <w:p w14:paraId="5863F94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0E5EB665" w14:textId="77777777" w:rsidR="00A73339" w:rsidRPr="00596A3A" w:rsidRDefault="00A73339" w:rsidP="00C80695">
            <w:pPr>
              <w:spacing w:before="0" w:after="0"/>
              <w:rPr>
                <w:rFonts w:ascii="Arial" w:hAnsi="Arial" w:cs="Arial"/>
                <w:sz w:val="20"/>
                <w:szCs w:val="20"/>
              </w:rPr>
            </w:pPr>
          </w:p>
        </w:tc>
        <w:tc>
          <w:tcPr>
            <w:tcW w:w="1605" w:type="dxa"/>
            <w:noWrap/>
            <w:hideMark/>
          </w:tcPr>
          <w:p w14:paraId="6287EA8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CB2CF8C" w14:textId="77777777" w:rsidTr="00A73339">
        <w:trPr>
          <w:trHeight w:val="300"/>
        </w:trPr>
        <w:tc>
          <w:tcPr>
            <w:tcW w:w="1949" w:type="dxa"/>
            <w:vMerge/>
            <w:noWrap/>
            <w:vAlign w:val="center"/>
          </w:tcPr>
          <w:p w14:paraId="0370A5BE"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13932E4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Sarcostemma bilobum</w:t>
            </w:r>
          </w:p>
        </w:tc>
        <w:tc>
          <w:tcPr>
            <w:tcW w:w="1780" w:type="dxa"/>
            <w:noWrap/>
            <w:hideMark/>
          </w:tcPr>
          <w:p w14:paraId="10636C3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Ja'as ak'</w:t>
            </w:r>
          </w:p>
        </w:tc>
        <w:tc>
          <w:tcPr>
            <w:tcW w:w="1544" w:type="dxa"/>
            <w:noWrap/>
            <w:hideMark/>
          </w:tcPr>
          <w:p w14:paraId="513ADDE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5A5EFC85" w14:textId="77777777" w:rsidR="00A73339" w:rsidRPr="00596A3A" w:rsidRDefault="00A73339" w:rsidP="00C80695">
            <w:pPr>
              <w:spacing w:before="0" w:after="0"/>
              <w:rPr>
                <w:rFonts w:ascii="Arial" w:hAnsi="Arial" w:cs="Arial"/>
                <w:sz w:val="20"/>
                <w:szCs w:val="20"/>
              </w:rPr>
            </w:pPr>
          </w:p>
        </w:tc>
        <w:tc>
          <w:tcPr>
            <w:tcW w:w="1605" w:type="dxa"/>
            <w:noWrap/>
            <w:hideMark/>
          </w:tcPr>
          <w:p w14:paraId="090A56D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2306F1A" w14:textId="77777777" w:rsidTr="00A73339">
        <w:trPr>
          <w:trHeight w:val="300"/>
        </w:trPr>
        <w:tc>
          <w:tcPr>
            <w:tcW w:w="1949" w:type="dxa"/>
            <w:vMerge w:val="restart"/>
            <w:noWrap/>
            <w:vAlign w:val="center"/>
            <w:hideMark/>
          </w:tcPr>
          <w:p w14:paraId="22D10C5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ARACEAE</w:t>
            </w:r>
          </w:p>
        </w:tc>
        <w:tc>
          <w:tcPr>
            <w:tcW w:w="3894" w:type="dxa"/>
            <w:noWrap/>
            <w:hideMark/>
          </w:tcPr>
          <w:p w14:paraId="48D367C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Anthurium schlechtendalii ssp. Schlechtendalii</w:t>
            </w:r>
          </w:p>
        </w:tc>
        <w:tc>
          <w:tcPr>
            <w:tcW w:w="1780" w:type="dxa"/>
            <w:noWrap/>
            <w:hideMark/>
          </w:tcPr>
          <w:p w14:paraId="7140448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Boobtun</w:t>
            </w:r>
          </w:p>
        </w:tc>
        <w:tc>
          <w:tcPr>
            <w:tcW w:w="1544" w:type="dxa"/>
            <w:noWrap/>
            <w:hideMark/>
          </w:tcPr>
          <w:p w14:paraId="4991108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5D3515FD" w14:textId="77777777" w:rsidR="00A73339" w:rsidRPr="00596A3A" w:rsidRDefault="00A73339" w:rsidP="00C80695">
            <w:pPr>
              <w:spacing w:before="0" w:after="0"/>
              <w:rPr>
                <w:rFonts w:ascii="Arial" w:hAnsi="Arial" w:cs="Arial"/>
                <w:sz w:val="20"/>
                <w:szCs w:val="20"/>
              </w:rPr>
            </w:pPr>
          </w:p>
        </w:tc>
        <w:tc>
          <w:tcPr>
            <w:tcW w:w="1605" w:type="dxa"/>
            <w:noWrap/>
            <w:hideMark/>
          </w:tcPr>
          <w:p w14:paraId="5899752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1BDB6E6" w14:textId="77777777" w:rsidTr="00A73339">
        <w:trPr>
          <w:trHeight w:val="300"/>
        </w:trPr>
        <w:tc>
          <w:tcPr>
            <w:tcW w:w="1949" w:type="dxa"/>
            <w:vMerge/>
            <w:noWrap/>
            <w:vAlign w:val="center"/>
          </w:tcPr>
          <w:p w14:paraId="6722FDAD"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446ACFC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 xml:space="preserve">Philodendron hederaceum </w:t>
            </w:r>
          </w:p>
        </w:tc>
        <w:tc>
          <w:tcPr>
            <w:tcW w:w="1780" w:type="dxa"/>
            <w:noWrap/>
            <w:hideMark/>
          </w:tcPr>
          <w:p w14:paraId="50B10D4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Ak'al k'uum che'</w:t>
            </w:r>
          </w:p>
        </w:tc>
        <w:tc>
          <w:tcPr>
            <w:tcW w:w="1544" w:type="dxa"/>
            <w:noWrap/>
            <w:hideMark/>
          </w:tcPr>
          <w:p w14:paraId="3356774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 trepadora</w:t>
            </w:r>
          </w:p>
        </w:tc>
        <w:tc>
          <w:tcPr>
            <w:tcW w:w="2224" w:type="dxa"/>
          </w:tcPr>
          <w:p w14:paraId="172A40D3" w14:textId="77777777" w:rsidR="00A73339" w:rsidRPr="00596A3A" w:rsidRDefault="00A73339" w:rsidP="00C80695">
            <w:pPr>
              <w:spacing w:before="0" w:after="0"/>
              <w:rPr>
                <w:rFonts w:ascii="Arial" w:hAnsi="Arial" w:cs="Arial"/>
                <w:sz w:val="20"/>
                <w:szCs w:val="20"/>
              </w:rPr>
            </w:pPr>
          </w:p>
        </w:tc>
        <w:tc>
          <w:tcPr>
            <w:tcW w:w="1605" w:type="dxa"/>
            <w:noWrap/>
            <w:hideMark/>
          </w:tcPr>
          <w:p w14:paraId="4B059F5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C2E7F98" w14:textId="77777777" w:rsidTr="00A73339">
        <w:trPr>
          <w:trHeight w:val="300"/>
        </w:trPr>
        <w:tc>
          <w:tcPr>
            <w:tcW w:w="1949" w:type="dxa"/>
            <w:vMerge/>
            <w:noWrap/>
            <w:vAlign w:val="center"/>
          </w:tcPr>
          <w:p w14:paraId="561E728A"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691D01E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Syngonium podophyllum</w:t>
            </w:r>
          </w:p>
        </w:tc>
        <w:tc>
          <w:tcPr>
            <w:tcW w:w="1780" w:type="dxa"/>
            <w:noWrap/>
            <w:hideMark/>
          </w:tcPr>
          <w:p w14:paraId="18DFF39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Oochil</w:t>
            </w:r>
          </w:p>
        </w:tc>
        <w:tc>
          <w:tcPr>
            <w:tcW w:w="1544" w:type="dxa"/>
            <w:noWrap/>
            <w:hideMark/>
          </w:tcPr>
          <w:p w14:paraId="6290791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 xml:space="preserve">Hierba trepadora </w:t>
            </w:r>
          </w:p>
        </w:tc>
        <w:tc>
          <w:tcPr>
            <w:tcW w:w="2224" w:type="dxa"/>
          </w:tcPr>
          <w:p w14:paraId="5B8238A7" w14:textId="77777777" w:rsidR="00A73339" w:rsidRPr="00596A3A" w:rsidRDefault="00A73339" w:rsidP="00C80695">
            <w:pPr>
              <w:spacing w:before="0" w:after="0"/>
              <w:rPr>
                <w:rFonts w:ascii="Arial" w:hAnsi="Arial" w:cs="Arial"/>
                <w:sz w:val="20"/>
                <w:szCs w:val="20"/>
              </w:rPr>
            </w:pPr>
          </w:p>
        </w:tc>
        <w:tc>
          <w:tcPr>
            <w:tcW w:w="1605" w:type="dxa"/>
            <w:noWrap/>
            <w:hideMark/>
          </w:tcPr>
          <w:p w14:paraId="2DC43B9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88B6F7A" w14:textId="77777777" w:rsidTr="00A73339">
        <w:trPr>
          <w:trHeight w:val="300"/>
        </w:trPr>
        <w:tc>
          <w:tcPr>
            <w:tcW w:w="1949" w:type="dxa"/>
            <w:noWrap/>
            <w:vAlign w:val="center"/>
            <w:hideMark/>
          </w:tcPr>
          <w:p w14:paraId="7EE1DA7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ARALIACEAE</w:t>
            </w:r>
          </w:p>
        </w:tc>
        <w:tc>
          <w:tcPr>
            <w:tcW w:w="3894" w:type="dxa"/>
            <w:noWrap/>
            <w:hideMark/>
          </w:tcPr>
          <w:p w14:paraId="3986BE7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Acoelorrhaphe wrigthii</w:t>
            </w:r>
          </w:p>
        </w:tc>
        <w:tc>
          <w:tcPr>
            <w:tcW w:w="1780" w:type="dxa"/>
            <w:noWrap/>
            <w:hideMark/>
          </w:tcPr>
          <w:p w14:paraId="01453D0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Tasiste</w:t>
            </w:r>
          </w:p>
        </w:tc>
        <w:tc>
          <w:tcPr>
            <w:tcW w:w="1544" w:type="dxa"/>
            <w:noWrap/>
            <w:hideMark/>
          </w:tcPr>
          <w:p w14:paraId="5843546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2A095D2B" w14:textId="77777777" w:rsidR="00A73339" w:rsidRPr="00596A3A" w:rsidRDefault="00A73339" w:rsidP="00C80695">
            <w:pPr>
              <w:spacing w:before="0" w:after="0"/>
              <w:rPr>
                <w:rFonts w:ascii="Arial" w:hAnsi="Arial" w:cs="Arial"/>
                <w:sz w:val="20"/>
                <w:szCs w:val="20"/>
              </w:rPr>
            </w:pPr>
          </w:p>
        </w:tc>
        <w:tc>
          <w:tcPr>
            <w:tcW w:w="1605" w:type="dxa"/>
            <w:noWrap/>
            <w:hideMark/>
          </w:tcPr>
          <w:p w14:paraId="4447FB9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F320DB3" w14:textId="77777777" w:rsidTr="00A73339">
        <w:trPr>
          <w:trHeight w:val="300"/>
        </w:trPr>
        <w:tc>
          <w:tcPr>
            <w:tcW w:w="1949" w:type="dxa"/>
            <w:vMerge w:val="restart"/>
            <w:noWrap/>
            <w:vAlign w:val="center"/>
            <w:hideMark/>
          </w:tcPr>
          <w:p w14:paraId="384067D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ARECACEAE</w:t>
            </w:r>
          </w:p>
        </w:tc>
        <w:tc>
          <w:tcPr>
            <w:tcW w:w="3894" w:type="dxa"/>
            <w:noWrap/>
            <w:hideMark/>
          </w:tcPr>
          <w:p w14:paraId="19DBCE9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Acrocomia aculeata</w:t>
            </w:r>
          </w:p>
        </w:tc>
        <w:tc>
          <w:tcPr>
            <w:tcW w:w="1780" w:type="dxa"/>
            <w:noWrap/>
            <w:hideMark/>
          </w:tcPr>
          <w:p w14:paraId="20912E8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Cocoyol</w:t>
            </w:r>
          </w:p>
        </w:tc>
        <w:tc>
          <w:tcPr>
            <w:tcW w:w="1544" w:type="dxa"/>
            <w:noWrap/>
            <w:hideMark/>
          </w:tcPr>
          <w:p w14:paraId="7CB2C94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71E1B47D" w14:textId="77777777" w:rsidR="00A73339" w:rsidRPr="00596A3A" w:rsidRDefault="00A73339" w:rsidP="00C80695">
            <w:pPr>
              <w:spacing w:before="0" w:after="0"/>
              <w:rPr>
                <w:rFonts w:ascii="Arial" w:hAnsi="Arial" w:cs="Arial"/>
                <w:sz w:val="20"/>
                <w:szCs w:val="20"/>
              </w:rPr>
            </w:pPr>
          </w:p>
        </w:tc>
        <w:tc>
          <w:tcPr>
            <w:tcW w:w="1605" w:type="dxa"/>
            <w:noWrap/>
            <w:hideMark/>
          </w:tcPr>
          <w:p w14:paraId="7AD602B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AB799F3" w14:textId="77777777" w:rsidTr="00A73339">
        <w:trPr>
          <w:trHeight w:val="300"/>
        </w:trPr>
        <w:tc>
          <w:tcPr>
            <w:tcW w:w="1949" w:type="dxa"/>
            <w:vMerge/>
            <w:noWrap/>
            <w:vAlign w:val="center"/>
          </w:tcPr>
          <w:p w14:paraId="3E447E4B" w14:textId="77777777" w:rsidR="00A73339" w:rsidRPr="00596A3A" w:rsidRDefault="00A73339" w:rsidP="00C80695">
            <w:pPr>
              <w:spacing w:before="0" w:after="0"/>
              <w:rPr>
                <w:rFonts w:ascii="Arial" w:hAnsi="Arial" w:cs="Arial"/>
                <w:sz w:val="20"/>
                <w:szCs w:val="20"/>
              </w:rPr>
            </w:pPr>
          </w:p>
        </w:tc>
        <w:tc>
          <w:tcPr>
            <w:tcW w:w="3894" w:type="dxa"/>
            <w:noWrap/>
            <w:hideMark/>
          </w:tcPr>
          <w:p w14:paraId="64ADDD3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Bactris major</w:t>
            </w:r>
          </w:p>
        </w:tc>
        <w:tc>
          <w:tcPr>
            <w:tcW w:w="1780" w:type="dxa"/>
            <w:noWrap/>
            <w:hideMark/>
          </w:tcPr>
          <w:p w14:paraId="7D0D266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Caña chiquiyul</w:t>
            </w:r>
          </w:p>
        </w:tc>
        <w:tc>
          <w:tcPr>
            <w:tcW w:w="1544" w:type="dxa"/>
            <w:noWrap/>
            <w:hideMark/>
          </w:tcPr>
          <w:p w14:paraId="7C8734E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6A065D8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 xml:space="preserve">Sujeta a protección especial </w:t>
            </w:r>
          </w:p>
        </w:tc>
        <w:tc>
          <w:tcPr>
            <w:tcW w:w="1605" w:type="dxa"/>
            <w:noWrap/>
            <w:hideMark/>
          </w:tcPr>
          <w:p w14:paraId="113E365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98895B4" w14:textId="77777777" w:rsidTr="00A73339">
        <w:trPr>
          <w:trHeight w:val="300"/>
        </w:trPr>
        <w:tc>
          <w:tcPr>
            <w:tcW w:w="1949" w:type="dxa"/>
            <w:vMerge/>
            <w:noWrap/>
            <w:vAlign w:val="center"/>
          </w:tcPr>
          <w:p w14:paraId="1099B9CD" w14:textId="77777777" w:rsidR="00A73339" w:rsidRPr="00596A3A" w:rsidRDefault="00A73339" w:rsidP="00C80695">
            <w:pPr>
              <w:spacing w:before="0" w:after="0"/>
              <w:rPr>
                <w:rFonts w:ascii="Arial" w:hAnsi="Arial" w:cs="Arial"/>
                <w:sz w:val="20"/>
                <w:szCs w:val="20"/>
              </w:rPr>
            </w:pPr>
          </w:p>
        </w:tc>
        <w:tc>
          <w:tcPr>
            <w:tcW w:w="3894" w:type="dxa"/>
            <w:noWrap/>
            <w:hideMark/>
          </w:tcPr>
          <w:p w14:paraId="74799BA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Chamaedorea seifrizii</w:t>
            </w:r>
          </w:p>
        </w:tc>
        <w:tc>
          <w:tcPr>
            <w:tcW w:w="1780" w:type="dxa"/>
            <w:noWrap/>
            <w:hideMark/>
          </w:tcPr>
          <w:p w14:paraId="7854452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Xyaat</w:t>
            </w:r>
          </w:p>
        </w:tc>
        <w:tc>
          <w:tcPr>
            <w:tcW w:w="1544" w:type="dxa"/>
            <w:noWrap/>
            <w:hideMark/>
          </w:tcPr>
          <w:p w14:paraId="53ECF48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446CD9E5" w14:textId="77777777" w:rsidR="00A73339" w:rsidRPr="00596A3A" w:rsidRDefault="00A73339" w:rsidP="00C80695">
            <w:pPr>
              <w:spacing w:before="0" w:after="0"/>
              <w:rPr>
                <w:rFonts w:ascii="Arial" w:hAnsi="Arial" w:cs="Arial"/>
                <w:sz w:val="20"/>
                <w:szCs w:val="20"/>
              </w:rPr>
            </w:pPr>
          </w:p>
        </w:tc>
        <w:tc>
          <w:tcPr>
            <w:tcW w:w="1605" w:type="dxa"/>
            <w:noWrap/>
            <w:hideMark/>
          </w:tcPr>
          <w:p w14:paraId="1EF008A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F84C435" w14:textId="77777777" w:rsidTr="00A73339">
        <w:trPr>
          <w:trHeight w:val="300"/>
        </w:trPr>
        <w:tc>
          <w:tcPr>
            <w:tcW w:w="1949" w:type="dxa"/>
            <w:vMerge/>
            <w:noWrap/>
            <w:vAlign w:val="center"/>
          </w:tcPr>
          <w:p w14:paraId="07E40C96" w14:textId="77777777" w:rsidR="00A73339" w:rsidRPr="00596A3A" w:rsidRDefault="00A73339" w:rsidP="00C80695">
            <w:pPr>
              <w:spacing w:before="0" w:after="0"/>
              <w:rPr>
                <w:rFonts w:ascii="Arial" w:hAnsi="Arial" w:cs="Arial"/>
                <w:sz w:val="20"/>
                <w:szCs w:val="20"/>
              </w:rPr>
            </w:pPr>
          </w:p>
        </w:tc>
        <w:tc>
          <w:tcPr>
            <w:tcW w:w="3894" w:type="dxa"/>
            <w:noWrap/>
            <w:hideMark/>
          </w:tcPr>
          <w:p w14:paraId="52C3831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Coccothrinax readii</w:t>
            </w:r>
          </w:p>
        </w:tc>
        <w:tc>
          <w:tcPr>
            <w:tcW w:w="1780" w:type="dxa"/>
            <w:noWrap/>
            <w:hideMark/>
          </w:tcPr>
          <w:p w14:paraId="31884CA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Palma nakás</w:t>
            </w:r>
          </w:p>
        </w:tc>
        <w:tc>
          <w:tcPr>
            <w:tcW w:w="1544" w:type="dxa"/>
            <w:noWrap/>
            <w:hideMark/>
          </w:tcPr>
          <w:p w14:paraId="54F1EAA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5FC3DAC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1605" w:type="dxa"/>
            <w:noWrap/>
            <w:hideMark/>
          </w:tcPr>
          <w:p w14:paraId="77AD543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Endémica</w:t>
            </w:r>
          </w:p>
        </w:tc>
      </w:tr>
      <w:tr w:rsidR="00CF435B" w:rsidRPr="00596A3A" w14:paraId="60EAB90E" w14:textId="77777777" w:rsidTr="00A73339">
        <w:trPr>
          <w:trHeight w:val="300"/>
        </w:trPr>
        <w:tc>
          <w:tcPr>
            <w:tcW w:w="1949" w:type="dxa"/>
            <w:vMerge/>
            <w:noWrap/>
            <w:vAlign w:val="center"/>
          </w:tcPr>
          <w:p w14:paraId="3367F341" w14:textId="77777777" w:rsidR="00A73339" w:rsidRPr="00596A3A" w:rsidRDefault="00A73339" w:rsidP="00C80695">
            <w:pPr>
              <w:spacing w:before="0" w:after="0"/>
              <w:rPr>
                <w:rFonts w:ascii="Arial" w:hAnsi="Arial" w:cs="Arial"/>
                <w:sz w:val="20"/>
                <w:szCs w:val="20"/>
              </w:rPr>
            </w:pPr>
          </w:p>
        </w:tc>
        <w:tc>
          <w:tcPr>
            <w:tcW w:w="3894" w:type="dxa"/>
            <w:noWrap/>
            <w:hideMark/>
          </w:tcPr>
          <w:p w14:paraId="35EBE1D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Cocos nucífera</w:t>
            </w:r>
          </w:p>
        </w:tc>
        <w:tc>
          <w:tcPr>
            <w:tcW w:w="1780" w:type="dxa"/>
            <w:noWrap/>
            <w:hideMark/>
          </w:tcPr>
          <w:p w14:paraId="354333F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Coco</w:t>
            </w:r>
          </w:p>
        </w:tc>
        <w:tc>
          <w:tcPr>
            <w:tcW w:w="1544" w:type="dxa"/>
            <w:noWrap/>
            <w:hideMark/>
          </w:tcPr>
          <w:p w14:paraId="6E2E770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07994CFE" w14:textId="77777777" w:rsidR="00A73339" w:rsidRPr="00596A3A" w:rsidRDefault="00A73339" w:rsidP="00C80695">
            <w:pPr>
              <w:spacing w:before="0" w:after="0"/>
              <w:rPr>
                <w:rFonts w:ascii="Arial" w:hAnsi="Arial" w:cs="Arial"/>
                <w:sz w:val="20"/>
                <w:szCs w:val="20"/>
              </w:rPr>
            </w:pPr>
          </w:p>
        </w:tc>
        <w:tc>
          <w:tcPr>
            <w:tcW w:w="1605" w:type="dxa"/>
            <w:noWrap/>
            <w:hideMark/>
          </w:tcPr>
          <w:p w14:paraId="1F2B731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87B9404" w14:textId="77777777" w:rsidTr="00A73339">
        <w:trPr>
          <w:trHeight w:val="300"/>
        </w:trPr>
        <w:tc>
          <w:tcPr>
            <w:tcW w:w="1949" w:type="dxa"/>
            <w:vMerge/>
            <w:noWrap/>
            <w:vAlign w:val="center"/>
          </w:tcPr>
          <w:p w14:paraId="27CA326B" w14:textId="77777777" w:rsidR="00A73339" w:rsidRPr="00596A3A" w:rsidRDefault="00A73339" w:rsidP="00C80695">
            <w:pPr>
              <w:spacing w:before="0" w:after="0"/>
              <w:rPr>
                <w:rFonts w:ascii="Arial" w:hAnsi="Arial" w:cs="Arial"/>
                <w:sz w:val="20"/>
                <w:szCs w:val="20"/>
              </w:rPr>
            </w:pPr>
          </w:p>
        </w:tc>
        <w:tc>
          <w:tcPr>
            <w:tcW w:w="3894" w:type="dxa"/>
            <w:noWrap/>
            <w:hideMark/>
          </w:tcPr>
          <w:p w14:paraId="12FCEEA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Dendropanax arboreus</w:t>
            </w:r>
          </w:p>
        </w:tc>
        <w:tc>
          <w:tcPr>
            <w:tcW w:w="1780" w:type="dxa"/>
            <w:noWrap/>
            <w:hideMark/>
          </w:tcPr>
          <w:p w14:paraId="0C5CC7A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Sak chakah</w:t>
            </w:r>
          </w:p>
        </w:tc>
        <w:tc>
          <w:tcPr>
            <w:tcW w:w="1544" w:type="dxa"/>
            <w:noWrap/>
            <w:hideMark/>
          </w:tcPr>
          <w:p w14:paraId="5E64079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3E8509D9" w14:textId="77777777" w:rsidR="00A73339" w:rsidRPr="00596A3A" w:rsidRDefault="00A73339" w:rsidP="00C80695">
            <w:pPr>
              <w:spacing w:before="0" w:after="0"/>
              <w:rPr>
                <w:rFonts w:ascii="Arial" w:hAnsi="Arial" w:cs="Arial"/>
                <w:sz w:val="20"/>
                <w:szCs w:val="20"/>
              </w:rPr>
            </w:pPr>
          </w:p>
        </w:tc>
        <w:tc>
          <w:tcPr>
            <w:tcW w:w="1605" w:type="dxa"/>
            <w:noWrap/>
            <w:hideMark/>
          </w:tcPr>
          <w:p w14:paraId="10D78E5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D0F26CA" w14:textId="77777777" w:rsidTr="00A73339">
        <w:trPr>
          <w:trHeight w:val="300"/>
        </w:trPr>
        <w:tc>
          <w:tcPr>
            <w:tcW w:w="1949" w:type="dxa"/>
            <w:vMerge/>
            <w:noWrap/>
            <w:vAlign w:val="center"/>
          </w:tcPr>
          <w:p w14:paraId="77EA2814" w14:textId="77777777" w:rsidR="00A73339" w:rsidRPr="00596A3A" w:rsidRDefault="00A73339" w:rsidP="00C80695">
            <w:pPr>
              <w:spacing w:before="0" w:after="0"/>
              <w:rPr>
                <w:rFonts w:ascii="Arial" w:hAnsi="Arial" w:cs="Arial"/>
                <w:sz w:val="20"/>
                <w:szCs w:val="20"/>
              </w:rPr>
            </w:pPr>
          </w:p>
        </w:tc>
        <w:tc>
          <w:tcPr>
            <w:tcW w:w="3894" w:type="dxa"/>
            <w:noWrap/>
            <w:hideMark/>
          </w:tcPr>
          <w:p w14:paraId="6D10842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Pseudophoenix sargentii</w:t>
            </w:r>
          </w:p>
        </w:tc>
        <w:tc>
          <w:tcPr>
            <w:tcW w:w="1780" w:type="dxa"/>
            <w:noWrap/>
            <w:hideMark/>
          </w:tcPr>
          <w:p w14:paraId="2DAB5E0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Palama kuká</w:t>
            </w:r>
          </w:p>
        </w:tc>
        <w:tc>
          <w:tcPr>
            <w:tcW w:w="1544" w:type="dxa"/>
            <w:noWrap/>
            <w:hideMark/>
          </w:tcPr>
          <w:p w14:paraId="22432ED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066921C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1605" w:type="dxa"/>
            <w:noWrap/>
            <w:hideMark/>
          </w:tcPr>
          <w:p w14:paraId="0A41E58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75853DB" w14:textId="77777777" w:rsidTr="00A73339">
        <w:trPr>
          <w:trHeight w:val="300"/>
        </w:trPr>
        <w:tc>
          <w:tcPr>
            <w:tcW w:w="1949" w:type="dxa"/>
            <w:vMerge/>
            <w:noWrap/>
            <w:vAlign w:val="center"/>
          </w:tcPr>
          <w:p w14:paraId="694FD671" w14:textId="77777777" w:rsidR="00A73339" w:rsidRPr="00596A3A" w:rsidRDefault="00A73339" w:rsidP="00C80695">
            <w:pPr>
              <w:spacing w:before="0" w:after="0"/>
              <w:rPr>
                <w:rFonts w:ascii="Arial" w:hAnsi="Arial" w:cs="Arial"/>
                <w:sz w:val="20"/>
                <w:szCs w:val="20"/>
              </w:rPr>
            </w:pPr>
          </w:p>
        </w:tc>
        <w:tc>
          <w:tcPr>
            <w:tcW w:w="3894" w:type="dxa"/>
            <w:noWrap/>
            <w:hideMark/>
          </w:tcPr>
          <w:p w14:paraId="36E29CB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Roystonea regia</w:t>
            </w:r>
          </w:p>
        </w:tc>
        <w:tc>
          <w:tcPr>
            <w:tcW w:w="1780" w:type="dxa"/>
            <w:noWrap/>
            <w:hideMark/>
          </w:tcPr>
          <w:p w14:paraId="2EA224D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Palma real cubana</w:t>
            </w:r>
          </w:p>
        </w:tc>
        <w:tc>
          <w:tcPr>
            <w:tcW w:w="1544" w:type="dxa"/>
            <w:noWrap/>
            <w:hideMark/>
          </w:tcPr>
          <w:p w14:paraId="1D6D281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7FA7290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 xml:space="preserve">Sujeta a protección especial </w:t>
            </w:r>
          </w:p>
        </w:tc>
        <w:tc>
          <w:tcPr>
            <w:tcW w:w="1605" w:type="dxa"/>
            <w:noWrap/>
            <w:hideMark/>
          </w:tcPr>
          <w:p w14:paraId="4ADEFB3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1B05341" w14:textId="77777777" w:rsidTr="00A73339">
        <w:trPr>
          <w:trHeight w:val="300"/>
        </w:trPr>
        <w:tc>
          <w:tcPr>
            <w:tcW w:w="1949" w:type="dxa"/>
            <w:vMerge/>
            <w:noWrap/>
            <w:vAlign w:val="center"/>
          </w:tcPr>
          <w:p w14:paraId="4295E175" w14:textId="77777777" w:rsidR="00A73339" w:rsidRPr="00596A3A" w:rsidRDefault="00A73339" w:rsidP="00C80695">
            <w:pPr>
              <w:spacing w:before="0" w:after="0"/>
              <w:rPr>
                <w:rFonts w:ascii="Arial" w:hAnsi="Arial" w:cs="Arial"/>
                <w:sz w:val="20"/>
                <w:szCs w:val="20"/>
              </w:rPr>
            </w:pPr>
          </w:p>
        </w:tc>
        <w:tc>
          <w:tcPr>
            <w:tcW w:w="3894" w:type="dxa"/>
            <w:noWrap/>
            <w:hideMark/>
          </w:tcPr>
          <w:p w14:paraId="0AF72AB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Sabal yapa</w:t>
            </w:r>
          </w:p>
        </w:tc>
        <w:tc>
          <w:tcPr>
            <w:tcW w:w="1780" w:type="dxa"/>
            <w:noWrap/>
            <w:hideMark/>
          </w:tcPr>
          <w:p w14:paraId="472F30F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Huano</w:t>
            </w:r>
          </w:p>
        </w:tc>
        <w:tc>
          <w:tcPr>
            <w:tcW w:w="1544" w:type="dxa"/>
            <w:noWrap/>
            <w:hideMark/>
          </w:tcPr>
          <w:p w14:paraId="7877005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08553725" w14:textId="77777777" w:rsidR="00A73339" w:rsidRPr="00596A3A" w:rsidRDefault="00A73339" w:rsidP="00C80695">
            <w:pPr>
              <w:spacing w:before="0" w:after="0"/>
              <w:rPr>
                <w:rFonts w:ascii="Arial" w:hAnsi="Arial" w:cs="Arial"/>
                <w:sz w:val="20"/>
                <w:szCs w:val="20"/>
              </w:rPr>
            </w:pPr>
          </w:p>
        </w:tc>
        <w:tc>
          <w:tcPr>
            <w:tcW w:w="1605" w:type="dxa"/>
            <w:noWrap/>
            <w:hideMark/>
          </w:tcPr>
          <w:p w14:paraId="48312DA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A0E4DD6" w14:textId="77777777" w:rsidTr="00A73339">
        <w:trPr>
          <w:trHeight w:val="300"/>
        </w:trPr>
        <w:tc>
          <w:tcPr>
            <w:tcW w:w="1949" w:type="dxa"/>
            <w:vMerge/>
            <w:noWrap/>
            <w:vAlign w:val="center"/>
            <w:hideMark/>
          </w:tcPr>
          <w:p w14:paraId="0476AF52" w14:textId="77777777" w:rsidR="00A73339" w:rsidRPr="00596A3A" w:rsidRDefault="00A73339" w:rsidP="00C80695">
            <w:pPr>
              <w:spacing w:before="0" w:after="0"/>
              <w:rPr>
                <w:rFonts w:ascii="Arial" w:hAnsi="Arial" w:cs="Arial"/>
                <w:sz w:val="20"/>
                <w:szCs w:val="20"/>
              </w:rPr>
            </w:pPr>
          </w:p>
        </w:tc>
        <w:tc>
          <w:tcPr>
            <w:tcW w:w="3894" w:type="dxa"/>
            <w:noWrap/>
            <w:hideMark/>
          </w:tcPr>
          <w:p w14:paraId="583093E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Sabal gretherae</w:t>
            </w:r>
          </w:p>
        </w:tc>
        <w:tc>
          <w:tcPr>
            <w:tcW w:w="1780" w:type="dxa"/>
            <w:noWrap/>
            <w:hideMark/>
          </w:tcPr>
          <w:p w14:paraId="5AA82C0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Palma de huano</w:t>
            </w:r>
          </w:p>
        </w:tc>
        <w:tc>
          <w:tcPr>
            <w:tcW w:w="1544" w:type="dxa"/>
            <w:noWrap/>
            <w:hideMark/>
          </w:tcPr>
          <w:p w14:paraId="00AE4AE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397C86D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 xml:space="preserve">Sujeta a protección especial </w:t>
            </w:r>
          </w:p>
        </w:tc>
        <w:tc>
          <w:tcPr>
            <w:tcW w:w="1605" w:type="dxa"/>
            <w:noWrap/>
            <w:hideMark/>
          </w:tcPr>
          <w:p w14:paraId="794EAB4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Endémica</w:t>
            </w:r>
          </w:p>
        </w:tc>
      </w:tr>
      <w:tr w:rsidR="00CF435B" w:rsidRPr="00596A3A" w14:paraId="233767B5" w14:textId="77777777" w:rsidTr="00A73339">
        <w:trPr>
          <w:trHeight w:val="300"/>
        </w:trPr>
        <w:tc>
          <w:tcPr>
            <w:tcW w:w="1949" w:type="dxa"/>
            <w:vMerge/>
            <w:noWrap/>
            <w:vAlign w:val="center"/>
            <w:hideMark/>
          </w:tcPr>
          <w:p w14:paraId="71CCF2AA"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E86617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Thrinax radiata</w:t>
            </w:r>
          </w:p>
        </w:tc>
        <w:tc>
          <w:tcPr>
            <w:tcW w:w="1780" w:type="dxa"/>
            <w:noWrap/>
            <w:hideMark/>
          </w:tcPr>
          <w:p w14:paraId="6456CA4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Palma chit</w:t>
            </w:r>
          </w:p>
        </w:tc>
        <w:tc>
          <w:tcPr>
            <w:tcW w:w="1544" w:type="dxa"/>
            <w:noWrap/>
            <w:hideMark/>
          </w:tcPr>
          <w:p w14:paraId="709C00A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2BD108B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1605" w:type="dxa"/>
            <w:noWrap/>
            <w:hideMark/>
          </w:tcPr>
          <w:p w14:paraId="0D48216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99CB0C4" w14:textId="77777777" w:rsidTr="00A73339">
        <w:trPr>
          <w:trHeight w:val="300"/>
        </w:trPr>
        <w:tc>
          <w:tcPr>
            <w:tcW w:w="1949" w:type="dxa"/>
            <w:vMerge w:val="restart"/>
            <w:noWrap/>
            <w:vAlign w:val="center"/>
            <w:hideMark/>
          </w:tcPr>
          <w:p w14:paraId="1F92501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ARISTOLOCHIACEAE</w:t>
            </w:r>
          </w:p>
        </w:tc>
        <w:tc>
          <w:tcPr>
            <w:tcW w:w="3894" w:type="dxa"/>
            <w:noWrap/>
            <w:hideMark/>
          </w:tcPr>
          <w:p w14:paraId="4B16505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Aristolochia trilobata</w:t>
            </w:r>
          </w:p>
        </w:tc>
        <w:tc>
          <w:tcPr>
            <w:tcW w:w="1780" w:type="dxa"/>
            <w:noWrap/>
            <w:hideMark/>
          </w:tcPr>
          <w:p w14:paraId="32146A2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Guaco</w:t>
            </w:r>
          </w:p>
        </w:tc>
        <w:tc>
          <w:tcPr>
            <w:tcW w:w="1544" w:type="dxa"/>
            <w:noWrap/>
            <w:hideMark/>
          </w:tcPr>
          <w:p w14:paraId="543A1B0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542B13B0" w14:textId="77777777" w:rsidR="00A73339" w:rsidRPr="00596A3A" w:rsidRDefault="00A73339" w:rsidP="00C80695">
            <w:pPr>
              <w:spacing w:before="0" w:after="0"/>
              <w:rPr>
                <w:rFonts w:ascii="Arial" w:hAnsi="Arial" w:cs="Arial"/>
                <w:sz w:val="20"/>
                <w:szCs w:val="20"/>
              </w:rPr>
            </w:pPr>
          </w:p>
        </w:tc>
        <w:tc>
          <w:tcPr>
            <w:tcW w:w="1605" w:type="dxa"/>
            <w:noWrap/>
            <w:hideMark/>
          </w:tcPr>
          <w:p w14:paraId="139F195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1A942F6" w14:textId="77777777" w:rsidTr="00A73339">
        <w:trPr>
          <w:trHeight w:val="300"/>
        </w:trPr>
        <w:tc>
          <w:tcPr>
            <w:tcW w:w="1949" w:type="dxa"/>
            <w:vMerge/>
            <w:noWrap/>
            <w:vAlign w:val="center"/>
            <w:hideMark/>
          </w:tcPr>
          <w:p w14:paraId="6B3640F1"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1B66536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Aristolochia pentandra</w:t>
            </w:r>
          </w:p>
        </w:tc>
        <w:tc>
          <w:tcPr>
            <w:tcW w:w="1780" w:type="dxa"/>
            <w:noWrap/>
            <w:hideMark/>
          </w:tcPr>
          <w:p w14:paraId="3F9AD8B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Chan guaco</w:t>
            </w:r>
          </w:p>
        </w:tc>
        <w:tc>
          <w:tcPr>
            <w:tcW w:w="1544" w:type="dxa"/>
            <w:noWrap/>
            <w:hideMark/>
          </w:tcPr>
          <w:p w14:paraId="3278715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51A20647" w14:textId="77777777" w:rsidR="00A73339" w:rsidRPr="00596A3A" w:rsidRDefault="00A73339" w:rsidP="00C80695">
            <w:pPr>
              <w:spacing w:before="0" w:after="0"/>
              <w:rPr>
                <w:rFonts w:ascii="Arial" w:hAnsi="Arial" w:cs="Arial"/>
                <w:sz w:val="20"/>
                <w:szCs w:val="20"/>
              </w:rPr>
            </w:pPr>
          </w:p>
        </w:tc>
        <w:tc>
          <w:tcPr>
            <w:tcW w:w="1605" w:type="dxa"/>
            <w:noWrap/>
            <w:hideMark/>
          </w:tcPr>
          <w:p w14:paraId="4FD7B78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27046BD" w14:textId="77777777" w:rsidTr="00A73339">
        <w:trPr>
          <w:trHeight w:val="300"/>
        </w:trPr>
        <w:tc>
          <w:tcPr>
            <w:tcW w:w="1949" w:type="dxa"/>
            <w:noWrap/>
            <w:vAlign w:val="center"/>
            <w:hideMark/>
          </w:tcPr>
          <w:p w14:paraId="757AADA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ASPARAGACEAE</w:t>
            </w:r>
          </w:p>
        </w:tc>
        <w:tc>
          <w:tcPr>
            <w:tcW w:w="3894" w:type="dxa"/>
            <w:noWrap/>
            <w:hideMark/>
          </w:tcPr>
          <w:p w14:paraId="7E65F60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xml:space="preserve">Beaucarnea pliabilis </w:t>
            </w:r>
          </w:p>
        </w:tc>
        <w:tc>
          <w:tcPr>
            <w:tcW w:w="1780" w:type="dxa"/>
            <w:noWrap/>
            <w:hideMark/>
          </w:tcPr>
          <w:p w14:paraId="289B5FB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 xml:space="preserve">Soyate despeinado </w:t>
            </w:r>
          </w:p>
        </w:tc>
        <w:tc>
          <w:tcPr>
            <w:tcW w:w="1544" w:type="dxa"/>
            <w:noWrap/>
            <w:hideMark/>
          </w:tcPr>
          <w:p w14:paraId="6BB3400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56AD0D6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1605" w:type="dxa"/>
            <w:noWrap/>
            <w:hideMark/>
          </w:tcPr>
          <w:p w14:paraId="47E7609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Endémica</w:t>
            </w:r>
          </w:p>
        </w:tc>
      </w:tr>
      <w:tr w:rsidR="00CF435B" w:rsidRPr="00596A3A" w14:paraId="50B4C038" w14:textId="77777777" w:rsidTr="00A73339">
        <w:trPr>
          <w:trHeight w:val="300"/>
        </w:trPr>
        <w:tc>
          <w:tcPr>
            <w:tcW w:w="1949" w:type="dxa"/>
            <w:noWrap/>
            <w:vAlign w:val="center"/>
            <w:hideMark/>
          </w:tcPr>
          <w:p w14:paraId="78566CA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BATACEAE</w:t>
            </w:r>
          </w:p>
        </w:tc>
        <w:tc>
          <w:tcPr>
            <w:tcW w:w="3894" w:type="dxa"/>
            <w:noWrap/>
            <w:hideMark/>
          </w:tcPr>
          <w:p w14:paraId="2692C15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Batis maritima</w:t>
            </w:r>
          </w:p>
        </w:tc>
        <w:tc>
          <w:tcPr>
            <w:tcW w:w="1780" w:type="dxa"/>
            <w:noWrap/>
            <w:hideMark/>
          </w:tcPr>
          <w:p w14:paraId="670F364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Saladillo</w:t>
            </w:r>
          </w:p>
        </w:tc>
        <w:tc>
          <w:tcPr>
            <w:tcW w:w="1544" w:type="dxa"/>
            <w:noWrap/>
            <w:hideMark/>
          </w:tcPr>
          <w:p w14:paraId="4DA2840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6EAF135F" w14:textId="77777777" w:rsidR="00A73339" w:rsidRPr="00596A3A" w:rsidRDefault="00A73339" w:rsidP="00C80695">
            <w:pPr>
              <w:spacing w:before="0" w:after="0"/>
              <w:rPr>
                <w:rFonts w:ascii="Arial" w:hAnsi="Arial" w:cs="Arial"/>
                <w:sz w:val="20"/>
                <w:szCs w:val="20"/>
              </w:rPr>
            </w:pPr>
          </w:p>
        </w:tc>
        <w:tc>
          <w:tcPr>
            <w:tcW w:w="1605" w:type="dxa"/>
            <w:noWrap/>
            <w:hideMark/>
          </w:tcPr>
          <w:p w14:paraId="4D870AC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8F2B7D7" w14:textId="77777777" w:rsidTr="00A73339">
        <w:trPr>
          <w:trHeight w:val="300"/>
        </w:trPr>
        <w:tc>
          <w:tcPr>
            <w:tcW w:w="1949" w:type="dxa"/>
            <w:vMerge w:val="restart"/>
            <w:noWrap/>
            <w:vAlign w:val="center"/>
            <w:hideMark/>
          </w:tcPr>
          <w:p w14:paraId="413EF4F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BIGNONIACEAE</w:t>
            </w:r>
          </w:p>
        </w:tc>
        <w:tc>
          <w:tcPr>
            <w:tcW w:w="3894" w:type="dxa"/>
            <w:noWrap/>
            <w:hideMark/>
          </w:tcPr>
          <w:p w14:paraId="274892A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Arrabidaea sp.</w:t>
            </w:r>
          </w:p>
        </w:tc>
        <w:tc>
          <w:tcPr>
            <w:tcW w:w="1780" w:type="dxa"/>
            <w:noWrap/>
            <w:hideMark/>
          </w:tcPr>
          <w:p w14:paraId="262EF23A" w14:textId="77777777" w:rsidR="00A73339" w:rsidRPr="00596A3A" w:rsidRDefault="00A73339" w:rsidP="00C80695">
            <w:pPr>
              <w:spacing w:before="0" w:after="0"/>
              <w:rPr>
                <w:rFonts w:ascii="Arial" w:hAnsi="Arial" w:cs="Arial"/>
                <w:sz w:val="20"/>
                <w:szCs w:val="20"/>
              </w:rPr>
            </w:pPr>
          </w:p>
        </w:tc>
        <w:tc>
          <w:tcPr>
            <w:tcW w:w="1544" w:type="dxa"/>
            <w:noWrap/>
            <w:hideMark/>
          </w:tcPr>
          <w:p w14:paraId="720F619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531F41AE" w14:textId="77777777" w:rsidR="00A73339" w:rsidRPr="00596A3A" w:rsidRDefault="00A73339" w:rsidP="00C80695">
            <w:pPr>
              <w:spacing w:before="0" w:after="0"/>
              <w:rPr>
                <w:rFonts w:ascii="Arial" w:hAnsi="Arial" w:cs="Arial"/>
                <w:sz w:val="20"/>
                <w:szCs w:val="20"/>
              </w:rPr>
            </w:pPr>
          </w:p>
        </w:tc>
        <w:tc>
          <w:tcPr>
            <w:tcW w:w="1605" w:type="dxa"/>
            <w:noWrap/>
            <w:hideMark/>
          </w:tcPr>
          <w:p w14:paraId="7127A50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BD80606" w14:textId="77777777" w:rsidTr="00A73339">
        <w:trPr>
          <w:trHeight w:val="300"/>
        </w:trPr>
        <w:tc>
          <w:tcPr>
            <w:tcW w:w="1949" w:type="dxa"/>
            <w:vMerge/>
            <w:noWrap/>
            <w:vAlign w:val="center"/>
          </w:tcPr>
          <w:p w14:paraId="328372B9"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77D4DED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Bignonia diversifolia</w:t>
            </w:r>
          </w:p>
        </w:tc>
        <w:tc>
          <w:tcPr>
            <w:tcW w:w="1780" w:type="dxa"/>
            <w:noWrap/>
            <w:hideMark/>
          </w:tcPr>
          <w:p w14:paraId="3C761B2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Bilin kok</w:t>
            </w:r>
          </w:p>
        </w:tc>
        <w:tc>
          <w:tcPr>
            <w:tcW w:w="1544" w:type="dxa"/>
            <w:noWrap/>
            <w:hideMark/>
          </w:tcPr>
          <w:p w14:paraId="19FC657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02CC2AFF" w14:textId="77777777" w:rsidR="00A73339" w:rsidRPr="00596A3A" w:rsidRDefault="00A73339" w:rsidP="00C80695">
            <w:pPr>
              <w:spacing w:before="0" w:after="0"/>
              <w:rPr>
                <w:rFonts w:ascii="Arial" w:hAnsi="Arial" w:cs="Arial"/>
                <w:sz w:val="20"/>
                <w:szCs w:val="20"/>
              </w:rPr>
            </w:pPr>
          </w:p>
        </w:tc>
        <w:tc>
          <w:tcPr>
            <w:tcW w:w="1605" w:type="dxa"/>
            <w:noWrap/>
            <w:hideMark/>
          </w:tcPr>
          <w:p w14:paraId="6D9A19A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32327DE" w14:textId="77777777" w:rsidTr="00A73339">
        <w:trPr>
          <w:trHeight w:val="300"/>
        </w:trPr>
        <w:tc>
          <w:tcPr>
            <w:tcW w:w="1949" w:type="dxa"/>
            <w:vMerge/>
            <w:noWrap/>
            <w:vAlign w:val="center"/>
          </w:tcPr>
          <w:p w14:paraId="396BEE78"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7CA846B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Bignonia potosina</w:t>
            </w:r>
          </w:p>
        </w:tc>
        <w:tc>
          <w:tcPr>
            <w:tcW w:w="1780" w:type="dxa"/>
            <w:noWrap/>
            <w:hideMark/>
          </w:tcPr>
          <w:p w14:paraId="5EAD9B2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Ek' k'ixil</w:t>
            </w:r>
          </w:p>
        </w:tc>
        <w:tc>
          <w:tcPr>
            <w:tcW w:w="1544" w:type="dxa"/>
            <w:noWrap/>
            <w:hideMark/>
          </w:tcPr>
          <w:p w14:paraId="4525AAF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511D8FDD" w14:textId="77777777" w:rsidR="00A73339" w:rsidRPr="00596A3A" w:rsidRDefault="00A73339" w:rsidP="00C80695">
            <w:pPr>
              <w:spacing w:before="0" w:after="0"/>
              <w:rPr>
                <w:rFonts w:ascii="Arial" w:hAnsi="Arial" w:cs="Arial"/>
                <w:sz w:val="20"/>
                <w:szCs w:val="20"/>
              </w:rPr>
            </w:pPr>
          </w:p>
        </w:tc>
        <w:tc>
          <w:tcPr>
            <w:tcW w:w="1605" w:type="dxa"/>
            <w:noWrap/>
            <w:hideMark/>
          </w:tcPr>
          <w:p w14:paraId="7624F6F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55FC663" w14:textId="77777777" w:rsidTr="00A73339">
        <w:trPr>
          <w:trHeight w:val="300"/>
        </w:trPr>
        <w:tc>
          <w:tcPr>
            <w:tcW w:w="1949" w:type="dxa"/>
            <w:vMerge/>
            <w:noWrap/>
            <w:vAlign w:val="center"/>
          </w:tcPr>
          <w:p w14:paraId="76BD23B8"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110534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Crescentia cujete</w:t>
            </w:r>
          </w:p>
        </w:tc>
        <w:tc>
          <w:tcPr>
            <w:tcW w:w="1780" w:type="dxa"/>
            <w:noWrap/>
            <w:hideMark/>
          </w:tcPr>
          <w:p w14:paraId="7A57270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Jícara</w:t>
            </w:r>
          </w:p>
        </w:tc>
        <w:tc>
          <w:tcPr>
            <w:tcW w:w="1544" w:type="dxa"/>
            <w:noWrap/>
            <w:hideMark/>
          </w:tcPr>
          <w:p w14:paraId="7C82054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23112952" w14:textId="77777777" w:rsidR="00A73339" w:rsidRPr="00596A3A" w:rsidRDefault="00A73339" w:rsidP="00C80695">
            <w:pPr>
              <w:spacing w:before="0" w:after="0"/>
              <w:rPr>
                <w:rFonts w:ascii="Arial" w:hAnsi="Arial" w:cs="Arial"/>
                <w:sz w:val="20"/>
                <w:szCs w:val="20"/>
              </w:rPr>
            </w:pPr>
          </w:p>
        </w:tc>
        <w:tc>
          <w:tcPr>
            <w:tcW w:w="1605" w:type="dxa"/>
            <w:noWrap/>
            <w:hideMark/>
          </w:tcPr>
          <w:p w14:paraId="646AEF0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6882519" w14:textId="77777777" w:rsidTr="00A73339">
        <w:trPr>
          <w:trHeight w:val="300"/>
        </w:trPr>
        <w:tc>
          <w:tcPr>
            <w:tcW w:w="1949" w:type="dxa"/>
            <w:vMerge/>
            <w:noWrap/>
            <w:vAlign w:val="center"/>
          </w:tcPr>
          <w:p w14:paraId="764AB9AD"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2BC2097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Dolichandra unguis-cati </w:t>
            </w:r>
          </w:p>
        </w:tc>
        <w:tc>
          <w:tcPr>
            <w:tcW w:w="1780" w:type="dxa"/>
            <w:noWrap/>
            <w:hideMark/>
          </w:tcPr>
          <w:p w14:paraId="4DF248E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Anil kab</w:t>
            </w:r>
          </w:p>
        </w:tc>
        <w:tc>
          <w:tcPr>
            <w:tcW w:w="1544" w:type="dxa"/>
            <w:noWrap/>
            <w:hideMark/>
          </w:tcPr>
          <w:p w14:paraId="62E315D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3CC8B53D" w14:textId="77777777" w:rsidR="00A73339" w:rsidRPr="00596A3A" w:rsidRDefault="00A73339" w:rsidP="00C80695">
            <w:pPr>
              <w:spacing w:before="0" w:after="0"/>
              <w:rPr>
                <w:rFonts w:ascii="Arial" w:hAnsi="Arial" w:cs="Arial"/>
                <w:sz w:val="20"/>
                <w:szCs w:val="20"/>
              </w:rPr>
            </w:pPr>
          </w:p>
        </w:tc>
        <w:tc>
          <w:tcPr>
            <w:tcW w:w="1605" w:type="dxa"/>
            <w:noWrap/>
            <w:hideMark/>
          </w:tcPr>
          <w:p w14:paraId="7ADDB57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8A6A342" w14:textId="77777777" w:rsidTr="00A73339">
        <w:trPr>
          <w:trHeight w:val="300"/>
        </w:trPr>
        <w:tc>
          <w:tcPr>
            <w:tcW w:w="1949" w:type="dxa"/>
            <w:vMerge/>
            <w:noWrap/>
            <w:vAlign w:val="center"/>
          </w:tcPr>
          <w:p w14:paraId="5003FBD5"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43E10CB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Fridericia floribunda</w:t>
            </w:r>
          </w:p>
        </w:tc>
        <w:tc>
          <w:tcPr>
            <w:tcW w:w="1780" w:type="dxa"/>
            <w:noWrap/>
            <w:hideMark/>
          </w:tcPr>
          <w:p w14:paraId="2BB1CFB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Aanil kab</w:t>
            </w:r>
          </w:p>
        </w:tc>
        <w:tc>
          <w:tcPr>
            <w:tcW w:w="1544" w:type="dxa"/>
            <w:noWrap/>
            <w:hideMark/>
          </w:tcPr>
          <w:p w14:paraId="5F7AE71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09003301" w14:textId="77777777" w:rsidR="00A73339" w:rsidRPr="00596A3A" w:rsidRDefault="00A73339" w:rsidP="00C80695">
            <w:pPr>
              <w:spacing w:before="0" w:after="0"/>
              <w:rPr>
                <w:rFonts w:ascii="Arial" w:hAnsi="Arial" w:cs="Arial"/>
                <w:sz w:val="20"/>
                <w:szCs w:val="20"/>
              </w:rPr>
            </w:pPr>
          </w:p>
        </w:tc>
        <w:tc>
          <w:tcPr>
            <w:tcW w:w="1605" w:type="dxa"/>
            <w:noWrap/>
            <w:hideMark/>
          </w:tcPr>
          <w:p w14:paraId="67B1521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2903D78" w14:textId="77777777" w:rsidTr="00A73339">
        <w:trPr>
          <w:trHeight w:val="300"/>
        </w:trPr>
        <w:tc>
          <w:tcPr>
            <w:tcW w:w="1949" w:type="dxa"/>
            <w:vMerge/>
            <w:noWrap/>
            <w:vAlign w:val="center"/>
          </w:tcPr>
          <w:p w14:paraId="4BD1D439"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4BC75FD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Handroanthus chrysanthus </w:t>
            </w:r>
          </w:p>
        </w:tc>
        <w:tc>
          <w:tcPr>
            <w:tcW w:w="1780" w:type="dxa"/>
            <w:noWrap/>
            <w:hideMark/>
          </w:tcPr>
          <w:p w14:paraId="3AB52389" w14:textId="77777777" w:rsidR="00A73339" w:rsidRPr="00596A3A" w:rsidRDefault="00A73339" w:rsidP="00C80695">
            <w:pPr>
              <w:spacing w:before="0" w:after="0"/>
              <w:rPr>
                <w:rFonts w:ascii="Arial" w:hAnsi="Arial" w:cs="Arial"/>
                <w:sz w:val="20"/>
                <w:szCs w:val="20"/>
              </w:rPr>
            </w:pPr>
          </w:p>
        </w:tc>
        <w:tc>
          <w:tcPr>
            <w:tcW w:w="1544" w:type="dxa"/>
            <w:noWrap/>
            <w:hideMark/>
          </w:tcPr>
          <w:p w14:paraId="5221037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578F4ED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Amenazada</w:t>
            </w:r>
          </w:p>
        </w:tc>
        <w:tc>
          <w:tcPr>
            <w:tcW w:w="1605" w:type="dxa"/>
            <w:noWrap/>
            <w:hideMark/>
          </w:tcPr>
          <w:p w14:paraId="2FCF663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8A26B16" w14:textId="77777777" w:rsidTr="00A73339">
        <w:trPr>
          <w:trHeight w:val="300"/>
        </w:trPr>
        <w:tc>
          <w:tcPr>
            <w:tcW w:w="1949" w:type="dxa"/>
            <w:vMerge/>
            <w:noWrap/>
            <w:vAlign w:val="center"/>
          </w:tcPr>
          <w:p w14:paraId="3292EC00"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497499C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Stizophyllum riparium</w:t>
            </w:r>
          </w:p>
        </w:tc>
        <w:tc>
          <w:tcPr>
            <w:tcW w:w="1780" w:type="dxa"/>
            <w:noWrap/>
            <w:hideMark/>
          </w:tcPr>
          <w:p w14:paraId="193D83E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Box ak'</w:t>
            </w:r>
          </w:p>
        </w:tc>
        <w:tc>
          <w:tcPr>
            <w:tcW w:w="1544" w:type="dxa"/>
            <w:noWrap/>
            <w:hideMark/>
          </w:tcPr>
          <w:p w14:paraId="67FAD9E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1D85BB8C" w14:textId="77777777" w:rsidR="00A73339" w:rsidRPr="00596A3A" w:rsidRDefault="00A73339" w:rsidP="00C80695">
            <w:pPr>
              <w:spacing w:before="0" w:after="0"/>
              <w:rPr>
                <w:rFonts w:ascii="Arial" w:hAnsi="Arial" w:cs="Arial"/>
                <w:sz w:val="20"/>
                <w:szCs w:val="20"/>
              </w:rPr>
            </w:pPr>
          </w:p>
        </w:tc>
        <w:tc>
          <w:tcPr>
            <w:tcW w:w="1605" w:type="dxa"/>
            <w:noWrap/>
            <w:hideMark/>
          </w:tcPr>
          <w:p w14:paraId="2E78BAC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0290E21" w14:textId="77777777" w:rsidTr="00A73339">
        <w:trPr>
          <w:trHeight w:val="300"/>
        </w:trPr>
        <w:tc>
          <w:tcPr>
            <w:tcW w:w="1949" w:type="dxa"/>
            <w:vMerge/>
            <w:noWrap/>
            <w:vAlign w:val="center"/>
          </w:tcPr>
          <w:p w14:paraId="39F3226E"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3F7C9DF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Tabebuia rosea</w:t>
            </w:r>
          </w:p>
        </w:tc>
        <w:tc>
          <w:tcPr>
            <w:tcW w:w="1780" w:type="dxa"/>
            <w:noWrap/>
            <w:hideMark/>
          </w:tcPr>
          <w:p w14:paraId="2AC4FBE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Makulis</w:t>
            </w:r>
          </w:p>
        </w:tc>
        <w:tc>
          <w:tcPr>
            <w:tcW w:w="1544" w:type="dxa"/>
            <w:noWrap/>
            <w:hideMark/>
          </w:tcPr>
          <w:p w14:paraId="62017BD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6DF94258" w14:textId="77777777" w:rsidR="00A73339" w:rsidRPr="00596A3A" w:rsidRDefault="00A73339" w:rsidP="00C80695">
            <w:pPr>
              <w:spacing w:before="0" w:after="0"/>
              <w:rPr>
                <w:rFonts w:ascii="Arial" w:hAnsi="Arial" w:cs="Arial"/>
                <w:sz w:val="20"/>
                <w:szCs w:val="20"/>
              </w:rPr>
            </w:pPr>
          </w:p>
        </w:tc>
        <w:tc>
          <w:tcPr>
            <w:tcW w:w="1605" w:type="dxa"/>
            <w:noWrap/>
            <w:hideMark/>
          </w:tcPr>
          <w:p w14:paraId="0E73163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E86081D" w14:textId="77777777" w:rsidTr="00A73339">
        <w:trPr>
          <w:trHeight w:val="300"/>
        </w:trPr>
        <w:tc>
          <w:tcPr>
            <w:tcW w:w="1949" w:type="dxa"/>
            <w:vMerge/>
            <w:noWrap/>
            <w:vAlign w:val="center"/>
          </w:tcPr>
          <w:p w14:paraId="720FFE5F"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6A9E826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Tanaecium tetragonolobum</w:t>
            </w:r>
          </w:p>
        </w:tc>
        <w:tc>
          <w:tcPr>
            <w:tcW w:w="1780" w:type="dxa"/>
            <w:noWrap/>
            <w:hideMark/>
          </w:tcPr>
          <w:p w14:paraId="5DFDF8BE" w14:textId="77777777" w:rsidR="00A73339" w:rsidRPr="00596A3A" w:rsidRDefault="00A73339" w:rsidP="00C80695">
            <w:pPr>
              <w:spacing w:before="0" w:after="0"/>
              <w:rPr>
                <w:rFonts w:ascii="Arial" w:hAnsi="Arial" w:cs="Arial"/>
                <w:sz w:val="20"/>
                <w:szCs w:val="20"/>
              </w:rPr>
            </w:pPr>
          </w:p>
        </w:tc>
        <w:tc>
          <w:tcPr>
            <w:tcW w:w="1544" w:type="dxa"/>
            <w:noWrap/>
            <w:hideMark/>
          </w:tcPr>
          <w:p w14:paraId="733C81D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Trepadora</w:t>
            </w:r>
          </w:p>
        </w:tc>
        <w:tc>
          <w:tcPr>
            <w:tcW w:w="2224" w:type="dxa"/>
            <w:noWrap/>
            <w:hideMark/>
          </w:tcPr>
          <w:p w14:paraId="734EEA40" w14:textId="77777777" w:rsidR="00A73339" w:rsidRPr="00596A3A" w:rsidRDefault="00A73339" w:rsidP="00C80695">
            <w:pPr>
              <w:spacing w:before="0" w:after="0"/>
              <w:rPr>
                <w:rFonts w:ascii="Arial" w:hAnsi="Arial" w:cs="Arial"/>
                <w:sz w:val="20"/>
                <w:szCs w:val="20"/>
              </w:rPr>
            </w:pPr>
          </w:p>
        </w:tc>
        <w:tc>
          <w:tcPr>
            <w:tcW w:w="1605" w:type="dxa"/>
            <w:noWrap/>
            <w:hideMark/>
          </w:tcPr>
          <w:p w14:paraId="357D99E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E133616" w14:textId="77777777" w:rsidTr="00A73339">
        <w:trPr>
          <w:trHeight w:val="300"/>
        </w:trPr>
        <w:tc>
          <w:tcPr>
            <w:tcW w:w="1949" w:type="dxa"/>
            <w:vMerge w:val="restart"/>
            <w:noWrap/>
            <w:vAlign w:val="center"/>
            <w:hideMark/>
          </w:tcPr>
          <w:p w14:paraId="66F2082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BORAGINACEAE</w:t>
            </w:r>
          </w:p>
        </w:tc>
        <w:tc>
          <w:tcPr>
            <w:tcW w:w="3894" w:type="dxa"/>
            <w:noWrap/>
            <w:hideMark/>
          </w:tcPr>
          <w:p w14:paraId="6E3025F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Cordia dodecandra</w:t>
            </w:r>
          </w:p>
        </w:tc>
        <w:tc>
          <w:tcPr>
            <w:tcW w:w="1780" w:type="dxa"/>
            <w:noWrap/>
            <w:hideMark/>
          </w:tcPr>
          <w:p w14:paraId="482D9ED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Siricote</w:t>
            </w:r>
          </w:p>
        </w:tc>
        <w:tc>
          <w:tcPr>
            <w:tcW w:w="1544" w:type="dxa"/>
            <w:noWrap/>
            <w:hideMark/>
          </w:tcPr>
          <w:p w14:paraId="19329E3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45EC0868" w14:textId="77777777" w:rsidR="00A73339" w:rsidRPr="00596A3A" w:rsidRDefault="00A73339" w:rsidP="00C80695">
            <w:pPr>
              <w:spacing w:before="0" w:after="0"/>
              <w:rPr>
                <w:rFonts w:ascii="Arial" w:hAnsi="Arial" w:cs="Arial"/>
                <w:sz w:val="20"/>
                <w:szCs w:val="20"/>
              </w:rPr>
            </w:pPr>
          </w:p>
        </w:tc>
        <w:tc>
          <w:tcPr>
            <w:tcW w:w="1605" w:type="dxa"/>
            <w:noWrap/>
            <w:hideMark/>
          </w:tcPr>
          <w:p w14:paraId="0B0B5D9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66CB71E" w14:textId="77777777" w:rsidTr="00A73339">
        <w:trPr>
          <w:trHeight w:val="300"/>
        </w:trPr>
        <w:tc>
          <w:tcPr>
            <w:tcW w:w="1949" w:type="dxa"/>
            <w:vMerge/>
            <w:noWrap/>
            <w:vAlign w:val="center"/>
          </w:tcPr>
          <w:p w14:paraId="520ED2F7"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1DC039E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Cordia sebestena</w:t>
            </w:r>
          </w:p>
        </w:tc>
        <w:tc>
          <w:tcPr>
            <w:tcW w:w="1780" w:type="dxa"/>
            <w:noWrap/>
            <w:hideMark/>
          </w:tcPr>
          <w:p w14:paraId="727B1E0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Anacahuita</w:t>
            </w:r>
          </w:p>
        </w:tc>
        <w:tc>
          <w:tcPr>
            <w:tcW w:w="1544" w:type="dxa"/>
            <w:noWrap/>
            <w:hideMark/>
          </w:tcPr>
          <w:p w14:paraId="783BBFB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2736D322" w14:textId="77777777" w:rsidR="00A73339" w:rsidRPr="00596A3A" w:rsidRDefault="00A73339" w:rsidP="00C80695">
            <w:pPr>
              <w:spacing w:before="0" w:after="0"/>
              <w:rPr>
                <w:rFonts w:ascii="Arial" w:hAnsi="Arial" w:cs="Arial"/>
                <w:sz w:val="20"/>
                <w:szCs w:val="20"/>
              </w:rPr>
            </w:pPr>
          </w:p>
        </w:tc>
        <w:tc>
          <w:tcPr>
            <w:tcW w:w="1605" w:type="dxa"/>
            <w:noWrap/>
            <w:hideMark/>
          </w:tcPr>
          <w:p w14:paraId="7D4E785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FD248CC" w14:textId="77777777" w:rsidTr="00A73339">
        <w:trPr>
          <w:trHeight w:val="300"/>
        </w:trPr>
        <w:tc>
          <w:tcPr>
            <w:tcW w:w="1949" w:type="dxa"/>
            <w:vMerge/>
            <w:noWrap/>
            <w:vAlign w:val="center"/>
          </w:tcPr>
          <w:p w14:paraId="53B9D53C"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1B3648C0"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Cordia gerascanthus</w:t>
            </w:r>
          </w:p>
        </w:tc>
        <w:tc>
          <w:tcPr>
            <w:tcW w:w="1780" w:type="dxa"/>
            <w:noWrap/>
            <w:hideMark/>
          </w:tcPr>
          <w:p w14:paraId="0C919B1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Bojon</w:t>
            </w:r>
          </w:p>
        </w:tc>
        <w:tc>
          <w:tcPr>
            <w:tcW w:w="1544" w:type="dxa"/>
            <w:noWrap/>
            <w:hideMark/>
          </w:tcPr>
          <w:p w14:paraId="48F74A5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51EC0A61" w14:textId="77777777" w:rsidR="00A73339" w:rsidRPr="00596A3A" w:rsidRDefault="00A73339" w:rsidP="00C80695">
            <w:pPr>
              <w:spacing w:before="0" w:after="0"/>
              <w:rPr>
                <w:rFonts w:ascii="Arial" w:hAnsi="Arial" w:cs="Arial"/>
                <w:sz w:val="20"/>
                <w:szCs w:val="20"/>
              </w:rPr>
            </w:pPr>
          </w:p>
        </w:tc>
        <w:tc>
          <w:tcPr>
            <w:tcW w:w="1605" w:type="dxa"/>
            <w:noWrap/>
            <w:hideMark/>
          </w:tcPr>
          <w:p w14:paraId="6757011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CC642B7" w14:textId="77777777" w:rsidTr="00A73339">
        <w:trPr>
          <w:trHeight w:val="300"/>
        </w:trPr>
        <w:tc>
          <w:tcPr>
            <w:tcW w:w="1949" w:type="dxa"/>
            <w:vMerge/>
            <w:noWrap/>
            <w:vAlign w:val="center"/>
          </w:tcPr>
          <w:p w14:paraId="113F6160"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47875A3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Ehretia tinifolia</w:t>
            </w:r>
          </w:p>
        </w:tc>
        <w:tc>
          <w:tcPr>
            <w:tcW w:w="1780" w:type="dxa"/>
            <w:noWrap/>
            <w:hideMark/>
          </w:tcPr>
          <w:p w14:paraId="2E9DE97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Roble</w:t>
            </w:r>
          </w:p>
        </w:tc>
        <w:tc>
          <w:tcPr>
            <w:tcW w:w="1544" w:type="dxa"/>
            <w:noWrap/>
            <w:hideMark/>
          </w:tcPr>
          <w:p w14:paraId="7B127E7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0F8AFF04" w14:textId="77777777" w:rsidR="00A73339" w:rsidRPr="00596A3A" w:rsidRDefault="00A73339" w:rsidP="00C80695">
            <w:pPr>
              <w:spacing w:before="0" w:after="0"/>
              <w:rPr>
                <w:rFonts w:ascii="Arial" w:hAnsi="Arial" w:cs="Arial"/>
                <w:sz w:val="20"/>
                <w:szCs w:val="20"/>
              </w:rPr>
            </w:pPr>
          </w:p>
        </w:tc>
        <w:tc>
          <w:tcPr>
            <w:tcW w:w="1605" w:type="dxa"/>
            <w:noWrap/>
            <w:hideMark/>
          </w:tcPr>
          <w:p w14:paraId="6265F71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991E899" w14:textId="77777777" w:rsidTr="00A73339">
        <w:trPr>
          <w:trHeight w:val="300"/>
        </w:trPr>
        <w:tc>
          <w:tcPr>
            <w:tcW w:w="1949" w:type="dxa"/>
            <w:vMerge/>
            <w:noWrap/>
            <w:vAlign w:val="center"/>
          </w:tcPr>
          <w:p w14:paraId="5CFA5A3E"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0B64EEC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Heliotropium angiospermum</w:t>
            </w:r>
          </w:p>
        </w:tc>
        <w:tc>
          <w:tcPr>
            <w:tcW w:w="1780" w:type="dxa"/>
            <w:noWrap/>
            <w:hideMark/>
          </w:tcPr>
          <w:p w14:paraId="3A29954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Nej matax</w:t>
            </w:r>
          </w:p>
        </w:tc>
        <w:tc>
          <w:tcPr>
            <w:tcW w:w="1544" w:type="dxa"/>
            <w:noWrap/>
            <w:hideMark/>
          </w:tcPr>
          <w:p w14:paraId="68515D3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14733585" w14:textId="77777777" w:rsidR="00A73339" w:rsidRPr="00596A3A" w:rsidRDefault="00A73339" w:rsidP="00C80695">
            <w:pPr>
              <w:spacing w:before="0" w:after="0"/>
              <w:rPr>
                <w:rFonts w:ascii="Arial" w:hAnsi="Arial" w:cs="Arial"/>
                <w:sz w:val="20"/>
                <w:szCs w:val="20"/>
              </w:rPr>
            </w:pPr>
          </w:p>
        </w:tc>
        <w:tc>
          <w:tcPr>
            <w:tcW w:w="1605" w:type="dxa"/>
            <w:noWrap/>
            <w:hideMark/>
          </w:tcPr>
          <w:p w14:paraId="22D8FDE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7C3BB2F" w14:textId="77777777" w:rsidTr="00A73339">
        <w:trPr>
          <w:trHeight w:val="300"/>
        </w:trPr>
        <w:tc>
          <w:tcPr>
            <w:tcW w:w="1949" w:type="dxa"/>
            <w:vMerge/>
            <w:noWrap/>
            <w:vAlign w:val="center"/>
          </w:tcPr>
          <w:p w14:paraId="6D9539AE"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10D2AB0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Tournefortia gnaphalodes</w:t>
            </w:r>
          </w:p>
        </w:tc>
        <w:tc>
          <w:tcPr>
            <w:tcW w:w="1780" w:type="dxa"/>
            <w:noWrap/>
            <w:hideMark/>
          </w:tcPr>
          <w:p w14:paraId="7CF88EF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Siklmay</w:t>
            </w:r>
          </w:p>
        </w:tc>
        <w:tc>
          <w:tcPr>
            <w:tcW w:w="1544" w:type="dxa"/>
            <w:noWrap/>
            <w:hideMark/>
          </w:tcPr>
          <w:p w14:paraId="6690E4D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5FA79013" w14:textId="77777777" w:rsidR="00A73339" w:rsidRPr="00596A3A" w:rsidRDefault="00A73339" w:rsidP="00C80695">
            <w:pPr>
              <w:spacing w:before="0" w:after="0"/>
              <w:rPr>
                <w:rFonts w:ascii="Arial" w:hAnsi="Arial" w:cs="Arial"/>
                <w:sz w:val="20"/>
                <w:szCs w:val="20"/>
              </w:rPr>
            </w:pPr>
          </w:p>
        </w:tc>
        <w:tc>
          <w:tcPr>
            <w:tcW w:w="1605" w:type="dxa"/>
            <w:noWrap/>
            <w:hideMark/>
          </w:tcPr>
          <w:p w14:paraId="3A4F1AC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54C13A9" w14:textId="77777777" w:rsidTr="00A73339">
        <w:trPr>
          <w:trHeight w:val="300"/>
        </w:trPr>
        <w:tc>
          <w:tcPr>
            <w:tcW w:w="1949" w:type="dxa"/>
            <w:vMerge w:val="restart"/>
            <w:noWrap/>
            <w:vAlign w:val="center"/>
            <w:hideMark/>
          </w:tcPr>
          <w:p w14:paraId="7AF0C0F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BRASSICACEAE</w:t>
            </w:r>
          </w:p>
        </w:tc>
        <w:tc>
          <w:tcPr>
            <w:tcW w:w="3894" w:type="dxa"/>
            <w:noWrap/>
            <w:hideMark/>
          </w:tcPr>
          <w:p w14:paraId="01274A67"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Cakile edentula</w:t>
            </w:r>
          </w:p>
        </w:tc>
        <w:tc>
          <w:tcPr>
            <w:tcW w:w="1780" w:type="dxa"/>
            <w:noWrap/>
            <w:hideMark/>
          </w:tcPr>
          <w:p w14:paraId="5B5E0B56" w14:textId="77777777" w:rsidR="00A73339" w:rsidRPr="00596A3A" w:rsidRDefault="00A73339" w:rsidP="00C80695">
            <w:pPr>
              <w:spacing w:before="0" w:after="0"/>
              <w:rPr>
                <w:rFonts w:ascii="Arial" w:hAnsi="Arial" w:cs="Arial"/>
                <w:sz w:val="20"/>
                <w:szCs w:val="20"/>
              </w:rPr>
            </w:pPr>
          </w:p>
        </w:tc>
        <w:tc>
          <w:tcPr>
            <w:tcW w:w="1544" w:type="dxa"/>
            <w:noWrap/>
            <w:hideMark/>
          </w:tcPr>
          <w:p w14:paraId="41E5CBB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27C613BD" w14:textId="77777777" w:rsidR="00A73339" w:rsidRPr="00596A3A" w:rsidRDefault="00A73339" w:rsidP="00C80695">
            <w:pPr>
              <w:spacing w:before="0" w:after="0"/>
              <w:rPr>
                <w:rFonts w:ascii="Arial" w:hAnsi="Arial" w:cs="Arial"/>
                <w:sz w:val="20"/>
                <w:szCs w:val="20"/>
              </w:rPr>
            </w:pPr>
          </w:p>
        </w:tc>
        <w:tc>
          <w:tcPr>
            <w:tcW w:w="1605" w:type="dxa"/>
            <w:noWrap/>
            <w:hideMark/>
          </w:tcPr>
          <w:p w14:paraId="74EFF9B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4263D79" w14:textId="77777777" w:rsidTr="00A73339">
        <w:trPr>
          <w:trHeight w:val="300"/>
        </w:trPr>
        <w:tc>
          <w:tcPr>
            <w:tcW w:w="1949" w:type="dxa"/>
            <w:vMerge/>
            <w:noWrap/>
            <w:vAlign w:val="center"/>
            <w:hideMark/>
          </w:tcPr>
          <w:p w14:paraId="429B11FC"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20DD75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Cakile lanceolata</w:t>
            </w:r>
          </w:p>
        </w:tc>
        <w:tc>
          <w:tcPr>
            <w:tcW w:w="1780" w:type="dxa"/>
            <w:noWrap/>
            <w:hideMark/>
          </w:tcPr>
          <w:p w14:paraId="780B5343" w14:textId="77777777" w:rsidR="00A73339" w:rsidRPr="00596A3A" w:rsidRDefault="00A73339" w:rsidP="00C80695">
            <w:pPr>
              <w:spacing w:before="0" w:after="0"/>
              <w:rPr>
                <w:rFonts w:ascii="Arial" w:hAnsi="Arial" w:cs="Arial"/>
                <w:sz w:val="20"/>
                <w:szCs w:val="20"/>
              </w:rPr>
            </w:pPr>
          </w:p>
        </w:tc>
        <w:tc>
          <w:tcPr>
            <w:tcW w:w="1544" w:type="dxa"/>
            <w:noWrap/>
            <w:hideMark/>
          </w:tcPr>
          <w:p w14:paraId="65861AB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64BABA9C" w14:textId="77777777" w:rsidR="00A73339" w:rsidRPr="00596A3A" w:rsidRDefault="00A73339" w:rsidP="00C80695">
            <w:pPr>
              <w:spacing w:before="0" w:after="0"/>
              <w:rPr>
                <w:rFonts w:ascii="Arial" w:hAnsi="Arial" w:cs="Arial"/>
                <w:sz w:val="20"/>
                <w:szCs w:val="20"/>
              </w:rPr>
            </w:pPr>
          </w:p>
        </w:tc>
        <w:tc>
          <w:tcPr>
            <w:tcW w:w="1605" w:type="dxa"/>
            <w:noWrap/>
            <w:hideMark/>
          </w:tcPr>
          <w:p w14:paraId="6A95E95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355ECDD" w14:textId="77777777" w:rsidTr="00A73339">
        <w:trPr>
          <w:trHeight w:val="300"/>
        </w:trPr>
        <w:tc>
          <w:tcPr>
            <w:tcW w:w="1949" w:type="dxa"/>
            <w:vMerge w:val="restart"/>
            <w:noWrap/>
            <w:vAlign w:val="center"/>
            <w:hideMark/>
          </w:tcPr>
          <w:p w14:paraId="1A1116A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BROMELIACEAE</w:t>
            </w:r>
          </w:p>
        </w:tc>
        <w:tc>
          <w:tcPr>
            <w:tcW w:w="3894" w:type="dxa"/>
            <w:noWrap/>
            <w:hideMark/>
          </w:tcPr>
          <w:p w14:paraId="1C9E303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Aechmea bracteata</w:t>
            </w:r>
          </w:p>
        </w:tc>
        <w:tc>
          <w:tcPr>
            <w:tcW w:w="1780" w:type="dxa"/>
            <w:noWrap/>
            <w:hideMark/>
          </w:tcPr>
          <w:p w14:paraId="7BACDFB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Xchu'</w:t>
            </w:r>
          </w:p>
        </w:tc>
        <w:tc>
          <w:tcPr>
            <w:tcW w:w="1544" w:type="dxa"/>
            <w:noWrap/>
            <w:hideMark/>
          </w:tcPr>
          <w:p w14:paraId="320F1D4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Epífita</w:t>
            </w:r>
          </w:p>
        </w:tc>
        <w:tc>
          <w:tcPr>
            <w:tcW w:w="2224" w:type="dxa"/>
            <w:noWrap/>
            <w:hideMark/>
          </w:tcPr>
          <w:p w14:paraId="08E26C95" w14:textId="77777777" w:rsidR="00A73339" w:rsidRPr="00596A3A" w:rsidRDefault="00A73339" w:rsidP="00C80695">
            <w:pPr>
              <w:spacing w:before="0" w:after="0"/>
              <w:rPr>
                <w:rFonts w:ascii="Arial" w:hAnsi="Arial" w:cs="Arial"/>
                <w:sz w:val="20"/>
                <w:szCs w:val="20"/>
              </w:rPr>
            </w:pPr>
          </w:p>
        </w:tc>
        <w:tc>
          <w:tcPr>
            <w:tcW w:w="1605" w:type="dxa"/>
            <w:noWrap/>
            <w:hideMark/>
          </w:tcPr>
          <w:p w14:paraId="716C506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331507D" w14:textId="77777777" w:rsidTr="00A73339">
        <w:trPr>
          <w:trHeight w:val="300"/>
        </w:trPr>
        <w:tc>
          <w:tcPr>
            <w:tcW w:w="1949" w:type="dxa"/>
            <w:vMerge/>
            <w:noWrap/>
            <w:vAlign w:val="center"/>
            <w:hideMark/>
          </w:tcPr>
          <w:p w14:paraId="726CCBF3"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2D9182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Bromelia karatas</w:t>
            </w:r>
          </w:p>
        </w:tc>
        <w:tc>
          <w:tcPr>
            <w:tcW w:w="1780" w:type="dxa"/>
            <w:noWrap/>
            <w:hideMark/>
          </w:tcPr>
          <w:p w14:paraId="6D81233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Pi"uela</w:t>
            </w:r>
          </w:p>
        </w:tc>
        <w:tc>
          <w:tcPr>
            <w:tcW w:w="1544" w:type="dxa"/>
            <w:noWrap/>
            <w:hideMark/>
          </w:tcPr>
          <w:p w14:paraId="0E3160B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Roseta</w:t>
            </w:r>
          </w:p>
        </w:tc>
        <w:tc>
          <w:tcPr>
            <w:tcW w:w="2224" w:type="dxa"/>
            <w:noWrap/>
            <w:hideMark/>
          </w:tcPr>
          <w:p w14:paraId="1757C42B" w14:textId="77777777" w:rsidR="00A73339" w:rsidRPr="00596A3A" w:rsidRDefault="00A73339" w:rsidP="00C80695">
            <w:pPr>
              <w:spacing w:before="0" w:after="0"/>
              <w:rPr>
                <w:rFonts w:ascii="Arial" w:hAnsi="Arial" w:cs="Arial"/>
                <w:sz w:val="20"/>
                <w:szCs w:val="20"/>
              </w:rPr>
            </w:pPr>
          </w:p>
        </w:tc>
        <w:tc>
          <w:tcPr>
            <w:tcW w:w="1605" w:type="dxa"/>
            <w:noWrap/>
            <w:hideMark/>
          </w:tcPr>
          <w:p w14:paraId="1D0D52E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12F63EE" w14:textId="77777777" w:rsidTr="00A73339">
        <w:trPr>
          <w:trHeight w:val="300"/>
        </w:trPr>
        <w:tc>
          <w:tcPr>
            <w:tcW w:w="1949" w:type="dxa"/>
            <w:vMerge/>
            <w:noWrap/>
            <w:vAlign w:val="center"/>
          </w:tcPr>
          <w:p w14:paraId="35E9A194"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EE8804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Tillandsia balbisiana</w:t>
            </w:r>
          </w:p>
        </w:tc>
        <w:tc>
          <w:tcPr>
            <w:tcW w:w="1780" w:type="dxa"/>
            <w:noWrap/>
            <w:hideMark/>
          </w:tcPr>
          <w:p w14:paraId="188D477C" w14:textId="77777777" w:rsidR="00A73339" w:rsidRPr="00596A3A" w:rsidRDefault="00A73339" w:rsidP="00C80695">
            <w:pPr>
              <w:spacing w:before="0" w:after="0"/>
              <w:rPr>
                <w:rFonts w:ascii="Arial" w:hAnsi="Arial" w:cs="Arial"/>
                <w:sz w:val="20"/>
                <w:szCs w:val="20"/>
              </w:rPr>
            </w:pPr>
          </w:p>
        </w:tc>
        <w:tc>
          <w:tcPr>
            <w:tcW w:w="1544" w:type="dxa"/>
            <w:noWrap/>
            <w:hideMark/>
          </w:tcPr>
          <w:p w14:paraId="7EFC1BE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Epífita</w:t>
            </w:r>
          </w:p>
        </w:tc>
        <w:tc>
          <w:tcPr>
            <w:tcW w:w="2224" w:type="dxa"/>
            <w:noWrap/>
            <w:hideMark/>
          </w:tcPr>
          <w:p w14:paraId="28C7BEDE" w14:textId="77777777" w:rsidR="00A73339" w:rsidRPr="00596A3A" w:rsidRDefault="00A73339" w:rsidP="00C80695">
            <w:pPr>
              <w:spacing w:before="0" w:after="0"/>
              <w:rPr>
                <w:rFonts w:ascii="Arial" w:hAnsi="Arial" w:cs="Arial"/>
                <w:sz w:val="20"/>
                <w:szCs w:val="20"/>
              </w:rPr>
            </w:pPr>
          </w:p>
        </w:tc>
        <w:tc>
          <w:tcPr>
            <w:tcW w:w="1605" w:type="dxa"/>
            <w:noWrap/>
            <w:hideMark/>
          </w:tcPr>
          <w:p w14:paraId="11F222D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F076BEA" w14:textId="77777777" w:rsidTr="00A73339">
        <w:trPr>
          <w:trHeight w:val="300"/>
        </w:trPr>
        <w:tc>
          <w:tcPr>
            <w:tcW w:w="1949" w:type="dxa"/>
            <w:vMerge/>
            <w:noWrap/>
            <w:vAlign w:val="center"/>
          </w:tcPr>
          <w:p w14:paraId="6219626C"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02E1B59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Tillandsia brachycaulos</w:t>
            </w:r>
          </w:p>
        </w:tc>
        <w:tc>
          <w:tcPr>
            <w:tcW w:w="1780" w:type="dxa"/>
            <w:noWrap/>
            <w:hideMark/>
          </w:tcPr>
          <w:p w14:paraId="27FFE1A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Chuuj</w:t>
            </w:r>
          </w:p>
        </w:tc>
        <w:tc>
          <w:tcPr>
            <w:tcW w:w="1544" w:type="dxa"/>
            <w:noWrap/>
            <w:hideMark/>
          </w:tcPr>
          <w:p w14:paraId="1E7FC8C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Epífita</w:t>
            </w:r>
          </w:p>
        </w:tc>
        <w:tc>
          <w:tcPr>
            <w:tcW w:w="2224" w:type="dxa"/>
            <w:noWrap/>
            <w:hideMark/>
          </w:tcPr>
          <w:p w14:paraId="2746BC0F" w14:textId="77777777" w:rsidR="00A73339" w:rsidRPr="00596A3A" w:rsidRDefault="00A73339" w:rsidP="00C80695">
            <w:pPr>
              <w:spacing w:before="0" w:after="0"/>
              <w:rPr>
                <w:rFonts w:ascii="Arial" w:hAnsi="Arial" w:cs="Arial"/>
                <w:sz w:val="20"/>
                <w:szCs w:val="20"/>
              </w:rPr>
            </w:pPr>
          </w:p>
        </w:tc>
        <w:tc>
          <w:tcPr>
            <w:tcW w:w="1605" w:type="dxa"/>
            <w:noWrap/>
            <w:hideMark/>
          </w:tcPr>
          <w:p w14:paraId="5FA95AA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4E91D78" w14:textId="77777777" w:rsidTr="00A73339">
        <w:trPr>
          <w:trHeight w:val="300"/>
        </w:trPr>
        <w:tc>
          <w:tcPr>
            <w:tcW w:w="1949" w:type="dxa"/>
            <w:vMerge/>
            <w:noWrap/>
            <w:vAlign w:val="center"/>
          </w:tcPr>
          <w:p w14:paraId="5AC3F980"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2B47895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Tillandsia dasyliriifolia</w:t>
            </w:r>
          </w:p>
        </w:tc>
        <w:tc>
          <w:tcPr>
            <w:tcW w:w="1780" w:type="dxa"/>
            <w:noWrap/>
            <w:hideMark/>
          </w:tcPr>
          <w:p w14:paraId="726C2F9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Xch'u'</w:t>
            </w:r>
          </w:p>
        </w:tc>
        <w:tc>
          <w:tcPr>
            <w:tcW w:w="1544" w:type="dxa"/>
            <w:noWrap/>
            <w:hideMark/>
          </w:tcPr>
          <w:p w14:paraId="3B6A5FB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Epífita</w:t>
            </w:r>
          </w:p>
        </w:tc>
        <w:tc>
          <w:tcPr>
            <w:tcW w:w="2224" w:type="dxa"/>
            <w:noWrap/>
            <w:hideMark/>
          </w:tcPr>
          <w:p w14:paraId="7AE5C6D0" w14:textId="77777777" w:rsidR="00A73339" w:rsidRPr="00596A3A" w:rsidRDefault="00A73339" w:rsidP="00C80695">
            <w:pPr>
              <w:spacing w:before="0" w:after="0"/>
              <w:rPr>
                <w:rFonts w:ascii="Arial" w:hAnsi="Arial" w:cs="Arial"/>
                <w:sz w:val="20"/>
                <w:szCs w:val="20"/>
              </w:rPr>
            </w:pPr>
          </w:p>
        </w:tc>
        <w:tc>
          <w:tcPr>
            <w:tcW w:w="1605" w:type="dxa"/>
            <w:noWrap/>
            <w:hideMark/>
          </w:tcPr>
          <w:p w14:paraId="5C091EA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D759FB3" w14:textId="77777777" w:rsidTr="00A73339">
        <w:trPr>
          <w:trHeight w:val="300"/>
        </w:trPr>
        <w:tc>
          <w:tcPr>
            <w:tcW w:w="1949" w:type="dxa"/>
            <w:vMerge/>
            <w:noWrap/>
            <w:vAlign w:val="center"/>
          </w:tcPr>
          <w:p w14:paraId="5E1C5EA8"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0168399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Tillandsia fasciculata</w:t>
            </w:r>
          </w:p>
        </w:tc>
        <w:tc>
          <w:tcPr>
            <w:tcW w:w="1780" w:type="dxa"/>
            <w:noWrap/>
            <w:hideMark/>
          </w:tcPr>
          <w:p w14:paraId="1676E2B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Chuk ja'</w:t>
            </w:r>
          </w:p>
        </w:tc>
        <w:tc>
          <w:tcPr>
            <w:tcW w:w="1544" w:type="dxa"/>
            <w:noWrap/>
            <w:hideMark/>
          </w:tcPr>
          <w:p w14:paraId="69E3BC6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Epífita</w:t>
            </w:r>
          </w:p>
        </w:tc>
        <w:tc>
          <w:tcPr>
            <w:tcW w:w="2224" w:type="dxa"/>
            <w:noWrap/>
            <w:hideMark/>
          </w:tcPr>
          <w:p w14:paraId="60BEA1ED" w14:textId="77777777" w:rsidR="00A73339" w:rsidRPr="00596A3A" w:rsidRDefault="00A73339" w:rsidP="00C80695">
            <w:pPr>
              <w:spacing w:before="0" w:after="0"/>
              <w:rPr>
                <w:rFonts w:ascii="Arial" w:hAnsi="Arial" w:cs="Arial"/>
                <w:sz w:val="20"/>
                <w:szCs w:val="20"/>
              </w:rPr>
            </w:pPr>
          </w:p>
        </w:tc>
        <w:tc>
          <w:tcPr>
            <w:tcW w:w="1605" w:type="dxa"/>
            <w:noWrap/>
            <w:hideMark/>
          </w:tcPr>
          <w:p w14:paraId="0C56EAA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9B623B4" w14:textId="77777777" w:rsidTr="00A73339">
        <w:trPr>
          <w:trHeight w:val="300"/>
        </w:trPr>
        <w:tc>
          <w:tcPr>
            <w:tcW w:w="1949" w:type="dxa"/>
            <w:vMerge/>
            <w:noWrap/>
            <w:vAlign w:val="center"/>
          </w:tcPr>
          <w:p w14:paraId="247C805A"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754CCF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Tillandsia streptophylla</w:t>
            </w:r>
          </w:p>
        </w:tc>
        <w:tc>
          <w:tcPr>
            <w:tcW w:w="1780" w:type="dxa"/>
            <w:noWrap/>
            <w:hideMark/>
          </w:tcPr>
          <w:p w14:paraId="6B4727F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Mulix</w:t>
            </w:r>
          </w:p>
        </w:tc>
        <w:tc>
          <w:tcPr>
            <w:tcW w:w="1544" w:type="dxa"/>
            <w:noWrap/>
            <w:hideMark/>
          </w:tcPr>
          <w:p w14:paraId="23D6317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Epífita</w:t>
            </w:r>
          </w:p>
        </w:tc>
        <w:tc>
          <w:tcPr>
            <w:tcW w:w="2224" w:type="dxa"/>
            <w:noWrap/>
            <w:hideMark/>
          </w:tcPr>
          <w:p w14:paraId="6B335A65" w14:textId="77777777" w:rsidR="00A73339" w:rsidRPr="00596A3A" w:rsidRDefault="00A73339" w:rsidP="00C80695">
            <w:pPr>
              <w:spacing w:before="0" w:after="0"/>
              <w:rPr>
                <w:rFonts w:ascii="Arial" w:hAnsi="Arial" w:cs="Arial"/>
                <w:sz w:val="20"/>
                <w:szCs w:val="20"/>
              </w:rPr>
            </w:pPr>
          </w:p>
        </w:tc>
        <w:tc>
          <w:tcPr>
            <w:tcW w:w="1605" w:type="dxa"/>
            <w:noWrap/>
            <w:hideMark/>
          </w:tcPr>
          <w:p w14:paraId="2C1FC43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F61B388" w14:textId="77777777" w:rsidTr="00A73339">
        <w:trPr>
          <w:trHeight w:val="300"/>
        </w:trPr>
        <w:tc>
          <w:tcPr>
            <w:tcW w:w="1949" w:type="dxa"/>
            <w:vMerge/>
            <w:noWrap/>
            <w:vAlign w:val="center"/>
          </w:tcPr>
          <w:p w14:paraId="3B84880F"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66646ED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Tillandsia variabilis</w:t>
            </w:r>
          </w:p>
        </w:tc>
        <w:tc>
          <w:tcPr>
            <w:tcW w:w="1780" w:type="dxa"/>
            <w:noWrap/>
            <w:hideMark/>
          </w:tcPr>
          <w:p w14:paraId="35FDA55F" w14:textId="77777777" w:rsidR="00A73339" w:rsidRPr="00596A3A" w:rsidRDefault="00A73339" w:rsidP="00C80695">
            <w:pPr>
              <w:spacing w:before="0" w:after="0"/>
              <w:rPr>
                <w:rFonts w:ascii="Arial" w:hAnsi="Arial" w:cs="Arial"/>
                <w:sz w:val="20"/>
                <w:szCs w:val="20"/>
              </w:rPr>
            </w:pPr>
          </w:p>
        </w:tc>
        <w:tc>
          <w:tcPr>
            <w:tcW w:w="1544" w:type="dxa"/>
            <w:noWrap/>
            <w:hideMark/>
          </w:tcPr>
          <w:p w14:paraId="5EBDF0D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Epífita</w:t>
            </w:r>
          </w:p>
        </w:tc>
        <w:tc>
          <w:tcPr>
            <w:tcW w:w="2224" w:type="dxa"/>
            <w:noWrap/>
            <w:hideMark/>
          </w:tcPr>
          <w:p w14:paraId="37CE802A" w14:textId="77777777" w:rsidR="00A73339" w:rsidRPr="00596A3A" w:rsidRDefault="00A73339" w:rsidP="00C80695">
            <w:pPr>
              <w:spacing w:before="0" w:after="0"/>
              <w:rPr>
                <w:rFonts w:ascii="Arial" w:hAnsi="Arial" w:cs="Arial"/>
                <w:sz w:val="20"/>
                <w:szCs w:val="20"/>
              </w:rPr>
            </w:pPr>
          </w:p>
        </w:tc>
        <w:tc>
          <w:tcPr>
            <w:tcW w:w="1605" w:type="dxa"/>
            <w:noWrap/>
            <w:hideMark/>
          </w:tcPr>
          <w:p w14:paraId="0817AD5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CD26EE8" w14:textId="77777777" w:rsidTr="00A73339">
        <w:trPr>
          <w:trHeight w:val="300"/>
        </w:trPr>
        <w:tc>
          <w:tcPr>
            <w:tcW w:w="1949" w:type="dxa"/>
            <w:vMerge w:val="restart"/>
            <w:noWrap/>
            <w:vAlign w:val="center"/>
            <w:hideMark/>
          </w:tcPr>
          <w:p w14:paraId="3231227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BURSERACEAE</w:t>
            </w:r>
          </w:p>
        </w:tc>
        <w:tc>
          <w:tcPr>
            <w:tcW w:w="3894" w:type="dxa"/>
            <w:noWrap/>
            <w:hideMark/>
          </w:tcPr>
          <w:p w14:paraId="2204736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Bursera simaruba</w:t>
            </w:r>
          </w:p>
        </w:tc>
        <w:tc>
          <w:tcPr>
            <w:tcW w:w="1780" w:type="dxa"/>
            <w:noWrap/>
            <w:hideMark/>
          </w:tcPr>
          <w:p w14:paraId="1FCBB1B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Chakah</w:t>
            </w:r>
          </w:p>
        </w:tc>
        <w:tc>
          <w:tcPr>
            <w:tcW w:w="1544" w:type="dxa"/>
            <w:noWrap/>
            <w:hideMark/>
          </w:tcPr>
          <w:p w14:paraId="646CE8D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412E08AD" w14:textId="77777777" w:rsidR="00A73339" w:rsidRPr="00596A3A" w:rsidRDefault="00A73339" w:rsidP="00C80695">
            <w:pPr>
              <w:spacing w:before="0" w:after="0"/>
              <w:rPr>
                <w:rFonts w:ascii="Arial" w:hAnsi="Arial" w:cs="Arial"/>
                <w:sz w:val="20"/>
                <w:szCs w:val="20"/>
              </w:rPr>
            </w:pPr>
          </w:p>
        </w:tc>
        <w:tc>
          <w:tcPr>
            <w:tcW w:w="1605" w:type="dxa"/>
            <w:noWrap/>
            <w:hideMark/>
          </w:tcPr>
          <w:p w14:paraId="1E0FBD0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9CB947F" w14:textId="77777777" w:rsidTr="00A73339">
        <w:trPr>
          <w:trHeight w:val="300"/>
        </w:trPr>
        <w:tc>
          <w:tcPr>
            <w:tcW w:w="1949" w:type="dxa"/>
            <w:vMerge/>
            <w:noWrap/>
            <w:vAlign w:val="center"/>
            <w:hideMark/>
          </w:tcPr>
          <w:p w14:paraId="0FF5A62E"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DF4FBC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Protium copal</w:t>
            </w:r>
          </w:p>
        </w:tc>
        <w:tc>
          <w:tcPr>
            <w:tcW w:w="1780" w:type="dxa"/>
            <w:noWrap/>
            <w:hideMark/>
          </w:tcPr>
          <w:p w14:paraId="1A6B6BD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Copal</w:t>
            </w:r>
          </w:p>
        </w:tc>
        <w:tc>
          <w:tcPr>
            <w:tcW w:w="1544" w:type="dxa"/>
            <w:noWrap/>
            <w:hideMark/>
          </w:tcPr>
          <w:p w14:paraId="2615D91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2F3574F0" w14:textId="77777777" w:rsidR="00A73339" w:rsidRPr="00596A3A" w:rsidRDefault="00A73339" w:rsidP="00C80695">
            <w:pPr>
              <w:spacing w:before="0" w:after="0"/>
              <w:rPr>
                <w:rFonts w:ascii="Arial" w:hAnsi="Arial" w:cs="Arial"/>
                <w:sz w:val="20"/>
                <w:szCs w:val="20"/>
              </w:rPr>
            </w:pPr>
          </w:p>
        </w:tc>
        <w:tc>
          <w:tcPr>
            <w:tcW w:w="1605" w:type="dxa"/>
            <w:noWrap/>
            <w:hideMark/>
          </w:tcPr>
          <w:p w14:paraId="30D3D62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D02F11F" w14:textId="77777777" w:rsidTr="00A73339">
        <w:trPr>
          <w:trHeight w:val="300"/>
        </w:trPr>
        <w:tc>
          <w:tcPr>
            <w:tcW w:w="1949" w:type="dxa"/>
            <w:vMerge w:val="restart"/>
            <w:noWrap/>
            <w:vAlign w:val="center"/>
            <w:hideMark/>
          </w:tcPr>
          <w:p w14:paraId="220CAF6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CACTACEAE</w:t>
            </w:r>
          </w:p>
        </w:tc>
        <w:tc>
          <w:tcPr>
            <w:tcW w:w="3894" w:type="dxa"/>
            <w:noWrap/>
            <w:hideMark/>
          </w:tcPr>
          <w:p w14:paraId="5BB2693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Acanthocereus tetragonus</w:t>
            </w:r>
          </w:p>
        </w:tc>
        <w:tc>
          <w:tcPr>
            <w:tcW w:w="1780" w:type="dxa"/>
            <w:noWrap/>
            <w:hideMark/>
          </w:tcPr>
          <w:p w14:paraId="667A8E6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Nuum tsuutsuy</w:t>
            </w:r>
          </w:p>
        </w:tc>
        <w:tc>
          <w:tcPr>
            <w:tcW w:w="1544" w:type="dxa"/>
            <w:noWrap/>
            <w:hideMark/>
          </w:tcPr>
          <w:p w14:paraId="06B5430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72D9664A" w14:textId="77777777" w:rsidR="00A73339" w:rsidRPr="00596A3A" w:rsidRDefault="00A73339" w:rsidP="00C80695">
            <w:pPr>
              <w:spacing w:before="0" w:after="0"/>
              <w:rPr>
                <w:rFonts w:ascii="Arial" w:hAnsi="Arial" w:cs="Arial"/>
                <w:sz w:val="20"/>
                <w:szCs w:val="20"/>
              </w:rPr>
            </w:pPr>
          </w:p>
        </w:tc>
        <w:tc>
          <w:tcPr>
            <w:tcW w:w="1605" w:type="dxa"/>
            <w:noWrap/>
            <w:hideMark/>
          </w:tcPr>
          <w:p w14:paraId="193623A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823991A" w14:textId="77777777" w:rsidTr="00A73339">
        <w:trPr>
          <w:trHeight w:val="300"/>
        </w:trPr>
        <w:tc>
          <w:tcPr>
            <w:tcW w:w="1949" w:type="dxa"/>
            <w:vMerge/>
            <w:noWrap/>
            <w:vAlign w:val="center"/>
          </w:tcPr>
          <w:p w14:paraId="04E90D3B"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7BAD312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Epiphyllum phyllanthus</w:t>
            </w:r>
          </w:p>
        </w:tc>
        <w:tc>
          <w:tcPr>
            <w:tcW w:w="1780" w:type="dxa"/>
            <w:noWrap/>
            <w:hideMark/>
          </w:tcPr>
          <w:p w14:paraId="3E4473A6" w14:textId="77777777" w:rsidR="00A73339" w:rsidRPr="00596A3A" w:rsidRDefault="00A73339" w:rsidP="00C80695">
            <w:pPr>
              <w:spacing w:before="0" w:after="0"/>
              <w:rPr>
                <w:rFonts w:ascii="Arial" w:hAnsi="Arial" w:cs="Arial"/>
                <w:sz w:val="20"/>
                <w:szCs w:val="20"/>
              </w:rPr>
            </w:pPr>
          </w:p>
        </w:tc>
        <w:tc>
          <w:tcPr>
            <w:tcW w:w="1544" w:type="dxa"/>
            <w:noWrap/>
            <w:hideMark/>
          </w:tcPr>
          <w:p w14:paraId="63157B2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Epífita</w:t>
            </w:r>
          </w:p>
        </w:tc>
        <w:tc>
          <w:tcPr>
            <w:tcW w:w="2224" w:type="dxa"/>
            <w:noWrap/>
            <w:hideMark/>
          </w:tcPr>
          <w:p w14:paraId="4A224476" w14:textId="77777777" w:rsidR="00A73339" w:rsidRPr="00596A3A" w:rsidRDefault="00A73339" w:rsidP="00C80695">
            <w:pPr>
              <w:spacing w:before="0" w:after="0"/>
              <w:rPr>
                <w:rFonts w:ascii="Arial" w:hAnsi="Arial" w:cs="Arial"/>
                <w:sz w:val="20"/>
                <w:szCs w:val="20"/>
              </w:rPr>
            </w:pPr>
          </w:p>
        </w:tc>
        <w:tc>
          <w:tcPr>
            <w:tcW w:w="1605" w:type="dxa"/>
            <w:noWrap/>
            <w:hideMark/>
          </w:tcPr>
          <w:p w14:paraId="1FA92CA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C8A4B9D" w14:textId="77777777" w:rsidTr="00A73339">
        <w:trPr>
          <w:trHeight w:val="300"/>
        </w:trPr>
        <w:tc>
          <w:tcPr>
            <w:tcW w:w="1949" w:type="dxa"/>
            <w:vMerge/>
            <w:noWrap/>
            <w:vAlign w:val="center"/>
          </w:tcPr>
          <w:p w14:paraId="48B55363"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6F4CC7B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Nopalea inaperta</w:t>
            </w:r>
          </w:p>
        </w:tc>
        <w:tc>
          <w:tcPr>
            <w:tcW w:w="1780" w:type="dxa"/>
            <w:noWrap/>
            <w:hideMark/>
          </w:tcPr>
          <w:p w14:paraId="6F97A88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Nopal</w:t>
            </w:r>
          </w:p>
        </w:tc>
        <w:tc>
          <w:tcPr>
            <w:tcW w:w="1544" w:type="dxa"/>
            <w:noWrap/>
            <w:hideMark/>
          </w:tcPr>
          <w:p w14:paraId="282826A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276044D1" w14:textId="77777777" w:rsidR="00A73339" w:rsidRPr="00596A3A" w:rsidRDefault="00A73339" w:rsidP="00C80695">
            <w:pPr>
              <w:spacing w:before="0" w:after="0"/>
              <w:rPr>
                <w:rFonts w:ascii="Arial" w:hAnsi="Arial" w:cs="Arial"/>
                <w:sz w:val="20"/>
                <w:szCs w:val="20"/>
              </w:rPr>
            </w:pPr>
          </w:p>
        </w:tc>
        <w:tc>
          <w:tcPr>
            <w:tcW w:w="1605" w:type="dxa"/>
            <w:noWrap/>
            <w:hideMark/>
          </w:tcPr>
          <w:p w14:paraId="333CBF7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6DDFBD4" w14:textId="77777777" w:rsidTr="00A73339">
        <w:trPr>
          <w:trHeight w:val="300"/>
        </w:trPr>
        <w:tc>
          <w:tcPr>
            <w:tcW w:w="1949" w:type="dxa"/>
            <w:vMerge/>
            <w:noWrap/>
            <w:vAlign w:val="center"/>
          </w:tcPr>
          <w:p w14:paraId="2083AAE4"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763FB308"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Opuntia dillenii</w:t>
            </w:r>
          </w:p>
        </w:tc>
        <w:tc>
          <w:tcPr>
            <w:tcW w:w="1780" w:type="dxa"/>
            <w:noWrap/>
            <w:hideMark/>
          </w:tcPr>
          <w:p w14:paraId="04C441A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Tsakam</w:t>
            </w:r>
          </w:p>
        </w:tc>
        <w:tc>
          <w:tcPr>
            <w:tcW w:w="1544" w:type="dxa"/>
            <w:noWrap/>
            <w:hideMark/>
          </w:tcPr>
          <w:p w14:paraId="781868C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 postrada</w:t>
            </w:r>
          </w:p>
        </w:tc>
        <w:tc>
          <w:tcPr>
            <w:tcW w:w="2224" w:type="dxa"/>
          </w:tcPr>
          <w:p w14:paraId="5B789FD0" w14:textId="77777777" w:rsidR="00A73339" w:rsidRPr="00596A3A" w:rsidRDefault="00A73339" w:rsidP="00C80695">
            <w:pPr>
              <w:spacing w:before="0" w:after="0"/>
              <w:rPr>
                <w:rFonts w:ascii="Arial" w:hAnsi="Arial" w:cs="Arial"/>
                <w:sz w:val="18"/>
                <w:szCs w:val="20"/>
              </w:rPr>
            </w:pPr>
          </w:p>
        </w:tc>
        <w:tc>
          <w:tcPr>
            <w:tcW w:w="1605" w:type="dxa"/>
            <w:noWrap/>
            <w:hideMark/>
          </w:tcPr>
          <w:p w14:paraId="3D97E2A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F67E271" w14:textId="77777777" w:rsidTr="00A73339">
        <w:trPr>
          <w:trHeight w:val="300"/>
        </w:trPr>
        <w:tc>
          <w:tcPr>
            <w:tcW w:w="1949" w:type="dxa"/>
            <w:vMerge/>
            <w:noWrap/>
            <w:vAlign w:val="center"/>
          </w:tcPr>
          <w:p w14:paraId="0D12B67B"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21EF449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Selenicereus donkelaarii</w:t>
            </w:r>
          </w:p>
        </w:tc>
        <w:tc>
          <w:tcPr>
            <w:tcW w:w="1780" w:type="dxa"/>
            <w:noWrap/>
            <w:hideMark/>
          </w:tcPr>
          <w:p w14:paraId="7326CEE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Choj kaan</w:t>
            </w:r>
          </w:p>
        </w:tc>
        <w:tc>
          <w:tcPr>
            <w:tcW w:w="1544" w:type="dxa"/>
            <w:noWrap/>
            <w:hideMark/>
          </w:tcPr>
          <w:p w14:paraId="32DD999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 trepadora</w:t>
            </w:r>
          </w:p>
        </w:tc>
        <w:tc>
          <w:tcPr>
            <w:tcW w:w="2224" w:type="dxa"/>
          </w:tcPr>
          <w:p w14:paraId="7A5B005C" w14:textId="77777777" w:rsidR="00A73339" w:rsidRPr="00596A3A" w:rsidRDefault="00A73339" w:rsidP="00C80695">
            <w:pPr>
              <w:spacing w:before="0" w:after="0"/>
              <w:rPr>
                <w:rFonts w:ascii="Arial" w:hAnsi="Arial" w:cs="Arial"/>
                <w:sz w:val="18"/>
                <w:szCs w:val="20"/>
              </w:rPr>
            </w:pPr>
          </w:p>
        </w:tc>
        <w:tc>
          <w:tcPr>
            <w:tcW w:w="1605" w:type="dxa"/>
            <w:noWrap/>
            <w:hideMark/>
          </w:tcPr>
          <w:p w14:paraId="1029D1F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359359B" w14:textId="77777777" w:rsidTr="00A73339">
        <w:trPr>
          <w:trHeight w:val="300"/>
        </w:trPr>
        <w:tc>
          <w:tcPr>
            <w:tcW w:w="1949" w:type="dxa"/>
            <w:vMerge/>
            <w:noWrap/>
            <w:vAlign w:val="center"/>
          </w:tcPr>
          <w:p w14:paraId="3F66E55D"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6979F23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Selenicereus testudo</w:t>
            </w:r>
          </w:p>
        </w:tc>
        <w:tc>
          <w:tcPr>
            <w:tcW w:w="1780" w:type="dxa"/>
            <w:noWrap/>
            <w:hideMark/>
          </w:tcPr>
          <w:p w14:paraId="064EAC49" w14:textId="77777777" w:rsidR="00A73339" w:rsidRPr="00596A3A" w:rsidRDefault="00A73339" w:rsidP="00C80695">
            <w:pPr>
              <w:spacing w:before="0" w:after="0"/>
              <w:rPr>
                <w:rFonts w:ascii="Arial" w:hAnsi="Arial" w:cs="Arial"/>
                <w:sz w:val="20"/>
                <w:szCs w:val="20"/>
              </w:rPr>
            </w:pPr>
          </w:p>
        </w:tc>
        <w:tc>
          <w:tcPr>
            <w:tcW w:w="1544" w:type="dxa"/>
            <w:noWrap/>
            <w:hideMark/>
          </w:tcPr>
          <w:p w14:paraId="133420B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Epífita</w:t>
            </w:r>
          </w:p>
        </w:tc>
        <w:tc>
          <w:tcPr>
            <w:tcW w:w="2224" w:type="dxa"/>
            <w:noWrap/>
            <w:hideMark/>
          </w:tcPr>
          <w:p w14:paraId="51D90A04" w14:textId="77777777" w:rsidR="00A73339" w:rsidRPr="00596A3A" w:rsidRDefault="00A73339" w:rsidP="00C80695">
            <w:pPr>
              <w:spacing w:before="0" w:after="0"/>
              <w:rPr>
                <w:rFonts w:ascii="Arial" w:hAnsi="Arial" w:cs="Arial"/>
                <w:sz w:val="20"/>
                <w:szCs w:val="20"/>
              </w:rPr>
            </w:pPr>
          </w:p>
        </w:tc>
        <w:tc>
          <w:tcPr>
            <w:tcW w:w="1605" w:type="dxa"/>
            <w:noWrap/>
            <w:hideMark/>
          </w:tcPr>
          <w:p w14:paraId="0E62120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7CCF17E" w14:textId="77777777" w:rsidTr="00A73339">
        <w:trPr>
          <w:trHeight w:val="300"/>
        </w:trPr>
        <w:tc>
          <w:tcPr>
            <w:tcW w:w="1949" w:type="dxa"/>
            <w:vMerge w:val="restart"/>
            <w:noWrap/>
            <w:vAlign w:val="center"/>
            <w:hideMark/>
          </w:tcPr>
          <w:p w14:paraId="706A709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CANNABACEAE</w:t>
            </w:r>
          </w:p>
        </w:tc>
        <w:tc>
          <w:tcPr>
            <w:tcW w:w="3894" w:type="dxa"/>
            <w:noWrap/>
            <w:hideMark/>
          </w:tcPr>
          <w:p w14:paraId="3E6D752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Celtis iguanaea </w:t>
            </w:r>
          </w:p>
        </w:tc>
        <w:tc>
          <w:tcPr>
            <w:tcW w:w="1780" w:type="dxa"/>
            <w:noWrap/>
            <w:hideMark/>
          </w:tcPr>
          <w:p w14:paraId="0833D9B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Kaanbal muk</w:t>
            </w:r>
          </w:p>
        </w:tc>
        <w:tc>
          <w:tcPr>
            <w:tcW w:w="1544" w:type="dxa"/>
            <w:noWrap/>
            <w:hideMark/>
          </w:tcPr>
          <w:p w14:paraId="48333F8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711A05C5" w14:textId="77777777" w:rsidR="00A73339" w:rsidRPr="00596A3A" w:rsidRDefault="00A73339" w:rsidP="00C80695">
            <w:pPr>
              <w:spacing w:before="0" w:after="0"/>
              <w:rPr>
                <w:rFonts w:ascii="Arial" w:hAnsi="Arial" w:cs="Arial"/>
                <w:sz w:val="20"/>
                <w:szCs w:val="20"/>
              </w:rPr>
            </w:pPr>
          </w:p>
        </w:tc>
        <w:tc>
          <w:tcPr>
            <w:tcW w:w="1605" w:type="dxa"/>
            <w:noWrap/>
            <w:hideMark/>
          </w:tcPr>
          <w:p w14:paraId="0E5C58F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59D0059" w14:textId="77777777" w:rsidTr="00A73339">
        <w:trPr>
          <w:trHeight w:val="300"/>
        </w:trPr>
        <w:tc>
          <w:tcPr>
            <w:tcW w:w="1949" w:type="dxa"/>
            <w:vMerge/>
            <w:noWrap/>
            <w:vAlign w:val="center"/>
            <w:hideMark/>
          </w:tcPr>
          <w:p w14:paraId="5C591D61"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61C8EB5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Trema micrantha</w:t>
            </w:r>
          </w:p>
        </w:tc>
        <w:tc>
          <w:tcPr>
            <w:tcW w:w="1780" w:type="dxa"/>
            <w:noWrap/>
            <w:hideMark/>
          </w:tcPr>
          <w:p w14:paraId="73F8CE3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Sak pixoy</w:t>
            </w:r>
          </w:p>
        </w:tc>
        <w:tc>
          <w:tcPr>
            <w:tcW w:w="1544" w:type="dxa"/>
            <w:noWrap/>
            <w:hideMark/>
          </w:tcPr>
          <w:p w14:paraId="2B0C89A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1B0A560A" w14:textId="77777777" w:rsidR="00A73339" w:rsidRPr="00596A3A" w:rsidRDefault="00A73339" w:rsidP="00C80695">
            <w:pPr>
              <w:spacing w:before="0" w:after="0"/>
              <w:rPr>
                <w:rFonts w:ascii="Arial" w:hAnsi="Arial" w:cs="Arial"/>
                <w:sz w:val="20"/>
                <w:szCs w:val="20"/>
              </w:rPr>
            </w:pPr>
          </w:p>
        </w:tc>
        <w:tc>
          <w:tcPr>
            <w:tcW w:w="1605" w:type="dxa"/>
            <w:noWrap/>
            <w:hideMark/>
          </w:tcPr>
          <w:p w14:paraId="76938D3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A1CC552" w14:textId="77777777" w:rsidTr="00A73339">
        <w:trPr>
          <w:trHeight w:val="300"/>
        </w:trPr>
        <w:tc>
          <w:tcPr>
            <w:tcW w:w="1949" w:type="dxa"/>
            <w:vMerge w:val="restart"/>
            <w:noWrap/>
            <w:vAlign w:val="center"/>
            <w:hideMark/>
          </w:tcPr>
          <w:p w14:paraId="432324E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CAPPARACEAE</w:t>
            </w:r>
          </w:p>
        </w:tc>
        <w:tc>
          <w:tcPr>
            <w:tcW w:w="3894" w:type="dxa"/>
            <w:noWrap/>
            <w:hideMark/>
          </w:tcPr>
          <w:p w14:paraId="364CAD0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Cynophalla flexuosa</w:t>
            </w:r>
          </w:p>
        </w:tc>
        <w:tc>
          <w:tcPr>
            <w:tcW w:w="1780" w:type="dxa"/>
            <w:noWrap/>
            <w:hideMark/>
          </w:tcPr>
          <w:p w14:paraId="3697CFD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Xbayun ak'</w:t>
            </w:r>
          </w:p>
        </w:tc>
        <w:tc>
          <w:tcPr>
            <w:tcW w:w="1544" w:type="dxa"/>
            <w:noWrap/>
            <w:hideMark/>
          </w:tcPr>
          <w:p w14:paraId="790C8E0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71B22545" w14:textId="77777777" w:rsidR="00A73339" w:rsidRPr="00596A3A" w:rsidRDefault="00A73339" w:rsidP="00C80695">
            <w:pPr>
              <w:spacing w:before="0" w:after="0"/>
              <w:rPr>
                <w:rFonts w:ascii="Arial" w:hAnsi="Arial" w:cs="Arial"/>
                <w:sz w:val="20"/>
                <w:szCs w:val="20"/>
              </w:rPr>
            </w:pPr>
          </w:p>
        </w:tc>
        <w:tc>
          <w:tcPr>
            <w:tcW w:w="1605" w:type="dxa"/>
            <w:noWrap/>
            <w:hideMark/>
          </w:tcPr>
          <w:p w14:paraId="5A4CA9D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4072AE7" w14:textId="77777777" w:rsidTr="00A73339">
        <w:trPr>
          <w:trHeight w:val="300"/>
        </w:trPr>
        <w:tc>
          <w:tcPr>
            <w:tcW w:w="1949" w:type="dxa"/>
            <w:vMerge/>
            <w:noWrap/>
            <w:vAlign w:val="center"/>
          </w:tcPr>
          <w:p w14:paraId="4CCAAC50"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1641448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Forchhammeria trifoliata</w:t>
            </w:r>
          </w:p>
        </w:tc>
        <w:tc>
          <w:tcPr>
            <w:tcW w:w="1780" w:type="dxa"/>
            <w:noWrap/>
            <w:hideMark/>
          </w:tcPr>
          <w:p w14:paraId="60EE526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K'olokma'ax</w:t>
            </w:r>
          </w:p>
        </w:tc>
        <w:tc>
          <w:tcPr>
            <w:tcW w:w="1544" w:type="dxa"/>
            <w:noWrap/>
            <w:hideMark/>
          </w:tcPr>
          <w:p w14:paraId="31DCC43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7D612B2D" w14:textId="77777777" w:rsidR="00A73339" w:rsidRPr="00596A3A" w:rsidRDefault="00A73339" w:rsidP="00C80695">
            <w:pPr>
              <w:spacing w:before="0" w:after="0"/>
              <w:rPr>
                <w:rFonts w:ascii="Arial" w:hAnsi="Arial" w:cs="Arial"/>
                <w:sz w:val="20"/>
                <w:szCs w:val="20"/>
              </w:rPr>
            </w:pPr>
          </w:p>
        </w:tc>
        <w:tc>
          <w:tcPr>
            <w:tcW w:w="1605" w:type="dxa"/>
            <w:noWrap/>
            <w:hideMark/>
          </w:tcPr>
          <w:p w14:paraId="13C2677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E31BC56" w14:textId="77777777" w:rsidTr="00A73339">
        <w:trPr>
          <w:trHeight w:val="300"/>
        </w:trPr>
        <w:tc>
          <w:tcPr>
            <w:tcW w:w="1949" w:type="dxa"/>
            <w:vMerge/>
            <w:noWrap/>
            <w:vAlign w:val="center"/>
          </w:tcPr>
          <w:p w14:paraId="42059305"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6AE5FC0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Quadrella cynophallophora</w:t>
            </w:r>
          </w:p>
        </w:tc>
        <w:tc>
          <w:tcPr>
            <w:tcW w:w="1780" w:type="dxa"/>
            <w:noWrap/>
            <w:hideMark/>
          </w:tcPr>
          <w:p w14:paraId="1401C6B9" w14:textId="77777777" w:rsidR="00A73339" w:rsidRPr="00596A3A" w:rsidRDefault="00A73339" w:rsidP="00C80695">
            <w:pPr>
              <w:spacing w:before="0" w:after="0"/>
              <w:rPr>
                <w:rFonts w:ascii="Arial" w:hAnsi="Arial" w:cs="Arial"/>
                <w:sz w:val="20"/>
                <w:szCs w:val="20"/>
              </w:rPr>
            </w:pPr>
          </w:p>
        </w:tc>
        <w:tc>
          <w:tcPr>
            <w:tcW w:w="1544" w:type="dxa"/>
            <w:noWrap/>
            <w:hideMark/>
          </w:tcPr>
          <w:p w14:paraId="2331739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3B2B124F" w14:textId="77777777" w:rsidR="00A73339" w:rsidRPr="00596A3A" w:rsidRDefault="00A73339" w:rsidP="00C80695">
            <w:pPr>
              <w:spacing w:before="0" w:after="0"/>
              <w:rPr>
                <w:rFonts w:ascii="Arial" w:hAnsi="Arial" w:cs="Arial"/>
                <w:sz w:val="20"/>
                <w:szCs w:val="20"/>
              </w:rPr>
            </w:pPr>
          </w:p>
        </w:tc>
        <w:tc>
          <w:tcPr>
            <w:tcW w:w="1605" w:type="dxa"/>
            <w:noWrap/>
            <w:hideMark/>
          </w:tcPr>
          <w:p w14:paraId="7E6A46F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C7507A7" w14:textId="77777777" w:rsidTr="00A73339">
        <w:trPr>
          <w:trHeight w:val="300"/>
        </w:trPr>
        <w:tc>
          <w:tcPr>
            <w:tcW w:w="1949" w:type="dxa"/>
            <w:vMerge/>
            <w:noWrap/>
            <w:vAlign w:val="center"/>
          </w:tcPr>
          <w:p w14:paraId="65130F13"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273631F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Quadrella incana</w:t>
            </w:r>
          </w:p>
        </w:tc>
        <w:tc>
          <w:tcPr>
            <w:tcW w:w="1780" w:type="dxa"/>
            <w:noWrap/>
            <w:hideMark/>
          </w:tcPr>
          <w:p w14:paraId="6527469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Bokan che'</w:t>
            </w:r>
          </w:p>
        </w:tc>
        <w:tc>
          <w:tcPr>
            <w:tcW w:w="1544" w:type="dxa"/>
            <w:noWrap/>
            <w:hideMark/>
          </w:tcPr>
          <w:p w14:paraId="2ECCE13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04E9795E" w14:textId="77777777" w:rsidR="00A73339" w:rsidRPr="00596A3A" w:rsidRDefault="00A73339" w:rsidP="00C80695">
            <w:pPr>
              <w:spacing w:before="0" w:after="0"/>
              <w:rPr>
                <w:rFonts w:ascii="Arial" w:hAnsi="Arial" w:cs="Arial"/>
                <w:sz w:val="20"/>
                <w:szCs w:val="20"/>
              </w:rPr>
            </w:pPr>
          </w:p>
        </w:tc>
        <w:tc>
          <w:tcPr>
            <w:tcW w:w="1605" w:type="dxa"/>
            <w:noWrap/>
            <w:hideMark/>
          </w:tcPr>
          <w:p w14:paraId="0BE1B1F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E6D5D1B" w14:textId="77777777" w:rsidTr="00A73339">
        <w:trPr>
          <w:trHeight w:val="300"/>
        </w:trPr>
        <w:tc>
          <w:tcPr>
            <w:tcW w:w="1949" w:type="dxa"/>
            <w:noWrap/>
            <w:vAlign w:val="center"/>
            <w:hideMark/>
          </w:tcPr>
          <w:p w14:paraId="60B370F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lastRenderedPageBreak/>
              <w:t>CARICACEAE</w:t>
            </w:r>
          </w:p>
        </w:tc>
        <w:tc>
          <w:tcPr>
            <w:tcW w:w="3894" w:type="dxa"/>
            <w:noWrap/>
            <w:hideMark/>
          </w:tcPr>
          <w:p w14:paraId="5F02027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Carica papaya</w:t>
            </w:r>
          </w:p>
        </w:tc>
        <w:tc>
          <w:tcPr>
            <w:tcW w:w="1780" w:type="dxa"/>
            <w:noWrap/>
            <w:hideMark/>
          </w:tcPr>
          <w:p w14:paraId="6B2521F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Papaya de monte</w:t>
            </w:r>
          </w:p>
        </w:tc>
        <w:tc>
          <w:tcPr>
            <w:tcW w:w="1544" w:type="dxa"/>
            <w:noWrap/>
            <w:hideMark/>
          </w:tcPr>
          <w:p w14:paraId="0A94C3F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 arbórea</w:t>
            </w:r>
          </w:p>
        </w:tc>
        <w:tc>
          <w:tcPr>
            <w:tcW w:w="2224" w:type="dxa"/>
          </w:tcPr>
          <w:p w14:paraId="082DCBD9" w14:textId="77777777" w:rsidR="00A73339" w:rsidRPr="00596A3A" w:rsidRDefault="00A73339" w:rsidP="00C80695">
            <w:pPr>
              <w:spacing w:before="0" w:after="0"/>
              <w:rPr>
                <w:rFonts w:ascii="Arial" w:hAnsi="Arial" w:cs="Arial"/>
                <w:sz w:val="20"/>
                <w:szCs w:val="20"/>
              </w:rPr>
            </w:pPr>
          </w:p>
        </w:tc>
        <w:tc>
          <w:tcPr>
            <w:tcW w:w="1605" w:type="dxa"/>
            <w:noWrap/>
            <w:hideMark/>
          </w:tcPr>
          <w:p w14:paraId="5FF1E86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9225358" w14:textId="77777777" w:rsidTr="00A73339">
        <w:trPr>
          <w:trHeight w:val="300"/>
        </w:trPr>
        <w:tc>
          <w:tcPr>
            <w:tcW w:w="1949" w:type="dxa"/>
            <w:vMerge w:val="restart"/>
            <w:noWrap/>
            <w:vAlign w:val="center"/>
            <w:hideMark/>
          </w:tcPr>
          <w:p w14:paraId="2499BCA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CELASTRACEAE</w:t>
            </w:r>
          </w:p>
        </w:tc>
        <w:tc>
          <w:tcPr>
            <w:tcW w:w="3894" w:type="dxa"/>
            <w:noWrap/>
            <w:hideMark/>
          </w:tcPr>
          <w:p w14:paraId="38E76FC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Cassine xylocarpa</w:t>
            </w:r>
          </w:p>
        </w:tc>
        <w:tc>
          <w:tcPr>
            <w:tcW w:w="1780" w:type="dxa"/>
            <w:noWrap/>
            <w:hideMark/>
          </w:tcPr>
          <w:p w14:paraId="21B894C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Boop che'</w:t>
            </w:r>
          </w:p>
        </w:tc>
        <w:tc>
          <w:tcPr>
            <w:tcW w:w="1544" w:type="dxa"/>
            <w:noWrap/>
            <w:hideMark/>
          </w:tcPr>
          <w:p w14:paraId="412FEAC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664E0039" w14:textId="77777777" w:rsidR="00A73339" w:rsidRPr="00596A3A" w:rsidRDefault="00A73339" w:rsidP="00C80695">
            <w:pPr>
              <w:spacing w:before="0" w:after="0"/>
              <w:rPr>
                <w:rFonts w:ascii="Arial" w:hAnsi="Arial" w:cs="Arial"/>
                <w:sz w:val="20"/>
                <w:szCs w:val="20"/>
              </w:rPr>
            </w:pPr>
          </w:p>
        </w:tc>
        <w:tc>
          <w:tcPr>
            <w:tcW w:w="1605" w:type="dxa"/>
            <w:noWrap/>
            <w:hideMark/>
          </w:tcPr>
          <w:p w14:paraId="596B6C3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51AAFD9" w14:textId="77777777" w:rsidTr="00A73339">
        <w:trPr>
          <w:trHeight w:val="300"/>
        </w:trPr>
        <w:tc>
          <w:tcPr>
            <w:tcW w:w="1949" w:type="dxa"/>
            <w:vMerge/>
            <w:noWrap/>
            <w:vAlign w:val="center"/>
          </w:tcPr>
          <w:p w14:paraId="04E40BA6"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3B9F870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Crossopetalum gaumeri</w:t>
            </w:r>
          </w:p>
        </w:tc>
        <w:tc>
          <w:tcPr>
            <w:tcW w:w="1780" w:type="dxa"/>
            <w:noWrap/>
            <w:hideMark/>
          </w:tcPr>
          <w:p w14:paraId="720B88A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Chiki che'</w:t>
            </w:r>
          </w:p>
        </w:tc>
        <w:tc>
          <w:tcPr>
            <w:tcW w:w="1544" w:type="dxa"/>
            <w:noWrap/>
            <w:hideMark/>
          </w:tcPr>
          <w:p w14:paraId="3F85831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000229AD" w14:textId="77777777" w:rsidR="00A73339" w:rsidRPr="00596A3A" w:rsidRDefault="00A73339" w:rsidP="00C80695">
            <w:pPr>
              <w:spacing w:before="0" w:after="0"/>
              <w:rPr>
                <w:rFonts w:ascii="Arial" w:hAnsi="Arial" w:cs="Arial"/>
                <w:sz w:val="20"/>
                <w:szCs w:val="20"/>
              </w:rPr>
            </w:pPr>
          </w:p>
        </w:tc>
        <w:tc>
          <w:tcPr>
            <w:tcW w:w="1605" w:type="dxa"/>
            <w:noWrap/>
            <w:hideMark/>
          </w:tcPr>
          <w:p w14:paraId="6E05870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134278C" w14:textId="77777777" w:rsidTr="00A73339">
        <w:trPr>
          <w:trHeight w:val="300"/>
        </w:trPr>
        <w:tc>
          <w:tcPr>
            <w:tcW w:w="1949" w:type="dxa"/>
            <w:vMerge/>
            <w:noWrap/>
            <w:vAlign w:val="center"/>
          </w:tcPr>
          <w:p w14:paraId="4BD91363"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61C9AAF5"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Maytenus phyllanthoides</w:t>
            </w:r>
          </w:p>
        </w:tc>
        <w:tc>
          <w:tcPr>
            <w:tcW w:w="1780" w:type="dxa"/>
            <w:noWrap/>
            <w:hideMark/>
          </w:tcPr>
          <w:p w14:paraId="10B06BB9" w14:textId="77777777" w:rsidR="00A73339" w:rsidRPr="00596A3A" w:rsidRDefault="00A73339" w:rsidP="00C80695">
            <w:pPr>
              <w:spacing w:before="0" w:after="0"/>
              <w:rPr>
                <w:rFonts w:ascii="Arial" w:hAnsi="Arial" w:cs="Arial"/>
                <w:sz w:val="20"/>
                <w:szCs w:val="20"/>
              </w:rPr>
            </w:pPr>
          </w:p>
        </w:tc>
        <w:tc>
          <w:tcPr>
            <w:tcW w:w="1544" w:type="dxa"/>
            <w:noWrap/>
            <w:hideMark/>
          </w:tcPr>
          <w:p w14:paraId="5B214F3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27E8642B" w14:textId="77777777" w:rsidR="00A73339" w:rsidRPr="00596A3A" w:rsidRDefault="00A73339" w:rsidP="00C80695">
            <w:pPr>
              <w:spacing w:before="0" w:after="0"/>
              <w:rPr>
                <w:rFonts w:ascii="Arial" w:hAnsi="Arial" w:cs="Arial"/>
                <w:sz w:val="20"/>
                <w:szCs w:val="20"/>
              </w:rPr>
            </w:pPr>
          </w:p>
        </w:tc>
        <w:tc>
          <w:tcPr>
            <w:tcW w:w="1605" w:type="dxa"/>
            <w:noWrap/>
            <w:hideMark/>
          </w:tcPr>
          <w:p w14:paraId="19579D2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1BE33CC" w14:textId="77777777" w:rsidTr="00A73339">
        <w:trPr>
          <w:trHeight w:val="300"/>
        </w:trPr>
        <w:tc>
          <w:tcPr>
            <w:tcW w:w="1949" w:type="dxa"/>
            <w:vMerge/>
            <w:noWrap/>
            <w:vAlign w:val="center"/>
            <w:hideMark/>
          </w:tcPr>
          <w:p w14:paraId="58DE0BE9"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97BD29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Pristimera celastroides </w:t>
            </w:r>
          </w:p>
        </w:tc>
        <w:tc>
          <w:tcPr>
            <w:tcW w:w="1780" w:type="dxa"/>
            <w:noWrap/>
            <w:hideMark/>
          </w:tcPr>
          <w:p w14:paraId="7E4BE39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Ta'ats'i'</w:t>
            </w:r>
          </w:p>
        </w:tc>
        <w:tc>
          <w:tcPr>
            <w:tcW w:w="1544" w:type="dxa"/>
            <w:noWrap/>
            <w:hideMark/>
          </w:tcPr>
          <w:p w14:paraId="4067232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4FBC360E" w14:textId="77777777" w:rsidR="00A73339" w:rsidRPr="00596A3A" w:rsidRDefault="00A73339" w:rsidP="00C80695">
            <w:pPr>
              <w:spacing w:before="0" w:after="0"/>
              <w:rPr>
                <w:rFonts w:ascii="Arial" w:hAnsi="Arial" w:cs="Arial"/>
                <w:sz w:val="20"/>
                <w:szCs w:val="20"/>
              </w:rPr>
            </w:pPr>
          </w:p>
        </w:tc>
        <w:tc>
          <w:tcPr>
            <w:tcW w:w="1605" w:type="dxa"/>
            <w:noWrap/>
            <w:hideMark/>
          </w:tcPr>
          <w:p w14:paraId="02729B5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F163708" w14:textId="77777777" w:rsidTr="00A73339">
        <w:trPr>
          <w:trHeight w:val="300"/>
        </w:trPr>
        <w:tc>
          <w:tcPr>
            <w:tcW w:w="1949" w:type="dxa"/>
            <w:noWrap/>
            <w:vAlign w:val="center"/>
            <w:hideMark/>
          </w:tcPr>
          <w:p w14:paraId="78D5CEC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CLUCIACEAE</w:t>
            </w:r>
          </w:p>
        </w:tc>
        <w:tc>
          <w:tcPr>
            <w:tcW w:w="3894" w:type="dxa"/>
            <w:noWrap/>
            <w:hideMark/>
          </w:tcPr>
          <w:p w14:paraId="3D69DB6A"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Garcinia intermedia</w:t>
            </w:r>
          </w:p>
        </w:tc>
        <w:tc>
          <w:tcPr>
            <w:tcW w:w="1780" w:type="dxa"/>
            <w:noWrap/>
            <w:hideMark/>
          </w:tcPr>
          <w:p w14:paraId="211335C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Cacaw che'</w:t>
            </w:r>
          </w:p>
        </w:tc>
        <w:tc>
          <w:tcPr>
            <w:tcW w:w="1544" w:type="dxa"/>
            <w:noWrap/>
            <w:hideMark/>
          </w:tcPr>
          <w:p w14:paraId="79028C3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71CB4A3D" w14:textId="77777777" w:rsidR="00A73339" w:rsidRPr="00596A3A" w:rsidRDefault="00A73339" w:rsidP="00C80695">
            <w:pPr>
              <w:spacing w:before="0" w:after="0"/>
              <w:rPr>
                <w:rFonts w:ascii="Arial" w:hAnsi="Arial" w:cs="Arial"/>
                <w:sz w:val="20"/>
                <w:szCs w:val="20"/>
              </w:rPr>
            </w:pPr>
          </w:p>
        </w:tc>
        <w:tc>
          <w:tcPr>
            <w:tcW w:w="1605" w:type="dxa"/>
            <w:noWrap/>
            <w:hideMark/>
          </w:tcPr>
          <w:p w14:paraId="1EEC020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BD2B0EE" w14:textId="77777777" w:rsidTr="00A73339">
        <w:trPr>
          <w:trHeight w:val="300"/>
        </w:trPr>
        <w:tc>
          <w:tcPr>
            <w:tcW w:w="1949" w:type="dxa"/>
            <w:vMerge w:val="restart"/>
            <w:noWrap/>
            <w:vAlign w:val="center"/>
            <w:hideMark/>
          </w:tcPr>
          <w:p w14:paraId="724A171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COMBRETACEAE</w:t>
            </w:r>
          </w:p>
        </w:tc>
        <w:tc>
          <w:tcPr>
            <w:tcW w:w="3894" w:type="dxa"/>
            <w:noWrap/>
            <w:hideMark/>
          </w:tcPr>
          <w:p w14:paraId="1F65418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Bucida buceras</w:t>
            </w:r>
          </w:p>
        </w:tc>
        <w:tc>
          <w:tcPr>
            <w:tcW w:w="1780" w:type="dxa"/>
            <w:noWrap/>
            <w:hideMark/>
          </w:tcPr>
          <w:p w14:paraId="0A90708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Pukte'</w:t>
            </w:r>
          </w:p>
        </w:tc>
        <w:tc>
          <w:tcPr>
            <w:tcW w:w="1544" w:type="dxa"/>
            <w:noWrap/>
            <w:hideMark/>
          </w:tcPr>
          <w:p w14:paraId="6238B3C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34555B2B" w14:textId="77777777" w:rsidR="00A73339" w:rsidRPr="00596A3A" w:rsidRDefault="00A73339" w:rsidP="00C80695">
            <w:pPr>
              <w:spacing w:before="0" w:after="0"/>
              <w:rPr>
                <w:rFonts w:ascii="Arial" w:hAnsi="Arial" w:cs="Arial"/>
                <w:sz w:val="20"/>
                <w:szCs w:val="20"/>
              </w:rPr>
            </w:pPr>
          </w:p>
        </w:tc>
        <w:tc>
          <w:tcPr>
            <w:tcW w:w="1605" w:type="dxa"/>
            <w:noWrap/>
            <w:hideMark/>
          </w:tcPr>
          <w:p w14:paraId="499748D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0EE1D84" w14:textId="77777777" w:rsidTr="00A73339">
        <w:trPr>
          <w:trHeight w:val="300"/>
        </w:trPr>
        <w:tc>
          <w:tcPr>
            <w:tcW w:w="1949" w:type="dxa"/>
            <w:vMerge/>
            <w:noWrap/>
            <w:vAlign w:val="center"/>
            <w:hideMark/>
          </w:tcPr>
          <w:p w14:paraId="6CDA7D37"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1502904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Terminalia catappa</w:t>
            </w:r>
          </w:p>
        </w:tc>
        <w:tc>
          <w:tcPr>
            <w:tcW w:w="1780" w:type="dxa"/>
            <w:noWrap/>
            <w:hideMark/>
          </w:tcPr>
          <w:p w14:paraId="1E64EF6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Almendro</w:t>
            </w:r>
          </w:p>
        </w:tc>
        <w:tc>
          <w:tcPr>
            <w:tcW w:w="1544" w:type="dxa"/>
            <w:noWrap/>
            <w:hideMark/>
          </w:tcPr>
          <w:p w14:paraId="2140D11B"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4EA2C35D" w14:textId="77777777" w:rsidR="00A73339" w:rsidRPr="00596A3A" w:rsidRDefault="00A73339" w:rsidP="00C80695">
            <w:pPr>
              <w:spacing w:before="0" w:after="0"/>
              <w:rPr>
                <w:rFonts w:ascii="Arial" w:hAnsi="Arial" w:cs="Arial"/>
                <w:sz w:val="20"/>
                <w:szCs w:val="20"/>
              </w:rPr>
            </w:pPr>
          </w:p>
        </w:tc>
        <w:tc>
          <w:tcPr>
            <w:tcW w:w="1605" w:type="dxa"/>
            <w:noWrap/>
            <w:hideMark/>
          </w:tcPr>
          <w:p w14:paraId="552D965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D2CCEC0" w14:textId="77777777" w:rsidTr="00A73339">
        <w:trPr>
          <w:trHeight w:val="300"/>
        </w:trPr>
        <w:tc>
          <w:tcPr>
            <w:tcW w:w="1949" w:type="dxa"/>
            <w:vMerge w:val="restart"/>
            <w:noWrap/>
            <w:vAlign w:val="center"/>
            <w:hideMark/>
          </w:tcPr>
          <w:p w14:paraId="59EF1F7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COMMELINACEAE</w:t>
            </w:r>
          </w:p>
        </w:tc>
        <w:tc>
          <w:tcPr>
            <w:tcW w:w="3894" w:type="dxa"/>
            <w:noWrap/>
            <w:hideMark/>
          </w:tcPr>
          <w:p w14:paraId="459772F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Commelina diffusa</w:t>
            </w:r>
          </w:p>
        </w:tc>
        <w:tc>
          <w:tcPr>
            <w:tcW w:w="1780" w:type="dxa"/>
            <w:noWrap/>
            <w:hideMark/>
          </w:tcPr>
          <w:p w14:paraId="5E218FC5" w14:textId="77777777" w:rsidR="00A73339" w:rsidRPr="00596A3A" w:rsidRDefault="00A73339" w:rsidP="00C80695">
            <w:pPr>
              <w:spacing w:before="0" w:after="0"/>
              <w:rPr>
                <w:rFonts w:ascii="Arial" w:hAnsi="Arial" w:cs="Arial"/>
                <w:sz w:val="20"/>
                <w:szCs w:val="20"/>
              </w:rPr>
            </w:pPr>
          </w:p>
        </w:tc>
        <w:tc>
          <w:tcPr>
            <w:tcW w:w="1544" w:type="dxa"/>
            <w:noWrap/>
            <w:hideMark/>
          </w:tcPr>
          <w:p w14:paraId="48955AF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24CEE2B6" w14:textId="77777777" w:rsidR="00A73339" w:rsidRPr="00596A3A" w:rsidRDefault="00A73339" w:rsidP="00C80695">
            <w:pPr>
              <w:spacing w:before="0" w:after="0"/>
              <w:rPr>
                <w:rFonts w:ascii="Arial" w:hAnsi="Arial" w:cs="Arial"/>
                <w:sz w:val="20"/>
                <w:szCs w:val="20"/>
              </w:rPr>
            </w:pPr>
          </w:p>
        </w:tc>
        <w:tc>
          <w:tcPr>
            <w:tcW w:w="1605" w:type="dxa"/>
            <w:noWrap/>
            <w:hideMark/>
          </w:tcPr>
          <w:p w14:paraId="2FDC301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9B87232" w14:textId="77777777" w:rsidTr="00A73339">
        <w:trPr>
          <w:trHeight w:val="300"/>
        </w:trPr>
        <w:tc>
          <w:tcPr>
            <w:tcW w:w="1949" w:type="dxa"/>
            <w:vMerge/>
            <w:noWrap/>
            <w:vAlign w:val="center"/>
          </w:tcPr>
          <w:p w14:paraId="2B0455AC"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60576A9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Commelina erecta</w:t>
            </w:r>
          </w:p>
        </w:tc>
        <w:tc>
          <w:tcPr>
            <w:tcW w:w="1780" w:type="dxa"/>
            <w:noWrap/>
            <w:hideMark/>
          </w:tcPr>
          <w:p w14:paraId="14A2260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Tsit xiw</w:t>
            </w:r>
          </w:p>
        </w:tc>
        <w:tc>
          <w:tcPr>
            <w:tcW w:w="1544" w:type="dxa"/>
            <w:noWrap/>
            <w:hideMark/>
          </w:tcPr>
          <w:p w14:paraId="2B99092C"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2901ACC9" w14:textId="77777777" w:rsidR="00A73339" w:rsidRPr="00596A3A" w:rsidRDefault="00A73339" w:rsidP="00C80695">
            <w:pPr>
              <w:spacing w:before="0" w:after="0"/>
              <w:rPr>
                <w:rFonts w:ascii="Arial" w:hAnsi="Arial" w:cs="Arial"/>
                <w:sz w:val="20"/>
                <w:szCs w:val="20"/>
              </w:rPr>
            </w:pPr>
          </w:p>
        </w:tc>
        <w:tc>
          <w:tcPr>
            <w:tcW w:w="1605" w:type="dxa"/>
            <w:noWrap/>
            <w:hideMark/>
          </w:tcPr>
          <w:p w14:paraId="404E5FA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7C5D9FF" w14:textId="77777777" w:rsidTr="00A73339">
        <w:trPr>
          <w:trHeight w:val="300"/>
        </w:trPr>
        <w:tc>
          <w:tcPr>
            <w:tcW w:w="1949" w:type="dxa"/>
            <w:vMerge/>
            <w:noWrap/>
            <w:vAlign w:val="center"/>
          </w:tcPr>
          <w:p w14:paraId="5401AA8D"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EF8BA83"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Tradescantia spathacea</w:t>
            </w:r>
          </w:p>
        </w:tc>
        <w:tc>
          <w:tcPr>
            <w:tcW w:w="1780" w:type="dxa"/>
            <w:noWrap/>
            <w:hideMark/>
          </w:tcPr>
          <w:p w14:paraId="071824E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Eek' pets</w:t>
            </w:r>
          </w:p>
        </w:tc>
        <w:tc>
          <w:tcPr>
            <w:tcW w:w="1544" w:type="dxa"/>
            <w:noWrap/>
            <w:hideMark/>
          </w:tcPr>
          <w:p w14:paraId="444BBE2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28CAC605" w14:textId="77777777" w:rsidR="00A73339" w:rsidRPr="00596A3A" w:rsidRDefault="00A73339" w:rsidP="00C80695">
            <w:pPr>
              <w:spacing w:before="0" w:after="0"/>
              <w:rPr>
                <w:rFonts w:ascii="Arial" w:hAnsi="Arial" w:cs="Arial"/>
                <w:sz w:val="20"/>
                <w:szCs w:val="20"/>
              </w:rPr>
            </w:pPr>
          </w:p>
        </w:tc>
        <w:tc>
          <w:tcPr>
            <w:tcW w:w="1605" w:type="dxa"/>
            <w:noWrap/>
            <w:hideMark/>
          </w:tcPr>
          <w:p w14:paraId="061B7E3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3829A6E" w14:textId="77777777" w:rsidTr="00A73339">
        <w:trPr>
          <w:trHeight w:val="300"/>
        </w:trPr>
        <w:tc>
          <w:tcPr>
            <w:tcW w:w="1949" w:type="dxa"/>
            <w:vMerge w:val="restart"/>
            <w:noWrap/>
            <w:vAlign w:val="center"/>
            <w:hideMark/>
          </w:tcPr>
          <w:p w14:paraId="2C48F98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COMPOSITAE</w:t>
            </w:r>
          </w:p>
        </w:tc>
        <w:tc>
          <w:tcPr>
            <w:tcW w:w="3894" w:type="dxa"/>
            <w:noWrap/>
            <w:hideMark/>
          </w:tcPr>
          <w:p w14:paraId="069AA856"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 Lepidaploa canescens </w:t>
            </w:r>
          </w:p>
        </w:tc>
        <w:tc>
          <w:tcPr>
            <w:tcW w:w="1780" w:type="dxa"/>
            <w:noWrap/>
            <w:hideMark/>
          </w:tcPr>
          <w:p w14:paraId="7638A65C" w14:textId="77777777" w:rsidR="00A73339" w:rsidRPr="00596A3A" w:rsidRDefault="00A73339" w:rsidP="00C80695">
            <w:pPr>
              <w:spacing w:before="0" w:after="0"/>
              <w:rPr>
                <w:rFonts w:ascii="Arial" w:hAnsi="Arial" w:cs="Arial"/>
                <w:sz w:val="20"/>
                <w:szCs w:val="20"/>
              </w:rPr>
            </w:pPr>
          </w:p>
        </w:tc>
        <w:tc>
          <w:tcPr>
            <w:tcW w:w="1544" w:type="dxa"/>
            <w:noWrap/>
            <w:hideMark/>
          </w:tcPr>
          <w:p w14:paraId="7652FD52"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68CD3430" w14:textId="77777777" w:rsidR="00A73339" w:rsidRPr="00596A3A" w:rsidRDefault="00A73339" w:rsidP="00C80695">
            <w:pPr>
              <w:spacing w:before="0" w:after="0"/>
              <w:rPr>
                <w:rFonts w:ascii="Arial" w:hAnsi="Arial" w:cs="Arial"/>
                <w:sz w:val="20"/>
                <w:szCs w:val="20"/>
              </w:rPr>
            </w:pPr>
          </w:p>
        </w:tc>
        <w:tc>
          <w:tcPr>
            <w:tcW w:w="1605" w:type="dxa"/>
            <w:noWrap/>
            <w:hideMark/>
          </w:tcPr>
          <w:p w14:paraId="235809F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41AC39C" w14:textId="77777777" w:rsidTr="00A73339">
        <w:trPr>
          <w:trHeight w:val="300"/>
        </w:trPr>
        <w:tc>
          <w:tcPr>
            <w:tcW w:w="1949" w:type="dxa"/>
            <w:vMerge/>
            <w:noWrap/>
            <w:vAlign w:val="center"/>
          </w:tcPr>
          <w:p w14:paraId="446B17B2"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B78E82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Ageratina altissima</w:t>
            </w:r>
          </w:p>
        </w:tc>
        <w:tc>
          <w:tcPr>
            <w:tcW w:w="1780" w:type="dxa"/>
            <w:noWrap/>
            <w:hideMark/>
          </w:tcPr>
          <w:p w14:paraId="486FB806" w14:textId="77777777" w:rsidR="00A73339" w:rsidRPr="00596A3A" w:rsidRDefault="00A73339" w:rsidP="00C80695">
            <w:pPr>
              <w:spacing w:before="0" w:after="0"/>
              <w:rPr>
                <w:rFonts w:ascii="Arial" w:hAnsi="Arial" w:cs="Arial"/>
                <w:sz w:val="20"/>
                <w:szCs w:val="20"/>
              </w:rPr>
            </w:pPr>
          </w:p>
        </w:tc>
        <w:tc>
          <w:tcPr>
            <w:tcW w:w="1544" w:type="dxa"/>
            <w:noWrap/>
            <w:hideMark/>
          </w:tcPr>
          <w:p w14:paraId="00F3A86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1E914D2B" w14:textId="77777777" w:rsidR="00A73339" w:rsidRPr="00596A3A" w:rsidRDefault="00A73339" w:rsidP="00C80695">
            <w:pPr>
              <w:spacing w:before="0" w:after="0"/>
              <w:rPr>
                <w:rFonts w:ascii="Arial" w:hAnsi="Arial" w:cs="Arial"/>
                <w:sz w:val="20"/>
                <w:szCs w:val="20"/>
              </w:rPr>
            </w:pPr>
          </w:p>
        </w:tc>
        <w:tc>
          <w:tcPr>
            <w:tcW w:w="1605" w:type="dxa"/>
            <w:noWrap/>
            <w:hideMark/>
          </w:tcPr>
          <w:p w14:paraId="474A2FD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82F1801" w14:textId="77777777" w:rsidTr="00A73339">
        <w:trPr>
          <w:trHeight w:val="300"/>
        </w:trPr>
        <w:tc>
          <w:tcPr>
            <w:tcW w:w="1949" w:type="dxa"/>
            <w:vMerge/>
            <w:noWrap/>
            <w:vAlign w:val="center"/>
          </w:tcPr>
          <w:p w14:paraId="11CEE7C7"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499E884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Ageratum littorale</w:t>
            </w:r>
          </w:p>
        </w:tc>
        <w:tc>
          <w:tcPr>
            <w:tcW w:w="1780" w:type="dxa"/>
            <w:noWrap/>
            <w:hideMark/>
          </w:tcPr>
          <w:p w14:paraId="61DF9EA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Haway che'</w:t>
            </w:r>
          </w:p>
        </w:tc>
        <w:tc>
          <w:tcPr>
            <w:tcW w:w="1544" w:type="dxa"/>
            <w:noWrap/>
            <w:hideMark/>
          </w:tcPr>
          <w:p w14:paraId="5AD56A3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4858B71E" w14:textId="77777777" w:rsidR="00A73339" w:rsidRPr="00596A3A" w:rsidRDefault="00A73339" w:rsidP="00C80695">
            <w:pPr>
              <w:spacing w:before="0" w:after="0"/>
              <w:rPr>
                <w:rFonts w:ascii="Arial" w:hAnsi="Arial" w:cs="Arial"/>
                <w:sz w:val="20"/>
                <w:szCs w:val="20"/>
              </w:rPr>
            </w:pPr>
          </w:p>
        </w:tc>
        <w:tc>
          <w:tcPr>
            <w:tcW w:w="1605" w:type="dxa"/>
            <w:noWrap/>
            <w:hideMark/>
          </w:tcPr>
          <w:p w14:paraId="0E75CC6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CF44DF9" w14:textId="77777777" w:rsidTr="00A73339">
        <w:trPr>
          <w:trHeight w:val="300"/>
        </w:trPr>
        <w:tc>
          <w:tcPr>
            <w:tcW w:w="1949" w:type="dxa"/>
            <w:vMerge/>
            <w:noWrap/>
            <w:vAlign w:val="center"/>
          </w:tcPr>
          <w:p w14:paraId="21B8CBFC"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4976526C"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Ambrosia hispida</w:t>
            </w:r>
          </w:p>
        </w:tc>
        <w:tc>
          <w:tcPr>
            <w:tcW w:w="1780" w:type="dxa"/>
            <w:noWrap/>
            <w:hideMark/>
          </w:tcPr>
          <w:p w14:paraId="5B44C4D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X'much kok</w:t>
            </w:r>
          </w:p>
        </w:tc>
        <w:tc>
          <w:tcPr>
            <w:tcW w:w="1544" w:type="dxa"/>
            <w:noWrap/>
            <w:hideMark/>
          </w:tcPr>
          <w:p w14:paraId="78402A25"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509DB691" w14:textId="77777777" w:rsidR="00A73339" w:rsidRPr="00596A3A" w:rsidRDefault="00A73339" w:rsidP="00C80695">
            <w:pPr>
              <w:spacing w:before="0" w:after="0"/>
              <w:rPr>
                <w:rFonts w:ascii="Arial" w:hAnsi="Arial" w:cs="Arial"/>
                <w:sz w:val="20"/>
                <w:szCs w:val="20"/>
              </w:rPr>
            </w:pPr>
          </w:p>
        </w:tc>
        <w:tc>
          <w:tcPr>
            <w:tcW w:w="1605" w:type="dxa"/>
            <w:noWrap/>
            <w:hideMark/>
          </w:tcPr>
          <w:p w14:paraId="4D71AC8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19A53B4" w14:textId="77777777" w:rsidTr="00A73339">
        <w:trPr>
          <w:trHeight w:val="300"/>
        </w:trPr>
        <w:tc>
          <w:tcPr>
            <w:tcW w:w="1949" w:type="dxa"/>
            <w:vMerge/>
            <w:noWrap/>
            <w:vAlign w:val="center"/>
          </w:tcPr>
          <w:p w14:paraId="63601342"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77CFC7F4"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Baccharis dioica</w:t>
            </w:r>
          </w:p>
        </w:tc>
        <w:tc>
          <w:tcPr>
            <w:tcW w:w="1780" w:type="dxa"/>
            <w:noWrap/>
            <w:hideMark/>
          </w:tcPr>
          <w:p w14:paraId="7936DAF1" w14:textId="77777777" w:rsidR="00A73339" w:rsidRPr="00596A3A" w:rsidRDefault="00A73339" w:rsidP="00C80695">
            <w:pPr>
              <w:spacing w:before="0" w:after="0"/>
              <w:rPr>
                <w:rFonts w:ascii="Arial" w:hAnsi="Arial" w:cs="Arial"/>
                <w:sz w:val="20"/>
                <w:szCs w:val="20"/>
              </w:rPr>
            </w:pPr>
          </w:p>
        </w:tc>
        <w:tc>
          <w:tcPr>
            <w:tcW w:w="1544" w:type="dxa"/>
            <w:noWrap/>
            <w:hideMark/>
          </w:tcPr>
          <w:p w14:paraId="487A40C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15138ABA" w14:textId="77777777" w:rsidR="00A73339" w:rsidRPr="00596A3A" w:rsidRDefault="00A73339" w:rsidP="00C80695">
            <w:pPr>
              <w:spacing w:before="0" w:after="0"/>
              <w:rPr>
                <w:rFonts w:ascii="Arial" w:hAnsi="Arial" w:cs="Arial"/>
                <w:sz w:val="20"/>
                <w:szCs w:val="20"/>
              </w:rPr>
            </w:pPr>
          </w:p>
        </w:tc>
        <w:tc>
          <w:tcPr>
            <w:tcW w:w="1605" w:type="dxa"/>
            <w:noWrap/>
            <w:hideMark/>
          </w:tcPr>
          <w:p w14:paraId="29BDCE2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41EE122" w14:textId="77777777" w:rsidTr="00A73339">
        <w:trPr>
          <w:trHeight w:val="300"/>
        </w:trPr>
        <w:tc>
          <w:tcPr>
            <w:tcW w:w="1949" w:type="dxa"/>
            <w:vMerge/>
            <w:noWrap/>
            <w:vAlign w:val="center"/>
          </w:tcPr>
          <w:p w14:paraId="488A20AB"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761418C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Bidens pilosa var. minor</w:t>
            </w:r>
          </w:p>
        </w:tc>
        <w:tc>
          <w:tcPr>
            <w:tcW w:w="1780" w:type="dxa"/>
            <w:noWrap/>
            <w:hideMark/>
          </w:tcPr>
          <w:p w14:paraId="7C06C61B" w14:textId="77777777" w:rsidR="00A73339" w:rsidRPr="00596A3A" w:rsidRDefault="00A73339" w:rsidP="00C80695">
            <w:pPr>
              <w:spacing w:before="0" w:after="0"/>
              <w:rPr>
                <w:rFonts w:ascii="Arial" w:hAnsi="Arial" w:cs="Arial"/>
                <w:sz w:val="20"/>
                <w:szCs w:val="20"/>
              </w:rPr>
            </w:pPr>
          </w:p>
        </w:tc>
        <w:tc>
          <w:tcPr>
            <w:tcW w:w="1544" w:type="dxa"/>
            <w:noWrap/>
            <w:hideMark/>
          </w:tcPr>
          <w:p w14:paraId="2AEAEEC6"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11D6EA3D" w14:textId="77777777" w:rsidR="00A73339" w:rsidRPr="00596A3A" w:rsidRDefault="00A73339" w:rsidP="00C80695">
            <w:pPr>
              <w:spacing w:before="0" w:after="0"/>
              <w:rPr>
                <w:rFonts w:ascii="Arial" w:hAnsi="Arial" w:cs="Arial"/>
                <w:sz w:val="20"/>
                <w:szCs w:val="20"/>
              </w:rPr>
            </w:pPr>
          </w:p>
        </w:tc>
        <w:tc>
          <w:tcPr>
            <w:tcW w:w="1605" w:type="dxa"/>
            <w:noWrap/>
            <w:hideMark/>
          </w:tcPr>
          <w:p w14:paraId="7CE4E47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85D57B0" w14:textId="77777777" w:rsidTr="00A73339">
        <w:trPr>
          <w:trHeight w:val="300"/>
        </w:trPr>
        <w:tc>
          <w:tcPr>
            <w:tcW w:w="1949" w:type="dxa"/>
            <w:vMerge/>
            <w:noWrap/>
            <w:vAlign w:val="center"/>
          </w:tcPr>
          <w:p w14:paraId="5FAFBF13"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7442212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Borrichia arborescens</w:t>
            </w:r>
          </w:p>
        </w:tc>
        <w:tc>
          <w:tcPr>
            <w:tcW w:w="1780" w:type="dxa"/>
            <w:noWrap/>
            <w:hideMark/>
          </w:tcPr>
          <w:p w14:paraId="27FDD80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Tsooj</w:t>
            </w:r>
          </w:p>
        </w:tc>
        <w:tc>
          <w:tcPr>
            <w:tcW w:w="1544" w:type="dxa"/>
            <w:noWrap/>
            <w:hideMark/>
          </w:tcPr>
          <w:p w14:paraId="5055C46F"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055DB723" w14:textId="77777777" w:rsidR="00A73339" w:rsidRPr="00596A3A" w:rsidRDefault="00A73339" w:rsidP="00C80695">
            <w:pPr>
              <w:spacing w:before="0" w:after="0"/>
              <w:rPr>
                <w:rFonts w:ascii="Arial" w:hAnsi="Arial" w:cs="Arial"/>
                <w:sz w:val="20"/>
                <w:szCs w:val="20"/>
              </w:rPr>
            </w:pPr>
          </w:p>
        </w:tc>
        <w:tc>
          <w:tcPr>
            <w:tcW w:w="1605" w:type="dxa"/>
            <w:noWrap/>
            <w:hideMark/>
          </w:tcPr>
          <w:p w14:paraId="774760E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F9D9165" w14:textId="77777777" w:rsidTr="00A73339">
        <w:trPr>
          <w:trHeight w:val="300"/>
        </w:trPr>
        <w:tc>
          <w:tcPr>
            <w:tcW w:w="1949" w:type="dxa"/>
            <w:vMerge/>
            <w:noWrap/>
            <w:vAlign w:val="center"/>
          </w:tcPr>
          <w:p w14:paraId="7FF99F46"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2660444E"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Borrichia frutescens</w:t>
            </w:r>
          </w:p>
        </w:tc>
        <w:tc>
          <w:tcPr>
            <w:tcW w:w="1780" w:type="dxa"/>
            <w:noWrap/>
            <w:hideMark/>
          </w:tcPr>
          <w:p w14:paraId="5629322F" w14:textId="77777777" w:rsidR="00A73339" w:rsidRPr="00596A3A" w:rsidRDefault="00A73339" w:rsidP="00C80695">
            <w:pPr>
              <w:spacing w:before="0" w:after="0"/>
              <w:rPr>
                <w:rFonts w:ascii="Arial" w:hAnsi="Arial" w:cs="Arial"/>
                <w:sz w:val="20"/>
                <w:szCs w:val="20"/>
              </w:rPr>
            </w:pPr>
          </w:p>
        </w:tc>
        <w:tc>
          <w:tcPr>
            <w:tcW w:w="1544" w:type="dxa"/>
            <w:noWrap/>
            <w:hideMark/>
          </w:tcPr>
          <w:p w14:paraId="05772AB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47AE68B3" w14:textId="77777777" w:rsidR="00A73339" w:rsidRPr="00596A3A" w:rsidRDefault="00A73339" w:rsidP="00C80695">
            <w:pPr>
              <w:spacing w:before="0" w:after="0"/>
              <w:rPr>
                <w:rFonts w:ascii="Arial" w:hAnsi="Arial" w:cs="Arial"/>
                <w:sz w:val="20"/>
                <w:szCs w:val="20"/>
              </w:rPr>
            </w:pPr>
          </w:p>
        </w:tc>
        <w:tc>
          <w:tcPr>
            <w:tcW w:w="1605" w:type="dxa"/>
            <w:noWrap/>
            <w:hideMark/>
          </w:tcPr>
          <w:p w14:paraId="08F37A0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DFA8418" w14:textId="77777777" w:rsidTr="00A73339">
        <w:trPr>
          <w:trHeight w:val="300"/>
        </w:trPr>
        <w:tc>
          <w:tcPr>
            <w:tcW w:w="1949" w:type="dxa"/>
            <w:vMerge/>
            <w:noWrap/>
            <w:vAlign w:val="center"/>
          </w:tcPr>
          <w:p w14:paraId="5ADFBFA2"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54C791ED"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Chloracantha spinosa</w:t>
            </w:r>
          </w:p>
        </w:tc>
        <w:tc>
          <w:tcPr>
            <w:tcW w:w="1780" w:type="dxa"/>
            <w:noWrap/>
            <w:hideMark/>
          </w:tcPr>
          <w:p w14:paraId="07361668" w14:textId="77777777" w:rsidR="00A73339" w:rsidRPr="00596A3A" w:rsidRDefault="00A73339" w:rsidP="00C80695">
            <w:pPr>
              <w:spacing w:before="0" w:after="0"/>
              <w:rPr>
                <w:rFonts w:ascii="Arial" w:hAnsi="Arial" w:cs="Arial"/>
                <w:sz w:val="20"/>
                <w:szCs w:val="20"/>
              </w:rPr>
            </w:pPr>
          </w:p>
        </w:tc>
        <w:tc>
          <w:tcPr>
            <w:tcW w:w="1544" w:type="dxa"/>
            <w:noWrap/>
            <w:hideMark/>
          </w:tcPr>
          <w:p w14:paraId="41063713"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267B9C96" w14:textId="77777777" w:rsidR="00A73339" w:rsidRPr="00596A3A" w:rsidRDefault="00A73339" w:rsidP="00C80695">
            <w:pPr>
              <w:spacing w:before="0" w:after="0"/>
              <w:rPr>
                <w:rFonts w:ascii="Arial" w:hAnsi="Arial" w:cs="Arial"/>
                <w:sz w:val="20"/>
                <w:szCs w:val="20"/>
              </w:rPr>
            </w:pPr>
          </w:p>
        </w:tc>
        <w:tc>
          <w:tcPr>
            <w:tcW w:w="1605" w:type="dxa"/>
            <w:noWrap/>
            <w:hideMark/>
          </w:tcPr>
          <w:p w14:paraId="6F32E14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7B9F173" w14:textId="77777777" w:rsidTr="00A73339">
        <w:trPr>
          <w:trHeight w:val="300"/>
        </w:trPr>
        <w:tc>
          <w:tcPr>
            <w:tcW w:w="1949" w:type="dxa"/>
            <w:vMerge/>
            <w:noWrap/>
            <w:vAlign w:val="center"/>
          </w:tcPr>
          <w:p w14:paraId="5EAA51E0"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4713F151"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Chromolaena lundellii</w:t>
            </w:r>
          </w:p>
        </w:tc>
        <w:tc>
          <w:tcPr>
            <w:tcW w:w="1780" w:type="dxa"/>
            <w:noWrap/>
            <w:hideMark/>
          </w:tcPr>
          <w:p w14:paraId="631D7C54" w14:textId="77777777" w:rsidR="00A73339" w:rsidRPr="00596A3A" w:rsidRDefault="00A73339" w:rsidP="00C80695">
            <w:pPr>
              <w:spacing w:before="0" w:after="0"/>
              <w:rPr>
                <w:rFonts w:ascii="Arial" w:hAnsi="Arial" w:cs="Arial"/>
                <w:sz w:val="20"/>
                <w:szCs w:val="20"/>
              </w:rPr>
            </w:pPr>
          </w:p>
        </w:tc>
        <w:tc>
          <w:tcPr>
            <w:tcW w:w="1544" w:type="dxa"/>
            <w:noWrap/>
            <w:hideMark/>
          </w:tcPr>
          <w:p w14:paraId="7D377C6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54AD609A" w14:textId="77777777" w:rsidR="00A73339" w:rsidRPr="00596A3A" w:rsidRDefault="00A73339" w:rsidP="00C80695">
            <w:pPr>
              <w:spacing w:before="0" w:after="0"/>
              <w:rPr>
                <w:rFonts w:ascii="Arial" w:hAnsi="Arial" w:cs="Arial"/>
                <w:sz w:val="20"/>
                <w:szCs w:val="20"/>
              </w:rPr>
            </w:pPr>
          </w:p>
        </w:tc>
        <w:tc>
          <w:tcPr>
            <w:tcW w:w="1605" w:type="dxa"/>
            <w:noWrap/>
            <w:hideMark/>
          </w:tcPr>
          <w:p w14:paraId="1A5FC94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9543C2C" w14:textId="77777777" w:rsidTr="00A73339">
        <w:trPr>
          <w:trHeight w:val="300"/>
        </w:trPr>
        <w:tc>
          <w:tcPr>
            <w:tcW w:w="1949" w:type="dxa"/>
            <w:vMerge/>
            <w:noWrap/>
            <w:vAlign w:val="center"/>
          </w:tcPr>
          <w:p w14:paraId="6370B340"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75997C5B"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Chromolaena odorata</w:t>
            </w:r>
          </w:p>
        </w:tc>
        <w:tc>
          <w:tcPr>
            <w:tcW w:w="1780" w:type="dxa"/>
            <w:noWrap/>
            <w:hideMark/>
          </w:tcPr>
          <w:p w14:paraId="1C44B4A9"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Tokaban</w:t>
            </w:r>
          </w:p>
        </w:tc>
        <w:tc>
          <w:tcPr>
            <w:tcW w:w="1544" w:type="dxa"/>
            <w:noWrap/>
            <w:hideMark/>
          </w:tcPr>
          <w:p w14:paraId="12D365C7"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Árbol</w:t>
            </w:r>
          </w:p>
        </w:tc>
        <w:tc>
          <w:tcPr>
            <w:tcW w:w="2224" w:type="dxa"/>
            <w:noWrap/>
            <w:hideMark/>
          </w:tcPr>
          <w:p w14:paraId="52F4477A" w14:textId="77777777" w:rsidR="00A73339" w:rsidRPr="00596A3A" w:rsidRDefault="00A73339" w:rsidP="00C80695">
            <w:pPr>
              <w:spacing w:before="0" w:after="0"/>
              <w:rPr>
                <w:rFonts w:ascii="Arial" w:hAnsi="Arial" w:cs="Arial"/>
                <w:sz w:val="20"/>
                <w:szCs w:val="20"/>
              </w:rPr>
            </w:pPr>
          </w:p>
        </w:tc>
        <w:tc>
          <w:tcPr>
            <w:tcW w:w="1605" w:type="dxa"/>
            <w:noWrap/>
            <w:hideMark/>
          </w:tcPr>
          <w:p w14:paraId="0066F86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8B94942" w14:textId="77777777" w:rsidTr="00A73339">
        <w:trPr>
          <w:trHeight w:val="300"/>
        </w:trPr>
        <w:tc>
          <w:tcPr>
            <w:tcW w:w="1949" w:type="dxa"/>
            <w:vMerge/>
            <w:noWrap/>
            <w:vAlign w:val="center"/>
          </w:tcPr>
          <w:p w14:paraId="7F9512AA"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14F9F23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Flaveria linearis</w:t>
            </w:r>
          </w:p>
        </w:tc>
        <w:tc>
          <w:tcPr>
            <w:tcW w:w="1780" w:type="dxa"/>
            <w:noWrap/>
            <w:hideMark/>
          </w:tcPr>
          <w:p w14:paraId="53CD28AD"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K'aan loolxiw</w:t>
            </w:r>
          </w:p>
        </w:tc>
        <w:tc>
          <w:tcPr>
            <w:tcW w:w="1544" w:type="dxa"/>
            <w:noWrap/>
            <w:hideMark/>
          </w:tcPr>
          <w:p w14:paraId="009E5DC0"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567F4D9D" w14:textId="77777777" w:rsidR="00A73339" w:rsidRPr="00596A3A" w:rsidRDefault="00A73339" w:rsidP="00C80695">
            <w:pPr>
              <w:spacing w:before="0" w:after="0"/>
              <w:rPr>
                <w:rFonts w:ascii="Arial" w:hAnsi="Arial" w:cs="Arial"/>
                <w:sz w:val="20"/>
                <w:szCs w:val="20"/>
              </w:rPr>
            </w:pPr>
          </w:p>
        </w:tc>
        <w:tc>
          <w:tcPr>
            <w:tcW w:w="1605" w:type="dxa"/>
            <w:noWrap/>
            <w:hideMark/>
          </w:tcPr>
          <w:p w14:paraId="6CD1691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E71DC7F" w14:textId="77777777" w:rsidTr="00A73339">
        <w:trPr>
          <w:trHeight w:val="300"/>
        </w:trPr>
        <w:tc>
          <w:tcPr>
            <w:tcW w:w="1949" w:type="dxa"/>
            <w:vMerge/>
            <w:noWrap/>
            <w:vAlign w:val="center"/>
          </w:tcPr>
          <w:p w14:paraId="373C41C4"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1DB3DF69"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Flaveria trinervia</w:t>
            </w:r>
          </w:p>
        </w:tc>
        <w:tc>
          <w:tcPr>
            <w:tcW w:w="1780" w:type="dxa"/>
            <w:noWrap/>
            <w:hideMark/>
          </w:tcPr>
          <w:p w14:paraId="188E8581" w14:textId="77777777" w:rsidR="00A73339" w:rsidRPr="00596A3A" w:rsidRDefault="00A73339" w:rsidP="00C80695">
            <w:pPr>
              <w:spacing w:before="0" w:after="0"/>
              <w:rPr>
                <w:rFonts w:ascii="Arial" w:hAnsi="Arial" w:cs="Arial"/>
                <w:sz w:val="20"/>
                <w:szCs w:val="20"/>
              </w:rPr>
            </w:pPr>
          </w:p>
        </w:tc>
        <w:tc>
          <w:tcPr>
            <w:tcW w:w="1544" w:type="dxa"/>
            <w:noWrap/>
            <w:hideMark/>
          </w:tcPr>
          <w:p w14:paraId="2EA46ED8"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Hierba</w:t>
            </w:r>
          </w:p>
        </w:tc>
        <w:tc>
          <w:tcPr>
            <w:tcW w:w="2224" w:type="dxa"/>
            <w:noWrap/>
            <w:hideMark/>
          </w:tcPr>
          <w:p w14:paraId="753D2B28" w14:textId="77777777" w:rsidR="00A73339" w:rsidRPr="00596A3A" w:rsidRDefault="00A73339" w:rsidP="00C80695">
            <w:pPr>
              <w:spacing w:before="0" w:after="0"/>
              <w:rPr>
                <w:rFonts w:ascii="Arial" w:hAnsi="Arial" w:cs="Arial"/>
                <w:sz w:val="20"/>
                <w:szCs w:val="20"/>
              </w:rPr>
            </w:pPr>
          </w:p>
        </w:tc>
        <w:tc>
          <w:tcPr>
            <w:tcW w:w="1605" w:type="dxa"/>
            <w:noWrap/>
            <w:hideMark/>
          </w:tcPr>
          <w:p w14:paraId="46ADA3C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C58B72D" w14:textId="77777777" w:rsidTr="00A73339">
        <w:trPr>
          <w:trHeight w:val="300"/>
        </w:trPr>
        <w:tc>
          <w:tcPr>
            <w:tcW w:w="1949" w:type="dxa"/>
            <w:vMerge/>
            <w:noWrap/>
            <w:vAlign w:val="center"/>
          </w:tcPr>
          <w:p w14:paraId="4124B2A1"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37E590B2"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Koanophyllon albicaulis</w:t>
            </w:r>
          </w:p>
        </w:tc>
        <w:tc>
          <w:tcPr>
            <w:tcW w:w="1780" w:type="dxa"/>
            <w:noWrap/>
            <w:hideMark/>
          </w:tcPr>
          <w:p w14:paraId="7CECDE11"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Sak tok'ja'ban</w:t>
            </w:r>
          </w:p>
        </w:tc>
        <w:tc>
          <w:tcPr>
            <w:tcW w:w="1544" w:type="dxa"/>
            <w:noWrap/>
            <w:hideMark/>
          </w:tcPr>
          <w:p w14:paraId="2610377A"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572CFC31" w14:textId="77777777" w:rsidR="00A73339" w:rsidRPr="00596A3A" w:rsidRDefault="00A73339" w:rsidP="00C80695">
            <w:pPr>
              <w:spacing w:before="0" w:after="0"/>
              <w:rPr>
                <w:rFonts w:ascii="Arial" w:hAnsi="Arial" w:cs="Arial"/>
                <w:sz w:val="20"/>
                <w:szCs w:val="20"/>
              </w:rPr>
            </w:pPr>
          </w:p>
        </w:tc>
        <w:tc>
          <w:tcPr>
            <w:tcW w:w="1605" w:type="dxa"/>
            <w:noWrap/>
            <w:hideMark/>
          </w:tcPr>
          <w:p w14:paraId="73D3B87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24638AC" w14:textId="77777777" w:rsidTr="00A73339">
        <w:trPr>
          <w:trHeight w:val="300"/>
        </w:trPr>
        <w:tc>
          <w:tcPr>
            <w:tcW w:w="1949" w:type="dxa"/>
            <w:vMerge/>
            <w:noWrap/>
            <w:vAlign w:val="center"/>
          </w:tcPr>
          <w:p w14:paraId="1277FC43" w14:textId="77777777" w:rsidR="00A73339" w:rsidRPr="00596A3A" w:rsidRDefault="00A73339" w:rsidP="00C80695">
            <w:pPr>
              <w:spacing w:before="0" w:after="0"/>
              <w:jc w:val="center"/>
              <w:rPr>
                <w:rFonts w:ascii="Arial" w:hAnsi="Arial" w:cs="Arial"/>
                <w:sz w:val="20"/>
                <w:szCs w:val="20"/>
              </w:rPr>
            </w:pPr>
          </w:p>
        </w:tc>
        <w:tc>
          <w:tcPr>
            <w:tcW w:w="3894" w:type="dxa"/>
            <w:noWrap/>
            <w:hideMark/>
          </w:tcPr>
          <w:p w14:paraId="201551AF" w14:textId="77777777" w:rsidR="00A73339" w:rsidRPr="00596A3A" w:rsidRDefault="00A73339" w:rsidP="00C80695">
            <w:pPr>
              <w:spacing w:before="0" w:after="0"/>
              <w:rPr>
                <w:rFonts w:ascii="Arial" w:hAnsi="Arial" w:cs="Arial"/>
                <w:i/>
                <w:sz w:val="20"/>
                <w:szCs w:val="20"/>
              </w:rPr>
            </w:pPr>
            <w:r w:rsidRPr="00596A3A">
              <w:rPr>
                <w:rFonts w:ascii="Arial" w:hAnsi="Arial" w:cs="Arial"/>
                <w:i/>
                <w:sz w:val="20"/>
                <w:szCs w:val="20"/>
              </w:rPr>
              <w:t>Neurolaena lobata</w:t>
            </w:r>
          </w:p>
        </w:tc>
        <w:tc>
          <w:tcPr>
            <w:tcW w:w="1780" w:type="dxa"/>
            <w:noWrap/>
            <w:hideMark/>
          </w:tcPr>
          <w:p w14:paraId="6CEB7B04"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Chaal che'</w:t>
            </w:r>
          </w:p>
        </w:tc>
        <w:tc>
          <w:tcPr>
            <w:tcW w:w="1544" w:type="dxa"/>
            <w:noWrap/>
            <w:hideMark/>
          </w:tcPr>
          <w:p w14:paraId="20DB3D7E" w14:textId="77777777" w:rsidR="00A73339" w:rsidRPr="00596A3A" w:rsidRDefault="00A73339" w:rsidP="00C80695">
            <w:pPr>
              <w:spacing w:before="0" w:after="0"/>
              <w:rPr>
                <w:rFonts w:ascii="Arial" w:hAnsi="Arial" w:cs="Arial"/>
                <w:sz w:val="20"/>
                <w:szCs w:val="20"/>
              </w:rPr>
            </w:pPr>
            <w:r w:rsidRPr="00596A3A">
              <w:rPr>
                <w:rFonts w:ascii="Arial" w:hAnsi="Arial" w:cs="Arial"/>
                <w:sz w:val="20"/>
                <w:szCs w:val="20"/>
              </w:rPr>
              <w:t>Arbusto</w:t>
            </w:r>
          </w:p>
        </w:tc>
        <w:tc>
          <w:tcPr>
            <w:tcW w:w="2224" w:type="dxa"/>
            <w:noWrap/>
            <w:hideMark/>
          </w:tcPr>
          <w:p w14:paraId="15D2D9FA" w14:textId="77777777" w:rsidR="00A73339" w:rsidRPr="00596A3A" w:rsidRDefault="00A73339" w:rsidP="00C80695">
            <w:pPr>
              <w:spacing w:before="0" w:after="0"/>
              <w:rPr>
                <w:rFonts w:ascii="Arial" w:hAnsi="Arial" w:cs="Arial"/>
                <w:sz w:val="20"/>
                <w:szCs w:val="20"/>
              </w:rPr>
            </w:pPr>
          </w:p>
        </w:tc>
        <w:tc>
          <w:tcPr>
            <w:tcW w:w="1605" w:type="dxa"/>
            <w:noWrap/>
            <w:hideMark/>
          </w:tcPr>
          <w:p w14:paraId="5500FF1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E099932" w14:textId="77777777" w:rsidTr="00A73339">
        <w:trPr>
          <w:trHeight w:val="300"/>
        </w:trPr>
        <w:tc>
          <w:tcPr>
            <w:tcW w:w="1949" w:type="dxa"/>
            <w:vMerge/>
            <w:noWrap/>
            <w:vAlign w:val="center"/>
          </w:tcPr>
          <w:p w14:paraId="7AF8DDD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864A77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Parthenium hysterophorus</w:t>
            </w:r>
          </w:p>
        </w:tc>
        <w:tc>
          <w:tcPr>
            <w:tcW w:w="1780" w:type="dxa"/>
            <w:noWrap/>
            <w:vAlign w:val="center"/>
            <w:hideMark/>
          </w:tcPr>
          <w:p w14:paraId="0879C9B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Altanisa</w:t>
            </w:r>
          </w:p>
        </w:tc>
        <w:tc>
          <w:tcPr>
            <w:tcW w:w="1544" w:type="dxa"/>
            <w:noWrap/>
            <w:vAlign w:val="center"/>
            <w:hideMark/>
          </w:tcPr>
          <w:p w14:paraId="433C358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77DDE017" w14:textId="77777777" w:rsidR="00A73339" w:rsidRPr="00596A3A" w:rsidRDefault="00A73339" w:rsidP="00C80695">
            <w:pPr>
              <w:spacing w:before="0" w:after="0"/>
              <w:rPr>
                <w:rFonts w:ascii="Arial" w:hAnsi="Arial" w:cs="Arial"/>
                <w:sz w:val="20"/>
                <w:szCs w:val="20"/>
              </w:rPr>
            </w:pPr>
          </w:p>
        </w:tc>
        <w:tc>
          <w:tcPr>
            <w:tcW w:w="1605" w:type="dxa"/>
            <w:noWrap/>
            <w:hideMark/>
          </w:tcPr>
          <w:p w14:paraId="15EADC1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49424C0" w14:textId="77777777" w:rsidTr="00A73339">
        <w:trPr>
          <w:trHeight w:val="300"/>
        </w:trPr>
        <w:tc>
          <w:tcPr>
            <w:tcW w:w="1949" w:type="dxa"/>
            <w:vMerge/>
            <w:noWrap/>
            <w:vAlign w:val="center"/>
          </w:tcPr>
          <w:p w14:paraId="0146FA45"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AFBDA2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Porophyllum punctatum</w:t>
            </w:r>
          </w:p>
        </w:tc>
        <w:tc>
          <w:tcPr>
            <w:tcW w:w="1780" w:type="dxa"/>
            <w:noWrap/>
            <w:vAlign w:val="center"/>
            <w:hideMark/>
          </w:tcPr>
          <w:p w14:paraId="4AEC964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Xpech' uk'il</w:t>
            </w:r>
          </w:p>
        </w:tc>
        <w:tc>
          <w:tcPr>
            <w:tcW w:w="1544" w:type="dxa"/>
            <w:noWrap/>
            <w:vAlign w:val="center"/>
            <w:hideMark/>
          </w:tcPr>
          <w:p w14:paraId="714F240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04255804" w14:textId="77777777" w:rsidR="00A73339" w:rsidRPr="00596A3A" w:rsidRDefault="00A73339" w:rsidP="00C80695">
            <w:pPr>
              <w:spacing w:before="0" w:after="0"/>
              <w:rPr>
                <w:rFonts w:ascii="Arial" w:hAnsi="Arial" w:cs="Arial"/>
                <w:sz w:val="20"/>
                <w:szCs w:val="20"/>
              </w:rPr>
            </w:pPr>
          </w:p>
        </w:tc>
        <w:tc>
          <w:tcPr>
            <w:tcW w:w="1605" w:type="dxa"/>
            <w:noWrap/>
            <w:hideMark/>
          </w:tcPr>
          <w:p w14:paraId="27AE4B8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579EC51" w14:textId="77777777" w:rsidTr="00A73339">
        <w:trPr>
          <w:trHeight w:val="300"/>
        </w:trPr>
        <w:tc>
          <w:tcPr>
            <w:tcW w:w="1949" w:type="dxa"/>
            <w:vMerge/>
            <w:noWrap/>
            <w:vAlign w:val="center"/>
          </w:tcPr>
          <w:p w14:paraId="2252C81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CD41617"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Sonchus sp.</w:t>
            </w:r>
          </w:p>
        </w:tc>
        <w:tc>
          <w:tcPr>
            <w:tcW w:w="1780" w:type="dxa"/>
            <w:noWrap/>
            <w:vAlign w:val="center"/>
            <w:hideMark/>
          </w:tcPr>
          <w:p w14:paraId="4F605F79"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3F3B8D1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6AA13114" w14:textId="77777777" w:rsidR="00A73339" w:rsidRPr="00596A3A" w:rsidRDefault="00A73339" w:rsidP="00C80695">
            <w:pPr>
              <w:spacing w:before="0" w:after="0"/>
              <w:rPr>
                <w:rFonts w:ascii="Arial" w:hAnsi="Arial" w:cs="Arial"/>
                <w:sz w:val="20"/>
                <w:szCs w:val="20"/>
              </w:rPr>
            </w:pPr>
          </w:p>
        </w:tc>
        <w:tc>
          <w:tcPr>
            <w:tcW w:w="1605" w:type="dxa"/>
            <w:noWrap/>
            <w:hideMark/>
          </w:tcPr>
          <w:p w14:paraId="44E4B82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4F71ABC" w14:textId="77777777" w:rsidTr="00A73339">
        <w:trPr>
          <w:trHeight w:val="300"/>
        </w:trPr>
        <w:tc>
          <w:tcPr>
            <w:tcW w:w="1949" w:type="dxa"/>
            <w:vMerge/>
            <w:noWrap/>
            <w:vAlign w:val="center"/>
            <w:hideMark/>
          </w:tcPr>
          <w:p w14:paraId="016B96B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78212FF"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Sphagneticola trilobata</w:t>
            </w:r>
          </w:p>
        </w:tc>
        <w:tc>
          <w:tcPr>
            <w:tcW w:w="1780" w:type="dxa"/>
            <w:noWrap/>
            <w:vAlign w:val="center"/>
            <w:hideMark/>
          </w:tcPr>
          <w:p w14:paraId="741F87A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kan'kun</w:t>
            </w:r>
          </w:p>
        </w:tc>
        <w:tc>
          <w:tcPr>
            <w:tcW w:w="1544" w:type="dxa"/>
            <w:noWrap/>
            <w:vAlign w:val="center"/>
            <w:hideMark/>
          </w:tcPr>
          <w:p w14:paraId="78A497F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5D665237" w14:textId="77777777" w:rsidR="00A73339" w:rsidRPr="00596A3A" w:rsidRDefault="00A73339" w:rsidP="00C80695">
            <w:pPr>
              <w:spacing w:before="0" w:after="0"/>
              <w:rPr>
                <w:rFonts w:ascii="Arial" w:hAnsi="Arial" w:cs="Arial"/>
                <w:sz w:val="20"/>
                <w:szCs w:val="20"/>
              </w:rPr>
            </w:pPr>
          </w:p>
        </w:tc>
        <w:tc>
          <w:tcPr>
            <w:tcW w:w="1605" w:type="dxa"/>
            <w:noWrap/>
            <w:hideMark/>
          </w:tcPr>
          <w:p w14:paraId="396CFB7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62AF85A" w14:textId="77777777" w:rsidTr="00A73339">
        <w:trPr>
          <w:trHeight w:val="300"/>
        </w:trPr>
        <w:tc>
          <w:tcPr>
            <w:tcW w:w="1949" w:type="dxa"/>
            <w:vMerge/>
            <w:noWrap/>
            <w:vAlign w:val="center"/>
          </w:tcPr>
          <w:p w14:paraId="36C95B5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5C2DA0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Tridax procumbens</w:t>
            </w:r>
          </w:p>
        </w:tc>
        <w:tc>
          <w:tcPr>
            <w:tcW w:w="1780" w:type="dxa"/>
            <w:noWrap/>
            <w:vAlign w:val="center"/>
            <w:hideMark/>
          </w:tcPr>
          <w:p w14:paraId="7F33E15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Baken box</w:t>
            </w:r>
          </w:p>
        </w:tc>
        <w:tc>
          <w:tcPr>
            <w:tcW w:w="1544" w:type="dxa"/>
            <w:noWrap/>
            <w:vAlign w:val="center"/>
            <w:hideMark/>
          </w:tcPr>
          <w:p w14:paraId="04589E6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56C26A94" w14:textId="77777777" w:rsidR="00A73339" w:rsidRPr="00596A3A" w:rsidRDefault="00A73339" w:rsidP="00C80695">
            <w:pPr>
              <w:spacing w:before="0" w:after="0"/>
              <w:rPr>
                <w:rFonts w:ascii="Arial" w:hAnsi="Arial" w:cs="Arial"/>
                <w:sz w:val="20"/>
                <w:szCs w:val="20"/>
              </w:rPr>
            </w:pPr>
          </w:p>
        </w:tc>
        <w:tc>
          <w:tcPr>
            <w:tcW w:w="1605" w:type="dxa"/>
            <w:noWrap/>
            <w:hideMark/>
          </w:tcPr>
          <w:p w14:paraId="7B7F855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FA3AC95" w14:textId="77777777" w:rsidTr="00A73339">
        <w:trPr>
          <w:trHeight w:val="300"/>
        </w:trPr>
        <w:tc>
          <w:tcPr>
            <w:tcW w:w="1949" w:type="dxa"/>
            <w:vMerge/>
            <w:noWrap/>
            <w:vAlign w:val="center"/>
          </w:tcPr>
          <w:p w14:paraId="198672E2"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5F207F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Vernonia oolepis</w:t>
            </w:r>
          </w:p>
        </w:tc>
        <w:tc>
          <w:tcPr>
            <w:tcW w:w="1780" w:type="dxa"/>
            <w:noWrap/>
            <w:vAlign w:val="center"/>
            <w:hideMark/>
          </w:tcPr>
          <w:p w14:paraId="4127791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Tamanhub</w:t>
            </w:r>
          </w:p>
        </w:tc>
        <w:tc>
          <w:tcPr>
            <w:tcW w:w="1544" w:type="dxa"/>
            <w:noWrap/>
            <w:vAlign w:val="center"/>
            <w:hideMark/>
          </w:tcPr>
          <w:p w14:paraId="225D980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7B9E76F2" w14:textId="77777777" w:rsidR="00A73339" w:rsidRPr="00596A3A" w:rsidRDefault="00A73339" w:rsidP="00C80695">
            <w:pPr>
              <w:spacing w:before="0" w:after="0"/>
              <w:rPr>
                <w:rFonts w:ascii="Arial" w:hAnsi="Arial" w:cs="Arial"/>
                <w:sz w:val="20"/>
                <w:szCs w:val="20"/>
              </w:rPr>
            </w:pPr>
          </w:p>
        </w:tc>
        <w:tc>
          <w:tcPr>
            <w:tcW w:w="1605" w:type="dxa"/>
            <w:noWrap/>
            <w:hideMark/>
          </w:tcPr>
          <w:p w14:paraId="09460E6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6ED7476" w14:textId="77777777" w:rsidTr="00A73339">
        <w:trPr>
          <w:trHeight w:val="300"/>
        </w:trPr>
        <w:tc>
          <w:tcPr>
            <w:tcW w:w="1949" w:type="dxa"/>
            <w:vMerge/>
            <w:noWrap/>
            <w:vAlign w:val="center"/>
          </w:tcPr>
          <w:p w14:paraId="2520B330"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286F0D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Viguiera dentata </w:t>
            </w:r>
          </w:p>
        </w:tc>
        <w:tc>
          <w:tcPr>
            <w:tcW w:w="1780" w:type="dxa"/>
            <w:noWrap/>
            <w:vAlign w:val="center"/>
            <w:hideMark/>
          </w:tcPr>
          <w:p w14:paraId="3DD2F92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Tah</w:t>
            </w:r>
          </w:p>
        </w:tc>
        <w:tc>
          <w:tcPr>
            <w:tcW w:w="1544" w:type="dxa"/>
            <w:noWrap/>
            <w:vAlign w:val="center"/>
            <w:hideMark/>
          </w:tcPr>
          <w:p w14:paraId="61ACD66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3EA9548E" w14:textId="77777777" w:rsidR="00A73339" w:rsidRPr="00596A3A" w:rsidRDefault="00A73339" w:rsidP="00C80695">
            <w:pPr>
              <w:spacing w:before="0" w:after="0"/>
              <w:rPr>
                <w:rFonts w:ascii="Arial" w:hAnsi="Arial" w:cs="Arial"/>
                <w:sz w:val="20"/>
                <w:szCs w:val="20"/>
              </w:rPr>
            </w:pPr>
          </w:p>
        </w:tc>
        <w:tc>
          <w:tcPr>
            <w:tcW w:w="1605" w:type="dxa"/>
            <w:noWrap/>
            <w:hideMark/>
          </w:tcPr>
          <w:p w14:paraId="011D951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F717CA0" w14:textId="77777777" w:rsidTr="00A73339">
        <w:trPr>
          <w:trHeight w:val="300"/>
        </w:trPr>
        <w:tc>
          <w:tcPr>
            <w:tcW w:w="1949" w:type="dxa"/>
            <w:vMerge w:val="restart"/>
            <w:noWrap/>
            <w:vAlign w:val="center"/>
            <w:hideMark/>
          </w:tcPr>
          <w:p w14:paraId="3E99BC4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CONVOLVULACEAE</w:t>
            </w:r>
          </w:p>
        </w:tc>
        <w:tc>
          <w:tcPr>
            <w:tcW w:w="3894" w:type="dxa"/>
            <w:noWrap/>
            <w:vAlign w:val="center"/>
            <w:hideMark/>
          </w:tcPr>
          <w:p w14:paraId="2AD95DF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Ipomoea alba</w:t>
            </w:r>
          </w:p>
        </w:tc>
        <w:tc>
          <w:tcPr>
            <w:tcW w:w="1780" w:type="dxa"/>
            <w:noWrap/>
            <w:vAlign w:val="center"/>
            <w:hideMark/>
          </w:tcPr>
          <w:p w14:paraId="6FF79D75"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0960769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 rastrera</w:t>
            </w:r>
          </w:p>
        </w:tc>
        <w:tc>
          <w:tcPr>
            <w:tcW w:w="2224" w:type="dxa"/>
          </w:tcPr>
          <w:p w14:paraId="54B20D51" w14:textId="77777777" w:rsidR="00A73339" w:rsidRPr="00596A3A" w:rsidRDefault="00A73339" w:rsidP="00C80695">
            <w:pPr>
              <w:spacing w:before="0" w:after="0"/>
              <w:rPr>
                <w:rFonts w:ascii="Arial" w:hAnsi="Arial" w:cs="Arial"/>
                <w:sz w:val="20"/>
                <w:szCs w:val="20"/>
              </w:rPr>
            </w:pPr>
          </w:p>
        </w:tc>
        <w:tc>
          <w:tcPr>
            <w:tcW w:w="1605" w:type="dxa"/>
            <w:noWrap/>
            <w:hideMark/>
          </w:tcPr>
          <w:p w14:paraId="4DB5B87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B45CD53" w14:textId="77777777" w:rsidTr="00A73339">
        <w:trPr>
          <w:trHeight w:val="300"/>
        </w:trPr>
        <w:tc>
          <w:tcPr>
            <w:tcW w:w="1949" w:type="dxa"/>
            <w:vMerge/>
            <w:noWrap/>
            <w:vAlign w:val="center"/>
          </w:tcPr>
          <w:p w14:paraId="4FC6DB18"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AD000D0"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Ipomoea carnea</w:t>
            </w:r>
          </w:p>
        </w:tc>
        <w:tc>
          <w:tcPr>
            <w:tcW w:w="1780" w:type="dxa"/>
            <w:noWrap/>
            <w:vAlign w:val="center"/>
            <w:hideMark/>
          </w:tcPr>
          <w:p w14:paraId="38BBDDE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Chok'ob kaat</w:t>
            </w:r>
          </w:p>
        </w:tc>
        <w:tc>
          <w:tcPr>
            <w:tcW w:w="1544" w:type="dxa"/>
            <w:noWrap/>
            <w:vAlign w:val="center"/>
            <w:hideMark/>
          </w:tcPr>
          <w:p w14:paraId="1A3D363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 trepador</w:t>
            </w:r>
          </w:p>
        </w:tc>
        <w:tc>
          <w:tcPr>
            <w:tcW w:w="2224" w:type="dxa"/>
          </w:tcPr>
          <w:p w14:paraId="3956D95E" w14:textId="77777777" w:rsidR="00A73339" w:rsidRPr="00596A3A" w:rsidRDefault="00A73339" w:rsidP="00C80695">
            <w:pPr>
              <w:spacing w:before="0" w:after="0"/>
              <w:rPr>
                <w:rFonts w:ascii="Arial" w:hAnsi="Arial" w:cs="Arial"/>
                <w:sz w:val="20"/>
                <w:szCs w:val="20"/>
              </w:rPr>
            </w:pPr>
          </w:p>
        </w:tc>
        <w:tc>
          <w:tcPr>
            <w:tcW w:w="1605" w:type="dxa"/>
            <w:noWrap/>
            <w:hideMark/>
          </w:tcPr>
          <w:p w14:paraId="53DDB3C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E9DED05" w14:textId="77777777" w:rsidTr="00A73339">
        <w:trPr>
          <w:trHeight w:val="300"/>
        </w:trPr>
        <w:tc>
          <w:tcPr>
            <w:tcW w:w="1949" w:type="dxa"/>
            <w:vMerge/>
            <w:noWrap/>
            <w:vAlign w:val="center"/>
            <w:hideMark/>
          </w:tcPr>
          <w:p w14:paraId="3FE2DDAB"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D5EADF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Ipomoea indica</w:t>
            </w:r>
          </w:p>
        </w:tc>
        <w:tc>
          <w:tcPr>
            <w:tcW w:w="1780" w:type="dxa"/>
            <w:noWrap/>
            <w:vAlign w:val="center"/>
            <w:hideMark/>
          </w:tcPr>
          <w:p w14:paraId="34454D40"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61B16CA3" w14:textId="77777777" w:rsidR="00A73339" w:rsidRPr="00596A3A" w:rsidRDefault="00A73339" w:rsidP="00C80695">
            <w:pPr>
              <w:spacing w:before="0" w:after="0"/>
              <w:jc w:val="left"/>
              <w:rPr>
                <w:rFonts w:ascii="Arial" w:hAnsi="Arial" w:cs="Arial"/>
                <w:sz w:val="18"/>
                <w:szCs w:val="20"/>
              </w:rPr>
            </w:pPr>
            <w:r w:rsidRPr="00596A3A">
              <w:rPr>
                <w:rFonts w:ascii="Arial" w:hAnsi="Arial" w:cs="Arial"/>
                <w:sz w:val="18"/>
                <w:szCs w:val="20"/>
              </w:rPr>
              <w:t xml:space="preserve">Hierba </w:t>
            </w:r>
            <w:r w:rsidRPr="00596A3A">
              <w:rPr>
                <w:rFonts w:ascii="Arial" w:hAnsi="Arial" w:cs="Arial"/>
                <w:sz w:val="18"/>
                <w:szCs w:val="20"/>
              </w:rPr>
              <w:lastRenderedPageBreak/>
              <w:t>trepadora</w:t>
            </w:r>
          </w:p>
        </w:tc>
        <w:tc>
          <w:tcPr>
            <w:tcW w:w="2224" w:type="dxa"/>
          </w:tcPr>
          <w:p w14:paraId="6EA181A1" w14:textId="77777777" w:rsidR="00A73339" w:rsidRPr="00596A3A" w:rsidRDefault="00A73339" w:rsidP="00C80695">
            <w:pPr>
              <w:spacing w:before="0" w:after="0"/>
              <w:rPr>
                <w:rFonts w:ascii="Arial" w:hAnsi="Arial" w:cs="Arial"/>
                <w:sz w:val="20"/>
                <w:szCs w:val="20"/>
              </w:rPr>
            </w:pPr>
          </w:p>
        </w:tc>
        <w:tc>
          <w:tcPr>
            <w:tcW w:w="1605" w:type="dxa"/>
            <w:noWrap/>
            <w:hideMark/>
          </w:tcPr>
          <w:p w14:paraId="44F6E43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4A52267" w14:textId="77777777" w:rsidTr="00A73339">
        <w:trPr>
          <w:trHeight w:val="300"/>
        </w:trPr>
        <w:tc>
          <w:tcPr>
            <w:tcW w:w="1949" w:type="dxa"/>
            <w:vMerge/>
            <w:noWrap/>
            <w:vAlign w:val="center"/>
            <w:hideMark/>
          </w:tcPr>
          <w:p w14:paraId="1B9AA6E5"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7015D0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Ipomoea pes-caprae</w:t>
            </w:r>
          </w:p>
        </w:tc>
        <w:tc>
          <w:tcPr>
            <w:tcW w:w="1780" w:type="dxa"/>
            <w:noWrap/>
            <w:vAlign w:val="center"/>
            <w:hideMark/>
          </w:tcPr>
          <w:p w14:paraId="2A59E9F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Ri"onina</w:t>
            </w:r>
          </w:p>
        </w:tc>
        <w:tc>
          <w:tcPr>
            <w:tcW w:w="1544" w:type="dxa"/>
            <w:noWrap/>
            <w:vAlign w:val="center"/>
            <w:hideMark/>
          </w:tcPr>
          <w:p w14:paraId="5670C90C" w14:textId="77777777" w:rsidR="00A73339" w:rsidRPr="00596A3A" w:rsidRDefault="00A73339" w:rsidP="00C80695">
            <w:pPr>
              <w:spacing w:before="0" w:after="0"/>
              <w:jc w:val="left"/>
              <w:rPr>
                <w:rFonts w:ascii="Arial" w:hAnsi="Arial" w:cs="Arial"/>
                <w:sz w:val="18"/>
                <w:szCs w:val="20"/>
              </w:rPr>
            </w:pPr>
            <w:r w:rsidRPr="00596A3A">
              <w:rPr>
                <w:rFonts w:ascii="Arial" w:hAnsi="Arial" w:cs="Arial"/>
                <w:sz w:val="18"/>
                <w:szCs w:val="20"/>
              </w:rPr>
              <w:t>Hierba rastrera</w:t>
            </w:r>
          </w:p>
        </w:tc>
        <w:tc>
          <w:tcPr>
            <w:tcW w:w="2224" w:type="dxa"/>
          </w:tcPr>
          <w:p w14:paraId="3FDDACEC" w14:textId="77777777" w:rsidR="00A73339" w:rsidRPr="00596A3A" w:rsidRDefault="00A73339" w:rsidP="00C80695">
            <w:pPr>
              <w:spacing w:before="0" w:after="0"/>
              <w:rPr>
                <w:rFonts w:ascii="Arial" w:hAnsi="Arial" w:cs="Arial"/>
                <w:sz w:val="20"/>
                <w:szCs w:val="20"/>
              </w:rPr>
            </w:pPr>
          </w:p>
        </w:tc>
        <w:tc>
          <w:tcPr>
            <w:tcW w:w="1605" w:type="dxa"/>
            <w:noWrap/>
            <w:hideMark/>
          </w:tcPr>
          <w:p w14:paraId="363FB23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0319384" w14:textId="77777777" w:rsidTr="00A73339">
        <w:trPr>
          <w:trHeight w:val="300"/>
        </w:trPr>
        <w:tc>
          <w:tcPr>
            <w:tcW w:w="1949" w:type="dxa"/>
            <w:vMerge/>
            <w:noWrap/>
            <w:vAlign w:val="center"/>
            <w:hideMark/>
          </w:tcPr>
          <w:p w14:paraId="0E25A043"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481F1D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Ipomoea violácea</w:t>
            </w:r>
          </w:p>
        </w:tc>
        <w:tc>
          <w:tcPr>
            <w:tcW w:w="1780" w:type="dxa"/>
            <w:noWrap/>
            <w:vAlign w:val="center"/>
            <w:hideMark/>
          </w:tcPr>
          <w:p w14:paraId="1826EA1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Ya'ax ke'elil</w:t>
            </w:r>
          </w:p>
        </w:tc>
        <w:tc>
          <w:tcPr>
            <w:tcW w:w="1544" w:type="dxa"/>
            <w:noWrap/>
            <w:vAlign w:val="center"/>
            <w:hideMark/>
          </w:tcPr>
          <w:p w14:paraId="27EE73C8" w14:textId="77777777" w:rsidR="00A73339" w:rsidRPr="00596A3A" w:rsidRDefault="00A73339" w:rsidP="00C80695">
            <w:pPr>
              <w:spacing w:before="0" w:after="0"/>
              <w:jc w:val="left"/>
              <w:rPr>
                <w:rFonts w:ascii="Arial" w:hAnsi="Arial" w:cs="Arial"/>
                <w:sz w:val="18"/>
                <w:szCs w:val="20"/>
              </w:rPr>
            </w:pPr>
            <w:r w:rsidRPr="00596A3A">
              <w:rPr>
                <w:rFonts w:ascii="Arial" w:hAnsi="Arial" w:cs="Arial"/>
                <w:sz w:val="18"/>
                <w:szCs w:val="20"/>
              </w:rPr>
              <w:t>Hierba rastrera</w:t>
            </w:r>
          </w:p>
        </w:tc>
        <w:tc>
          <w:tcPr>
            <w:tcW w:w="2224" w:type="dxa"/>
          </w:tcPr>
          <w:p w14:paraId="01DC7ED3" w14:textId="77777777" w:rsidR="00A73339" w:rsidRPr="00596A3A" w:rsidRDefault="00A73339" w:rsidP="00C80695">
            <w:pPr>
              <w:spacing w:before="0" w:after="0"/>
              <w:rPr>
                <w:rFonts w:ascii="Arial" w:hAnsi="Arial" w:cs="Arial"/>
                <w:sz w:val="20"/>
                <w:szCs w:val="20"/>
              </w:rPr>
            </w:pPr>
          </w:p>
        </w:tc>
        <w:tc>
          <w:tcPr>
            <w:tcW w:w="1605" w:type="dxa"/>
            <w:noWrap/>
            <w:hideMark/>
          </w:tcPr>
          <w:p w14:paraId="02FA1CD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7A34D4F" w14:textId="77777777" w:rsidTr="00A73339">
        <w:trPr>
          <w:trHeight w:val="300"/>
        </w:trPr>
        <w:tc>
          <w:tcPr>
            <w:tcW w:w="1949" w:type="dxa"/>
            <w:vMerge/>
            <w:noWrap/>
            <w:vAlign w:val="center"/>
            <w:hideMark/>
          </w:tcPr>
          <w:p w14:paraId="18F501E6"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A568350"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Ipomoea sp.</w:t>
            </w:r>
          </w:p>
        </w:tc>
        <w:tc>
          <w:tcPr>
            <w:tcW w:w="1780" w:type="dxa"/>
            <w:noWrap/>
            <w:vAlign w:val="center"/>
            <w:hideMark/>
          </w:tcPr>
          <w:p w14:paraId="33F854BA"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58D7340B" w14:textId="77777777" w:rsidR="00A73339" w:rsidRPr="00596A3A" w:rsidRDefault="00A73339" w:rsidP="00C80695">
            <w:pPr>
              <w:spacing w:before="0" w:after="0"/>
              <w:jc w:val="left"/>
              <w:rPr>
                <w:rFonts w:ascii="Arial" w:hAnsi="Arial" w:cs="Arial"/>
                <w:sz w:val="18"/>
                <w:szCs w:val="20"/>
              </w:rPr>
            </w:pPr>
            <w:r w:rsidRPr="00596A3A">
              <w:rPr>
                <w:rFonts w:ascii="Arial" w:hAnsi="Arial" w:cs="Arial"/>
                <w:sz w:val="18"/>
                <w:szCs w:val="20"/>
              </w:rPr>
              <w:t>Hierba trepadora</w:t>
            </w:r>
          </w:p>
        </w:tc>
        <w:tc>
          <w:tcPr>
            <w:tcW w:w="2224" w:type="dxa"/>
          </w:tcPr>
          <w:p w14:paraId="52F466FB" w14:textId="77777777" w:rsidR="00A73339" w:rsidRPr="00596A3A" w:rsidRDefault="00A73339" w:rsidP="00C80695">
            <w:pPr>
              <w:spacing w:before="0" w:after="0"/>
              <w:rPr>
                <w:rFonts w:ascii="Arial" w:hAnsi="Arial" w:cs="Arial"/>
                <w:sz w:val="20"/>
                <w:szCs w:val="20"/>
              </w:rPr>
            </w:pPr>
          </w:p>
        </w:tc>
        <w:tc>
          <w:tcPr>
            <w:tcW w:w="1605" w:type="dxa"/>
            <w:noWrap/>
            <w:hideMark/>
          </w:tcPr>
          <w:p w14:paraId="051F94F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D7BB022" w14:textId="77777777" w:rsidTr="00A73339">
        <w:trPr>
          <w:trHeight w:val="300"/>
        </w:trPr>
        <w:tc>
          <w:tcPr>
            <w:tcW w:w="1949" w:type="dxa"/>
            <w:vMerge w:val="restart"/>
            <w:noWrap/>
            <w:vAlign w:val="center"/>
            <w:hideMark/>
          </w:tcPr>
          <w:p w14:paraId="3ED9874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CUCURBITACEAE</w:t>
            </w:r>
          </w:p>
        </w:tc>
        <w:tc>
          <w:tcPr>
            <w:tcW w:w="3894" w:type="dxa"/>
            <w:noWrap/>
            <w:vAlign w:val="center"/>
            <w:hideMark/>
          </w:tcPr>
          <w:p w14:paraId="3A283FE8"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Cionosicys excisus</w:t>
            </w:r>
          </w:p>
        </w:tc>
        <w:tc>
          <w:tcPr>
            <w:tcW w:w="1780" w:type="dxa"/>
            <w:noWrap/>
            <w:vAlign w:val="center"/>
            <w:hideMark/>
          </w:tcPr>
          <w:p w14:paraId="3528843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Xcumpeex</w:t>
            </w:r>
          </w:p>
        </w:tc>
        <w:tc>
          <w:tcPr>
            <w:tcW w:w="1544" w:type="dxa"/>
            <w:noWrap/>
            <w:vAlign w:val="center"/>
            <w:hideMark/>
          </w:tcPr>
          <w:p w14:paraId="6E642EA1" w14:textId="77777777" w:rsidR="00A73339" w:rsidRPr="00596A3A" w:rsidRDefault="00A73339" w:rsidP="00C80695">
            <w:pPr>
              <w:spacing w:before="0" w:after="0"/>
              <w:jc w:val="left"/>
              <w:rPr>
                <w:rFonts w:ascii="Arial" w:hAnsi="Arial" w:cs="Arial"/>
                <w:sz w:val="18"/>
                <w:szCs w:val="20"/>
              </w:rPr>
            </w:pPr>
            <w:r w:rsidRPr="00596A3A">
              <w:rPr>
                <w:rFonts w:ascii="Arial" w:hAnsi="Arial" w:cs="Arial"/>
                <w:sz w:val="18"/>
                <w:szCs w:val="20"/>
              </w:rPr>
              <w:t>Hierba trepadora</w:t>
            </w:r>
          </w:p>
        </w:tc>
        <w:tc>
          <w:tcPr>
            <w:tcW w:w="2224" w:type="dxa"/>
          </w:tcPr>
          <w:p w14:paraId="145DC6BC" w14:textId="77777777" w:rsidR="00A73339" w:rsidRPr="00596A3A" w:rsidRDefault="00A73339" w:rsidP="00C80695">
            <w:pPr>
              <w:spacing w:before="0" w:after="0"/>
              <w:rPr>
                <w:rFonts w:ascii="Arial" w:hAnsi="Arial" w:cs="Arial"/>
                <w:sz w:val="20"/>
                <w:szCs w:val="20"/>
              </w:rPr>
            </w:pPr>
          </w:p>
        </w:tc>
        <w:tc>
          <w:tcPr>
            <w:tcW w:w="1605" w:type="dxa"/>
            <w:noWrap/>
            <w:hideMark/>
          </w:tcPr>
          <w:p w14:paraId="6C9DD18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14962BE" w14:textId="77777777" w:rsidTr="00A73339">
        <w:trPr>
          <w:trHeight w:val="300"/>
        </w:trPr>
        <w:tc>
          <w:tcPr>
            <w:tcW w:w="1949" w:type="dxa"/>
            <w:vMerge/>
            <w:noWrap/>
            <w:vAlign w:val="center"/>
          </w:tcPr>
          <w:p w14:paraId="0D20F9D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51E9AA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Ibervillea sp.</w:t>
            </w:r>
          </w:p>
        </w:tc>
        <w:tc>
          <w:tcPr>
            <w:tcW w:w="1780" w:type="dxa"/>
            <w:noWrap/>
            <w:vAlign w:val="center"/>
            <w:hideMark/>
          </w:tcPr>
          <w:p w14:paraId="4220E7AB"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03645887" w14:textId="77777777" w:rsidR="00A73339" w:rsidRPr="00596A3A" w:rsidRDefault="00A73339" w:rsidP="00C80695">
            <w:pPr>
              <w:spacing w:before="0" w:after="0"/>
              <w:jc w:val="left"/>
              <w:rPr>
                <w:rFonts w:ascii="Arial" w:hAnsi="Arial" w:cs="Arial"/>
                <w:sz w:val="18"/>
                <w:szCs w:val="20"/>
              </w:rPr>
            </w:pPr>
            <w:r w:rsidRPr="00596A3A">
              <w:rPr>
                <w:rFonts w:ascii="Arial" w:hAnsi="Arial" w:cs="Arial"/>
                <w:sz w:val="18"/>
                <w:szCs w:val="20"/>
              </w:rPr>
              <w:t>Hierba trepadora</w:t>
            </w:r>
          </w:p>
        </w:tc>
        <w:tc>
          <w:tcPr>
            <w:tcW w:w="2224" w:type="dxa"/>
          </w:tcPr>
          <w:p w14:paraId="3BA4D882" w14:textId="77777777" w:rsidR="00A73339" w:rsidRPr="00596A3A" w:rsidRDefault="00A73339" w:rsidP="00C80695">
            <w:pPr>
              <w:spacing w:before="0" w:after="0"/>
              <w:rPr>
                <w:rFonts w:ascii="Arial" w:hAnsi="Arial" w:cs="Arial"/>
                <w:sz w:val="20"/>
                <w:szCs w:val="20"/>
              </w:rPr>
            </w:pPr>
          </w:p>
        </w:tc>
        <w:tc>
          <w:tcPr>
            <w:tcW w:w="1605" w:type="dxa"/>
            <w:noWrap/>
            <w:hideMark/>
          </w:tcPr>
          <w:p w14:paraId="3E12C62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5D0C19F" w14:textId="77777777" w:rsidTr="00A73339">
        <w:trPr>
          <w:trHeight w:val="300"/>
        </w:trPr>
        <w:tc>
          <w:tcPr>
            <w:tcW w:w="1949" w:type="dxa"/>
            <w:vMerge/>
            <w:noWrap/>
            <w:vAlign w:val="center"/>
          </w:tcPr>
          <w:p w14:paraId="275E0E48"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E56B25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Momordica charantia</w:t>
            </w:r>
          </w:p>
        </w:tc>
        <w:tc>
          <w:tcPr>
            <w:tcW w:w="1780" w:type="dxa"/>
            <w:noWrap/>
            <w:vAlign w:val="center"/>
            <w:hideMark/>
          </w:tcPr>
          <w:p w14:paraId="3F050A8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Cundeamor</w:t>
            </w:r>
          </w:p>
        </w:tc>
        <w:tc>
          <w:tcPr>
            <w:tcW w:w="1544" w:type="dxa"/>
            <w:noWrap/>
            <w:vAlign w:val="center"/>
            <w:hideMark/>
          </w:tcPr>
          <w:p w14:paraId="3F70A83E" w14:textId="77777777" w:rsidR="00A73339" w:rsidRPr="00596A3A" w:rsidRDefault="00A73339" w:rsidP="00C80695">
            <w:pPr>
              <w:spacing w:before="0" w:after="0"/>
              <w:jc w:val="left"/>
              <w:rPr>
                <w:rFonts w:ascii="Arial" w:hAnsi="Arial" w:cs="Arial"/>
                <w:sz w:val="18"/>
                <w:szCs w:val="20"/>
              </w:rPr>
            </w:pPr>
            <w:r w:rsidRPr="00596A3A">
              <w:rPr>
                <w:rFonts w:ascii="Arial" w:hAnsi="Arial" w:cs="Arial"/>
                <w:sz w:val="18"/>
                <w:szCs w:val="20"/>
              </w:rPr>
              <w:t>Hierba trepadora</w:t>
            </w:r>
          </w:p>
        </w:tc>
        <w:tc>
          <w:tcPr>
            <w:tcW w:w="2224" w:type="dxa"/>
          </w:tcPr>
          <w:p w14:paraId="5FF320E6" w14:textId="77777777" w:rsidR="00A73339" w:rsidRPr="00596A3A" w:rsidRDefault="00A73339" w:rsidP="00C80695">
            <w:pPr>
              <w:spacing w:before="0" w:after="0"/>
              <w:rPr>
                <w:rFonts w:ascii="Arial" w:hAnsi="Arial" w:cs="Arial"/>
                <w:sz w:val="20"/>
                <w:szCs w:val="20"/>
              </w:rPr>
            </w:pPr>
          </w:p>
        </w:tc>
        <w:tc>
          <w:tcPr>
            <w:tcW w:w="1605" w:type="dxa"/>
            <w:noWrap/>
            <w:hideMark/>
          </w:tcPr>
          <w:p w14:paraId="0D41F13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E940159" w14:textId="77777777" w:rsidTr="00A73339">
        <w:trPr>
          <w:trHeight w:val="300"/>
        </w:trPr>
        <w:tc>
          <w:tcPr>
            <w:tcW w:w="1949" w:type="dxa"/>
            <w:vMerge w:val="restart"/>
            <w:noWrap/>
            <w:vAlign w:val="center"/>
            <w:hideMark/>
          </w:tcPr>
          <w:p w14:paraId="24A0D26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CYPERACEAE</w:t>
            </w:r>
          </w:p>
        </w:tc>
        <w:tc>
          <w:tcPr>
            <w:tcW w:w="3894" w:type="dxa"/>
            <w:noWrap/>
            <w:vAlign w:val="center"/>
            <w:hideMark/>
          </w:tcPr>
          <w:p w14:paraId="48B43A2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Cladium mariscus subsp. jamaicense</w:t>
            </w:r>
          </w:p>
        </w:tc>
        <w:tc>
          <w:tcPr>
            <w:tcW w:w="1780" w:type="dxa"/>
            <w:noWrap/>
            <w:vAlign w:val="center"/>
            <w:hideMark/>
          </w:tcPr>
          <w:p w14:paraId="4528566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Jol che'</w:t>
            </w:r>
          </w:p>
        </w:tc>
        <w:tc>
          <w:tcPr>
            <w:tcW w:w="1544" w:type="dxa"/>
            <w:noWrap/>
            <w:vAlign w:val="center"/>
            <w:hideMark/>
          </w:tcPr>
          <w:p w14:paraId="378815B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7AB52ACC" w14:textId="77777777" w:rsidR="00A73339" w:rsidRPr="00596A3A" w:rsidRDefault="00A73339" w:rsidP="00C80695">
            <w:pPr>
              <w:spacing w:before="0" w:after="0"/>
              <w:rPr>
                <w:rFonts w:ascii="Arial" w:hAnsi="Arial" w:cs="Arial"/>
                <w:sz w:val="20"/>
                <w:szCs w:val="20"/>
              </w:rPr>
            </w:pPr>
          </w:p>
        </w:tc>
        <w:tc>
          <w:tcPr>
            <w:tcW w:w="1605" w:type="dxa"/>
            <w:noWrap/>
            <w:hideMark/>
          </w:tcPr>
          <w:p w14:paraId="1337CBD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4BA32F3" w14:textId="77777777" w:rsidTr="00A73339">
        <w:trPr>
          <w:trHeight w:val="300"/>
        </w:trPr>
        <w:tc>
          <w:tcPr>
            <w:tcW w:w="1949" w:type="dxa"/>
            <w:vMerge/>
            <w:noWrap/>
            <w:vAlign w:val="center"/>
          </w:tcPr>
          <w:p w14:paraId="6F04920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D637A4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Cyperus sp.</w:t>
            </w:r>
          </w:p>
        </w:tc>
        <w:tc>
          <w:tcPr>
            <w:tcW w:w="1780" w:type="dxa"/>
            <w:noWrap/>
            <w:vAlign w:val="center"/>
            <w:hideMark/>
          </w:tcPr>
          <w:p w14:paraId="0C55C364"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51359A8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10755C80" w14:textId="77777777" w:rsidR="00A73339" w:rsidRPr="00596A3A" w:rsidRDefault="00A73339" w:rsidP="00C80695">
            <w:pPr>
              <w:spacing w:before="0" w:after="0"/>
              <w:rPr>
                <w:rFonts w:ascii="Arial" w:hAnsi="Arial" w:cs="Arial"/>
                <w:sz w:val="20"/>
                <w:szCs w:val="20"/>
              </w:rPr>
            </w:pPr>
          </w:p>
        </w:tc>
        <w:tc>
          <w:tcPr>
            <w:tcW w:w="1605" w:type="dxa"/>
            <w:noWrap/>
            <w:hideMark/>
          </w:tcPr>
          <w:p w14:paraId="016A43D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1BE6C93" w14:textId="77777777" w:rsidTr="00A73339">
        <w:trPr>
          <w:trHeight w:val="300"/>
        </w:trPr>
        <w:tc>
          <w:tcPr>
            <w:tcW w:w="1949" w:type="dxa"/>
            <w:vMerge/>
            <w:noWrap/>
            <w:vAlign w:val="center"/>
          </w:tcPr>
          <w:p w14:paraId="564180EC"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9FBD19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Eleocharis cellulosa</w:t>
            </w:r>
          </w:p>
        </w:tc>
        <w:tc>
          <w:tcPr>
            <w:tcW w:w="1780" w:type="dxa"/>
            <w:noWrap/>
            <w:vAlign w:val="center"/>
            <w:hideMark/>
          </w:tcPr>
          <w:p w14:paraId="3CA3C733"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721DBE5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7A1C5FD4" w14:textId="77777777" w:rsidR="00A73339" w:rsidRPr="00596A3A" w:rsidRDefault="00A73339" w:rsidP="00C80695">
            <w:pPr>
              <w:spacing w:before="0" w:after="0"/>
              <w:rPr>
                <w:rFonts w:ascii="Arial" w:hAnsi="Arial" w:cs="Arial"/>
                <w:sz w:val="20"/>
                <w:szCs w:val="20"/>
              </w:rPr>
            </w:pPr>
          </w:p>
        </w:tc>
        <w:tc>
          <w:tcPr>
            <w:tcW w:w="1605" w:type="dxa"/>
            <w:noWrap/>
            <w:hideMark/>
          </w:tcPr>
          <w:p w14:paraId="2D953FD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3BF934A" w14:textId="77777777" w:rsidTr="00A73339">
        <w:trPr>
          <w:trHeight w:val="300"/>
        </w:trPr>
        <w:tc>
          <w:tcPr>
            <w:tcW w:w="1949" w:type="dxa"/>
            <w:vMerge/>
            <w:noWrap/>
            <w:vAlign w:val="center"/>
          </w:tcPr>
          <w:p w14:paraId="115824F6"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D8EB7DF"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Eleocharis geniculata</w:t>
            </w:r>
          </w:p>
        </w:tc>
        <w:tc>
          <w:tcPr>
            <w:tcW w:w="1780" w:type="dxa"/>
            <w:noWrap/>
            <w:vAlign w:val="center"/>
            <w:hideMark/>
          </w:tcPr>
          <w:p w14:paraId="6730E34A"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598C82B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7E7EC751" w14:textId="77777777" w:rsidR="00A73339" w:rsidRPr="00596A3A" w:rsidRDefault="00A73339" w:rsidP="00C80695">
            <w:pPr>
              <w:spacing w:before="0" w:after="0"/>
              <w:rPr>
                <w:rFonts w:ascii="Arial" w:hAnsi="Arial" w:cs="Arial"/>
                <w:sz w:val="20"/>
                <w:szCs w:val="20"/>
              </w:rPr>
            </w:pPr>
          </w:p>
        </w:tc>
        <w:tc>
          <w:tcPr>
            <w:tcW w:w="1605" w:type="dxa"/>
            <w:noWrap/>
            <w:hideMark/>
          </w:tcPr>
          <w:p w14:paraId="60B17AC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DCB47DA" w14:textId="77777777" w:rsidTr="00A73339">
        <w:trPr>
          <w:trHeight w:val="300"/>
        </w:trPr>
        <w:tc>
          <w:tcPr>
            <w:tcW w:w="1949" w:type="dxa"/>
            <w:vMerge/>
            <w:noWrap/>
            <w:vAlign w:val="center"/>
          </w:tcPr>
          <w:p w14:paraId="37822871"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756577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Rhynchospora holoschoenoides</w:t>
            </w:r>
          </w:p>
        </w:tc>
        <w:tc>
          <w:tcPr>
            <w:tcW w:w="1780" w:type="dxa"/>
            <w:noWrap/>
            <w:vAlign w:val="center"/>
            <w:hideMark/>
          </w:tcPr>
          <w:p w14:paraId="6667011E"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18A2CA4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383681E6" w14:textId="77777777" w:rsidR="00A73339" w:rsidRPr="00596A3A" w:rsidRDefault="00A73339" w:rsidP="00C80695">
            <w:pPr>
              <w:spacing w:before="0" w:after="0"/>
              <w:rPr>
                <w:rFonts w:ascii="Arial" w:hAnsi="Arial" w:cs="Arial"/>
                <w:sz w:val="20"/>
                <w:szCs w:val="20"/>
              </w:rPr>
            </w:pPr>
          </w:p>
        </w:tc>
        <w:tc>
          <w:tcPr>
            <w:tcW w:w="1605" w:type="dxa"/>
            <w:noWrap/>
            <w:hideMark/>
          </w:tcPr>
          <w:p w14:paraId="1E221D5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20F800A" w14:textId="77777777" w:rsidTr="00A73339">
        <w:trPr>
          <w:trHeight w:val="300"/>
        </w:trPr>
        <w:tc>
          <w:tcPr>
            <w:tcW w:w="1949" w:type="dxa"/>
            <w:vMerge/>
            <w:noWrap/>
            <w:vAlign w:val="center"/>
          </w:tcPr>
          <w:p w14:paraId="1A903C1B"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A5E9D58"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Rhynchospora colorata</w:t>
            </w:r>
          </w:p>
        </w:tc>
        <w:tc>
          <w:tcPr>
            <w:tcW w:w="1780" w:type="dxa"/>
            <w:noWrap/>
            <w:vAlign w:val="center"/>
            <w:hideMark/>
          </w:tcPr>
          <w:p w14:paraId="0AC70207"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0FA57DD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5AD97CE4" w14:textId="77777777" w:rsidR="00A73339" w:rsidRPr="00596A3A" w:rsidRDefault="00A73339" w:rsidP="00C80695">
            <w:pPr>
              <w:spacing w:before="0" w:after="0"/>
              <w:rPr>
                <w:rFonts w:ascii="Arial" w:hAnsi="Arial" w:cs="Arial"/>
                <w:sz w:val="20"/>
                <w:szCs w:val="20"/>
              </w:rPr>
            </w:pPr>
          </w:p>
        </w:tc>
        <w:tc>
          <w:tcPr>
            <w:tcW w:w="1605" w:type="dxa"/>
            <w:noWrap/>
            <w:hideMark/>
          </w:tcPr>
          <w:p w14:paraId="6499243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F87D134" w14:textId="77777777" w:rsidTr="00A73339">
        <w:trPr>
          <w:trHeight w:val="300"/>
        </w:trPr>
        <w:tc>
          <w:tcPr>
            <w:tcW w:w="1949" w:type="dxa"/>
            <w:noWrap/>
            <w:vAlign w:val="center"/>
            <w:hideMark/>
          </w:tcPr>
          <w:p w14:paraId="07AFD79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DIOSCORIACEAE</w:t>
            </w:r>
          </w:p>
        </w:tc>
        <w:tc>
          <w:tcPr>
            <w:tcW w:w="3894" w:type="dxa"/>
            <w:noWrap/>
            <w:vAlign w:val="center"/>
            <w:hideMark/>
          </w:tcPr>
          <w:p w14:paraId="7FEEEBD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Dioscorea sp.</w:t>
            </w:r>
          </w:p>
        </w:tc>
        <w:tc>
          <w:tcPr>
            <w:tcW w:w="1780" w:type="dxa"/>
            <w:noWrap/>
            <w:vAlign w:val="center"/>
            <w:hideMark/>
          </w:tcPr>
          <w:p w14:paraId="0BDB4A9D"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76CA2DE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18"/>
                <w:szCs w:val="20"/>
              </w:rPr>
              <w:t>Hierba trepadora</w:t>
            </w:r>
          </w:p>
        </w:tc>
        <w:tc>
          <w:tcPr>
            <w:tcW w:w="2224" w:type="dxa"/>
          </w:tcPr>
          <w:p w14:paraId="454F8142" w14:textId="77777777" w:rsidR="00A73339" w:rsidRPr="00596A3A" w:rsidRDefault="00A73339" w:rsidP="00C80695">
            <w:pPr>
              <w:spacing w:before="0" w:after="0"/>
              <w:rPr>
                <w:rFonts w:ascii="Arial" w:hAnsi="Arial" w:cs="Arial"/>
                <w:sz w:val="20"/>
                <w:szCs w:val="20"/>
              </w:rPr>
            </w:pPr>
          </w:p>
        </w:tc>
        <w:tc>
          <w:tcPr>
            <w:tcW w:w="1605" w:type="dxa"/>
            <w:noWrap/>
            <w:hideMark/>
          </w:tcPr>
          <w:p w14:paraId="161E9D5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7E9FEFF" w14:textId="77777777" w:rsidTr="00A73339">
        <w:trPr>
          <w:trHeight w:val="300"/>
        </w:trPr>
        <w:tc>
          <w:tcPr>
            <w:tcW w:w="1949" w:type="dxa"/>
            <w:vMerge w:val="restart"/>
            <w:noWrap/>
            <w:vAlign w:val="center"/>
            <w:hideMark/>
          </w:tcPr>
          <w:p w14:paraId="0871784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EBENACEAE</w:t>
            </w:r>
          </w:p>
        </w:tc>
        <w:tc>
          <w:tcPr>
            <w:tcW w:w="3894" w:type="dxa"/>
            <w:noWrap/>
            <w:vAlign w:val="center"/>
            <w:hideMark/>
          </w:tcPr>
          <w:p w14:paraId="041F309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Diospyros tetrasperma</w:t>
            </w:r>
          </w:p>
        </w:tc>
        <w:tc>
          <w:tcPr>
            <w:tcW w:w="1780" w:type="dxa"/>
            <w:noWrap/>
            <w:vAlign w:val="center"/>
            <w:hideMark/>
          </w:tcPr>
          <w:p w14:paraId="3B9764E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Sillil</w:t>
            </w:r>
          </w:p>
        </w:tc>
        <w:tc>
          <w:tcPr>
            <w:tcW w:w="1544" w:type="dxa"/>
            <w:noWrap/>
            <w:vAlign w:val="center"/>
            <w:hideMark/>
          </w:tcPr>
          <w:p w14:paraId="3A05A75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5F07BE9" w14:textId="77777777" w:rsidR="00A73339" w:rsidRPr="00596A3A" w:rsidRDefault="00A73339" w:rsidP="00C80695">
            <w:pPr>
              <w:spacing w:before="0" w:after="0"/>
              <w:rPr>
                <w:rFonts w:ascii="Arial" w:hAnsi="Arial" w:cs="Arial"/>
                <w:sz w:val="20"/>
                <w:szCs w:val="20"/>
              </w:rPr>
            </w:pPr>
          </w:p>
        </w:tc>
        <w:tc>
          <w:tcPr>
            <w:tcW w:w="1605" w:type="dxa"/>
            <w:noWrap/>
            <w:hideMark/>
          </w:tcPr>
          <w:p w14:paraId="75CE56E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940C498" w14:textId="77777777" w:rsidTr="00A73339">
        <w:trPr>
          <w:trHeight w:val="300"/>
        </w:trPr>
        <w:tc>
          <w:tcPr>
            <w:tcW w:w="1949" w:type="dxa"/>
            <w:vMerge/>
            <w:noWrap/>
            <w:vAlign w:val="center"/>
          </w:tcPr>
          <w:p w14:paraId="36E82CF7"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411DFA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Diospyros nigra</w:t>
            </w:r>
          </w:p>
        </w:tc>
        <w:tc>
          <w:tcPr>
            <w:tcW w:w="1780" w:type="dxa"/>
            <w:noWrap/>
            <w:vAlign w:val="center"/>
            <w:hideMark/>
          </w:tcPr>
          <w:p w14:paraId="3CBD5D3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Tauch</w:t>
            </w:r>
          </w:p>
        </w:tc>
        <w:tc>
          <w:tcPr>
            <w:tcW w:w="1544" w:type="dxa"/>
            <w:noWrap/>
            <w:vAlign w:val="center"/>
            <w:hideMark/>
          </w:tcPr>
          <w:p w14:paraId="47AEABA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2FBEBE1" w14:textId="77777777" w:rsidR="00A73339" w:rsidRPr="00596A3A" w:rsidRDefault="00A73339" w:rsidP="00C80695">
            <w:pPr>
              <w:spacing w:before="0" w:after="0"/>
              <w:rPr>
                <w:rFonts w:ascii="Arial" w:hAnsi="Arial" w:cs="Arial"/>
                <w:sz w:val="20"/>
                <w:szCs w:val="20"/>
              </w:rPr>
            </w:pPr>
          </w:p>
        </w:tc>
        <w:tc>
          <w:tcPr>
            <w:tcW w:w="1605" w:type="dxa"/>
            <w:noWrap/>
            <w:hideMark/>
          </w:tcPr>
          <w:p w14:paraId="6594D1C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E0202AB" w14:textId="77777777" w:rsidTr="00A73339">
        <w:trPr>
          <w:trHeight w:val="300"/>
        </w:trPr>
        <w:tc>
          <w:tcPr>
            <w:tcW w:w="1949" w:type="dxa"/>
            <w:vMerge/>
            <w:noWrap/>
            <w:vAlign w:val="center"/>
          </w:tcPr>
          <w:p w14:paraId="64C2B403"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C80CB28"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Diospyros acapulcensis subsp. verae-crucis</w:t>
            </w:r>
          </w:p>
        </w:tc>
        <w:tc>
          <w:tcPr>
            <w:tcW w:w="1780" w:type="dxa"/>
            <w:noWrap/>
            <w:vAlign w:val="center"/>
            <w:hideMark/>
          </w:tcPr>
          <w:p w14:paraId="13FE7ED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Pisit</w:t>
            </w:r>
          </w:p>
        </w:tc>
        <w:tc>
          <w:tcPr>
            <w:tcW w:w="1544" w:type="dxa"/>
            <w:noWrap/>
            <w:vAlign w:val="center"/>
            <w:hideMark/>
          </w:tcPr>
          <w:p w14:paraId="2555F37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6D6A4737" w14:textId="77777777" w:rsidR="00A73339" w:rsidRPr="00596A3A" w:rsidRDefault="00A73339" w:rsidP="00C80695">
            <w:pPr>
              <w:spacing w:before="0" w:after="0"/>
              <w:rPr>
                <w:rFonts w:ascii="Arial" w:hAnsi="Arial" w:cs="Arial"/>
                <w:sz w:val="20"/>
                <w:szCs w:val="20"/>
              </w:rPr>
            </w:pPr>
          </w:p>
        </w:tc>
        <w:tc>
          <w:tcPr>
            <w:tcW w:w="1605" w:type="dxa"/>
            <w:noWrap/>
            <w:hideMark/>
          </w:tcPr>
          <w:p w14:paraId="213AF62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525DF42" w14:textId="77777777" w:rsidTr="00A73339">
        <w:trPr>
          <w:trHeight w:val="300"/>
        </w:trPr>
        <w:tc>
          <w:tcPr>
            <w:tcW w:w="1949" w:type="dxa"/>
            <w:vMerge w:val="restart"/>
            <w:noWrap/>
            <w:vAlign w:val="center"/>
            <w:hideMark/>
          </w:tcPr>
          <w:p w14:paraId="5E2D456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ERYTHROXYLACEAE</w:t>
            </w:r>
          </w:p>
        </w:tc>
        <w:tc>
          <w:tcPr>
            <w:tcW w:w="3894" w:type="dxa"/>
            <w:noWrap/>
            <w:vAlign w:val="center"/>
            <w:hideMark/>
          </w:tcPr>
          <w:p w14:paraId="09CCF7E9"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Erythroxylum confusum</w:t>
            </w:r>
          </w:p>
        </w:tc>
        <w:tc>
          <w:tcPr>
            <w:tcW w:w="1780" w:type="dxa"/>
            <w:noWrap/>
            <w:vAlign w:val="center"/>
            <w:hideMark/>
          </w:tcPr>
          <w:p w14:paraId="174F578D"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59DE6EA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4547B982" w14:textId="77777777" w:rsidR="00A73339" w:rsidRPr="00596A3A" w:rsidRDefault="00A73339" w:rsidP="00C80695">
            <w:pPr>
              <w:spacing w:before="0" w:after="0"/>
              <w:rPr>
                <w:rFonts w:ascii="Arial" w:hAnsi="Arial" w:cs="Arial"/>
                <w:sz w:val="20"/>
                <w:szCs w:val="20"/>
              </w:rPr>
            </w:pPr>
          </w:p>
        </w:tc>
        <w:tc>
          <w:tcPr>
            <w:tcW w:w="1605" w:type="dxa"/>
            <w:noWrap/>
            <w:hideMark/>
          </w:tcPr>
          <w:p w14:paraId="6BA49CF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F5F262A" w14:textId="77777777" w:rsidTr="00A73339">
        <w:trPr>
          <w:trHeight w:val="300"/>
        </w:trPr>
        <w:tc>
          <w:tcPr>
            <w:tcW w:w="1949" w:type="dxa"/>
            <w:vMerge/>
            <w:noWrap/>
            <w:vAlign w:val="center"/>
            <w:hideMark/>
          </w:tcPr>
          <w:p w14:paraId="38F2BDAB"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3632907"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Erythroxylum rotundifolium</w:t>
            </w:r>
          </w:p>
        </w:tc>
        <w:tc>
          <w:tcPr>
            <w:tcW w:w="1780" w:type="dxa"/>
            <w:noWrap/>
            <w:vAlign w:val="center"/>
            <w:hideMark/>
          </w:tcPr>
          <w:p w14:paraId="1E29DE9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lik'il che'</w:t>
            </w:r>
          </w:p>
        </w:tc>
        <w:tc>
          <w:tcPr>
            <w:tcW w:w="1544" w:type="dxa"/>
            <w:noWrap/>
            <w:vAlign w:val="center"/>
            <w:hideMark/>
          </w:tcPr>
          <w:p w14:paraId="474C1F2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4E547AD4" w14:textId="77777777" w:rsidR="00A73339" w:rsidRPr="00596A3A" w:rsidRDefault="00A73339" w:rsidP="00C80695">
            <w:pPr>
              <w:spacing w:before="0" w:after="0"/>
              <w:rPr>
                <w:rFonts w:ascii="Arial" w:hAnsi="Arial" w:cs="Arial"/>
                <w:sz w:val="20"/>
                <w:szCs w:val="20"/>
              </w:rPr>
            </w:pPr>
          </w:p>
        </w:tc>
        <w:tc>
          <w:tcPr>
            <w:tcW w:w="1605" w:type="dxa"/>
            <w:noWrap/>
            <w:hideMark/>
          </w:tcPr>
          <w:p w14:paraId="19F8F86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5D8D6AB" w14:textId="77777777" w:rsidTr="00A73339">
        <w:trPr>
          <w:trHeight w:val="300"/>
        </w:trPr>
        <w:tc>
          <w:tcPr>
            <w:tcW w:w="1949" w:type="dxa"/>
            <w:vMerge w:val="restart"/>
            <w:noWrap/>
            <w:vAlign w:val="center"/>
            <w:hideMark/>
          </w:tcPr>
          <w:p w14:paraId="00481EC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EUPHORBIACEAE</w:t>
            </w:r>
          </w:p>
        </w:tc>
        <w:tc>
          <w:tcPr>
            <w:tcW w:w="3894" w:type="dxa"/>
            <w:noWrap/>
            <w:vAlign w:val="center"/>
            <w:hideMark/>
          </w:tcPr>
          <w:p w14:paraId="69D1AC5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Acalypha seleriana</w:t>
            </w:r>
          </w:p>
        </w:tc>
        <w:tc>
          <w:tcPr>
            <w:tcW w:w="1780" w:type="dxa"/>
            <w:noWrap/>
            <w:vAlign w:val="center"/>
            <w:hideMark/>
          </w:tcPr>
          <w:p w14:paraId="2BCE06C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Sak baakel kaan</w:t>
            </w:r>
          </w:p>
        </w:tc>
        <w:tc>
          <w:tcPr>
            <w:tcW w:w="1544" w:type="dxa"/>
            <w:noWrap/>
            <w:vAlign w:val="center"/>
            <w:hideMark/>
          </w:tcPr>
          <w:p w14:paraId="19E637B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2FF33467" w14:textId="77777777" w:rsidR="00A73339" w:rsidRPr="00596A3A" w:rsidRDefault="00A73339" w:rsidP="00C80695">
            <w:pPr>
              <w:spacing w:before="0" w:after="0"/>
              <w:rPr>
                <w:rFonts w:ascii="Arial" w:hAnsi="Arial" w:cs="Arial"/>
                <w:sz w:val="20"/>
                <w:szCs w:val="20"/>
              </w:rPr>
            </w:pPr>
          </w:p>
        </w:tc>
        <w:tc>
          <w:tcPr>
            <w:tcW w:w="1605" w:type="dxa"/>
            <w:noWrap/>
            <w:hideMark/>
          </w:tcPr>
          <w:p w14:paraId="202E289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4B74377" w14:textId="77777777" w:rsidTr="00A73339">
        <w:trPr>
          <w:trHeight w:val="300"/>
        </w:trPr>
        <w:tc>
          <w:tcPr>
            <w:tcW w:w="1949" w:type="dxa"/>
            <w:vMerge/>
            <w:noWrap/>
            <w:vAlign w:val="center"/>
          </w:tcPr>
          <w:p w14:paraId="0AB02A7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35A415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Acalypha leptopoda</w:t>
            </w:r>
          </w:p>
        </w:tc>
        <w:tc>
          <w:tcPr>
            <w:tcW w:w="1780" w:type="dxa"/>
            <w:noWrap/>
            <w:vAlign w:val="center"/>
            <w:hideMark/>
          </w:tcPr>
          <w:p w14:paraId="5888A6B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Ch'ilib tux</w:t>
            </w:r>
          </w:p>
        </w:tc>
        <w:tc>
          <w:tcPr>
            <w:tcW w:w="1544" w:type="dxa"/>
            <w:noWrap/>
            <w:vAlign w:val="center"/>
            <w:hideMark/>
          </w:tcPr>
          <w:p w14:paraId="0D701EE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215E8A1E" w14:textId="77777777" w:rsidR="00A73339" w:rsidRPr="00596A3A" w:rsidRDefault="00A73339" w:rsidP="00C80695">
            <w:pPr>
              <w:spacing w:before="0" w:after="0"/>
              <w:rPr>
                <w:rFonts w:ascii="Arial" w:hAnsi="Arial" w:cs="Arial"/>
                <w:sz w:val="20"/>
                <w:szCs w:val="20"/>
              </w:rPr>
            </w:pPr>
          </w:p>
        </w:tc>
        <w:tc>
          <w:tcPr>
            <w:tcW w:w="1605" w:type="dxa"/>
            <w:noWrap/>
            <w:hideMark/>
          </w:tcPr>
          <w:p w14:paraId="42E5609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6428FBC" w14:textId="77777777" w:rsidTr="00A73339">
        <w:trPr>
          <w:trHeight w:val="300"/>
        </w:trPr>
        <w:tc>
          <w:tcPr>
            <w:tcW w:w="1949" w:type="dxa"/>
            <w:vMerge/>
            <w:noWrap/>
            <w:vAlign w:val="center"/>
          </w:tcPr>
          <w:p w14:paraId="35A4186E"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349F28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Adelia barbinervis</w:t>
            </w:r>
          </w:p>
        </w:tc>
        <w:tc>
          <w:tcPr>
            <w:tcW w:w="1780" w:type="dxa"/>
            <w:noWrap/>
            <w:vAlign w:val="center"/>
            <w:hideMark/>
          </w:tcPr>
          <w:p w14:paraId="76E9F23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Puuts' mukuy</w:t>
            </w:r>
          </w:p>
        </w:tc>
        <w:tc>
          <w:tcPr>
            <w:tcW w:w="1544" w:type="dxa"/>
            <w:noWrap/>
            <w:vAlign w:val="center"/>
            <w:hideMark/>
          </w:tcPr>
          <w:p w14:paraId="07FE2BA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CDC9EDF" w14:textId="77777777" w:rsidR="00A73339" w:rsidRPr="00596A3A" w:rsidRDefault="00A73339" w:rsidP="00C80695">
            <w:pPr>
              <w:spacing w:before="0" w:after="0"/>
              <w:rPr>
                <w:rFonts w:ascii="Arial" w:hAnsi="Arial" w:cs="Arial"/>
                <w:sz w:val="20"/>
                <w:szCs w:val="20"/>
              </w:rPr>
            </w:pPr>
          </w:p>
        </w:tc>
        <w:tc>
          <w:tcPr>
            <w:tcW w:w="1605" w:type="dxa"/>
            <w:noWrap/>
            <w:hideMark/>
          </w:tcPr>
          <w:p w14:paraId="76C7B39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318EE08" w14:textId="77777777" w:rsidTr="00A73339">
        <w:trPr>
          <w:trHeight w:val="300"/>
        </w:trPr>
        <w:tc>
          <w:tcPr>
            <w:tcW w:w="1949" w:type="dxa"/>
            <w:vMerge/>
            <w:noWrap/>
            <w:vAlign w:val="center"/>
          </w:tcPr>
          <w:p w14:paraId="22910953"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11F697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Cnidoscolus aconitifolius</w:t>
            </w:r>
          </w:p>
        </w:tc>
        <w:tc>
          <w:tcPr>
            <w:tcW w:w="1780" w:type="dxa"/>
            <w:noWrap/>
            <w:vAlign w:val="center"/>
            <w:hideMark/>
          </w:tcPr>
          <w:p w14:paraId="1D1D58B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Chaya de monte</w:t>
            </w:r>
          </w:p>
        </w:tc>
        <w:tc>
          <w:tcPr>
            <w:tcW w:w="1544" w:type="dxa"/>
            <w:noWrap/>
            <w:vAlign w:val="center"/>
            <w:hideMark/>
          </w:tcPr>
          <w:p w14:paraId="09E21D1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428280FA" w14:textId="77777777" w:rsidR="00A73339" w:rsidRPr="00596A3A" w:rsidRDefault="00A73339" w:rsidP="00C80695">
            <w:pPr>
              <w:spacing w:before="0" w:after="0"/>
              <w:rPr>
                <w:rFonts w:ascii="Arial" w:hAnsi="Arial" w:cs="Arial"/>
                <w:sz w:val="20"/>
                <w:szCs w:val="20"/>
              </w:rPr>
            </w:pPr>
          </w:p>
        </w:tc>
        <w:tc>
          <w:tcPr>
            <w:tcW w:w="1605" w:type="dxa"/>
            <w:noWrap/>
            <w:hideMark/>
          </w:tcPr>
          <w:p w14:paraId="239AC23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9109E04" w14:textId="77777777" w:rsidTr="00A73339">
        <w:trPr>
          <w:trHeight w:val="300"/>
        </w:trPr>
        <w:tc>
          <w:tcPr>
            <w:tcW w:w="1949" w:type="dxa"/>
            <w:vMerge/>
            <w:noWrap/>
            <w:vAlign w:val="center"/>
          </w:tcPr>
          <w:p w14:paraId="6E7051A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5F9DFC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Croton discolor</w:t>
            </w:r>
          </w:p>
        </w:tc>
        <w:tc>
          <w:tcPr>
            <w:tcW w:w="1780" w:type="dxa"/>
            <w:noWrap/>
            <w:vAlign w:val="center"/>
            <w:hideMark/>
          </w:tcPr>
          <w:p w14:paraId="3E0A6075"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2F2344D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7713D75F" w14:textId="77777777" w:rsidR="00A73339" w:rsidRPr="00596A3A" w:rsidRDefault="00A73339" w:rsidP="00C80695">
            <w:pPr>
              <w:spacing w:before="0" w:after="0"/>
              <w:rPr>
                <w:rFonts w:ascii="Arial" w:hAnsi="Arial" w:cs="Arial"/>
                <w:sz w:val="20"/>
                <w:szCs w:val="20"/>
              </w:rPr>
            </w:pPr>
          </w:p>
        </w:tc>
        <w:tc>
          <w:tcPr>
            <w:tcW w:w="1605" w:type="dxa"/>
            <w:noWrap/>
            <w:hideMark/>
          </w:tcPr>
          <w:p w14:paraId="4F3A425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3F18223" w14:textId="77777777" w:rsidTr="00A73339">
        <w:trPr>
          <w:trHeight w:val="300"/>
        </w:trPr>
        <w:tc>
          <w:tcPr>
            <w:tcW w:w="1949" w:type="dxa"/>
            <w:vMerge/>
            <w:noWrap/>
            <w:vAlign w:val="center"/>
          </w:tcPr>
          <w:p w14:paraId="5D8AA3B8"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AB7A06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Croton glandulosepalus</w:t>
            </w:r>
          </w:p>
        </w:tc>
        <w:tc>
          <w:tcPr>
            <w:tcW w:w="1780" w:type="dxa"/>
            <w:noWrap/>
            <w:vAlign w:val="center"/>
            <w:hideMark/>
          </w:tcPr>
          <w:p w14:paraId="6190C7EF"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0A53111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2FC35D19" w14:textId="77777777" w:rsidR="00A73339" w:rsidRPr="00596A3A" w:rsidRDefault="00A73339" w:rsidP="00C80695">
            <w:pPr>
              <w:spacing w:before="0" w:after="0"/>
              <w:rPr>
                <w:rFonts w:ascii="Arial" w:hAnsi="Arial" w:cs="Arial"/>
                <w:sz w:val="20"/>
                <w:szCs w:val="20"/>
              </w:rPr>
            </w:pPr>
          </w:p>
        </w:tc>
        <w:tc>
          <w:tcPr>
            <w:tcW w:w="1605" w:type="dxa"/>
            <w:noWrap/>
            <w:hideMark/>
          </w:tcPr>
          <w:p w14:paraId="74D7555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97FFC03" w14:textId="77777777" w:rsidTr="00A73339">
        <w:trPr>
          <w:trHeight w:val="300"/>
        </w:trPr>
        <w:tc>
          <w:tcPr>
            <w:tcW w:w="1949" w:type="dxa"/>
            <w:vMerge/>
            <w:noWrap/>
            <w:vAlign w:val="center"/>
          </w:tcPr>
          <w:p w14:paraId="631A2D8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E51E32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Croton humilis</w:t>
            </w:r>
          </w:p>
        </w:tc>
        <w:tc>
          <w:tcPr>
            <w:tcW w:w="1780" w:type="dxa"/>
            <w:noWrap/>
            <w:vAlign w:val="center"/>
            <w:hideMark/>
          </w:tcPr>
          <w:p w14:paraId="2683DE6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Ik' a'aban</w:t>
            </w:r>
          </w:p>
        </w:tc>
        <w:tc>
          <w:tcPr>
            <w:tcW w:w="1544" w:type="dxa"/>
            <w:noWrap/>
            <w:vAlign w:val="center"/>
            <w:hideMark/>
          </w:tcPr>
          <w:p w14:paraId="2BF7044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3E6C1E37" w14:textId="77777777" w:rsidR="00A73339" w:rsidRPr="00596A3A" w:rsidRDefault="00A73339" w:rsidP="00C80695">
            <w:pPr>
              <w:spacing w:before="0" w:after="0"/>
              <w:rPr>
                <w:rFonts w:ascii="Arial" w:hAnsi="Arial" w:cs="Arial"/>
                <w:sz w:val="20"/>
                <w:szCs w:val="20"/>
              </w:rPr>
            </w:pPr>
          </w:p>
        </w:tc>
        <w:tc>
          <w:tcPr>
            <w:tcW w:w="1605" w:type="dxa"/>
            <w:noWrap/>
            <w:hideMark/>
          </w:tcPr>
          <w:p w14:paraId="54CFF89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59DBFA6" w14:textId="77777777" w:rsidTr="00A73339">
        <w:trPr>
          <w:trHeight w:val="300"/>
        </w:trPr>
        <w:tc>
          <w:tcPr>
            <w:tcW w:w="1949" w:type="dxa"/>
            <w:vMerge/>
            <w:noWrap/>
            <w:vAlign w:val="center"/>
          </w:tcPr>
          <w:p w14:paraId="4DF3EC69"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1C1528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Croton níveus</w:t>
            </w:r>
          </w:p>
        </w:tc>
        <w:tc>
          <w:tcPr>
            <w:tcW w:w="1780" w:type="dxa"/>
            <w:noWrap/>
            <w:vAlign w:val="center"/>
            <w:hideMark/>
          </w:tcPr>
          <w:p w14:paraId="1087215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Kok che'</w:t>
            </w:r>
          </w:p>
        </w:tc>
        <w:tc>
          <w:tcPr>
            <w:tcW w:w="1544" w:type="dxa"/>
            <w:noWrap/>
            <w:vAlign w:val="center"/>
            <w:hideMark/>
          </w:tcPr>
          <w:p w14:paraId="2B15DCF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0CAE6F2" w14:textId="77777777" w:rsidR="00A73339" w:rsidRPr="00596A3A" w:rsidRDefault="00A73339" w:rsidP="00C80695">
            <w:pPr>
              <w:spacing w:before="0" w:after="0"/>
              <w:rPr>
                <w:rFonts w:ascii="Arial" w:hAnsi="Arial" w:cs="Arial"/>
                <w:sz w:val="20"/>
                <w:szCs w:val="20"/>
              </w:rPr>
            </w:pPr>
          </w:p>
        </w:tc>
        <w:tc>
          <w:tcPr>
            <w:tcW w:w="1605" w:type="dxa"/>
            <w:noWrap/>
            <w:hideMark/>
          </w:tcPr>
          <w:p w14:paraId="030A850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8AAA836" w14:textId="77777777" w:rsidTr="00A73339">
        <w:trPr>
          <w:trHeight w:val="300"/>
        </w:trPr>
        <w:tc>
          <w:tcPr>
            <w:tcW w:w="1949" w:type="dxa"/>
            <w:vMerge/>
            <w:noWrap/>
            <w:vAlign w:val="center"/>
          </w:tcPr>
          <w:p w14:paraId="4FCE166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03F8AB9"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Croton punctatus</w:t>
            </w:r>
          </w:p>
        </w:tc>
        <w:tc>
          <w:tcPr>
            <w:tcW w:w="1780" w:type="dxa"/>
            <w:noWrap/>
            <w:vAlign w:val="center"/>
            <w:hideMark/>
          </w:tcPr>
          <w:p w14:paraId="10B9B25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Sak chum</w:t>
            </w:r>
          </w:p>
        </w:tc>
        <w:tc>
          <w:tcPr>
            <w:tcW w:w="1544" w:type="dxa"/>
            <w:noWrap/>
            <w:vAlign w:val="center"/>
            <w:hideMark/>
          </w:tcPr>
          <w:p w14:paraId="3EFBE3B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605AAB3B" w14:textId="77777777" w:rsidR="00A73339" w:rsidRPr="00596A3A" w:rsidRDefault="00A73339" w:rsidP="00C80695">
            <w:pPr>
              <w:spacing w:before="0" w:after="0"/>
              <w:rPr>
                <w:rFonts w:ascii="Arial" w:hAnsi="Arial" w:cs="Arial"/>
                <w:sz w:val="20"/>
                <w:szCs w:val="20"/>
              </w:rPr>
            </w:pPr>
          </w:p>
        </w:tc>
        <w:tc>
          <w:tcPr>
            <w:tcW w:w="1605" w:type="dxa"/>
            <w:noWrap/>
            <w:hideMark/>
          </w:tcPr>
          <w:p w14:paraId="1167DD8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AB5FBF0" w14:textId="77777777" w:rsidTr="00A73339">
        <w:trPr>
          <w:trHeight w:val="300"/>
        </w:trPr>
        <w:tc>
          <w:tcPr>
            <w:tcW w:w="1949" w:type="dxa"/>
            <w:vMerge/>
            <w:noWrap/>
            <w:vAlign w:val="center"/>
          </w:tcPr>
          <w:p w14:paraId="2603F87C"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16070D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Croton reflexifolius</w:t>
            </w:r>
          </w:p>
        </w:tc>
        <w:tc>
          <w:tcPr>
            <w:tcW w:w="1780" w:type="dxa"/>
            <w:noWrap/>
            <w:vAlign w:val="center"/>
            <w:hideMark/>
          </w:tcPr>
          <w:p w14:paraId="6BD66A2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Pees kuut</w:t>
            </w:r>
          </w:p>
        </w:tc>
        <w:tc>
          <w:tcPr>
            <w:tcW w:w="1544" w:type="dxa"/>
            <w:noWrap/>
            <w:vAlign w:val="center"/>
            <w:hideMark/>
          </w:tcPr>
          <w:p w14:paraId="1BB3704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4DE625E2" w14:textId="77777777" w:rsidR="00A73339" w:rsidRPr="00596A3A" w:rsidRDefault="00A73339" w:rsidP="00C80695">
            <w:pPr>
              <w:spacing w:before="0" w:after="0"/>
              <w:rPr>
                <w:rFonts w:ascii="Arial" w:hAnsi="Arial" w:cs="Arial"/>
                <w:sz w:val="20"/>
                <w:szCs w:val="20"/>
              </w:rPr>
            </w:pPr>
          </w:p>
        </w:tc>
        <w:tc>
          <w:tcPr>
            <w:tcW w:w="1605" w:type="dxa"/>
            <w:noWrap/>
            <w:hideMark/>
          </w:tcPr>
          <w:p w14:paraId="114838C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E524355" w14:textId="77777777" w:rsidTr="00A73339">
        <w:trPr>
          <w:trHeight w:val="300"/>
        </w:trPr>
        <w:tc>
          <w:tcPr>
            <w:tcW w:w="1949" w:type="dxa"/>
            <w:vMerge/>
            <w:noWrap/>
            <w:vAlign w:val="center"/>
          </w:tcPr>
          <w:p w14:paraId="528EE607"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F1B6B17"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Croton ciliatoglandulifer</w:t>
            </w:r>
          </w:p>
        </w:tc>
        <w:tc>
          <w:tcPr>
            <w:tcW w:w="1780" w:type="dxa"/>
            <w:noWrap/>
            <w:vAlign w:val="center"/>
            <w:hideMark/>
          </w:tcPr>
          <w:p w14:paraId="69E8354F"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0C51FD6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4072385F" w14:textId="77777777" w:rsidR="00A73339" w:rsidRPr="00596A3A" w:rsidRDefault="00A73339" w:rsidP="00C80695">
            <w:pPr>
              <w:spacing w:before="0" w:after="0"/>
              <w:rPr>
                <w:rFonts w:ascii="Arial" w:hAnsi="Arial" w:cs="Arial"/>
                <w:sz w:val="20"/>
                <w:szCs w:val="20"/>
              </w:rPr>
            </w:pPr>
          </w:p>
        </w:tc>
        <w:tc>
          <w:tcPr>
            <w:tcW w:w="1605" w:type="dxa"/>
            <w:noWrap/>
            <w:hideMark/>
          </w:tcPr>
          <w:p w14:paraId="78E96EF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4264968" w14:textId="77777777" w:rsidTr="00A73339">
        <w:trPr>
          <w:trHeight w:val="300"/>
        </w:trPr>
        <w:tc>
          <w:tcPr>
            <w:tcW w:w="1949" w:type="dxa"/>
            <w:vMerge/>
            <w:noWrap/>
            <w:vAlign w:val="center"/>
          </w:tcPr>
          <w:p w14:paraId="24EDF2A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78334F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Croton glabellus</w:t>
            </w:r>
          </w:p>
        </w:tc>
        <w:tc>
          <w:tcPr>
            <w:tcW w:w="1780" w:type="dxa"/>
            <w:noWrap/>
            <w:vAlign w:val="center"/>
            <w:hideMark/>
          </w:tcPr>
          <w:p w14:paraId="5F945720"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58DF4D9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9AFF046" w14:textId="77777777" w:rsidR="00A73339" w:rsidRPr="00596A3A" w:rsidRDefault="00A73339" w:rsidP="00C80695">
            <w:pPr>
              <w:spacing w:before="0" w:after="0"/>
              <w:rPr>
                <w:rFonts w:ascii="Arial" w:hAnsi="Arial" w:cs="Arial"/>
                <w:sz w:val="20"/>
                <w:szCs w:val="20"/>
              </w:rPr>
            </w:pPr>
          </w:p>
        </w:tc>
        <w:tc>
          <w:tcPr>
            <w:tcW w:w="1605" w:type="dxa"/>
            <w:noWrap/>
            <w:hideMark/>
          </w:tcPr>
          <w:p w14:paraId="3DA1682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4C86016" w14:textId="77777777" w:rsidTr="00A73339">
        <w:trPr>
          <w:trHeight w:val="300"/>
        </w:trPr>
        <w:tc>
          <w:tcPr>
            <w:tcW w:w="1949" w:type="dxa"/>
            <w:vMerge/>
            <w:noWrap/>
            <w:vAlign w:val="center"/>
          </w:tcPr>
          <w:p w14:paraId="7BDB0A6C"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D2BC3CD"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Dalechampia scandens</w:t>
            </w:r>
          </w:p>
        </w:tc>
        <w:tc>
          <w:tcPr>
            <w:tcW w:w="1780" w:type="dxa"/>
            <w:noWrap/>
            <w:vAlign w:val="center"/>
            <w:hideMark/>
          </w:tcPr>
          <w:p w14:paraId="33035EF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Mo'ol koj</w:t>
            </w:r>
          </w:p>
        </w:tc>
        <w:tc>
          <w:tcPr>
            <w:tcW w:w="1544" w:type="dxa"/>
            <w:noWrap/>
            <w:vAlign w:val="center"/>
            <w:hideMark/>
          </w:tcPr>
          <w:p w14:paraId="235F4595" w14:textId="77777777" w:rsidR="00A73339" w:rsidRPr="00596A3A" w:rsidRDefault="00A73339" w:rsidP="00C80695">
            <w:pPr>
              <w:spacing w:before="0" w:after="0"/>
              <w:jc w:val="left"/>
              <w:rPr>
                <w:rFonts w:ascii="Arial" w:hAnsi="Arial" w:cs="Arial"/>
                <w:sz w:val="18"/>
                <w:szCs w:val="20"/>
              </w:rPr>
            </w:pPr>
            <w:r w:rsidRPr="00596A3A">
              <w:rPr>
                <w:rFonts w:ascii="Arial" w:hAnsi="Arial" w:cs="Arial"/>
                <w:sz w:val="18"/>
                <w:szCs w:val="20"/>
              </w:rPr>
              <w:t>Hierba trepadora</w:t>
            </w:r>
          </w:p>
        </w:tc>
        <w:tc>
          <w:tcPr>
            <w:tcW w:w="2224" w:type="dxa"/>
          </w:tcPr>
          <w:p w14:paraId="18FD37C7" w14:textId="77777777" w:rsidR="00A73339" w:rsidRPr="00596A3A" w:rsidRDefault="00A73339" w:rsidP="00C80695">
            <w:pPr>
              <w:spacing w:before="0" w:after="0"/>
              <w:rPr>
                <w:rFonts w:ascii="Arial" w:hAnsi="Arial" w:cs="Arial"/>
                <w:sz w:val="18"/>
                <w:szCs w:val="20"/>
              </w:rPr>
            </w:pPr>
          </w:p>
        </w:tc>
        <w:tc>
          <w:tcPr>
            <w:tcW w:w="1605" w:type="dxa"/>
            <w:noWrap/>
            <w:hideMark/>
          </w:tcPr>
          <w:p w14:paraId="45518E2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A057D7F" w14:textId="77777777" w:rsidTr="00A73339">
        <w:trPr>
          <w:trHeight w:val="300"/>
        </w:trPr>
        <w:tc>
          <w:tcPr>
            <w:tcW w:w="1949" w:type="dxa"/>
            <w:vMerge/>
            <w:noWrap/>
            <w:vAlign w:val="center"/>
          </w:tcPr>
          <w:p w14:paraId="761B22F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A19BBBF"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Enriquebeltrania crenatifolia</w:t>
            </w:r>
          </w:p>
        </w:tc>
        <w:tc>
          <w:tcPr>
            <w:tcW w:w="1780" w:type="dxa"/>
            <w:noWrap/>
            <w:vAlign w:val="center"/>
            <w:hideMark/>
          </w:tcPr>
          <w:p w14:paraId="184449A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Chiintok</w:t>
            </w:r>
          </w:p>
        </w:tc>
        <w:tc>
          <w:tcPr>
            <w:tcW w:w="1544" w:type="dxa"/>
            <w:noWrap/>
            <w:vAlign w:val="center"/>
            <w:hideMark/>
          </w:tcPr>
          <w:p w14:paraId="0ECA7F8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098A7107" w14:textId="77777777" w:rsidR="00A73339" w:rsidRPr="00596A3A" w:rsidRDefault="00A73339" w:rsidP="00C80695">
            <w:pPr>
              <w:spacing w:before="0" w:after="0"/>
              <w:rPr>
                <w:rFonts w:ascii="Arial" w:hAnsi="Arial" w:cs="Arial"/>
                <w:sz w:val="20"/>
                <w:szCs w:val="20"/>
              </w:rPr>
            </w:pPr>
          </w:p>
        </w:tc>
        <w:tc>
          <w:tcPr>
            <w:tcW w:w="1605" w:type="dxa"/>
            <w:noWrap/>
            <w:hideMark/>
          </w:tcPr>
          <w:p w14:paraId="1F1EC20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1CAF849" w14:textId="77777777" w:rsidTr="00A73339">
        <w:trPr>
          <w:trHeight w:val="300"/>
        </w:trPr>
        <w:tc>
          <w:tcPr>
            <w:tcW w:w="1949" w:type="dxa"/>
            <w:vMerge/>
            <w:noWrap/>
            <w:vAlign w:val="center"/>
          </w:tcPr>
          <w:p w14:paraId="3FAC68D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44016E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Euphorbia blodgettii</w:t>
            </w:r>
          </w:p>
        </w:tc>
        <w:tc>
          <w:tcPr>
            <w:tcW w:w="1780" w:type="dxa"/>
            <w:noWrap/>
            <w:vAlign w:val="center"/>
            <w:hideMark/>
          </w:tcPr>
          <w:p w14:paraId="39BB078A"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571D036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0F17C708" w14:textId="77777777" w:rsidR="00A73339" w:rsidRPr="00596A3A" w:rsidRDefault="00A73339" w:rsidP="00C80695">
            <w:pPr>
              <w:spacing w:before="0" w:after="0"/>
              <w:rPr>
                <w:rFonts w:ascii="Arial" w:hAnsi="Arial" w:cs="Arial"/>
                <w:sz w:val="20"/>
                <w:szCs w:val="20"/>
              </w:rPr>
            </w:pPr>
          </w:p>
        </w:tc>
        <w:tc>
          <w:tcPr>
            <w:tcW w:w="1605" w:type="dxa"/>
            <w:noWrap/>
            <w:hideMark/>
          </w:tcPr>
          <w:p w14:paraId="1E3B3E1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9B21CB1" w14:textId="77777777" w:rsidTr="00A73339">
        <w:trPr>
          <w:trHeight w:val="300"/>
        </w:trPr>
        <w:tc>
          <w:tcPr>
            <w:tcW w:w="1949" w:type="dxa"/>
            <w:vMerge/>
            <w:noWrap/>
            <w:vAlign w:val="center"/>
          </w:tcPr>
          <w:p w14:paraId="42A3FE3B"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85D04F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Euphorbia heterophylla</w:t>
            </w:r>
          </w:p>
        </w:tc>
        <w:tc>
          <w:tcPr>
            <w:tcW w:w="1780" w:type="dxa"/>
            <w:noWrap/>
            <w:vAlign w:val="center"/>
            <w:hideMark/>
          </w:tcPr>
          <w:p w14:paraId="1395127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Chuiep xiu</w:t>
            </w:r>
          </w:p>
        </w:tc>
        <w:tc>
          <w:tcPr>
            <w:tcW w:w="1544" w:type="dxa"/>
            <w:noWrap/>
            <w:vAlign w:val="center"/>
            <w:hideMark/>
          </w:tcPr>
          <w:p w14:paraId="58F112D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336C1513" w14:textId="77777777" w:rsidR="00A73339" w:rsidRPr="00596A3A" w:rsidRDefault="00A73339" w:rsidP="00C80695">
            <w:pPr>
              <w:spacing w:before="0" w:after="0"/>
              <w:rPr>
                <w:rFonts w:ascii="Arial" w:hAnsi="Arial" w:cs="Arial"/>
                <w:sz w:val="20"/>
                <w:szCs w:val="20"/>
              </w:rPr>
            </w:pPr>
          </w:p>
        </w:tc>
        <w:tc>
          <w:tcPr>
            <w:tcW w:w="1605" w:type="dxa"/>
            <w:noWrap/>
            <w:hideMark/>
          </w:tcPr>
          <w:p w14:paraId="54714D5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02E721A" w14:textId="77777777" w:rsidTr="00A73339">
        <w:trPr>
          <w:trHeight w:val="300"/>
        </w:trPr>
        <w:tc>
          <w:tcPr>
            <w:tcW w:w="1949" w:type="dxa"/>
            <w:vMerge/>
            <w:noWrap/>
            <w:vAlign w:val="center"/>
          </w:tcPr>
          <w:p w14:paraId="61036A58"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B13AD1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Euphorbia dioeca</w:t>
            </w:r>
          </w:p>
        </w:tc>
        <w:tc>
          <w:tcPr>
            <w:tcW w:w="1780" w:type="dxa"/>
            <w:noWrap/>
            <w:vAlign w:val="center"/>
            <w:hideMark/>
          </w:tcPr>
          <w:p w14:paraId="1CE39C7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Mejen xanab muku</w:t>
            </w:r>
          </w:p>
        </w:tc>
        <w:tc>
          <w:tcPr>
            <w:tcW w:w="1544" w:type="dxa"/>
            <w:noWrap/>
            <w:vAlign w:val="center"/>
            <w:hideMark/>
          </w:tcPr>
          <w:p w14:paraId="62F5CCD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0AC0C8AD" w14:textId="77777777" w:rsidR="00A73339" w:rsidRPr="00596A3A" w:rsidRDefault="00A73339" w:rsidP="00C80695">
            <w:pPr>
              <w:spacing w:before="0" w:after="0"/>
              <w:rPr>
                <w:rFonts w:ascii="Arial" w:hAnsi="Arial" w:cs="Arial"/>
                <w:sz w:val="20"/>
                <w:szCs w:val="20"/>
              </w:rPr>
            </w:pPr>
          </w:p>
        </w:tc>
        <w:tc>
          <w:tcPr>
            <w:tcW w:w="1605" w:type="dxa"/>
            <w:noWrap/>
            <w:hideMark/>
          </w:tcPr>
          <w:p w14:paraId="20DF438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4625C9F" w14:textId="77777777" w:rsidTr="00A73339">
        <w:trPr>
          <w:trHeight w:val="300"/>
        </w:trPr>
        <w:tc>
          <w:tcPr>
            <w:tcW w:w="1949" w:type="dxa"/>
            <w:vMerge/>
            <w:noWrap/>
            <w:vAlign w:val="center"/>
          </w:tcPr>
          <w:p w14:paraId="00DC240B"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85F703F"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Euphorbia mesembryanthemifolia</w:t>
            </w:r>
          </w:p>
        </w:tc>
        <w:tc>
          <w:tcPr>
            <w:tcW w:w="1780" w:type="dxa"/>
            <w:noWrap/>
            <w:vAlign w:val="center"/>
            <w:hideMark/>
          </w:tcPr>
          <w:p w14:paraId="2061E7D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Kabal cheechem</w:t>
            </w:r>
          </w:p>
        </w:tc>
        <w:tc>
          <w:tcPr>
            <w:tcW w:w="1544" w:type="dxa"/>
            <w:noWrap/>
            <w:vAlign w:val="center"/>
            <w:hideMark/>
          </w:tcPr>
          <w:p w14:paraId="67082F5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400CBA9D" w14:textId="77777777" w:rsidR="00A73339" w:rsidRPr="00596A3A" w:rsidRDefault="00A73339" w:rsidP="00C80695">
            <w:pPr>
              <w:spacing w:before="0" w:after="0"/>
              <w:rPr>
                <w:rFonts w:ascii="Arial" w:hAnsi="Arial" w:cs="Arial"/>
                <w:sz w:val="20"/>
                <w:szCs w:val="20"/>
              </w:rPr>
            </w:pPr>
          </w:p>
        </w:tc>
        <w:tc>
          <w:tcPr>
            <w:tcW w:w="1605" w:type="dxa"/>
            <w:noWrap/>
            <w:hideMark/>
          </w:tcPr>
          <w:p w14:paraId="435FFC6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84583B2" w14:textId="77777777" w:rsidTr="00A73339">
        <w:trPr>
          <w:trHeight w:val="300"/>
        </w:trPr>
        <w:tc>
          <w:tcPr>
            <w:tcW w:w="1949" w:type="dxa"/>
            <w:vMerge/>
            <w:noWrap/>
            <w:vAlign w:val="center"/>
          </w:tcPr>
          <w:p w14:paraId="5C8826D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E47C3B9"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Euphorbia mesembryanthemifolia </w:t>
            </w:r>
          </w:p>
        </w:tc>
        <w:tc>
          <w:tcPr>
            <w:tcW w:w="1780" w:type="dxa"/>
            <w:noWrap/>
            <w:vAlign w:val="center"/>
            <w:hideMark/>
          </w:tcPr>
          <w:p w14:paraId="522C8F6F"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12877F8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733313BC" w14:textId="77777777" w:rsidR="00A73339" w:rsidRPr="00596A3A" w:rsidRDefault="00A73339" w:rsidP="00C80695">
            <w:pPr>
              <w:spacing w:before="0" w:after="0"/>
              <w:rPr>
                <w:rFonts w:ascii="Arial" w:hAnsi="Arial" w:cs="Arial"/>
                <w:sz w:val="20"/>
                <w:szCs w:val="20"/>
              </w:rPr>
            </w:pPr>
          </w:p>
        </w:tc>
        <w:tc>
          <w:tcPr>
            <w:tcW w:w="1605" w:type="dxa"/>
            <w:noWrap/>
            <w:hideMark/>
          </w:tcPr>
          <w:p w14:paraId="0989030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86E3953" w14:textId="77777777" w:rsidTr="00A73339">
        <w:trPr>
          <w:trHeight w:val="300"/>
        </w:trPr>
        <w:tc>
          <w:tcPr>
            <w:tcW w:w="1949" w:type="dxa"/>
            <w:vMerge/>
            <w:noWrap/>
            <w:vAlign w:val="center"/>
          </w:tcPr>
          <w:p w14:paraId="4DDA3C4C"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8481A6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Gymnanthes lucida</w:t>
            </w:r>
          </w:p>
        </w:tc>
        <w:tc>
          <w:tcPr>
            <w:tcW w:w="1780" w:type="dxa"/>
            <w:noWrap/>
            <w:vAlign w:val="center"/>
            <w:hideMark/>
          </w:tcPr>
          <w:p w14:paraId="1128F53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Yayte</w:t>
            </w:r>
          </w:p>
        </w:tc>
        <w:tc>
          <w:tcPr>
            <w:tcW w:w="1544" w:type="dxa"/>
            <w:noWrap/>
            <w:vAlign w:val="center"/>
            <w:hideMark/>
          </w:tcPr>
          <w:p w14:paraId="6B545A7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E1F10AD" w14:textId="77777777" w:rsidR="00A73339" w:rsidRPr="00596A3A" w:rsidRDefault="00A73339" w:rsidP="00C80695">
            <w:pPr>
              <w:spacing w:before="0" w:after="0"/>
              <w:rPr>
                <w:rFonts w:ascii="Arial" w:hAnsi="Arial" w:cs="Arial"/>
                <w:sz w:val="20"/>
                <w:szCs w:val="20"/>
              </w:rPr>
            </w:pPr>
          </w:p>
        </w:tc>
        <w:tc>
          <w:tcPr>
            <w:tcW w:w="1605" w:type="dxa"/>
            <w:noWrap/>
            <w:hideMark/>
          </w:tcPr>
          <w:p w14:paraId="28CF6BF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761BEF0" w14:textId="77777777" w:rsidTr="00A73339">
        <w:trPr>
          <w:trHeight w:val="300"/>
        </w:trPr>
        <w:tc>
          <w:tcPr>
            <w:tcW w:w="1949" w:type="dxa"/>
            <w:vMerge/>
            <w:noWrap/>
            <w:vAlign w:val="center"/>
          </w:tcPr>
          <w:p w14:paraId="779A0761"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B1A197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Jatropha gaumeri</w:t>
            </w:r>
          </w:p>
        </w:tc>
        <w:tc>
          <w:tcPr>
            <w:tcW w:w="1780" w:type="dxa"/>
            <w:noWrap/>
            <w:vAlign w:val="center"/>
            <w:hideMark/>
          </w:tcPr>
          <w:p w14:paraId="634F9C0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Pomol che'</w:t>
            </w:r>
          </w:p>
        </w:tc>
        <w:tc>
          <w:tcPr>
            <w:tcW w:w="1544" w:type="dxa"/>
            <w:noWrap/>
            <w:vAlign w:val="center"/>
            <w:hideMark/>
          </w:tcPr>
          <w:p w14:paraId="0022BD5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4FC6C743" w14:textId="77777777" w:rsidR="00A73339" w:rsidRPr="00596A3A" w:rsidRDefault="00A73339" w:rsidP="00C80695">
            <w:pPr>
              <w:spacing w:before="0" w:after="0"/>
              <w:rPr>
                <w:rFonts w:ascii="Arial" w:hAnsi="Arial" w:cs="Arial"/>
                <w:sz w:val="20"/>
                <w:szCs w:val="20"/>
              </w:rPr>
            </w:pPr>
          </w:p>
        </w:tc>
        <w:tc>
          <w:tcPr>
            <w:tcW w:w="1605" w:type="dxa"/>
            <w:noWrap/>
            <w:hideMark/>
          </w:tcPr>
          <w:p w14:paraId="17D73D9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69D2AA6" w14:textId="77777777" w:rsidTr="00A73339">
        <w:trPr>
          <w:trHeight w:val="300"/>
        </w:trPr>
        <w:tc>
          <w:tcPr>
            <w:tcW w:w="1949" w:type="dxa"/>
            <w:vMerge/>
            <w:noWrap/>
            <w:vAlign w:val="center"/>
          </w:tcPr>
          <w:p w14:paraId="3BE6E02B"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332A970"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Sebastiania adenophora</w:t>
            </w:r>
          </w:p>
        </w:tc>
        <w:tc>
          <w:tcPr>
            <w:tcW w:w="1780" w:type="dxa"/>
            <w:noWrap/>
            <w:vAlign w:val="center"/>
            <w:hideMark/>
          </w:tcPr>
          <w:p w14:paraId="699B030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K'aan chunuup</w:t>
            </w:r>
          </w:p>
        </w:tc>
        <w:tc>
          <w:tcPr>
            <w:tcW w:w="1544" w:type="dxa"/>
            <w:noWrap/>
            <w:vAlign w:val="center"/>
            <w:hideMark/>
          </w:tcPr>
          <w:p w14:paraId="7AD01F7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D544F6F" w14:textId="77777777" w:rsidR="00A73339" w:rsidRPr="00596A3A" w:rsidRDefault="00A73339" w:rsidP="00C80695">
            <w:pPr>
              <w:spacing w:before="0" w:after="0"/>
              <w:rPr>
                <w:rFonts w:ascii="Arial" w:hAnsi="Arial" w:cs="Arial"/>
                <w:sz w:val="20"/>
                <w:szCs w:val="20"/>
              </w:rPr>
            </w:pPr>
          </w:p>
        </w:tc>
        <w:tc>
          <w:tcPr>
            <w:tcW w:w="1605" w:type="dxa"/>
            <w:noWrap/>
            <w:hideMark/>
          </w:tcPr>
          <w:p w14:paraId="46780D2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E46559F" w14:textId="77777777" w:rsidTr="00A73339">
        <w:trPr>
          <w:trHeight w:val="300"/>
        </w:trPr>
        <w:tc>
          <w:tcPr>
            <w:tcW w:w="1949" w:type="dxa"/>
            <w:noWrap/>
            <w:vAlign w:val="center"/>
            <w:hideMark/>
          </w:tcPr>
          <w:p w14:paraId="5679CC7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GENTIANACEAE</w:t>
            </w:r>
          </w:p>
        </w:tc>
        <w:tc>
          <w:tcPr>
            <w:tcW w:w="3894" w:type="dxa"/>
            <w:noWrap/>
            <w:vAlign w:val="center"/>
            <w:hideMark/>
          </w:tcPr>
          <w:p w14:paraId="19A6BB5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Eustoma exaltatum</w:t>
            </w:r>
          </w:p>
        </w:tc>
        <w:tc>
          <w:tcPr>
            <w:tcW w:w="1780" w:type="dxa"/>
            <w:noWrap/>
            <w:vAlign w:val="center"/>
            <w:hideMark/>
          </w:tcPr>
          <w:p w14:paraId="2C6EC477"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3073CF5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65E6FD39" w14:textId="77777777" w:rsidR="00A73339" w:rsidRPr="00596A3A" w:rsidRDefault="00A73339" w:rsidP="00C80695">
            <w:pPr>
              <w:spacing w:before="0" w:after="0"/>
              <w:rPr>
                <w:rFonts w:ascii="Arial" w:hAnsi="Arial" w:cs="Arial"/>
                <w:sz w:val="20"/>
                <w:szCs w:val="20"/>
              </w:rPr>
            </w:pPr>
          </w:p>
        </w:tc>
        <w:tc>
          <w:tcPr>
            <w:tcW w:w="1605" w:type="dxa"/>
            <w:noWrap/>
            <w:hideMark/>
          </w:tcPr>
          <w:p w14:paraId="698D56C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5EB7C7F" w14:textId="77777777" w:rsidTr="00A73339">
        <w:trPr>
          <w:trHeight w:val="300"/>
        </w:trPr>
        <w:tc>
          <w:tcPr>
            <w:tcW w:w="1949" w:type="dxa"/>
            <w:noWrap/>
            <w:vAlign w:val="center"/>
            <w:hideMark/>
          </w:tcPr>
          <w:p w14:paraId="1B4FAC5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GOODENIACEAE</w:t>
            </w:r>
          </w:p>
        </w:tc>
        <w:tc>
          <w:tcPr>
            <w:tcW w:w="3894" w:type="dxa"/>
            <w:noWrap/>
            <w:vAlign w:val="center"/>
            <w:hideMark/>
          </w:tcPr>
          <w:p w14:paraId="5A93A84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Scaevola plumieri </w:t>
            </w:r>
          </w:p>
        </w:tc>
        <w:tc>
          <w:tcPr>
            <w:tcW w:w="1780" w:type="dxa"/>
            <w:noWrap/>
            <w:vAlign w:val="center"/>
            <w:hideMark/>
          </w:tcPr>
          <w:p w14:paraId="6DAB6C6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Coralillo</w:t>
            </w:r>
          </w:p>
        </w:tc>
        <w:tc>
          <w:tcPr>
            <w:tcW w:w="1544" w:type="dxa"/>
            <w:noWrap/>
            <w:vAlign w:val="center"/>
            <w:hideMark/>
          </w:tcPr>
          <w:p w14:paraId="6469B51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4655ADFE" w14:textId="77777777" w:rsidR="00A73339" w:rsidRPr="00596A3A" w:rsidRDefault="00A73339" w:rsidP="00C80695">
            <w:pPr>
              <w:spacing w:before="0" w:after="0"/>
              <w:rPr>
                <w:rFonts w:ascii="Arial" w:hAnsi="Arial" w:cs="Arial"/>
                <w:sz w:val="20"/>
                <w:szCs w:val="20"/>
              </w:rPr>
            </w:pPr>
          </w:p>
        </w:tc>
        <w:tc>
          <w:tcPr>
            <w:tcW w:w="1605" w:type="dxa"/>
            <w:noWrap/>
            <w:hideMark/>
          </w:tcPr>
          <w:p w14:paraId="6000B34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A1C029E" w14:textId="77777777" w:rsidTr="00A73339">
        <w:trPr>
          <w:trHeight w:val="300"/>
        </w:trPr>
        <w:tc>
          <w:tcPr>
            <w:tcW w:w="1949" w:type="dxa"/>
            <w:vMerge w:val="restart"/>
            <w:noWrap/>
            <w:vAlign w:val="center"/>
            <w:hideMark/>
          </w:tcPr>
          <w:p w14:paraId="0613E0B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LAMIACEAE</w:t>
            </w:r>
          </w:p>
        </w:tc>
        <w:tc>
          <w:tcPr>
            <w:tcW w:w="3894" w:type="dxa"/>
            <w:noWrap/>
            <w:vAlign w:val="center"/>
            <w:hideMark/>
          </w:tcPr>
          <w:p w14:paraId="43A0986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Callicarpa acuminata</w:t>
            </w:r>
          </w:p>
        </w:tc>
        <w:tc>
          <w:tcPr>
            <w:tcW w:w="1780" w:type="dxa"/>
            <w:noWrap/>
            <w:vAlign w:val="center"/>
            <w:hideMark/>
          </w:tcPr>
          <w:p w14:paraId="0302C18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Xpuhn</w:t>
            </w:r>
          </w:p>
        </w:tc>
        <w:tc>
          <w:tcPr>
            <w:tcW w:w="1544" w:type="dxa"/>
            <w:noWrap/>
            <w:vAlign w:val="center"/>
            <w:hideMark/>
          </w:tcPr>
          <w:p w14:paraId="1BC6BD9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3264457E" w14:textId="77777777" w:rsidR="00A73339" w:rsidRPr="00596A3A" w:rsidRDefault="00A73339" w:rsidP="00C80695">
            <w:pPr>
              <w:spacing w:before="0" w:after="0"/>
              <w:rPr>
                <w:rFonts w:ascii="Arial" w:hAnsi="Arial" w:cs="Arial"/>
                <w:sz w:val="20"/>
                <w:szCs w:val="20"/>
              </w:rPr>
            </w:pPr>
          </w:p>
        </w:tc>
        <w:tc>
          <w:tcPr>
            <w:tcW w:w="1605" w:type="dxa"/>
            <w:noWrap/>
            <w:hideMark/>
          </w:tcPr>
          <w:p w14:paraId="4BCAB20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56E829C" w14:textId="77777777" w:rsidTr="00A73339">
        <w:trPr>
          <w:trHeight w:val="300"/>
        </w:trPr>
        <w:tc>
          <w:tcPr>
            <w:tcW w:w="1949" w:type="dxa"/>
            <w:vMerge/>
            <w:noWrap/>
            <w:vAlign w:val="center"/>
            <w:hideMark/>
          </w:tcPr>
          <w:p w14:paraId="5F9D45F5"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F91AAB0"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Cassytha fliformnis</w:t>
            </w:r>
          </w:p>
        </w:tc>
        <w:tc>
          <w:tcPr>
            <w:tcW w:w="1780" w:type="dxa"/>
            <w:noWrap/>
            <w:vAlign w:val="center"/>
            <w:hideMark/>
          </w:tcPr>
          <w:p w14:paraId="024DDDE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Kunkubul</w:t>
            </w:r>
          </w:p>
        </w:tc>
        <w:tc>
          <w:tcPr>
            <w:tcW w:w="1544" w:type="dxa"/>
            <w:noWrap/>
            <w:vAlign w:val="center"/>
            <w:hideMark/>
          </w:tcPr>
          <w:p w14:paraId="0045E692" w14:textId="77777777" w:rsidR="00A73339" w:rsidRPr="00596A3A" w:rsidRDefault="00A73339" w:rsidP="00C80695">
            <w:pPr>
              <w:spacing w:before="0" w:after="0"/>
              <w:jc w:val="left"/>
              <w:rPr>
                <w:rFonts w:ascii="Arial" w:hAnsi="Arial" w:cs="Arial"/>
                <w:sz w:val="18"/>
                <w:szCs w:val="20"/>
              </w:rPr>
            </w:pPr>
            <w:r w:rsidRPr="00596A3A">
              <w:rPr>
                <w:rFonts w:ascii="Arial" w:hAnsi="Arial" w:cs="Arial"/>
                <w:sz w:val="18"/>
                <w:szCs w:val="20"/>
              </w:rPr>
              <w:t>Hierba trepadora</w:t>
            </w:r>
          </w:p>
        </w:tc>
        <w:tc>
          <w:tcPr>
            <w:tcW w:w="2224" w:type="dxa"/>
          </w:tcPr>
          <w:p w14:paraId="14AB1CC0" w14:textId="77777777" w:rsidR="00A73339" w:rsidRPr="00596A3A" w:rsidRDefault="00A73339" w:rsidP="00C80695">
            <w:pPr>
              <w:spacing w:before="0" w:after="0"/>
              <w:rPr>
                <w:rFonts w:ascii="Arial" w:hAnsi="Arial" w:cs="Arial"/>
                <w:sz w:val="18"/>
                <w:szCs w:val="20"/>
              </w:rPr>
            </w:pPr>
          </w:p>
        </w:tc>
        <w:tc>
          <w:tcPr>
            <w:tcW w:w="1605" w:type="dxa"/>
            <w:noWrap/>
            <w:hideMark/>
          </w:tcPr>
          <w:p w14:paraId="037AB49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3803583" w14:textId="77777777" w:rsidTr="00A73339">
        <w:trPr>
          <w:trHeight w:val="300"/>
        </w:trPr>
        <w:tc>
          <w:tcPr>
            <w:tcW w:w="1949" w:type="dxa"/>
            <w:vMerge/>
            <w:noWrap/>
            <w:vAlign w:val="center"/>
          </w:tcPr>
          <w:p w14:paraId="4B956347"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D0E750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Nectandra coriácea</w:t>
            </w:r>
          </w:p>
        </w:tc>
        <w:tc>
          <w:tcPr>
            <w:tcW w:w="1780" w:type="dxa"/>
            <w:noWrap/>
            <w:vAlign w:val="center"/>
            <w:hideMark/>
          </w:tcPr>
          <w:p w14:paraId="6EAB9BE0"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4887CB8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C97A3C8" w14:textId="77777777" w:rsidR="00A73339" w:rsidRPr="00596A3A" w:rsidRDefault="00A73339" w:rsidP="00C80695">
            <w:pPr>
              <w:spacing w:before="0" w:after="0"/>
              <w:rPr>
                <w:rFonts w:ascii="Arial" w:hAnsi="Arial" w:cs="Arial"/>
                <w:sz w:val="20"/>
                <w:szCs w:val="20"/>
              </w:rPr>
            </w:pPr>
          </w:p>
        </w:tc>
        <w:tc>
          <w:tcPr>
            <w:tcW w:w="1605" w:type="dxa"/>
            <w:noWrap/>
            <w:hideMark/>
          </w:tcPr>
          <w:p w14:paraId="0072E9C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82C2D7F" w14:textId="77777777" w:rsidTr="00A73339">
        <w:trPr>
          <w:trHeight w:val="300"/>
        </w:trPr>
        <w:tc>
          <w:tcPr>
            <w:tcW w:w="1949" w:type="dxa"/>
            <w:vMerge/>
            <w:noWrap/>
            <w:vAlign w:val="center"/>
          </w:tcPr>
          <w:p w14:paraId="7891CCD6"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C6C28C7"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Ocimum campechianum</w:t>
            </w:r>
          </w:p>
        </w:tc>
        <w:tc>
          <w:tcPr>
            <w:tcW w:w="1780" w:type="dxa"/>
            <w:noWrap/>
            <w:vAlign w:val="center"/>
            <w:hideMark/>
          </w:tcPr>
          <w:p w14:paraId="2C65178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Kakaltuun</w:t>
            </w:r>
          </w:p>
        </w:tc>
        <w:tc>
          <w:tcPr>
            <w:tcW w:w="1544" w:type="dxa"/>
            <w:noWrap/>
            <w:vAlign w:val="center"/>
            <w:hideMark/>
          </w:tcPr>
          <w:p w14:paraId="3D43BF6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6B139355" w14:textId="77777777" w:rsidR="00A73339" w:rsidRPr="00596A3A" w:rsidRDefault="00A73339" w:rsidP="00C80695">
            <w:pPr>
              <w:spacing w:before="0" w:after="0"/>
              <w:rPr>
                <w:rFonts w:ascii="Arial" w:hAnsi="Arial" w:cs="Arial"/>
                <w:sz w:val="20"/>
                <w:szCs w:val="20"/>
              </w:rPr>
            </w:pPr>
          </w:p>
        </w:tc>
        <w:tc>
          <w:tcPr>
            <w:tcW w:w="1605" w:type="dxa"/>
            <w:noWrap/>
            <w:hideMark/>
          </w:tcPr>
          <w:p w14:paraId="690822C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2BCEB11" w14:textId="77777777" w:rsidTr="00A73339">
        <w:trPr>
          <w:trHeight w:val="300"/>
        </w:trPr>
        <w:tc>
          <w:tcPr>
            <w:tcW w:w="1949" w:type="dxa"/>
            <w:vMerge w:val="restart"/>
            <w:noWrap/>
            <w:vAlign w:val="center"/>
            <w:hideMark/>
          </w:tcPr>
          <w:p w14:paraId="51DA5A3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LAURACEAE</w:t>
            </w:r>
          </w:p>
        </w:tc>
        <w:tc>
          <w:tcPr>
            <w:tcW w:w="3894" w:type="dxa"/>
            <w:noWrap/>
            <w:vAlign w:val="center"/>
            <w:hideMark/>
          </w:tcPr>
          <w:p w14:paraId="40C40490"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Salvia coccinea</w:t>
            </w:r>
          </w:p>
        </w:tc>
        <w:tc>
          <w:tcPr>
            <w:tcW w:w="1780" w:type="dxa"/>
            <w:noWrap/>
            <w:vAlign w:val="center"/>
            <w:hideMark/>
          </w:tcPr>
          <w:p w14:paraId="3AEFE992"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20E0570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5977DBAB" w14:textId="77777777" w:rsidR="00A73339" w:rsidRPr="00596A3A" w:rsidRDefault="00A73339" w:rsidP="00C80695">
            <w:pPr>
              <w:spacing w:before="0" w:after="0"/>
              <w:rPr>
                <w:rFonts w:ascii="Arial" w:hAnsi="Arial" w:cs="Arial"/>
                <w:sz w:val="20"/>
                <w:szCs w:val="20"/>
              </w:rPr>
            </w:pPr>
          </w:p>
        </w:tc>
        <w:tc>
          <w:tcPr>
            <w:tcW w:w="1605" w:type="dxa"/>
            <w:noWrap/>
            <w:hideMark/>
          </w:tcPr>
          <w:p w14:paraId="6633226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FD8B2E7" w14:textId="77777777" w:rsidTr="00A73339">
        <w:trPr>
          <w:trHeight w:val="300"/>
        </w:trPr>
        <w:tc>
          <w:tcPr>
            <w:tcW w:w="1949" w:type="dxa"/>
            <w:vMerge/>
            <w:noWrap/>
            <w:vAlign w:val="center"/>
            <w:hideMark/>
          </w:tcPr>
          <w:p w14:paraId="3492D6D9"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0491D5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Vitex gaumeri</w:t>
            </w:r>
          </w:p>
        </w:tc>
        <w:tc>
          <w:tcPr>
            <w:tcW w:w="1780" w:type="dxa"/>
            <w:noWrap/>
            <w:vAlign w:val="center"/>
            <w:hideMark/>
          </w:tcPr>
          <w:p w14:paraId="0FF7A2F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Ya ax nik</w:t>
            </w:r>
          </w:p>
        </w:tc>
        <w:tc>
          <w:tcPr>
            <w:tcW w:w="1544" w:type="dxa"/>
            <w:noWrap/>
            <w:vAlign w:val="center"/>
            <w:hideMark/>
          </w:tcPr>
          <w:p w14:paraId="2A34C4F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45740B27" w14:textId="77777777" w:rsidR="00A73339" w:rsidRPr="00596A3A" w:rsidRDefault="00A73339" w:rsidP="00C80695">
            <w:pPr>
              <w:spacing w:before="0" w:after="0"/>
              <w:rPr>
                <w:rFonts w:ascii="Arial" w:hAnsi="Arial" w:cs="Arial"/>
                <w:sz w:val="20"/>
                <w:szCs w:val="20"/>
              </w:rPr>
            </w:pPr>
          </w:p>
        </w:tc>
        <w:tc>
          <w:tcPr>
            <w:tcW w:w="1605" w:type="dxa"/>
            <w:noWrap/>
            <w:hideMark/>
          </w:tcPr>
          <w:p w14:paraId="0FDCACA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FD5B668" w14:textId="77777777" w:rsidTr="00A73339">
        <w:trPr>
          <w:trHeight w:val="300"/>
        </w:trPr>
        <w:tc>
          <w:tcPr>
            <w:tcW w:w="1949" w:type="dxa"/>
            <w:vMerge w:val="restart"/>
            <w:noWrap/>
            <w:vAlign w:val="center"/>
            <w:hideMark/>
          </w:tcPr>
          <w:p w14:paraId="575403C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LEGUMINOSAE</w:t>
            </w:r>
          </w:p>
        </w:tc>
        <w:tc>
          <w:tcPr>
            <w:tcW w:w="3894" w:type="dxa"/>
            <w:noWrap/>
            <w:vAlign w:val="center"/>
            <w:hideMark/>
          </w:tcPr>
          <w:p w14:paraId="4D2214E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Acacia cedilloi</w:t>
            </w:r>
          </w:p>
        </w:tc>
        <w:tc>
          <w:tcPr>
            <w:tcW w:w="1780" w:type="dxa"/>
            <w:noWrap/>
            <w:vAlign w:val="center"/>
            <w:hideMark/>
          </w:tcPr>
          <w:p w14:paraId="2F87D3E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Subin</w:t>
            </w:r>
          </w:p>
        </w:tc>
        <w:tc>
          <w:tcPr>
            <w:tcW w:w="1544" w:type="dxa"/>
            <w:noWrap/>
            <w:vAlign w:val="center"/>
            <w:hideMark/>
          </w:tcPr>
          <w:p w14:paraId="08DA234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388687C" w14:textId="77777777" w:rsidR="00A73339" w:rsidRPr="00596A3A" w:rsidRDefault="00A73339" w:rsidP="00C80695">
            <w:pPr>
              <w:spacing w:before="0" w:after="0"/>
              <w:rPr>
                <w:rFonts w:ascii="Arial" w:hAnsi="Arial" w:cs="Arial"/>
                <w:sz w:val="20"/>
                <w:szCs w:val="20"/>
              </w:rPr>
            </w:pPr>
          </w:p>
        </w:tc>
        <w:tc>
          <w:tcPr>
            <w:tcW w:w="1605" w:type="dxa"/>
            <w:noWrap/>
            <w:hideMark/>
          </w:tcPr>
          <w:p w14:paraId="131D230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37B07C3" w14:textId="77777777" w:rsidTr="00A73339">
        <w:trPr>
          <w:trHeight w:val="300"/>
        </w:trPr>
        <w:tc>
          <w:tcPr>
            <w:tcW w:w="1949" w:type="dxa"/>
            <w:vMerge/>
            <w:noWrap/>
            <w:vAlign w:val="center"/>
          </w:tcPr>
          <w:p w14:paraId="24C39F15"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FBAA04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Acacia cornigera</w:t>
            </w:r>
          </w:p>
        </w:tc>
        <w:tc>
          <w:tcPr>
            <w:tcW w:w="1780" w:type="dxa"/>
            <w:noWrap/>
            <w:vAlign w:val="center"/>
            <w:hideMark/>
          </w:tcPr>
          <w:p w14:paraId="35A4823D"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032536F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Subin</w:t>
            </w:r>
          </w:p>
        </w:tc>
        <w:tc>
          <w:tcPr>
            <w:tcW w:w="2224" w:type="dxa"/>
            <w:noWrap/>
            <w:hideMark/>
          </w:tcPr>
          <w:p w14:paraId="45B9EB7B" w14:textId="77777777" w:rsidR="00A73339" w:rsidRPr="00596A3A" w:rsidRDefault="00A73339" w:rsidP="00C80695">
            <w:pPr>
              <w:spacing w:before="0" w:after="0"/>
              <w:rPr>
                <w:rFonts w:ascii="Arial" w:hAnsi="Arial" w:cs="Arial"/>
                <w:sz w:val="20"/>
                <w:szCs w:val="20"/>
              </w:rPr>
            </w:pPr>
          </w:p>
        </w:tc>
        <w:tc>
          <w:tcPr>
            <w:tcW w:w="1605" w:type="dxa"/>
            <w:noWrap/>
            <w:hideMark/>
          </w:tcPr>
          <w:p w14:paraId="088BBA6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A0CC425" w14:textId="77777777" w:rsidTr="00A73339">
        <w:trPr>
          <w:trHeight w:val="300"/>
        </w:trPr>
        <w:tc>
          <w:tcPr>
            <w:tcW w:w="1949" w:type="dxa"/>
            <w:vMerge/>
            <w:noWrap/>
            <w:vAlign w:val="center"/>
          </w:tcPr>
          <w:p w14:paraId="51E5B7D4"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4CA20BF"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Acacia dolichostachya</w:t>
            </w:r>
          </w:p>
        </w:tc>
        <w:tc>
          <w:tcPr>
            <w:tcW w:w="1780" w:type="dxa"/>
            <w:noWrap/>
            <w:vAlign w:val="center"/>
            <w:hideMark/>
          </w:tcPr>
          <w:p w14:paraId="09572C5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Kaabal pich</w:t>
            </w:r>
          </w:p>
        </w:tc>
        <w:tc>
          <w:tcPr>
            <w:tcW w:w="1544" w:type="dxa"/>
            <w:noWrap/>
            <w:vAlign w:val="center"/>
            <w:hideMark/>
          </w:tcPr>
          <w:p w14:paraId="704C96C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4540A788" w14:textId="77777777" w:rsidR="00A73339" w:rsidRPr="00596A3A" w:rsidRDefault="00A73339" w:rsidP="00C80695">
            <w:pPr>
              <w:spacing w:before="0" w:after="0"/>
              <w:rPr>
                <w:rFonts w:ascii="Arial" w:hAnsi="Arial" w:cs="Arial"/>
                <w:sz w:val="20"/>
                <w:szCs w:val="20"/>
              </w:rPr>
            </w:pPr>
          </w:p>
        </w:tc>
        <w:tc>
          <w:tcPr>
            <w:tcW w:w="1605" w:type="dxa"/>
            <w:noWrap/>
            <w:hideMark/>
          </w:tcPr>
          <w:p w14:paraId="5C67ED7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564E6A4" w14:textId="77777777" w:rsidTr="00A73339">
        <w:trPr>
          <w:trHeight w:val="300"/>
        </w:trPr>
        <w:tc>
          <w:tcPr>
            <w:tcW w:w="1949" w:type="dxa"/>
            <w:vMerge/>
            <w:noWrap/>
            <w:vAlign w:val="center"/>
          </w:tcPr>
          <w:p w14:paraId="76CD8CD7"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6A1064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Acacia gaumeri</w:t>
            </w:r>
          </w:p>
        </w:tc>
        <w:tc>
          <w:tcPr>
            <w:tcW w:w="1780" w:type="dxa"/>
            <w:noWrap/>
            <w:vAlign w:val="center"/>
            <w:hideMark/>
          </w:tcPr>
          <w:p w14:paraId="2A7B648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Box</w:t>
            </w:r>
            <w:r w:rsidRPr="00596A3A">
              <w:rPr>
                <w:rFonts w:ascii="Arial" w:hAnsi="Arial" w:cs="Arial"/>
                <w:sz w:val="20"/>
                <w:szCs w:val="20"/>
              </w:rPr>
              <w:noBreakHyphen/>
              <w:t>kaatzin</w:t>
            </w:r>
          </w:p>
        </w:tc>
        <w:tc>
          <w:tcPr>
            <w:tcW w:w="1544" w:type="dxa"/>
            <w:noWrap/>
            <w:vAlign w:val="center"/>
            <w:hideMark/>
          </w:tcPr>
          <w:p w14:paraId="5ACD785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78EC33B" w14:textId="77777777" w:rsidR="00A73339" w:rsidRPr="00596A3A" w:rsidRDefault="00A73339" w:rsidP="00C80695">
            <w:pPr>
              <w:spacing w:before="0" w:after="0"/>
              <w:rPr>
                <w:rFonts w:ascii="Arial" w:hAnsi="Arial" w:cs="Arial"/>
                <w:sz w:val="20"/>
                <w:szCs w:val="20"/>
              </w:rPr>
            </w:pPr>
          </w:p>
        </w:tc>
        <w:tc>
          <w:tcPr>
            <w:tcW w:w="1605" w:type="dxa"/>
            <w:noWrap/>
            <w:hideMark/>
          </w:tcPr>
          <w:p w14:paraId="5AE45A3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DE97AC9" w14:textId="77777777" w:rsidTr="00A73339">
        <w:trPr>
          <w:trHeight w:val="300"/>
        </w:trPr>
        <w:tc>
          <w:tcPr>
            <w:tcW w:w="1949" w:type="dxa"/>
            <w:vMerge/>
            <w:noWrap/>
            <w:vAlign w:val="center"/>
          </w:tcPr>
          <w:p w14:paraId="0AF0D715"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477E84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Acacia pennatula</w:t>
            </w:r>
          </w:p>
        </w:tc>
        <w:tc>
          <w:tcPr>
            <w:tcW w:w="1780" w:type="dxa"/>
            <w:noWrap/>
            <w:vAlign w:val="center"/>
            <w:hideMark/>
          </w:tcPr>
          <w:p w14:paraId="171655E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Chimay</w:t>
            </w:r>
          </w:p>
        </w:tc>
        <w:tc>
          <w:tcPr>
            <w:tcW w:w="1544" w:type="dxa"/>
            <w:noWrap/>
            <w:vAlign w:val="center"/>
            <w:hideMark/>
          </w:tcPr>
          <w:p w14:paraId="4EEACA5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20619818" w14:textId="77777777" w:rsidR="00A73339" w:rsidRPr="00596A3A" w:rsidRDefault="00A73339" w:rsidP="00C80695">
            <w:pPr>
              <w:spacing w:before="0" w:after="0"/>
              <w:rPr>
                <w:rFonts w:ascii="Arial" w:hAnsi="Arial" w:cs="Arial"/>
                <w:sz w:val="20"/>
                <w:szCs w:val="20"/>
              </w:rPr>
            </w:pPr>
          </w:p>
        </w:tc>
        <w:tc>
          <w:tcPr>
            <w:tcW w:w="1605" w:type="dxa"/>
            <w:noWrap/>
            <w:hideMark/>
          </w:tcPr>
          <w:p w14:paraId="5B14897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244EDB8" w14:textId="77777777" w:rsidTr="00A73339">
        <w:trPr>
          <w:trHeight w:val="300"/>
        </w:trPr>
        <w:tc>
          <w:tcPr>
            <w:tcW w:w="1949" w:type="dxa"/>
            <w:vMerge/>
            <w:noWrap/>
            <w:vAlign w:val="center"/>
          </w:tcPr>
          <w:p w14:paraId="4118367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8EECEC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Acacia collinsii</w:t>
            </w:r>
          </w:p>
        </w:tc>
        <w:tc>
          <w:tcPr>
            <w:tcW w:w="1780" w:type="dxa"/>
            <w:noWrap/>
            <w:vAlign w:val="center"/>
            <w:hideMark/>
          </w:tcPr>
          <w:p w14:paraId="5C7F3D5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Subin</w:t>
            </w:r>
          </w:p>
        </w:tc>
        <w:tc>
          <w:tcPr>
            <w:tcW w:w="1544" w:type="dxa"/>
            <w:noWrap/>
            <w:vAlign w:val="center"/>
            <w:hideMark/>
          </w:tcPr>
          <w:p w14:paraId="18615AB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69E31BF0" w14:textId="77777777" w:rsidR="00A73339" w:rsidRPr="00596A3A" w:rsidRDefault="00A73339" w:rsidP="00C80695">
            <w:pPr>
              <w:spacing w:before="0" w:after="0"/>
              <w:rPr>
                <w:rFonts w:ascii="Arial" w:hAnsi="Arial" w:cs="Arial"/>
                <w:sz w:val="20"/>
                <w:szCs w:val="20"/>
              </w:rPr>
            </w:pPr>
          </w:p>
        </w:tc>
        <w:tc>
          <w:tcPr>
            <w:tcW w:w="1605" w:type="dxa"/>
            <w:noWrap/>
            <w:hideMark/>
          </w:tcPr>
          <w:p w14:paraId="48B3BC2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18BEF03" w14:textId="77777777" w:rsidTr="00A73339">
        <w:trPr>
          <w:trHeight w:val="300"/>
        </w:trPr>
        <w:tc>
          <w:tcPr>
            <w:tcW w:w="1949" w:type="dxa"/>
            <w:vMerge/>
            <w:noWrap/>
            <w:vAlign w:val="center"/>
          </w:tcPr>
          <w:p w14:paraId="19607A5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5434FC7"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Albizia tomentosa</w:t>
            </w:r>
          </w:p>
        </w:tc>
        <w:tc>
          <w:tcPr>
            <w:tcW w:w="1780" w:type="dxa"/>
            <w:noWrap/>
            <w:vAlign w:val="center"/>
            <w:hideMark/>
          </w:tcPr>
          <w:p w14:paraId="225840C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Simin</w:t>
            </w:r>
          </w:p>
        </w:tc>
        <w:tc>
          <w:tcPr>
            <w:tcW w:w="1544" w:type="dxa"/>
            <w:noWrap/>
            <w:vAlign w:val="center"/>
            <w:hideMark/>
          </w:tcPr>
          <w:p w14:paraId="2EBA416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A6BD2DA" w14:textId="77777777" w:rsidR="00A73339" w:rsidRPr="00596A3A" w:rsidRDefault="00A73339" w:rsidP="00C80695">
            <w:pPr>
              <w:spacing w:before="0" w:after="0"/>
              <w:rPr>
                <w:rFonts w:ascii="Arial" w:hAnsi="Arial" w:cs="Arial"/>
                <w:sz w:val="20"/>
                <w:szCs w:val="20"/>
              </w:rPr>
            </w:pPr>
          </w:p>
        </w:tc>
        <w:tc>
          <w:tcPr>
            <w:tcW w:w="1605" w:type="dxa"/>
            <w:noWrap/>
            <w:hideMark/>
          </w:tcPr>
          <w:p w14:paraId="5584C52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67B13C5" w14:textId="77777777" w:rsidTr="00A73339">
        <w:trPr>
          <w:trHeight w:val="300"/>
        </w:trPr>
        <w:tc>
          <w:tcPr>
            <w:tcW w:w="1949" w:type="dxa"/>
            <w:vMerge/>
            <w:noWrap/>
            <w:vAlign w:val="center"/>
          </w:tcPr>
          <w:p w14:paraId="505D265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095F40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Ateleia gummifera</w:t>
            </w:r>
          </w:p>
        </w:tc>
        <w:tc>
          <w:tcPr>
            <w:tcW w:w="1780" w:type="dxa"/>
            <w:noWrap/>
            <w:vAlign w:val="center"/>
            <w:hideMark/>
          </w:tcPr>
          <w:p w14:paraId="33BEE757"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3DBDBCB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2FC7BBD" w14:textId="77777777" w:rsidR="00A73339" w:rsidRPr="00596A3A" w:rsidRDefault="00A73339" w:rsidP="00C80695">
            <w:pPr>
              <w:spacing w:before="0" w:after="0"/>
              <w:rPr>
                <w:rFonts w:ascii="Arial" w:hAnsi="Arial" w:cs="Arial"/>
                <w:sz w:val="20"/>
                <w:szCs w:val="20"/>
              </w:rPr>
            </w:pPr>
          </w:p>
        </w:tc>
        <w:tc>
          <w:tcPr>
            <w:tcW w:w="1605" w:type="dxa"/>
            <w:noWrap/>
            <w:hideMark/>
          </w:tcPr>
          <w:p w14:paraId="1B23C64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83D7E61" w14:textId="77777777" w:rsidTr="00A73339">
        <w:trPr>
          <w:trHeight w:val="300"/>
        </w:trPr>
        <w:tc>
          <w:tcPr>
            <w:tcW w:w="1949" w:type="dxa"/>
            <w:vMerge/>
            <w:noWrap/>
            <w:vAlign w:val="center"/>
          </w:tcPr>
          <w:p w14:paraId="7AB25550"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67FDBB8"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Bauhinia divaricata</w:t>
            </w:r>
          </w:p>
        </w:tc>
        <w:tc>
          <w:tcPr>
            <w:tcW w:w="1780" w:type="dxa"/>
            <w:noWrap/>
            <w:vAlign w:val="center"/>
            <w:hideMark/>
          </w:tcPr>
          <w:p w14:paraId="121CECD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Sak ts'ulub tok</w:t>
            </w:r>
          </w:p>
        </w:tc>
        <w:tc>
          <w:tcPr>
            <w:tcW w:w="1544" w:type="dxa"/>
            <w:noWrap/>
            <w:vAlign w:val="center"/>
            <w:hideMark/>
          </w:tcPr>
          <w:p w14:paraId="7AB713D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5C8175EC" w14:textId="77777777" w:rsidR="00A73339" w:rsidRPr="00596A3A" w:rsidRDefault="00A73339" w:rsidP="00C80695">
            <w:pPr>
              <w:spacing w:before="0" w:after="0"/>
              <w:rPr>
                <w:rFonts w:ascii="Arial" w:hAnsi="Arial" w:cs="Arial"/>
                <w:sz w:val="20"/>
                <w:szCs w:val="20"/>
              </w:rPr>
            </w:pPr>
          </w:p>
        </w:tc>
        <w:tc>
          <w:tcPr>
            <w:tcW w:w="1605" w:type="dxa"/>
            <w:noWrap/>
            <w:hideMark/>
          </w:tcPr>
          <w:p w14:paraId="6D95D5F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34AC19F" w14:textId="77777777" w:rsidTr="00A73339">
        <w:trPr>
          <w:trHeight w:val="300"/>
        </w:trPr>
        <w:tc>
          <w:tcPr>
            <w:tcW w:w="1949" w:type="dxa"/>
            <w:vMerge/>
            <w:noWrap/>
            <w:vAlign w:val="center"/>
          </w:tcPr>
          <w:p w14:paraId="5A26246E"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4507DF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Bauhinia jenningsii</w:t>
            </w:r>
          </w:p>
        </w:tc>
        <w:tc>
          <w:tcPr>
            <w:tcW w:w="1780" w:type="dxa"/>
            <w:noWrap/>
            <w:vAlign w:val="center"/>
            <w:hideMark/>
          </w:tcPr>
          <w:p w14:paraId="1EFCEC5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Pepen che'</w:t>
            </w:r>
          </w:p>
        </w:tc>
        <w:tc>
          <w:tcPr>
            <w:tcW w:w="1544" w:type="dxa"/>
            <w:noWrap/>
            <w:vAlign w:val="center"/>
            <w:hideMark/>
          </w:tcPr>
          <w:p w14:paraId="68043C6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058EBB27" w14:textId="77777777" w:rsidR="00A73339" w:rsidRPr="00596A3A" w:rsidRDefault="00A73339" w:rsidP="00C80695">
            <w:pPr>
              <w:spacing w:before="0" w:after="0"/>
              <w:rPr>
                <w:rFonts w:ascii="Arial" w:hAnsi="Arial" w:cs="Arial"/>
                <w:sz w:val="20"/>
                <w:szCs w:val="20"/>
              </w:rPr>
            </w:pPr>
          </w:p>
        </w:tc>
        <w:tc>
          <w:tcPr>
            <w:tcW w:w="1605" w:type="dxa"/>
            <w:noWrap/>
            <w:hideMark/>
          </w:tcPr>
          <w:p w14:paraId="4FAE785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D5E4A75" w14:textId="77777777" w:rsidTr="00A73339">
        <w:trPr>
          <w:trHeight w:val="300"/>
        </w:trPr>
        <w:tc>
          <w:tcPr>
            <w:tcW w:w="1949" w:type="dxa"/>
            <w:vMerge/>
            <w:noWrap/>
            <w:vAlign w:val="center"/>
          </w:tcPr>
          <w:p w14:paraId="15F2D6D1"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027D28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Caesalpinia gaumeri</w:t>
            </w:r>
          </w:p>
        </w:tc>
        <w:tc>
          <w:tcPr>
            <w:tcW w:w="1780" w:type="dxa"/>
            <w:noWrap/>
            <w:vAlign w:val="center"/>
            <w:hideMark/>
          </w:tcPr>
          <w:p w14:paraId="32C4BDF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Kitim che'</w:t>
            </w:r>
          </w:p>
        </w:tc>
        <w:tc>
          <w:tcPr>
            <w:tcW w:w="1544" w:type="dxa"/>
            <w:noWrap/>
            <w:vAlign w:val="center"/>
            <w:hideMark/>
          </w:tcPr>
          <w:p w14:paraId="40B891A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3B8CD93" w14:textId="77777777" w:rsidR="00A73339" w:rsidRPr="00596A3A" w:rsidRDefault="00A73339" w:rsidP="00C80695">
            <w:pPr>
              <w:spacing w:before="0" w:after="0"/>
              <w:rPr>
                <w:rFonts w:ascii="Arial" w:hAnsi="Arial" w:cs="Arial"/>
                <w:sz w:val="20"/>
                <w:szCs w:val="20"/>
              </w:rPr>
            </w:pPr>
          </w:p>
        </w:tc>
        <w:tc>
          <w:tcPr>
            <w:tcW w:w="1605" w:type="dxa"/>
            <w:noWrap/>
            <w:hideMark/>
          </w:tcPr>
          <w:p w14:paraId="63B3375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6D4CA89" w14:textId="77777777" w:rsidTr="00A73339">
        <w:trPr>
          <w:trHeight w:val="300"/>
        </w:trPr>
        <w:tc>
          <w:tcPr>
            <w:tcW w:w="1949" w:type="dxa"/>
            <w:vMerge/>
            <w:noWrap/>
            <w:vAlign w:val="center"/>
          </w:tcPr>
          <w:p w14:paraId="555B6C81"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F5E706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Caesalpinia violacea</w:t>
            </w:r>
          </w:p>
        </w:tc>
        <w:tc>
          <w:tcPr>
            <w:tcW w:w="1780" w:type="dxa"/>
            <w:noWrap/>
            <w:vAlign w:val="center"/>
            <w:hideMark/>
          </w:tcPr>
          <w:p w14:paraId="550AC33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Chakte cok</w:t>
            </w:r>
          </w:p>
        </w:tc>
        <w:tc>
          <w:tcPr>
            <w:tcW w:w="1544" w:type="dxa"/>
            <w:noWrap/>
            <w:vAlign w:val="center"/>
            <w:hideMark/>
          </w:tcPr>
          <w:p w14:paraId="18F0A7E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6365C086" w14:textId="77777777" w:rsidR="00A73339" w:rsidRPr="00596A3A" w:rsidRDefault="00A73339" w:rsidP="00C80695">
            <w:pPr>
              <w:spacing w:before="0" w:after="0"/>
              <w:rPr>
                <w:rFonts w:ascii="Arial" w:hAnsi="Arial" w:cs="Arial"/>
                <w:sz w:val="20"/>
                <w:szCs w:val="20"/>
              </w:rPr>
            </w:pPr>
          </w:p>
        </w:tc>
        <w:tc>
          <w:tcPr>
            <w:tcW w:w="1605" w:type="dxa"/>
            <w:noWrap/>
            <w:hideMark/>
          </w:tcPr>
          <w:p w14:paraId="5197C7B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E4CD26F" w14:textId="77777777" w:rsidTr="00A73339">
        <w:trPr>
          <w:trHeight w:val="300"/>
        </w:trPr>
        <w:tc>
          <w:tcPr>
            <w:tcW w:w="1949" w:type="dxa"/>
            <w:vMerge/>
            <w:noWrap/>
            <w:vAlign w:val="center"/>
          </w:tcPr>
          <w:p w14:paraId="6C6ABF8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643D05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Caesalpinia yucatanensis</w:t>
            </w:r>
          </w:p>
        </w:tc>
        <w:tc>
          <w:tcPr>
            <w:tcW w:w="1780" w:type="dxa"/>
            <w:noWrap/>
            <w:vAlign w:val="center"/>
            <w:hideMark/>
          </w:tcPr>
          <w:p w14:paraId="029BF84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Taak'in che'</w:t>
            </w:r>
          </w:p>
        </w:tc>
        <w:tc>
          <w:tcPr>
            <w:tcW w:w="1544" w:type="dxa"/>
            <w:noWrap/>
            <w:vAlign w:val="center"/>
            <w:hideMark/>
          </w:tcPr>
          <w:p w14:paraId="349002B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3C45723" w14:textId="77777777" w:rsidR="00A73339" w:rsidRPr="00596A3A" w:rsidRDefault="00A73339" w:rsidP="00C80695">
            <w:pPr>
              <w:spacing w:before="0" w:after="0"/>
              <w:rPr>
                <w:rFonts w:ascii="Arial" w:hAnsi="Arial" w:cs="Arial"/>
                <w:sz w:val="20"/>
                <w:szCs w:val="20"/>
              </w:rPr>
            </w:pPr>
          </w:p>
        </w:tc>
        <w:tc>
          <w:tcPr>
            <w:tcW w:w="1605" w:type="dxa"/>
            <w:noWrap/>
            <w:hideMark/>
          </w:tcPr>
          <w:p w14:paraId="6E4F967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7A27A15" w14:textId="77777777" w:rsidTr="00A73339">
        <w:trPr>
          <w:trHeight w:val="300"/>
        </w:trPr>
        <w:tc>
          <w:tcPr>
            <w:tcW w:w="1949" w:type="dxa"/>
            <w:vMerge/>
            <w:noWrap/>
            <w:vAlign w:val="center"/>
          </w:tcPr>
          <w:p w14:paraId="6431DFC9"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8631EC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Canavalia brasiliensis</w:t>
            </w:r>
          </w:p>
        </w:tc>
        <w:tc>
          <w:tcPr>
            <w:tcW w:w="1780" w:type="dxa"/>
            <w:noWrap/>
            <w:vAlign w:val="center"/>
            <w:hideMark/>
          </w:tcPr>
          <w:p w14:paraId="3DA07C5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Habas</w:t>
            </w:r>
          </w:p>
        </w:tc>
        <w:tc>
          <w:tcPr>
            <w:tcW w:w="1544" w:type="dxa"/>
            <w:noWrap/>
            <w:vAlign w:val="center"/>
            <w:hideMark/>
          </w:tcPr>
          <w:p w14:paraId="50CE79A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 trepadora</w:t>
            </w:r>
          </w:p>
        </w:tc>
        <w:tc>
          <w:tcPr>
            <w:tcW w:w="2224" w:type="dxa"/>
          </w:tcPr>
          <w:p w14:paraId="1C1E0564" w14:textId="77777777" w:rsidR="00A73339" w:rsidRPr="00596A3A" w:rsidRDefault="00A73339" w:rsidP="00C80695">
            <w:pPr>
              <w:spacing w:before="0" w:after="0"/>
              <w:rPr>
                <w:rFonts w:ascii="Arial" w:hAnsi="Arial" w:cs="Arial"/>
                <w:sz w:val="18"/>
                <w:szCs w:val="20"/>
              </w:rPr>
            </w:pPr>
          </w:p>
        </w:tc>
        <w:tc>
          <w:tcPr>
            <w:tcW w:w="1605" w:type="dxa"/>
            <w:noWrap/>
            <w:hideMark/>
          </w:tcPr>
          <w:p w14:paraId="46C17B4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12E28F0" w14:textId="77777777" w:rsidTr="00A73339">
        <w:trPr>
          <w:trHeight w:val="300"/>
        </w:trPr>
        <w:tc>
          <w:tcPr>
            <w:tcW w:w="1949" w:type="dxa"/>
            <w:vMerge/>
            <w:noWrap/>
            <w:vAlign w:val="center"/>
          </w:tcPr>
          <w:p w14:paraId="7F3228B4"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250809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Canavalia rosea</w:t>
            </w:r>
          </w:p>
        </w:tc>
        <w:tc>
          <w:tcPr>
            <w:tcW w:w="1780" w:type="dxa"/>
            <w:noWrap/>
            <w:vAlign w:val="center"/>
            <w:hideMark/>
          </w:tcPr>
          <w:p w14:paraId="2563179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Frijol de playa</w:t>
            </w:r>
          </w:p>
        </w:tc>
        <w:tc>
          <w:tcPr>
            <w:tcW w:w="1544" w:type="dxa"/>
            <w:noWrap/>
            <w:vAlign w:val="center"/>
            <w:hideMark/>
          </w:tcPr>
          <w:p w14:paraId="658C24A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 rastrera</w:t>
            </w:r>
          </w:p>
        </w:tc>
        <w:tc>
          <w:tcPr>
            <w:tcW w:w="2224" w:type="dxa"/>
          </w:tcPr>
          <w:p w14:paraId="4C6670EF" w14:textId="77777777" w:rsidR="00A73339" w:rsidRPr="00596A3A" w:rsidRDefault="00A73339" w:rsidP="00C80695">
            <w:pPr>
              <w:spacing w:before="0" w:after="0"/>
              <w:rPr>
                <w:rFonts w:ascii="Arial" w:hAnsi="Arial" w:cs="Arial"/>
                <w:sz w:val="20"/>
                <w:szCs w:val="20"/>
              </w:rPr>
            </w:pPr>
          </w:p>
        </w:tc>
        <w:tc>
          <w:tcPr>
            <w:tcW w:w="1605" w:type="dxa"/>
            <w:noWrap/>
            <w:hideMark/>
          </w:tcPr>
          <w:p w14:paraId="110753F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AF85554" w14:textId="77777777" w:rsidTr="00A73339">
        <w:trPr>
          <w:trHeight w:val="300"/>
        </w:trPr>
        <w:tc>
          <w:tcPr>
            <w:tcW w:w="1949" w:type="dxa"/>
            <w:vMerge/>
            <w:noWrap/>
            <w:vAlign w:val="center"/>
          </w:tcPr>
          <w:p w14:paraId="42E56E15"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6BCEEDF"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Chloroleucon mangense</w:t>
            </w:r>
          </w:p>
        </w:tc>
        <w:tc>
          <w:tcPr>
            <w:tcW w:w="1780" w:type="dxa"/>
            <w:noWrap/>
            <w:vAlign w:val="center"/>
            <w:hideMark/>
          </w:tcPr>
          <w:p w14:paraId="4924D9A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Ya'ax eek'</w:t>
            </w:r>
          </w:p>
        </w:tc>
        <w:tc>
          <w:tcPr>
            <w:tcW w:w="1544" w:type="dxa"/>
            <w:noWrap/>
            <w:vAlign w:val="center"/>
            <w:hideMark/>
          </w:tcPr>
          <w:p w14:paraId="25BE79B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750351A" w14:textId="77777777" w:rsidR="00A73339" w:rsidRPr="00596A3A" w:rsidRDefault="00A73339" w:rsidP="00C80695">
            <w:pPr>
              <w:spacing w:before="0" w:after="0"/>
              <w:rPr>
                <w:rFonts w:ascii="Arial" w:hAnsi="Arial" w:cs="Arial"/>
                <w:sz w:val="20"/>
                <w:szCs w:val="20"/>
              </w:rPr>
            </w:pPr>
          </w:p>
        </w:tc>
        <w:tc>
          <w:tcPr>
            <w:tcW w:w="1605" w:type="dxa"/>
            <w:noWrap/>
            <w:hideMark/>
          </w:tcPr>
          <w:p w14:paraId="7B11F53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7ACF33D" w14:textId="77777777" w:rsidTr="00A73339">
        <w:trPr>
          <w:trHeight w:val="300"/>
        </w:trPr>
        <w:tc>
          <w:tcPr>
            <w:tcW w:w="1949" w:type="dxa"/>
            <w:vMerge/>
            <w:noWrap/>
            <w:vAlign w:val="center"/>
          </w:tcPr>
          <w:p w14:paraId="23EE7360"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DCCE718"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Dalbergia glabra</w:t>
            </w:r>
          </w:p>
        </w:tc>
        <w:tc>
          <w:tcPr>
            <w:tcW w:w="1780" w:type="dxa"/>
            <w:noWrap/>
            <w:vAlign w:val="center"/>
            <w:hideMark/>
          </w:tcPr>
          <w:p w14:paraId="08CA468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Muk</w:t>
            </w:r>
          </w:p>
        </w:tc>
        <w:tc>
          <w:tcPr>
            <w:tcW w:w="1544" w:type="dxa"/>
            <w:noWrap/>
            <w:vAlign w:val="center"/>
            <w:hideMark/>
          </w:tcPr>
          <w:p w14:paraId="53019053" w14:textId="77777777" w:rsidR="00A73339" w:rsidRPr="00596A3A" w:rsidRDefault="00A73339" w:rsidP="00C80695">
            <w:pPr>
              <w:spacing w:before="0" w:after="0"/>
              <w:jc w:val="left"/>
              <w:rPr>
                <w:rFonts w:ascii="Arial" w:hAnsi="Arial" w:cs="Arial"/>
                <w:sz w:val="18"/>
                <w:szCs w:val="20"/>
              </w:rPr>
            </w:pPr>
            <w:r w:rsidRPr="00596A3A">
              <w:rPr>
                <w:rFonts w:ascii="Arial" w:hAnsi="Arial" w:cs="Arial"/>
                <w:sz w:val="20"/>
                <w:szCs w:val="20"/>
              </w:rPr>
              <w:t>Arbusto trepador</w:t>
            </w:r>
          </w:p>
        </w:tc>
        <w:tc>
          <w:tcPr>
            <w:tcW w:w="2224" w:type="dxa"/>
          </w:tcPr>
          <w:p w14:paraId="7E0A98B7" w14:textId="77777777" w:rsidR="00A73339" w:rsidRPr="00596A3A" w:rsidRDefault="00A73339" w:rsidP="00C80695">
            <w:pPr>
              <w:spacing w:before="0" w:after="0"/>
              <w:rPr>
                <w:rFonts w:ascii="Arial" w:hAnsi="Arial" w:cs="Arial"/>
                <w:sz w:val="18"/>
                <w:szCs w:val="20"/>
              </w:rPr>
            </w:pPr>
          </w:p>
        </w:tc>
        <w:tc>
          <w:tcPr>
            <w:tcW w:w="1605" w:type="dxa"/>
            <w:noWrap/>
            <w:hideMark/>
          </w:tcPr>
          <w:p w14:paraId="7791992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3B02EB3" w14:textId="77777777" w:rsidTr="00A73339">
        <w:trPr>
          <w:trHeight w:val="300"/>
        </w:trPr>
        <w:tc>
          <w:tcPr>
            <w:tcW w:w="1949" w:type="dxa"/>
            <w:vMerge/>
            <w:noWrap/>
            <w:vAlign w:val="center"/>
          </w:tcPr>
          <w:p w14:paraId="30FC3A10"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74C358D"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Desmodium incanum</w:t>
            </w:r>
          </w:p>
        </w:tc>
        <w:tc>
          <w:tcPr>
            <w:tcW w:w="1780" w:type="dxa"/>
            <w:noWrap/>
            <w:vAlign w:val="center"/>
            <w:hideMark/>
          </w:tcPr>
          <w:p w14:paraId="21AF55D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K'iintaj</w:t>
            </w:r>
          </w:p>
        </w:tc>
        <w:tc>
          <w:tcPr>
            <w:tcW w:w="1544" w:type="dxa"/>
            <w:noWrap/>
            <w:vAlign w:val="center"/>
            <w:hideMark/>
          </w:tcPr>
          <w:p w14:paraId="5E7CD6F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7650CFD2" w14:textId="77777777" w:rsidR="00A73339" w:rsidRPr="00596A3A" w:rsidRDefault="00A73339" w:rsidP="00C80695">
            <w:pPr>
              <w:spacing w:before="0" w:after="0"/>
              <w:rPr>
                <w:rFonts w:ascii="Arial" w:hAnsi="Arial" w:cs="Arial"/>
                <w:sz w:val="20"/>
                <w:szCs w:val="20"/>
              </w:rPr>
            </w:pPr>
          </w:p>
        </w:tc>
        <w:tc>
          <w:tcPr>
            <w:tcW w:w="1605" w:type="dxa"/>
            <w:noWrap/>
            <w:hideMark/>
          </w:tcPr>
          <w:p w14:paraId="1541ADA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85DF6CD" w14:textId="77777777" w:rsidTr="00A73339">
        <w:trPr>
          <w:trHeight w:val="300"/>
        </w:trPr>
        <w:tc>
          <w:tcPr>
            <w:tcW w:w="1949" w:type="dxa"/>
            <w:vMerge/>
            <w:noWrap/>
            <w:vAlign w:val="center"/>
          </w:tcPr>
          <w:p w14:paraId="68FC37A1"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EEF1AF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Diphysa carthagenensis</w:t>
            </w:r>
          </w:p>
        </w:tc>
        <w:tc>
          <w:tcPr>
            <w:tcW w:w="1780" w:type="dxa"/>
            <w:noWrap/>
            <w:vAlign w:val="center"/>
            <w:hideMark/>
          </w:tcPr>
          <w:p w14:paraId="25E9684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Ts'uts'uk</w:t>
            </w:r>
          </w:p>
        </w:tc>
        <w:tc>
          <w:tcPr>
            <w:tcW w:w="1544" w:type="dxa"/>
            <w:noWrap/>
            <w:vAlign w:val="center"/>
            <w:hideMark/>
          </w:tcPr>
          <w:p w14:paraId="0651D4F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C62EC08" w14:textId="77777777" w:rsidR="00A73339" w:rsidRPr="00596A3A" w:rsidRDefault="00A73339" w:rsidP="00C80695">
            <w:pPr>
              <w:spacing w:before="0" w:after="0"/>
              <w:rPr>
                <w:rFonts w:ascii="Arial" w:hAnsi="Arial" w:cs="Arial"/>
                <w:sz w:val="20"/>
                <w:szCs w:val="20"/>
              </w:rPr>
            </w:pPr>
          </w:p>
        </w:tc>
        <w:tc>
          <w:tcPr>
            <w:tcW w:w="1605" w:type="dxa"/>
            <w:noWrap/>
            <w:hideMark/>
          </w:tcPr>
          <w:p w14:paraId="4A05B78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4FFB70B" w14:textId="77777777" w:rsidTr="00A73339">
        <w:trPr>
          <w:trHeight w:val="300"/>
        </w:trPr>
        <w:tc>
          <w:tcPr>
            <w:tcW w:w="1949" w:type="dxa"/>
            <w:vMerge/>
            <w:noWrap/>
            <w:vAlign w:val="center"/>
          </w:tcPr>
          <w:p w14:paraId="27D20AF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FFC50B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Enterolobium cyclocarpum</w:t>
            </w:r>
          </w:p>
        </w:tc>
        <w:tc>
          <w:tcPr>
            <w:tcW w:w="1780" w:type="dxa"/>
            <w:noWrap/>
            <w:vAlign w:val="center"/>
            <w:hideMark/>
          </w:tcPr>
          <w:p w14:paraId="4DB08CC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Pich</w:t>
            </w:r>
          </w:p>
        </w:tc>
        <w:tc>
          <w:tcPr>
            <w:tcW w:w="1544" w:type="dxa"/>
            <w:noWrap/>
            <w:vAlign w:val="center"/>
            <w:hideMark/>
          </w:tcPr>
          <w:p w14:paraId="0914F55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4152F60" w14:textId="77777777" w:rsidR="00A73339" w:rsidRPr="00596A3A" w:rsidRDefault="00A73339" w:rsidP="00C80695">
            <w:pPr>
              <w:spacing w:before="0" w:after="0"/>
              <w:rPr>
                <w:rFonts w:ascii="Arial" w:hAnsi="Arial" w:cs="Arial"/>
                <w:sz w:val="20"/>
                <w:szCs w:val="20"/>
              </w:rPr>
            </w:pPr>
          </w:p>
        </w:tc>
        <w:tc>
          <w:tcPr>
            <w:tcW w:w="1605" w:type="dxa"/>
            <w:noWrap/>
            <w:hideMark/>
          </w:tcPr>
          <w:p w14:paraId="3BC739C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EF24BC0" w14:textId="77777777" w:rsidTr="00A73339">
        <w:trPr>
          <w:trHeight w:val="300"/>
        </w:trPr>
        <w:tc>
          <w:tcPr>
            <w:tcW w:w="1949" w:type="dxa"/>
            <w:vMerge/>
            <w:noWrap/>
            <w:vAlign w:val="center"/>
            <w:hideMark/>
          </w:tcPr>
          <w:p w14:paraId="411E0C98"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8D5F6C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Erythrina standleyana</w:t>
            </w:r>
          </w:p>
        </w:tc>
        <w:tc>
          <w:tcPr>
            <w:tcW w:w="1780" w:type="dxa"/>
            <w:noWrap/>
            <w:vAlign w:val="center"/>
            <w:hideMark/>
          </w:tcPr>
          <w:p w14:paraId="036884F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Chak mo'ol che'</w:t>
            </w:r>
          </w:p>
        </w:tc>
        <w:tc>
          <w:tcPr>
            <w:tcW w:w="1544" w:type="dxa"/>
            <w:noWrap/>
            <w:vAlign w:val="center"/>
            <w:hideMark/>
          </w:tcPr>
          <w:p w14:paraId="5BC291D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526193DC" w14:textId="77777777" w:rsidR="00A73339" w:rsidRPr="00596A3A" w:rsidRDefault="00A73339" w:rsidP="00C80695">
            <w:pPr>
              <w:spacing w:before="0" w:after="0"/>
              <w:rPr>
                <w:rFonts w:ascii="Arial" w:hAnsi="Arial" w:cs="Arial"/>
                <w:sz w:val="20"/>
                <w:szCs w:val="20"/>
              </w:rPr>
            </w:pPr>
          </w:p>
        </w:tc>
        <w:tc>
          <w:tcPr>
            <w:tcW w:w="1605" w:type="dxa"/>
            <w:noWrap/>
            <w:hideMark/>
          </w:tcPr>
          <w:p w14:paraId="047245F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26DFB7B" w14:textId="77777777" w:rsidTr="00A73339">
        <w:trPr>
          <w:trHeight w:val="300"/>
        </w:trPr>
        <w:tc>
          <w:tcPr>
            <w:tcW w:w="1949" w:type="dxa"/>
            <w:vMerge/>
            <w:noWrap/>
            <w:vAlign w:val="center"/>
          </w:tcPr>
          <w:p w14:paraId="2050E1B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9F0D318"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Galactia striata</w:t>
            </w:r>
          </w:p>
        </w:tc>
        <w:tc>
          <w:tcPr>
            <w:tcW w:w="1780" w:type="dxa"/>
            <w:noWrap/>
            <w:vAlign w:val="center"/>
            <w:hideMark/>
          </w:tcPr>
          <w:p w14:paraId="06DF2BD8"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3AA1B51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 trepadora</w:t>
            </w:r>
          </w:p>
        </w:tc>
        <w:tc>
          <w:tcPr>
            <w:tcW w:w="2224" w:type="dxa"/>
          </w:tcPr>
          <w:p w14:paraId="68AC1E79" w14:textId="77777777" w:rsidR="00A73339" w:rsidRPr="00596A3A" w:rsidRDefault="00A73339" w:rsidP="00C80695">
            <w:pPr>
              <w:spacing w:before="0" w:after="0"/>
              <w:rPr>
                <w:rFonts w:ascii="Arial" w:hAnsi="Arial" w:cs="Arial"/>
                <w:sz w:val="20"/>
                <w:szCs w:val="20"/>
              </w:rPr>
            </w:pPr>
          </w:p>
        </w:tc>
        <w:tc>
          <w:tcPr>
            <w:tcW w:w="1605" w:type="dxa"/>
            <w:noWrap/>
            <w:hideMark/>
          </w:tcPr>
          <w:p w14:paraId="2E19E4D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BE91D53" w14:textId="77777777" w:rsidTr="00A73339">
        <w:trPr>
          <w:trHeight w:val="300"/>
        </w:trPr>
        <w:tc>
          <w:tcPr>
            <w:tcW w:w="1949" w:type="dxa"/>
            <w:vMerge/>
            <w:noWrap/>
            <w:vAlign w:val="center"/>
          </w:tcPr>
          <w:p w14:paraId="40556790"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772DCE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Gliricidia sepium</w:t>
            </w:r>
          </w:p>
        </w:tc>
        <w:tc>
          <w:tcPr>
            <w:tcW w:w="1780" w:type="dxa"/>
            <w:noWrap/>
            <w:vAlign w:val="center"/>
            <w:hideMark/>
          </w:tcPr>
          <w:p w14:paraId="7C91385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Sak yatab</w:t>
            </w:r>
          </w:p>
        </w:tc>
        <w:tc>
          <w:tcPr>
            <w:tcW w:w="1544" w:type="dxa"/>
            <w:noWrap/>
            <w:vAlign w:val="center"/>
            <w:hideMark/>
          </w:tcPr>
          <w:p w14:paraId="6A2C860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491E9B93" w14:textId="77777777" w:rsidR="00A73339" w:rsidRPr="00596A3A" w:rsidRDefault="00A73339" w:rsidP="00C80695">
            <w:pPr>
              <w:spacing w:before="0" w:after="0"/>
              <w:rPr>
                <w:rFonts w:ascii="Arial" w:hAnsi="Arial" w:cs="Arial"/>
                <w:sz w:val="20"/>
                <w:szCs w:val="20"/>
              </w:rPr>
            </w:pPr>
          </w:p>
        </w:tc>
        <w:tc>
          <w:tcPr>
            <w:tcW w:w="1605" w:type="dxa"/>
            <w:noWrap/>
            <w:hideMark/>
          </w:tcPr>
          <w:p w14:paraId="364338D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849A62A" w14:textId="77777777" w:rsidTr="00A73339">
        <w:trPr>
          <w:trHeight w:val="300"/>
        </w:trPr>
        <w:tc>
          <w:tcPr>
            <w:tcW w:w="1949" w:type="dxa"/>
            <w:vMerge/>
            <w:noWrap/>
            <w:vAlign w:val="center"/>
          </w:tcPr>
          <w:p w14:paraId="4916C4FB"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98FA42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Haematoxylum campechianum </w:t>
            </w:r>
          </w:p>
        </w:tc>
        <w:tc>
          <w:tcPr>
            <w:tcW w:w="1780" w:type="dxa"/>
            <w:noWrap/>
            <w:vAlign w:val="center"/>
            <w:hideMark/>
          </w:tcPr>
          <w:p w14:paraId="669862B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Palo de tinte</w:t>
            </w:r>
          </w:p>
        </w:tc>
        <w:tc>
          <w:tcPr>
            <w:tcW w:w="1544" w:type="dxa"/>
            <w:noWrap/>
            <w:vAlign w:val="center"/>
            <w:hideMark/>
          </w:tcPr>
          <w:p w14:paraId="7F1134A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521D7010" w14:textId="77777777" w:rsidR="00A73339" w:rsidRPr="00596A3A" w:rsidRDefault="00A73339" w:rsidP="00C80695">
            <w:pPr>
              <w:spacing w:before="0" w:after="0"/>
              <w:rPr>
                <w:rFonts w:ascii="Arial" w:hAnsi="Arial" w:cs="Arial"/>
                <w:sz w:val="20"/>
                <w:szCs w:val="20"/>
              </w:rPr>
            </w:pPr>
          </w:p>
        </w:tc>
        <w:tc>
          <w:tcPr>
            <w:tcW w:w="1605" w:type="dxa"/>
            <w:noWrap/>
            <w:hideMark/>
          </w:tcPr>
          <w:p w14:paraId="4E60F2A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42F8F46" w14:textId="77777777" w:rsidTr="00A73339">
        <w:trPr>
          <w:trHeight w:val="300"/>
        </w:trPr>
        <w:tc>
          <w:tcPr>
            <w:tcW w:w="1949" w:type="dxa"/>
            <w:vMerge/>
            <w:noWrap/>
            <w:vAlign w:val="center"/>
          </w:tcPr>
          <w:p w14:paraId="3C788D9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7DDEA0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Havardia albicans</w:t>
            </w:r>
          </w:p>
        </w:tc>
        <w:tc>
          <w:tcPr>
            <w:tcW w:w="1780" w:type="dxa"/>
            <w:noWrap/>
            <w:vAlign w:val="center"/>
            <w:hideMark/>
          </w:tcPr>
          <w:p w14:paraId="1768ADA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Chukum</w:t>
            </w:r>
          </w:p>
        </w:tc>
        <w:tc>
          <w:tcPr>
            <w:tcW w:w="1544" w:type="dxa"/>
            <w:noWrap/>
            <w:vAlign w:val="center"/>
            <w:hideMark/>
          </w:tcPr>
          <w:p w14:paraId="25DB54C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6A4F75EF" w14:textId="77777777" w:rsidR="00A73339" w:rsidRPr="00596A3A" w:rsidRDefault="00A73339" w:rsidP="00C80695">
            <w:pPr>
              <w:spacing w:before="0" w:after="0"/>
              <w:rPr>
                <w:rFonts w:ascii="Arial" w:hAnsi="Arial" w:cs="Arial"/>
                <w:sz w:val="20"/>
                <w:szCs w:val="20"/>
              </w:rPr>
            </w:pPr>
          </w:p>
        </w:tc>
        <w:tc>
          <w:tcPr>
            <w:tcW w:w="1605" w:type="dxa"/>
            <w:noWrap/>
            <w:hideMark/>
          </w:tcPr>
          <w:p w14:paraId="056C3B6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C382BE2" w14:textId="77777777" w:rsidTr="00A73339">
        <w:trPr>
          <w:trHeight w:val="300"/>
        </w:trPr>
        <w:tc>
          <w:tcPr>
            <w:tcW w:w="1949" w:type="dxa"/>
            <w:vMerge/>
            <w:noWrap/>
            <w:vAlign w:val="center"/>
          </w:tcPr>
          <w:p w14:paraId="4F983464"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D1EB08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Indigofera sp.</w:t>
            </w:r>
          </w:p>
        </w:tc>
        <w:tc>
          <w:tcPr>
            <w:tcW w:w="1780" w:type="dxa"/>
            <w:noWrap/>
            <w:vAlign w:val="center"/>
            <w:hideMark/>
          </w:tcPr>
          <w:p w14:paraId="3D6605FA"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0E001BB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35350C49" w14:textId="77777777" w:rsidR="00A73339" w:rsidRPr="00596A3A" w:rsidRDefault="00A73339" w:rsidP="00C80695">
            <w:pPr>
              <w:spacing w:before="0" w:after="0"/>
              <w:rPr>
                <w:rFonts w:ascii="Arial" w:hAnsi="Arial" w:cs="Arial"/>
                <w:sz w:val="20"/>
                <w:szCs w:val="20"/>
              </w:rPr>
            </w:pPr>
          </w:p>
        </w:tc>
        <w:tc>
          <w:tcPr>
            <w:tcW w:w="1605" w:type="dxa"/>
            <w:noWrap/>
            <w:hideMark/>
          </w:tcPr>
          <w:p w14:paraId="4F25123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3C4E409" w14:textId="77777777" w:rsidTr="00A73339">
        <w:trPr>
          <w:trHeight w:val="300"/>
        </w:trPr>
        <w:tc>
          <w:tcPr>
            <w:tcW w:w="1949" w:type="dxa"/>
            <w:vMerge/>
            <w:noWrap/>
            <w:vAlign w:val="center"/>
          </w:tcPr>
          <w:p w14:paraId="71F85284"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E8294D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Leucaena leucocephala</w:t>
            </w:r>
          </w:p>
        </w:tc>
        <w:tc>
          <w:tcPr>
            <w:tcW w:w="1780" w:type="dxa"/>
            <w:noWrap/>
            <w:vAlign w:val="center"/>
            <w:hideMark/>
          </w:tcPr>
          <w:p w14:paraId="5295559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Waxim</w:t>
            </w:r>
          </w:p>
        </w:tc>
        <w:tc>
          <w:tcPr>
            <w:tcW w:w="1544" w:type="dxa"/>
            <w:noWrap/>
            <w:vAlign w:val="center"/>
            <w:hideMark/>
          </w:tcPr>
          <w:p w14:paraId="46029A3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6CE30792" w14:textId="77777777" w:rsidR="00A73339" w:rsidRPr="00596A3A" w:rsidRDefault="00A73339" w:rsidP="00C80695">
            <w:pPr>
              <w:spacing w:before="0" w:after="0"/>
              <w:rPr>
                <w:rFonts w:ascii="Arial" w:hAnsi="Arial" w:cs="Arial"/>
                <w:sz w:val="20"/>
                <w:szCs w:val="20"/>
              </w:rPr>
            </w:pPr>
          </w:p>
        </w:tc>
        <w:tc>
          <w:tcPr>
            <w:tcW w:w="1605" w:type="dxa"/>
            <w:noWrap/>
            <w:hideMark/>
          </w:tcPr>
          <w:p w14:paraId="5CA652D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E92D9F3" w14:textId="77777777" w:rsidTr="00A73339">
        <w:trPr>
          <w:trHeight w:val="300"/>
        </w:trPr>
        <w:tc>
          <w:tcPr>
            <w:tcW w:w="1949" w:type="dxa"/>
            <w:vMerge/>
            <w:noWrap/>
            <w:vAlign w:val="center"/>
          </w:tcPr>
          <w:p w14:paraId="636D169E"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B09941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Lonchocarpus rugosus</w:t>
            </w:r>
          </w:p>
        </w:tc>
        <w:tc>
          <w:tcPr>
            <w:tcW w:w="1780" w:type="dxa"/>
            <w:noWrap/>
            <w:vAlign w:val="center"/>
            <w:hideMark/>
          </w:tcPr>
          <w:p w14:paraId="69826D3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Choy che'</w:t>
            </w:r>
          </w:p>
        </w:tc>
        <w:tc>
          <w:tcPr>
            <w:tcW w:w="1544" w:type="dxa"/>
            <w:noWrap/>
            <w:vAlign w:val="center"/>
            <w:hideMark/>
          </w:tcPr>
          <w:p w14:paraId="4BA5191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7C185F1" w14:textId="77777777" w:rsidR="00A73339" w:rsidRPr="00596A3A" w:rsidRDefault="00A73339" w:rsidP="00C80695">
            <w:pPr>
              <w:spacing w:before="0" w:after="0"/>
              <w:rPr>
                <w:rFonts w:ascii="Arial" w:hAnsi="Arial" w:cs="Arial"/>
                <w:sz w:val="20"/>
                <w:szCs w:val="20"/>
              </w:rPr>
            </w:pPr>
          </w:p>
        </w:tc>
        <w:tc>
          <w:tcPr>
            <w:tcW w:w="1605" w:type="dxa"/>
            <w:noWrap/>
            <w:hideMark/>
          </w:tcPr>
          <w:p w14:paraId="763C338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151626D" w14:textId="77777777" w:rsidTr="00A73339">
        <w:trPr>
          <w:trHeight w:val="300"/>
        </w:trPr>
        <w:tc>
          <w:tcPr>
            <w:tcW w:w="1949" w:type="dxa"/>
            <w:vMerge/>
            <w:noWrap/>
            <w:vAlign w:val="center"/>
          </w:tcPr>
          <w:p w14:paraId="62C039C9"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375AD4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Lonchocarpus yucatanensis</w:t>
            </w:r>
          </w:p>
        </w:tc>
        <w:tc>
          <w:tcPr>
            <w:tcW w:w="1780" w:type="dxa"/>
            <w:noWrap/>
            <w:vAlign w:val="center"/>
            <w:hideMark/>
          </w:tcPr>
          <w:p w14:paraId="5484A3A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Xu'ul</w:t>
            </w:r>
          </w:p>
        </w:tc>
        <w:tc>
          <w:tcPr>
            <w:tcW w:w="1544" w:type="dxa"/>
            <w:noWrap/>
            <w:vAlign w:val="center"/>
            <w:hideMark/>
          </w:tcPr>
          <w:p w14:paraId="7F862B7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593EFF46" w14:textId="77777777" w:rsidR="00A73339" w:rsidRPr="00596A3A" w:rsidRDefault="00A73339" w:rsidP="00C80695">
            <w:pPr>
              <w:spacing w:before="0" w:after="0"/>
              <w:rPr>
                <w:rFonts w:ascii="Arial" w:hAnsi="Arial" w:cs="Arial"/>
                <w:sz w:val="20"/>
                <w:szCs w:val="20"/>
              </w:rPr>
            </w:pPr>
          </w:p>
        </w:tc>
        <w:tc>
          <w:tcPr>
            <w:tcW w:w="1605" w:type="dxa"/>
            <w:noWrap/>
            <w:hideMark/>
          </w:tcPr>
          <w:p w14:paraId="60D4085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FBE03AE" w14:textId="77777777" w:rsidTr="00A73339">
        <w:trPr>
          <w:trHeight w:val="300"/>
        </w:trPr>
        <w:tc>
          <w:tcPr>
            <w:tcW w:w="1949" w:type="dxa"/>
            <w:vMerge/>
            <w:noWrap/>
            <w:vAlign w:val="center"/>
          </w:tcPr>
          <w:p w14:paraId="6A39C17E"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4C0ED1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Lonchocarpus guatemalensis</w:t>
            </w:r>
          </w:p>
        </w:tc>
        <w:tc>
          <w:tcPr>
            <w:tcW w:w="1780" w:type="dxa"/>
            <w:noWrap/>
            <w:vAlign w:val="center"/>
            <w:hideMark/>
          </w:tcPr>
          <w:p w14:paraId="38538D6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Xutul</w:t>
            </w:r>
          </w:p>
        </w:tc>
        <w:tc>
          <w:tcPr>
            <w:tcW w:w="1544" w:type="dxa"/>
            <w:noWrap/>
            <w:vAlign w:val="center"/>
            <w:hideMark/>
          </w:tcPr>
          <w:p w14:paraId="7864754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40F4A606" w14:textId="77777777" w:rsidR="00A73339" w:rsidRPr="00596A3A" w:rsidRDefault="00A73339" w:rsidP="00C80695">
            <w:pPr>
              <w:spacing w:before="0" w:after="0"/>
              <w:rPr>
                <w:rFonts w:ascii="Arial" w:hAnsi="Arial" w:cs="Arial"/>
                <w:sz w:val="20"/>
                <w:szCs w:val="20"/>
              </w:rPr>
            </w:pPr>
          </w:p>
        </w:tc>
        <w:tc>
          <w:tcPr>
            <w:tcW w:w="1605" w:type="dxa"/>
            <w:noWrap/>
            <w:hideMark/>
          </w:tcPr>
          <w:p w14:paraId="0491FDB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C353CDA" w14:textId="77777777" w:rsidTr="00A73339">
        <w:trPr>
          <w:trHeight w:val="300"/>
        </w:trPr>
        <w:tc>
          <w:tcPr>
            <w:tcW w:w="1949" w:type="dxa"/>
            <w:vMerge/>
            <w:noWrap/>
            <w:vAlign w:val="center"/>
          </w:tcPr>
          <w:p w14:paraId="67A013A2"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31E1D9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Lysiloma latisiliquum</w:t>
            </w:r>
          </w:p>
        </w:tc>
        <w:tc>
          <w:tcPr>
            <w:tcW w:w="1780" w:type="dxa"/>
            <w:noWrap/>
            <w:vAlign w:val="center"/>
            <w:hideMark/>
          </w:tcPr>
          <w:p w14:paraId="35613D3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Tsalam</w:t>
            </w:r>
          </w:p>
        </w:tc>
        <w:tc>
          <w:tcPr>
            <w:tcW w:w="1544" w:type="dxa"/>
            <w:noWrap/>
            <w:vAlign w:val="center"/>
            <w:hideMark/>
          </w:tcPr>
          <w:p w14:paraId="6E760BE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41B43C45" w14:textId="77777777" w:rsidR="00A73339" w:rsidRPr="00596A3A" w:rsidRDefault="00A73339" w:rsidP="00C80695">
            <w:pPr>
              <w:spacing w:before="0" w:after="0"/>
              <w:rPr>
                <w:rFonts w:ascii="Arial" w:hAnsi="Arial" w:cs="Arial"/>
                <w:sz w:val="20"/>
                <w:szCs w:val="20"/>
              </w:rPr>
            </w:pPr>
          </w:p>
        </w:tc>
        <w:tc>
          <w:tcPr>
            <w:tcW w:w="1605" w:type="dxa"/>
            <w:noWrap/>
            <w:hideMark/>
          </w:tcPr>
          <w:p w14:paraId="3A78ED5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2B2DC63" w14:textId="77777777" w:rsidTr="00A73339">
        <w:trPr>
          <w:trHeight w:val="300"/>
        </w:trPr>
        <w:tc>
          <w:tcPr>
            <w:tcW w:w="1949" w:type="dxa"/>
            <w:vMerge/>
            <w:noWrap/>
            <w:vAlign w:val="center"/>
          </w:tcPr>
          <w:p w14:paraId="316C5DC6"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55641F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Mimosa bahamensis</w:t>
            </w:r>
          </w:p>
        </w:tc>
        <w:tc>
          <w:tcPr>
            <w:tcW w:w="1780" w:type="dxa"/>
            <w:noWrap/>
            <w:vAlign w:val="center"/>
            <w:hideMark/>
          </w:tcPr>
          <w:p w14:paraId="792D235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katsim</w:t>
            </w:r>
          </w:p>
        </w:tc>
        <w:tc>
          <w:tcPr>
            <w:tcW w:w="1544" w:type="dxa"/>
            <w:noWrap/>
            <w:vAlign w:val="center"/>
            <w:hideMark/>
          </w:tcPr>
          <w:p w14:paraId="53B21B3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2CC1AC6" w14:textId="77777777" w:rsidR="00A73339" w:rsidRPr="00596A3A" w:rsidRDefault="00A73339" w:rsidP="00C80695">
            <w:pPr>
              <w:spacing w:before="0" w:after="0"/>
              <w:rPr>
                <w:rFonts w:ascii="Arial" w:hAnsi="Arial" w:cs="Arial"/>
                <w:sz w:val="20"/>
                <w:szCs w:val="20"/>
              </w:rPr>
            </w:pPr>
          </w:p>
        </w:tc>
        <w:tc>
          <w:tcPr>
            <w:tcW w:w="1605" w:type="dxa"/>
            <w:noWrap/>
            <w:hideMark/>
          </w:tcPr>
          <w:p w14:paraId="1B2C046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472C96F" w14:textId="77777777" w:rsidTr="00A73339">
        <w:trPr>
          <w:trHeight w:val="300"/>
        </w:trPr>
        <w:tc>
          <w:tcPr>
            <w:tcW w:w="1949" w:type="dxa"/>
            <w:vMerge/>
            <w:noWrap/>
            <w:vAlign w:val="center"/>
          </w:tcPr>
          <w:p w14:paraId="22BD6F13"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85AECB7"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Piscidia piscipula</w:t>
            </w:r>
          </w:p>
        </w:tc>
        <w:tc>
          <w:tcPr>
            <w:tcW w:w="1780" w:type="dxa"/>
            <w:noWrap/>
            <w:vAlign w:val="center"/>
            <w:hideMark/>
          </w:tcPr>
          <w:p w14:paraId="33381DE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Habin</w:t>
            </w:r>
          </w:p>
        </w:tc>
        <w:tc>
          <w:tcPr>
            <w:tcW w:w="1544" w:type="dxa"/>
            <w:noWrap/>
            <w:vAlign w:val="center"/>
            <w:hideMark/>
          </w:tcPr>
          <w:p w14:paraId="0ADFA5D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40EB2105" w14:textId="77777777" w:rsidR="00A73339" w:rsidRPr="00596A3A" w:rsidRDefault="00A73339" w:rsidP="00C80695">
            <w:pPr>
              <w:spacing w:before="0" w:after="0"/>
              <w:rPr>
                <w:rFonts w:ascii="Arial" w:hAnsi="Arial" w:cs="Arial"/>
                <w:sz w:val="20"/>
                <w:szCs w:val="20"/>
              </w:rPr>
            </w:pPr>
          </w:p>
        </w:tc>
        <w:tc>
          <w:tcPr>
            <w:tcW w:w="1605" w:type="dxa"/>
            <w:noWrap/>
            <w:hideMark/>
          </w:tcPr>
          <w:p w14:paraId="175EA1D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61F03F5" w14:textId="77777777" w:rsidTr="00A73339">
        <w:trPr>
          <w:trHeight w:val="300"/>
        </w:trPr>
        <w:tc>
          <w:tcPr>
            <w:tcW w:w="1949" w:type="dxa"/>
            <w:vMerge/>
            <w:noWrap/>
            <w:vAlign w:val="center"/>
          </w:tcPr>
          <w:p w14:paraId="62A6807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89C1B18"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Pithecellobium dulce</w:t>
            </w:r>
          </w:p>
        </w:tc>
        <w:tc>
          <w:tcPr>
            <w:tcW w:w="1780" w:type="dxa"/>
            <w:noWrap/>
            <w:vAlign w:val="center"/>
            <w:hideMark/>
          </w:tcPr>
          <w:p w14:paraId="07C83FD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Tsliw che'</w:t>
            </w:r>
          </w:p>
        </w:tc>
        <w:tc>
          <w:tcPr>
            <w:tcW w:w="1544" w:type="dxa"/>
            <w:noWrap/>
            <w:vAlign w:val="center"/>
            <w:hideMark/>
          </w:tcPr>
          <w:p w14:paraId="2845BF9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6D415AB" w14:textId="77777777" w:rsidR="00A73339" w:rsidRPr="00596A3A" w:rsidRDefault="00A73339" w:rsidP="00C80695">
            <w:pPr>
              <w:spacing w:before="0" w:after="0"/>
              <w:rPr>
                <w:rFonts w:ascii="Arial" w:hAnsi="Arial" w:cs="Arial"/>
                <w:sz w:val="20"/>
                <w:szCs w:val="20"/>
              </w:rPr>
            </w:pPr>
          </w:p>
        </w:tc>
        <w:tc>
          <w:tcPr>
            <w:tcW w:w="1605" w:type="dxa"/>
            <w:noWrap/>
            <w:hideMark/>
          </w:tcPr>
          <w:p w14:paraId="615006B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FB6EBB9" w14:textId="77777777" w:rsidTr="00A73339">
        <w:trPr>
          <w:trHeight w:val="300"/>
        </w:trPr>
        <w:tc>
          <w:tcPr>
            <w:tcW w:w="1949" w:type="dxa"/>
            <w:vMerge/>
            <w:noWrap/>
            <w:vAlign w:val="center"/>
          </w:tcPr>
          <w:p w14:paraId="7EE7A78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8135BA9"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Pithecellobium keyense</w:t>
            </w:r>
          </w:p>
        </w:tc>
        <w:tc>
          <w:tcPr>
            <w:tcW w:w="1780" w:type="dxa"/>
            <w:noWrap/>
            <w:vAlign w:val="center"/>
            <w:hideMark/>
          </w:tcPr>
          <w:p w14:paraId="39B025E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Tsliw che'</w:t>
            </w:r>
          </w:p>
        </w:tc>
        <w:tc>
          <w:tcPr>
            <w:tcW w:w="1544" w:type="dxa"/>
            <w:noWrap/>
            <w:vAlign w:val="center"/>
            <w:hideMark/>
          </w:tcPr>
          <w:p w14:paraId="35AB020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7C78E090" w14:textId="77777777" w:rsidR="00A73339" w:rsidRPr="00596A3A" w:rsidRDefault="00A73339" w:rsidP="00C80695">
            <w:pPr>
              <w:spacing w:before="0" w:after="0"/>
              <w:rPr>
                <w:rFonts w:ascii="Arial" w:hAnsi="Arial" w:cs="Arial"/>
                <w:sz w:val="20"/>
                <w:szCs w:val="20"/>
              </w:rPr>
            </w:pPr>
          </w:p>
        </w:tc>
        <w:tc>
          <w:tcPr>
            <w:tcW w:w="1605" w:type="dxa"/>
            <w:noWrap/>
            <w:hideMark/>
          </w:tcPr>
          <w:p w14:paraId="444BEC5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675137B" w14:textId="77777777" w:rsidTr="00A73339">
        <w:trPr>
          <w:trHeight w:val="300"/>
        </w:trPr>
        <w:tc>
          <w:tcPr>
            <w:tcW w:w="1949" w:type="dxa"/>
            <w:vMerge/>
            <w:noWrap/>
            <w:vAlign w:val="center"/>
          </w:tcPr>
          <w:p w14:paraId="177DE66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3FDFC1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Platymiscium yucatanum</w:t>
            </w:r>
          </w:p>
        </w:tc>
        <w:tc>
          <w:tcPr>
            <w:tcW w:w="1780" w:type="dxa"/>
            <w:noWrap/>
            <w:vAlign w:val="center"/>
            <w:hideMark/>
          </w:tcPr>
          <w:p w14:paraId="51BC573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Granadillo</w:t>
            </w:r>
          </w:p>
        </w:tc>
        <w:tc>
          <w:tcPr>
            <w:tcW w:w="1544" w:type="dxa"/>
            <w:noWrap/>
            <w:vAlign w:val="center"/>
            <w:hideMark/>
          </w:tcPr>
          <w:p w14:paraId="416BC66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5EA7584C" w14:textId="77777777" w:rsidR="00A73339" w:rsidRPr="00596A3A" w:rsidRDefault="00A73339" w:rsidP="00C80695">
            <w:pPr>
              <w:spacing w:before="0" w:after="0"/>
              <w:rPr>
                <w:rFonts w:ascii="Arial" w:hAnsi="Arial" w:cs="Arial"/>
                <w:sz w:val="20"/>
                <w:szCs w:val="20"/>
              </w:rPr>
            </w:pPr>
          </w:p>
        </w:tc>
        <w:tc>
          <w:tcPr>
            <w:tcW w:w="1605" w:type="dxa"/>
            <w:noWrap/>
            <w:hideMark/>
          </w:tcPr>
          <w:p w14:paraId="54F3579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78CBD8E" w14:textId="77777777" w:rsidTr="00A73339">
        <w:trPr>
          <w:trHeight w:val="300"/>
        </w:trPr>
        <w:tc>
          <w:tcPr>
            <w:tcW w:w="1949" w:type="dxa"/>
            <w:vMerge/>
            <w:noWrap/>
            <w:vAlign w:val="center"/>
          </w:tcPr>
          <w:p w14:paraId="24790950"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266FB4F"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Rhynchosia minima</w:t>
            </w:r>
          </w:p>
        </w:tc>
        <w:tc>
          <w:tcPr>
            <w:tcW w:w="1780" w:type="dxa"/>
            <w:noWrap/>
            <w:vAlign w:val="center"/>
            <w:hideMark/>
          </w:tcPr>
          <w:p w14:paraId="53C3D6D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lib ch'o'</w:t>
            </w:r>
          </w:p>
        </w:tc>
        <w:tc>
          <w:tcPr>
            <w:tcW w:w="1544" w:type="dxa"/>
            <w:noWrap/>
            <w:vAlign w:val="center"/>
            <w:hideMark/>
          </w:tcPr>
          <w:p w14:paraId="1B1611C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 trepadora</w:t>
            </w:r>
          </w:p>
        </w:tc>
        <w:tc>
          <w:tcPr>
            <w:tcW w:w="2224" w:type="dxa"/>
          </w:tcPr>
          <w:p w14:paraId="38B5F6E9" w14:textId="77777777" w:rsidR="00A73339" w:rsidRPr="00596A3A" w:rsidRDefault="00A73339" w:rsidP="00C80695">
            <w:pPr>
              <w:spacing w:before="0" w:after="0"/>
              <w:rPr>
                <w:rFonts w:ascii="Arial" w:hAnsi="Arial" w:cs="Arial"/>
                <w:sz w:val="20"/>
                <w:szCs w:val="20"/>
              </w:rPr>
            </w:pPr>
          </w:p>
        </w:tc>
        <w:tc>
          <w:tcPr>
            <w:tcW w:w="1605" w:type="dxa"/>
            <w:noWrap/>
            <w:hideMark/>
          </w:tcPr>
          <w:p w14:paraId="37CE11C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297BEDD" w14:textId="77777777" w:rsidTr="00A73339">
        <w:trPr>
          <w:trHeight w:val="300"/>
        </w:trPr>
        <w:tc>
          <w:tcPr>
            <w:tcW w:w="1949" w:type="dxa"/>
            <w:vMerge/>
            <w:noWrap/>
            <w:vAlign w:val="center"/>
          </w:tcPr>
          <w:p w14:paraId="6D50EE9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4DEEAC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 xml:space="preserve">Senna atomaria </w:t>
            </w:r>
          </w:p>
        </w:tc>
        <w:tc>
          <w:tcPr>
            <w:tcW w:w="1780" w:type="dxa"/>
            <w:noWrap/>
            <w:vAlign w:val="center"/>
            <w:hideMark/>
          </w:tcPr>
          <w:p w14:paraId="06E2BEB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Tu' ha' che'</w:t>
            </w:r>
          </w:p>
        </w:tc>
        <w:tc>
          <w:tcPr>
            <w:tcW w:w="1544" w:type="dxa"/>
            <w:noWrap/>
            <w:vAlign w:val="center"/>
            <w:hideMark/>
          </w:tcPr>
          <w:p w14:paraId="43BB898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C982DCE" w14:textId="77777777" w:rsidR="00A73339" w:rsidRPr="00596A3A" w:rsidRDefault="00A73339" w:rsidP="00C80695">
            <w:pPr>
              <w:spacing w:before="0" w:after="0"/>
              <w:rPr>
                <w:rFonts w:ascii="Arial" w:hAnsi="Arial" w:cs="Arial"/>
                <w:sz w:val="20"/>
                <w:szCs w:val="20"/>
              </w:rPr>
            </w:pPr>
          </w:p>
        </w:tc>
        <w:tc>
          <w:tcPr>
            <w:tcW w:w="1605" w:type="dxa"/>
            <w:noWrap/>
            <w:hideMark/>
          </w:tcPr>
          <w:p w14:paraId="4521F3E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7767C7C" w14:textId="77777777" w:rsidTr="00A73339">
        <w:trPr>
          <w:trHeight w:val="300"/>
        </w:trPr>
        <w:tc>
          <w:tcPr>
            <w:tcW w:w="1949" w:type="dxa"/>
            <w:vMerge/>
            <w:noWrap/>
            <w:vAlign w:val="center"/>
          </w:tcPr>
          <w:p w14:paraId="5281F01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DE55B7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Senna pallida</w:t>
            </w:r>
          </w:p>
        </w:tc>
        <w:tc>
          <w:tcPr>
            <w:tcW w:w="1780" w:type="dxa"/>
            <w:noWrap/>
            <w:vAlign w:val="center"/>
            <w:hideMark/>
          </w:tcPr>
          <w:p w14:paraId="42F35A72"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0CE19C5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463654D2" w14:textId="77777777" w:rsidR="00A73339" w:rsidRPr="00596A3A" w:rsidRDefault="00A73339" w:rsidP="00C80695">
            <w:pPr>
              <w:spacing w:before="0" w:after="0"/>
              <w:rPr>
                <w:rFonts w:ascii="Arial" w:hAnsi="Arial" w:cs="Arial"/>
                <w:sz w:val="20"/>
                <w:szCs w:val="20"/>
              </w:rPr>
            </w:pPr>
          </w:p>
        </w:tc>
        <w:tc>
          <w:tcPr>
            <w:tcW w:w="1605" w:type="dxa"/>
            <w:noWrap/>
            <w:hideMark/>
          </w:tcPr>
          <w:p w14:paraId="2D60D92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4007200" w14:textId="77777777" w:rsidTr="00A73339">
        <w:trPr>
          <w:trHeight w:val="300"/>
        </w:trPr>
        <w:tc>
          <w:tcPr>
            <w:tcW w:w="1949" w:type="dxa"/>
            <w:vMerge/>
            <w:noWrap/>
            <w:vAlign w:val="center"/>
          </w:tcPr>
          <w:p w14:paraId="1792956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D7ABA6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Senna racemosa</w:t>
            </w:r>
          </w:p>
        </w:tc>
        <w:tc>
          <w:tcPr>
            <w:tcW w:w="1780" w:type="dxa"/>
            <w:noWrap/>
            <w:vAlign w:val="center"/>
            <w:hideMark/>
          </w:tcPr>
          <w:p w14:paraId="184EED4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K'aan habin</w:t>
            </w:r>
          </w:p>
        </w:tc>
        <w:tc>
          <w:tcPr>
            <w:tcW w:w="1544" w:type="dxa"/>
            <w:noWrap/>
            <w:vAlign w:val="center"/>
            <w:hideMark/>
          </w:tcPr>
          <w:p w14:paraId="26F14BB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1F217DA" w14:textId="77777777" w:rsidR="00A73339" w:rsidRPr="00596A3A" w:rsidRDefault="00A73339" w:rsidP="00C80695">
            <w:pPr>
              <w:spacing w:before="0" w:after="0"/>
              <w:rPr>
                <w:rFonts w:ascii="Arial" w:hAnsi="Arial" w:cs="Arial"/>
                <w:sz w:val="20"/>
                <w:szCs w:val="20"/>
              </w:rPr>
            </w:pPr>
          </w:p>
        </w:tc>
        <w:tc>
          <w:tcPr>
            <w:tcW w:w="1605" w:type="dxa"/>
            <w:noWrap/>
            <w:hideMark/>
          </w:tcPr>
          <w:p w14:paraId="0F89C96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5522B24" w14:textId="77777777" w:rsidTr="00A73339">
        <w:trPr>
          <w:trHeight w:val="300"/>
        </w:trPr>
        <w:tc>
          <w:tcPr>
            <w:tcW w:w="1949" w:type="dxa"/>
            <w:vMerge/>
            <w:noWrap/>
            <w:vAlign w:val="center"/>
          </w:tcPr>
          <w:p w14:paraId="10222DF7"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A4A068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Sphinga platyloba</w:t>
            </w:r>
          </w:p>
        </w:tc>
        <w:tc>
          <w:tcPr>
            <w:tcW w:w="1780" w:type="dxa"/>
            <w:noWrap/>
            <w:vAlign w:val="center"/>
            <w:hideMark/>
          </w:tcPr>
          <w:p w14:paraId="54E9C39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Choko jo'</w:t>
            </w:r>
          </w:p>
        </w:tc>
        <w:tc>
          <w:tcPr>
            <w:tcW w:w="1544" w:type="dxa"/>
            <w:noWrap/>
            <w:vAlign w:val="center"/>
            <w:hideMark/>
          </w:tcPr>
          <w:p w14:paraId="27020B9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 trepador</w:t>
            </w:r>
          </w:p>
        </w:tc>
        <w:tc>
          <w:tcPr>
            <w:tcW w:w="2224" w:type="dxa"/>
          </w:tcPr>
          <w:p w14:paraId="14838A7B" w14:textId="77777777" w:rsidR="00A73339" w:rsidRPr="00596A3A" w:rsidRDefault="00A73339" w:rsidP="00C80695">
            <w:pPr>
              <w:spacing w:before="0" w:after="0"/>
              <w:rPr>
                <w:rFonts w:ascii="Arial" w:hAnsi="Arial" w:cs="Arial"/>
                <w:sz w:val="20"/>
                <w:szCs w:val="20"/>
              </w:rPr>
            </w:pPr>
          </w:p>
        </w:tc>
        <w:tc>
          <w:tcPr>
            <w:tcW w:w="1605" w:type="dxa"/>
            <w:noWrap/>
            <w:hideMark/>
          </w:tcPr>
          <w:p w14:paraId="1564565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BAC3273" w14:textId="77777777" w:rsidTr="00A73339">
        <w:trPr>
          <w:trHeight w:val="300"/>
        </w:trPr>
        <w:tc>
          <w:tcPr>
            <w:tcW w:w="1949" w:type="dxa"/>
            <w:vMerge/>
            <w:noWrap/>
            <w:vAlign w:val="center"/>
          </w:tcPr>
          <w:p w14:paraId="7C4DD97E"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19DB9A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Swartzia cubensis</w:t>
            </w:r>
          </w:p>
        </w:tc>
        <w:tc>
          <w:tcPr>
            <w:tcW w:w="1780" w:type="dxa"/>
            <w:noWrap/>
            <w:vAlign w:val="center"/>
            <w:hideMark/>
          </w:tcPr>
          <w:p w14:paraId="2AE8E1E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K'ataal oox</w:t>
            </w:r>
          </w:p>
        </w:tc>
        <w:tc>
          <w:tcPr>
            <w:tcW w:w="1544" w:type="dxa"/>
            <w:noWrap/>
            <w:vAlign w:val="center"/>
            <w:hideMark/>
          </w:tcPr>
          <w:p w14:paraId="432F8D1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244CFAD" w14:textId="77777777" w:rsidR="00A73339" w:rsidRPr="00596A3A" w:rsidRDefault="00A73339" w:rsidP="00C80695">
            <w:pPr>
              <w:spacing w:before="0" w:after="0"/>
              <w:rPr>
                <w:rFonts w:ascii="Arial" w:hAnsi="Arial" w:cs="Arial"/>
                <w:sz w:val="20"/>
                <w:szCs w:val="20"/>
              </w:rPr>
            </w:pPr>
          </w:p>
        </w:tc>
        <w:tc>
          <w:tcPr>
            <w:tcW w:w="1605" w:type="dxa"/>
            <w:noWrap/>
            <w:hideMark/>
          </w:tcPr>
          <w:p w14:paraId="74DFE04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FD3BECD" w14:textId="77777777" w:rsidTr="00A73339">
        <w:trPr>
          <w:trHeight w:val="300"/>
        </w:trPr>
        <w:tc>
          <w:tcPr>
            <w:tcW w:w="1949" w:type="dxa"/>
            <w:vMerge/>
            <w:noWrap/>
            <w:vAlign w:val="center"/>
          </w:tcPr>
          <w:p w14:paraId="28184F34"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7A3472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Zapoteca formosa</w:t>
            </w:r>
          </w:p>
        </w:tc>
        <w:tc>
          <w:tcPr>
            <w:tcW w:w="1780" w:type="dxa"/>
            <w:noWrap/>
            <w:vAlign w:val="center"/>
            <w:hideMark/>
          </w:tcPr>
          <w:p w14:paraId="5DEE2F2F"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159513D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1327CD72" w14:textId="77777777" w:rsidR="00A73339" w:rsidRPr="00596A3A" w:rsidRDefault="00A73339" w:rsidP="00C80695">
            <w:pPr>
              <w:spacing w:before="0" w:after="0"/>
              <w:rPr>
                <w:rFonts w:ascii="Arial" w:hAnsi="Arial" w:cs="Arial"/>
                <w:sz w:val="20"/>
                <w:szCs w:val="20"/>
              </w:rPr>
            </w:pPr>
          </w:p>
        </w:tc>
        <w:tc>
          <w:tcPr>
            <w:tcW w:w="1605" w:type="dxa"/>
            <w:noWrap/>
            <w:hideMark/>
          </w:tcPr>
          <w:p w14:paraId="79013ED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FE58742" w14:textId="77777777" w:rsidTr="00A73339">
        <w:trPr>
          <w:trHeight w:val="300"/>
        </w:trPr>
        <w:tc>
          <w:tcPr>
            <w:tcW w:w="1949" w:type="dxa"/>
            <w:vMerge/>
            <w:noWrap/>
            <w:vAlign w:val="center"/>
          </w:tcPr>
          <w:p w14:paraId="394BA773"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663AC9D"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Zygia cognata</w:t>
            </w:r>
          </w:p>
        </w:tc>
        <w:tc>
          <w:tcPr>
            <w:tcW w:w="1780" w:type="dxa"/>
            <w:noWrap/>
            <w:vAlign w:val="center"/>
            <w:hideMark/>
          </w:tcPr>
          <w:p w14:paraId="58E1C19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Cacaw che</w:t>
            </w:r>
          </w:p>
        </w:tc>
        <w:tc>
          <w:tcPr>
            <w:tcW w:w="1544" w:type="dxa"/>
            <w:noWrap/>
            <w:vAlign w:val="center"/>
            <w:hideMark/>
          </w:tcPr>
          <w:p w14:paraId="67CCFE1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E3DC88C" w14:textId="77777777" w:rsidR="00A73339" w:rsidRPr="00596A3A" w:rsidRDefault="00A73339" w:rsidP="00C80695">
            <w:pPr>
              <w:spacing w:before="0" w:after="0"/>
              <w:rPr>
                <w:rFonts w:ascii="Arial" w:hAnsi="Arial" w:cs="Arial"/>
                <w:sz w:val="20"/>
                <w:szCs w:val="20"/>
              </w:rPr>
            </w:pPr>
          </w:p>
        </w:tc>
        <w:tc>
          <w:tcPr>
            <w:tcW w:w="1605" w:type="dxa"/>
            <w:noWrap/>
            <w:hideMark/>
          </w:tcPr>
          <w:p w14:paraId="6343822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4B22A22" w14:textId="77777777" w:rsidTr="00A73339">
        <w:trPr>
          <w:trHeight w:val="300"/>
        </w:trPr>
        <w:tc>
          <w:tcPr>
            <w:tcW w:w="1949" w:type="dxa"/>
            <w:vMerge w:val="restart"/>
            <w:noWrap/>
            <w:vAlign w:val="center"/>
            <w:hideMark/>
          </w:tcPr>
          <w:p w14:paraId="1382CE7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LORANTHACEAE</w:t>
            </w:r>
          </w:p>
        </w:tc>
        <w:tc>
          <w:tcPr>
            <w:tcW w:w="3894" w:type="dxa"/>
            <w:noWrap/>
            <w:vAlign w:val="center"/>
            <w:hideMark/>
          </w:tcPr>
          <w:p w14:paraId="1C3661E7"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Struthanthus cassythoides</w:t>
            </w:r>
          </w:p>
        </w:tc>
        <w:tc>
          <w:tcPr>
            <w:tcW w:w="1780" w:type="dxa"/>
            <w:noWrap/>
            <w:vAlign w:val="center"/>
            <w:hideMark/>
          </w:tcPr>
          <w:p w14:paraId="6D568BC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Xkalwiis</w:t>
            </w:r>
          </w:p>
        </w:tc>
        <w:tc>
          <w:tcPr>
            <w:tcW w:w="1544" w:type="dxa"/>
            <w:noWrap/>
            <w:vAlign w:val="center"/>
            <w:hideMark/>
          </w:tcPr>
          <w:p w14:paraId="2C3CEEE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 parásita</w:t>
            </w:r>
          </w:p>
        </w:tc>
        <w:tc>
          <w:tcPr>
            <w:tcW w:w="2224" w:type="dxa"/>
          </w:tcPr>
          <w:p w14:paraId="38A57114" w14:textId="77777777" w:rsidR="00A73339" w:rsidRPr="00596A3A" w:rsidRDefault="00A73339" w:rsidP="00C80695">
            <w:pPr>
              <w:spacing w:before="0" w:after="0"/>
              <w:rPr>
                <w:rFonts w:ascii="Arial" w:hAnsi="Arial" w:cs="Arial"/>
                <w:sz w:val="20"/>
                <w:szCs w:val="20"/>
              </w:rPr>
            </w:pPr>
          </w:p>
        </w:tc>
        <w:tc>
          <w:tcPr>
            <w:tcW w:w="1605" w:type="dxa"/>
            <w:noWrap/>
            <w:hideMark/>
          </w:tcPr>
          <w:p w14:paraId="3DEFD45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0B9EF35" w14:textId="77777777" w:rsidTr="00A73339">
        <w:trPr>
          <w:trHeight w:val="300"/>
        </w:trPr>
        <w:tc>
          <w:tcPr>
            <w:tcW w:w="1949" w:type="dxa"/>
            <w:vMerge/>
            <w:noWrap/>
            <w:vAlign w:val="center"/>
            <w:hideMark/>
          </w:tcPr>
          <w:p w14:paraId="32071EF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63C921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Psittacanthus americanus</w:t>
            </w:r>
          </w:p>
        </w:tc>
        <w:tc>
          <w:tcPr>
            <w:tcW w:w="1780" w:type="dxa"/>
            <w:noWrap/>
            <w:vAlign w:val="center"/>
            <w:hideMark/>
          </w:tcPr>
          <w:p w14:paraId="6CBCA54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Xk'ubenba</w:t>
            </w:r>
          </w:p>
        </w:tc>
        <w:tc>
          <w:tcPr>
            <w:tcW w:w="1544" w:type="dxa"/>
            <w:noWrap/>
            <w:vAlign w:val="center"/>
            <w:hideMark/>
          </w:tcPr>
          <w:p w14:paraId="1C1DDF2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 parásita</w:t>
            </w:r>
          </w:p>
        </w:tc>
        <w:tc>
          <w:tcPr>
            <w:tcW w:w="2224" w:type="dxa"/>
          </w:tcPr>
          <w:p w14:paraId="41078C5A" w14:textId="77777777" w:rsidR="00A73339" w:rsidRPr="00596A3A" w:rsidRDefault="00A73339" w:rsidP="00C80695">
            <w:pPr>
              <w:spacing w:before="0" w:after="0"/>
              <w:rPr>
                <w:rFonts w:ascii="Arial" w:hAnsi="Arial" w:cs="Arial"/>
                <w:sz w:val="18"/>
                <w:szCs w:val="20"/>
              </w:rPr>
            </w:pPr>
          </w:p>
        </w:tc>
        <w:tc>
          <w:tcPr>
            <w:tcW w:w="1605" w:type="dxa"/>
            <w:noWrap/>
            <w:hideMark/>
          </w:tcPr>
          <w:p w14:paraId="59A02BB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60974FB" w14:textId="77777777" w:rsidTr="00A73339">
        <w:trPr>
          <w:trHeight w:val="300"/>
        </w:trPr>
        <w:tc>
          <w:tcPr>
            <w:tcW w:w="1949" w:type="dxa"/>
            <w:vMerge w:val="restart"/>
            <w:noWrap/>
            <w:vAlign w:val="center"/>
            <w:hideMark/>
          </w:tcPr>
          <w:p w14:paraId="281ABB6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MALPIGHIACEAE</w:t>
            </w:r>
          </w:p>
        </w:tc>
        <w:tc>
          <w:tcPr>
            <w:tcW w:w="3894" w:type="dxa"/>
            <w:noWrap/>
            <w:vAlign w:val="center"/>
            <w:hideMark/>
          </w:tcPr>
          <w:p w14:paraId="2493BDD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Bunchosia glandulosa</w:t>
            </w:r>
          </w:p>
        </w:tc>
        <w:tc>
          <w:tcPr>
            <w:tcW w:w="1780" w:type="dxa"/>
            <w:noWrap/>
            <w:vAlign w:val="center"/>
            <w:hideMark/>
          </w:tcPr>
          <w:p w14:paraId="52E620F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Siip che'</w:t>
            </w:r>
          </w:p>
        </w:tc>
        <w:tc>
          <w:tcPr>
            <w:tcW w:w="1544" w:type="dxa"/>
            <w:noWrap/>
            <w:vAlign w:val="center"/>
            <w:hideMark/>
          </w:tcPr>
          <w:p w14:paraId="618B915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4253F992" w14:textId="77777777" w:rsidR="00A73339" w:rsidRPr="00596A3A" w:rsidRDefault="00A73339" w:rsidP="00C80695">
            <w:pPr>
              <w:spacing w:before="0" w:after="0"/>
              <w:rPr>
                <w:rFonts w:ascii="Arial" w:hAnsi="Arial" w:cs="Arial"/>
                <w:sz w:val="20"/>
                <w:szCs w:val="20"/>
              </w:rPr>
            </w:pPr>
          </w:p>
        </w:tc>
        <w:tc>
          <w:tcPr>
            <w:tcW w:w="1605" w:type="dxa"/>
            <w:noWrap/>
            <w:hideMark/>
          </w:tcPr>
          <w:p w14:paraId="2A9A21A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9156E52" w14:textId="77777777" w:rsidTr="00A73339">
        <w:trPr>
          <w:trHeight w:val="300"/>
        </w:trPr>
        <w:tc>
          <w:tcPr>
            <w:tcW w:w="1949" w:type="dxa"/>
            <w:vMerge/>
            <w:noWrap/>
            <w:vAlign w:val="center"/>
          </w:tcPr>
          <w:p w14:paraId="63D9AA4E"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0676C8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Bunchosia swartziana</w:t>
            </w:r>
          </w:p>
        </w:tc>
        <w:tc>
          <w:tcPr>
            <w:tcW w:w="1780" w:type="dxa"/>
            <w:noWrap/>
            <w:vAlign w:val="center"/>
            <w:hideMark/>
          </w:tcPr>
          <w:p w14:paraId="0ABBF42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Siip che'</w:t>
            </w:r>
          </w:p>
        </w:tc>
        <w:tc>
          <w:tcPr>
            <w:tcW w:w="1544" w:type="dxa"/>
            <w:noWrap/>
            <w:vAlign w:val="center"/>
            <w:hideMark/>
          </w:tcPr>
          <w:p w14:paraId="679245F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1933812" w14:textId="77777777" w:rsidR="00A73339" w:rsidRPr="00596A3A" w:rsidRDefault="00A73339" w:rsidP="00C80695">
            <w:pPr>
              <w:spacing w:before="0" w:after="0"/>
              <w:rPr>
                <w:rFonts w:ascii="Arial" w:hAnsi="Arial" w:cs="Arial"/>
                <w:sz w:val="20"/>
                <w:szCs w:val="20"/>
              </w:rPr>
            </w:pPr>
          </w:p>
        </w:tc>
        <w:tc>
          <w:tcPr>
            <w:tcW w:w="1605" w:type="dxa"/>
            <w:noWrap/>
            <w:hideMark/>
          </w:tcPr>
          <w:p w14:paraId="37DB09D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B4094A2" w14:textId="77777777" w:rsidTr="00A73339">
        <w:trPr>
          <w:trHeight w:val="300"/>
        </w:trPr>
        <w:tc>
          <w:tcPr>
            <w:tcW w:w="1949" w:type="dxa"/>
            <w:vMerge/>
            <w:noWrap/>
            <w:vAlign w:val="center"/>
          </w:tcPr>
          <w:p w14:paraId="76362B3C"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72588C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Byrsonima crassifolia</w:t>
            </w:r>
          </w:p>
        </w:tc>
        <w:tc>
          <w:tcPr>
            <w:tcW w:w="1780" w:type="dxa"/>
            <w:noWrap/>
            <w:vAlign w:val="center"/>
            <w:hideMark/>
          </w:tcPr>
          <w:p w14:paraId="15FCBDA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Nance</w:t>
            </w:r>
          </w:p>
        </w:tc>
        <w:tc>
          <w:tcPr>
            <w:tcW w:w="1544" w:type="dxa"/>
            <w:noWrap/>
            <w:vAlign w:val="center"/>
            <w:hideMark/>
          </w:tcPr>
          <w:p w14:paraId="1C05034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75B1FBF" w14:textId="77777777" w:rsidR="00A73339" w:rsidRPr="00596A3A" w:rsidRDefault="00A73339" w:rsidP="00C80695">
            <w:pPr>
              <w:spacing w:before="0" w:after="0"/>
              <w:rPr>
                <w:rFonts w:ascii="Arial" w:hAnsi="Arial" w:cs="Arial"/>
                <w:sz w:val="20"/>
                <w:szCs w:val="20"/>
              </w:rPr>
            </w:pPr>
          </w:p>
        </w:tc>
        <w:tc>
          <w:tcPr>
            <w:tcW w:w="1605" w:type="dxa"/>
            <w:noWrap/>
            <w:hideMark/>
          </w:tcPr>
          <w:p w14:paraId="4DDDA64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1261224" w14:textId="77777777" w:rsidTr="00A73339">
        <w:trPr>
          <w:trHeight w:val="300"/>
        </w:trPr>
        <w:tc>
          <w:tcPr>
            <w:tcW w:w="1949" w:type="dxa"/>
            <w:vMerge/>
            <w:noWrap/>
            <w:vAlign w:val="center"/>
          </w:tcPr>
          <w:p w14:paraId="0792F674"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C056D5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Byrsonima bucidifolia</w:t>
            </w:r>
          </w:p>
        </w:tc>
        <w:tc>
          <w:tcPr>
            <w:tcW w:w="1780" w:type="dxa"/>
            <w:noWrap/>
            <w:vAlign w:val="center"/>
            <w:hideMark/>
          </w:tcPr>
          <w:p w14:paraId="673FD0E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Sak paj</w:t>
            </w:r>
          </w:p>
        </w:tc>
        <w:tc>
          <w:tcPr>
            <w:tcW w:w="1544" w:type="dxa"/>
            <w:noWrap/>
            <w:vAlign w:val="center"/>
            <w:hideMark/>
          </w:tcPr>
          <w:p w14:paraId="163F3B1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2CB9CA8" w14:textId="77777777" w:rsidR="00A73339" w:rsidRPr="00596A3A" w:rsidRDefault="00A73339" w:rsidP="00C80695">
            <w:pPr>
              <w:spacing w:before="0" w:after="0"/>
              <w:rPr>
                <w:rFonts w:ascii="Arial" w:hAnsi="Arial" w:cs="Arial"/>
                <w:sz w:val="20"/>
                <w:szCs w:val="20"/>
              </w:rPr>
            </w:pPr>
          </w:p>
        </w:tc>
        <w:tc>
          <w:tcPr>
            <w:tcW w:w="1605" w:type="dxa"/>
            <w:noWrap/>
            <w:hideMark/>
          </w:tcPr>
          <w:p w14:paraId="284599B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765DA10" w14:textId="77777777" w:rsidTr="00A73339">
        <w:trPr>
          <w:trHeight w:val="300"/>
        </w:trPr>
        <w:tc>
          <w:tcPr>
            <w:tcW w:w="1949" w:type="dxa"/>
            <w:vMerge/>
            <w:noWrap/>
            <w:vAlign w:val="center"/>
          </w:tcPr>
          <w:p w14:paraId="7C92A5B3"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0EBADD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Hiraea obovata</w:t>
            </w:r>
          </w:p>
        </w:tc>
        <w:tc>
          <w:tcPr>
            <w:tcW w:w="1780" w:type="dxa"/>
            <w:noWrap/>
            <w:vAlign w:val="center"/>
            <w:hideMark/>
          </w:tcPr>
          <w:p w14:paraId="0C7863C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Peepen ak'</w:t>
            </w:r>
          </w:p>
        </w:tc>
        <w:tc>
          <w:tcPr>
            <w:tcW w:w="1544" w:type="dxa"/>
            <w:noWrap/>
            <w:vAlign w:val="center"/>
            <w:hideMark/>
          </w:tcPr>
          <w:p w14:paraId="019880E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 trepador</w:t>
            </w:r>
          </w:p>
        </w:tc>
        <w:tc>
          <w:tcPr>
            <w:tcW w:w="2224" w:type="dxa"/>
          </w:tcPr>
          <w:p w14:paraId="52957C20" w14:textId="77777777" w:rsidR="00A73339" w:rsidRPr="00596A3A" w:rsidRDefault="00A73339" w:rsidP="00C80695">
            <w:pPr>
              <w:spacing w:before="0" w:after="0"/>
              <w:rPr>
                <w:rFonts w:ascii="Arial" w:hAnsi="Arial" w:cs="Arial"/>
                <w:sz w:val="18"/>
                <w:szCs w:val="20"/>
              </w:rPr>
            </w:pPr>
          </w:p>
        </w:tc>
        <w:tc>
          <w:tcPr>
            <w:tcW w:w="1605" w:type="dxa"/>
            <w:noWrap/>
            <w:hideMark/>
          </w:tcPr>
          <w:p w14:paraId="4BC7B48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2FBEF35" w14:textId="77777777" w:rsidTr="00A73339">
        <w:trPr>
          <w:trHeight w:val="300"/>
        </w:trPr>
        <w:tc>
          <w:tcPr>
            <w:tcW w:w="1949" w:type="dxa"/>
            <w:vMerge/>
            <w:noWrap/>
            <w:vAlign w:val="center"/>
          </w:tcPr>
          <w:p w14:paraId="296B800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C1BCC8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Malpighia emarginata</w:t>
            </w:r>
          </w:p>
        </w:tc>
        <w:tc>
          <w:tcPr>
            <w:tcW w:w="1780" w:type="dxa"/>
            <w:noWrap/>
            <w:vAlign w:val="center"/>
            <w:hideMark/>
          </w:tcPr>
          <w:p w14:paraId="71817F0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Wayakte'</w:t>
            </w:r>
          </w:p>
        </w:tc>
        <w:tc>
          <w:tcPr>
            <w:tcW w:w="1544" w:type="dxa"/>
            <w:noWrap/>
            <w:vAlign w:val="center"/>
            <w:hideMark/>
          </w:tcPr>
          <w:p w14:paraId="0FF212C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54C7CFE2" w14:textId="77777777" w:rsidR="00A73339" w:rsidRPr="00596A3A" w:rsidRDefault="00A73339" w:rsidP="00C80695">
            <w:pPr>
              <w:spacing w:before="0" w:after="0"/>
              <w:rPr>
                <w:rFonts w:ascii="Arial" w:hAnsi="Arial" w:cs="Arial"/>
                <w:sz w:val="20"/>
                <w:szCs w:val="20"/>
              </w:rPr>
            </w:pPr>
          </w:p>
        </w:tc>
        <w:tc>
          <w:tcPr>
            <w:tcW w:w="1605" w:type="dxa"/>
            <w:noWrap/>
            <w:hideMark/>
          </w:tcPr>
          <w:p w14:paraId="107EFEA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850F2E5" w14:textId="77777777" w:rsidTr="00A73339">
        <w:trPr>
          <w:trHeight w:val="300"/>
        </w:trPr>
        <w:tc>
          <w:tcPr>
            <w:tcW w:w="1949" w:type="dxa"/>
            <w:vMerge/>
            <w:noWrap/>
            <w:vAlign w:val="center"/>
          </w:tcPr>
          <w:p w14:paraId="4614BA57"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43D7FA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Malpighia glabra</w:t>
            </w:r>
          </w:p>
        </w:tc>
        <w:tc>
          <w:tcPr>
            <w:tcW w:w="1780" w:type="dxa"/>
            <w:noWrap/>
            <w:vAlign w:val="center"/>
            <w:hideMark/>
          </w:tcPr>
          <w:p w14:paraId="6656567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Uste'</w:t>
            </w:r>
          </w:p>
        </w:tc>
        <w:tc>
          <w:tcPr>
            <w:tcW w:w="1544" w:type="dxa"/>
            <w:noWrap/>
            <w:vAlign w:val="center"/>
            <w:hideMark/>
          </w:tcPr>
          <w:p w14:paraId="19412E8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4A23266" w14:textId="77777777" w:rsidR="00A73339" w:rsidRPr="00596A3A" w:rsidRDefault="00A73339" w:rsidP="00C80695">
            <w:pPr>
              <w:spacing w:before="0" w:after="0"/>
              <w:rPr>
                <w:rFonts w:ascii="Arial" w:hAnsi="Arial" w:cs="Arial"/>
                <w:sz w:val="20"/>
                <w:szCs w:val="20"/>
              </w:rPr>
            </w:pPr>
          </w:p>
        </w:tc>
        <w:tc>
          <w:tcPr>
            <w:tcW w:w="1605" w:type="dxa"/>
            <w:noWrap/>
            <w:hideMark/>
          </w:tcPr>
          <w:p w14:paraId="0D7478F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C1CD67E" w14:textId="77777777" w:rsidTr="00A73339">
        <w:trPr>
          <w:trHeight w:val="300"/>
        </w:trPr>
        <w:tc>
          <w:tcPr>
            <w:tcW w:w="1949" w:type="dxa"/>
            <w:vMerge/>
            <w:noWrap/>
            <w:vAlign w:val="center"/>
          </w:tcPr>
          <w:p w14:paraId="64831541"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3D3453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Stigmaphyllon ellipticum</w:t>
            </w:r>
          </w:p>
        </w:tc>
        <w:tc>
          <w:tcPr>
            <w:tcW w:w="1780" w:type="dxa"/>
            <w:noWrap/>
            <w:vAlign w:val="center"/>
            <w:hideMark/>
          </w:tcPr>
          <w:p w14:paraId="2B1235D4" w14:textId="77777777" w:rsidR="00A73339" w:rsidRPr="00596A3A" w:rsidRDefault="00A73339" w:rsidP="00C80695">
            <w:pPr>
              <w:spacing w:before="0" w:after="0"/>
              <w:jc w:val="left"/>
              <w:rPr>
                <w:rFonts w:ascii="Arial" w:hAnsi="Arial" w:cs="Arial"/>
                <w:sz w:val="18"/>
                <w:szCs w:val="20"/>
              </w:rPr>
            </w:pPr>
          </w:p>
        </w:tc>
        <w:tc>
          <w:tcPr>
            <w:tcW w:w="1544" w:type="dxa"/>
            <w:noWrap/>
            <w:vAlign w:val="center"/>
            <w:hideMark/>
          </w:tcPr>
          <w:p w14:paraId="74A7D55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 trepadora</w:t>
            </w:r>
          </w:p>
        </w:tc>
        <w:tc>
          <w:tcPr>
            <w:tcW w:w="2224" w:type="dxa"/>
          </w:tcPr>
          <w:p w14:paraId="65B13856" w14:textId="77777777" w:rsidR="00A73339" w:rsidRPr="00596A3A" w:rsidRDefault="00A73339" w:rsidP="00C80695">
            <w:pPr>
              <w:spacing w:before="0" w:after="0"/>
              <w:rPr>
                <w:rFonts w:ascii="Arial" w:hAnsi="Arial" w:cs="Arial"/>
                <w:sz w:val="18"/>
                <w:szCs w:val="20"/>
              </w:rPr>
            </w:pPr>
          </w:p>
        </w:tc>
        <w:tc>
          <w:tcPr>
            <w:tcW w:w="1605" w:type="dxa"/>
            <w:noWrap/>
            <w:hideMark/>
          </w:tcPr>
          <w:p w14:paraId="5ACB162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5EE4FCE" w14:textId="77777777" w:rsidTr="00A73339">
        <w:trPr>
          <w:trHeight w:val="300"/>
        </w:trPr>
        <w:tc>
          <w:tcPr>
            <w:tcW w:w="1949" w:type="dxa"/>
            <w:vMerge w:val="restart"/>
            <w:noWrap/>
            <w:vAlign w:val="center"/>
            <w:hideMark/>
          </w:tcPr>
          <w:p w14:paraId="395D65D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MALVACEAE</w:t>
            </w:r>
          </w:p>
        </w:tc>
        <w:tc>
          <w:tcPr>
            <w:tcW w:w="3894" w:type="dxa"/>
            <w:noWrap/>
            <w:vAlign w:val="center"/>
            <w:hideMark/>
          </w:tcPr>
          <w:p w14:paraId="4F186FD9"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Abutilon permolle</w:t>
            </w:r>
          </w:p>
        </w:tc>
        <w:tc>
          <w:tcPr>
            <w:tcW w:w="1780" w:type="dxa"/>
            <w:noWrap/>
            <w:vAlign w:val="center"/>
            <w:hideMark/>
          </w:tcPr>
          <w:p w14:paraId="7787BF0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Sak</w:t>
            </w:r>
            <w:r w:rsidRPr="00596A3A">
              <w:rPr>
                <w:rFonts w:ascii="Arial" w:hAnsi="Arial" w:cs="Arial"/>
                <w:sz w:val="20"/>
                <w:szCs w:val="20"/>
              </w:rPr>
              <w:noBreakHyphen/>
              <w:t>xiu</w:t>
            </w:r>
          </w:p>
        </w:tc>
        <w:tc>
          <w:tcPr>
            <w:tcW w:w="1544" w:type="dxa"/>
            <w:noWrap/>
            <w:vAlign w:val="center"/>
            <w:hideMark/>
          </w:tcPr>
          <w:p w14:paraId="2DB78E2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75D4A975" w14:textId="77777777" w:rsidR="00A73339" w:rsidRPr="00596A3A" w:rsidRDefault="00A73339" w:rsidP="00C80695">
            <w:pPr>
              <w:spacing w:before="0" w:after="0"/>
              <w:rPr>
                <w:rFonts w:ascii="Arial" w:hAnsi="Arial" w:cs="Arial"/>
                <w:sz w:val="20"/>
                <w:szCs w:val="20"/>
              </w:rPr>
            </w:pPr>
          </w:p>
        </w:tc>
        <w:tc>
          <w:tcPr>
            <w:tcW w:w="1605" w:type="dxa"/>
            <w:noWrap/>
            <w:hideMark/>
          </w:tcPr>
          <w:p w14:paraId="7A75D80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BE84FD6" w14:textId="77777777" w:rsidTr="00A73339">
        <w:trPr>
          <w:trHeight w:val="300"/>
        </w:trPr>
        <w:tc>
          <w:tcPr>
            <w:tcW w:w="1949" w:type="dxa"/>
            <w:vMerge/>
            <w:noWrap/>
            <w:vAlign w:val="center"/>
          </w:tcPr>
          <w:p w14:paraId="727846A8"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B3B9D69"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Abutilon sp.</w:t>
            </w:r>
          </w:p>
        </w:tc>
        <w:tc>
          <w:tcPr>
            <w:tcW w:w="1780" w:type="dxa"/>
            <w:noWrap/>
            <w:vAlign w:val="center"/>
            <w:hideMark/>
          </w:tcPr>
          <w:p w14:paraId="09127AB9"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24FAB9D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41B739A7" w14:textId="77777777" w:rsidR="00A73339" w:rsidRPr="00596A3A" w:rsidRDefault="00A73339" w:rsidP="00C80695">
            <w:pPr>
              <w:spacing w:before="0" w:after="0"/>
              <w:rPr>
                <w:rFonts w:ascii="Arial" w:hAnsi="Arial" w:cs="Arial"/>
                <w:sz w:val="20"/>
                <w:szCs w:val="20"/>
              </w:rPr>
            </w:pPr>
          </w:p>
        </w:tc>
        <w:tc>
          <w:tcPr>
            <w:tcW w:w="1605" w:type="dxa"/>
            <w:noWrap/>
            <w:hideMark/>
          </w:tcPr>
          <w:p w14:paraId="2D2B946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75A0436" w14:textId="77777777" w:rsidTr="00A73339">
        <w:trPr>
          <w:trHeight w:val="300"/>
        </w:trPr>
        <w:tc>
          <w:tcPr>
            <w:tcW w:w="1949" w:type="dxa"/>
            <w:vMerge/>
            <w:noWrap/>
            <w:vAlign w:val="center"/>
          </w:tcPr>
          <w:p w14:paraId="1A4BB596"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5820419"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Ayenia pusilla</w:t>
            </w:r>
          </w:p>
        </w:tc>
        <w:tc>
          <w:tcPr>
            <w:tcW w:w="1780" w:type="dxa"/>
            <w:noWrap/>
            <w:vAlign w:val="center"/>
            <w:hideMark/>
          </w:tcPr>
          <w:p w14:paraId="47E40D4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Pix t'oon xiw</w:t>
            </w:r>
          </w:p>
        </w:tc>
        <w:tc>
          <w:tcPr>
            <w:tcW w:w="1544" w:type="dxa"/>
            <w:noWrap/>
            <w:vAlign w:val="center"/>
            <w:hideMark/>
          </w:tcPr>
          <w:p w14:paraId="12DEEAC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0CE0FFA1" w14:textId="77777777" w:rsidR="00A73339" w:rsidRPr="00596A3A" w:rsidRDefault="00A73339" w:rsidP="00C80695">
            <w:pPr>
              <w:spacing w:before="0" w:after="0"/>
              <w:rPr>
                <w:rFonts w:ascii="Arial" w:hAnsi="Arial" w:cs="Arial"/>
                <w:sz w:val="20"/>
                <w:szCs w:val="20"/>
              </w:rPr>
            </w:pPr>
          </w:p>
        </w:tc>
        <w:tc>
          <w:tcPr>
            <w:tcW w:w="1605" w:type="dxa"/>
            <w:noWrap/>
            <w:hideMark/>
          </w:tcPr>
          <w:p w14:paraId="2EBB6D3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4034C0B" w14:textId="77777777" w:rsidTr="00A73339">
        <w:trPr>
          <w:trHeight w:val="300"/>
        </w:trPr>
        <w:tc>
          <w:tcPr>
            <w:tcW w:w="1949" w:type="dxa"/>
            <w:vMerge/>
            <w:noWrap/>
            <w:vAlign w:val="center"/>
          </w:tcPr>
          <w:p w14:paraId="03608A06"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99BCC1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Bakeridesia gaumeri</w:t>
            </w:r>
          </w:p>
        </w:tc>
        <w:tc>
          <w:tcPr>
            <w:tcW w:w="1780" w:type="dxa"/>
            <w:noWrap/>
            <w:vAlign w:val="center"/>
            <w:hideMark/>
          </w:tcPr>
          <w:p w14:paraId="58F07161"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1B3A81D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2E93C24A" w14:textId="77777777" w:rsidR="00A73339" w:rsidRPr="00596A3A" w:rsidRDefault="00A73339" w:rsidP="00C80695">
            <w:pPr>
              <w:spacing w:before="0" w:after="0"/>
              <w:rPr>
                <w:rFonts w:ascii="Arial" w:hAnsi="Arial" w:cs="Arial"/>
                <w:sz w:val="20"/>
                <w:szCs w:val="20"/>
              </w:rPr>
            </w:pPr>
          </w:p>
        </w:tc>
        <w:tc>
          <w:tcPr>
            <w:tcW w:w="1605" w:type="dxa"/>
            <w:noWrap/>
            <w:hideMark/>
          </w:tcPr>
          <w:p w14:paraId="759158A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D7C65A7" w14:textId="77777777" w:rsidTr="00A73339">
        <w:trPr>
          <w:trHeight w:val="300"/>
        </w:trPr>
        <w:tc>
          <w:tcPr>
            <w:tcW w:w="1949" w:type="dxa"/>
            <w:vMerge/>
            <w:noWrap/>
            <w:vAlign w:val="center"/>
          </w:tcPr>
          <w:p w14:paraId="6D893D8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50B3838"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Byttneria aculeata</w:t>
            </w:r>
          </w:p>
        </w:tc>
        <w:tc>
          <w:tcPr>
            <w:tcW w:w="1780" w:type="dxa"/>
            <w:noWrap/>
            <w:vAlign w:val="center"/>
            <w:hideMark/>
          </w:tcPr>
          <w:p w14:paraId="5A7888B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 ax x</w:t>
            </w:r>
          </w:p>
        </w:tc>
        <w:tc>
          <w:tcPr>
            <w:tcW w:w="1544" w:type="dxa"/>
            <w:noWrap/>
            <w:vAlign w:val="center"/>
            <w:hideMark/>
          </w:tcPr>
          <w:p w14:paraId="5D20F20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53F1B675" w14:textId="77777777" w:rsidR="00A73339" w:rsidRPr="00596A3A" w:rsidRDefault="00A73339" w:rsidP="00C80695">
            <w:pPr>
              <w:spacing w:before="0" w:after="0"/>
              <w:rPr>
                <w:rFonts w:ascii="Arial" w:hAnsi="Arial" w:cs="Arial"/>
                <w:sz w:val="20"/>
                <w:szCs w:val="20"/>
              </w:rPr>
            </w:pPr>
          </w:p>
        </w:tc>
        <w:tc>
          <w:tcPr>
            <w:tcW w:w="1605" w:type="dxa"/>
            <w:noWrap/>
            <w:hideMark/>
          </w:tcPr>
          <w:p w14:paraId="7AF17E0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5EFF864" w14:textId="77777777" w:rsidTr="00A73339">
        <w:trPr>
          <w:trHeight w:val="300"/>
        </w:trPr>
        <w:tc>
          <w:tcPr>
            <w:tcW w:w="1949" w:type="dxa"/>
            <w:vMerge/>
            <w:noWrap/>
            <w:vAlign w:val="center"/>
          </w:tcPr>
          <w:p w14:paraId="4854776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B76A6E7"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Cedrela odorata</w:t>
            </w:r>
          </w:p>
        </w:tc>
        <w:tc>
          <w:tcPr>
            <w:tcW w:w="1780" w:type="dxa"/>
            <w:noWrap/>
            <w:vAlign w:val="center"/>
            <w:hideMark/>
          </w:tcPr>
          <w:p w14:paraId="41EDD3F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Cedro</w:t>
            </w:r>
          </w:p>
        </w:tc>
        <w:tc>
          <w:tcPr>
            <w:tcW w:w="1544" w:type="dxa"/>
            <w:noWrap/>
            <w:vAlign w:val="center"/>
            <w:hideMark/>
          </w:tcPr>
          <w:p w14:paraId="5BEA9CA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5288834A" w14:textId="77777777" w:rsidR="00A73339" w:rsidRPr="00596A3A" w:rsidRDefault="00A73339" w:rsidP="00C80695">
            <w:pPr>
              <w:spacing w:before="0" w:after="0"/>
              <w:rPr>
                <w:rFonts w:ascii="Arial" w:hAnsi="Arial" w:cs="Arial"/>
                <w:sz w:val="20"/>
                <w:szCs w:val="20"/>
              </w:rPr>
            </w:pPr>
          </w:p>
        </w:tc>
        <w:tc>
          <w:tcPr>
            <w:tcW w:w="1605" w:type="dxa"/>
            <w:noWrap/>
            <w:hideMark/>
          </w:tcPr>
          <w:p w14:paraId="5A2198C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0B2E1AE" w14:textId="77777777" w:rsidTr="00A73339">
        <w:trPr>
          <w:trHeight w:val="300"/>
        </w:trPr>
        <w:tc>
          <w:tcPr>
            <w:tcW w:w="1949" w:type="dxa"/>
            <w:vMerge/>
            <w:noWrap/>
            <w:vAlign w:val="center"/>
          </w:tcPr>
          <w:p w14:paraId="72190132"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44FD87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Ceiba aesculifolia</w:t>
            </w:r>
          </w:p>
        </w:tc>
        <w:tc>
          <w:tcPr>
            <w:tcW w:w="1780" w:type="dxa"/>
            <w:noWrap/>
            <w:vAlign w:val="center"/>
            <w:hideMark/>
          </w:tcPr>
          <w:p w14:paraId="462F5BD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Pochote</w:t>
            </w:r>
          </w:p>
        </w:tc>
        <w:tc>
          <w:tcPr>
            <w:tcW w:w="1544" w:type="dxa"/>
            <w:noWrap/>
            <w:vAlign w:val="center"/>
            <w:hideMark/>
          </w:tcPr>
          <w:p w14:paraId="21E40DF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44F7BC87" w14:textId="77777777" w:rsidR="00A73339" w:rsidRPr="00596A3A" w:rsidRDefault="00A73339" w:rsidP="00C80695">
            <w:pPr>
              <w:spacing w:before="0" w:after="0"/>
              <w:rPr>
                <w:rFonts w:ascii="Arial" w:hAnsi="Arial" w:cs="Arial"/>
                <w:sz w:val="20"/>
                <w:szCs w:val="20"/>
              </w:rPr>
            </w:pPr>
          </w:p>
        </w:tc>
        <w:tc>
          <w:tcPr>
            <w:tcW w:w="1605" w:type="dxa"/>
            <w:noWrap/>
            <w:hideMark/>
          </w:tcPr>
          <w:p w14:paraId="6F08690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B42FAAD" w14:textId="77777777" w:rsidTr="00A73339">
        <w:trPr>
          <w:trHeight w:val="300"/>
        </w:trPr>
        <w:tc>
          <w:tcPr>
            <w:tcW w:w="1949" w:type="dxa"/>
            <w:vMerge/>
            <w:noWrap/>
            <w:vAlign w:val="center"/>
          </w:tcPr>
          <w:p w14:paraId="59888E7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6CEB5F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Ceiba pentandra</w:t>
            </w:r>
          </w:p>
        </w:tc>
        <w:tc>
          <w:tcPr>
            <w:tcW w:w="1780" w:type="dxa"/>
            <w:noWrap/>
            <w:vAlign w:val="center"/>
            <w:hideMark/>
          </w:tcPr>
          <w:p w14:paraId="2328725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Ceiba</w:t>
            </w:r>
          </w:p>
        </w:tc>
        <w:tc>
          <w:tcPr>
            <w:tcW w:w="1544" w:type="dxa"/>
            <w:noWrap/>
            <w:vAlign w:val="center"/>
            <w:hideMark/>
          </w:tcPr>
          <w:p w14:paraId="61B66B3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2E3CC686" w14:textId="77777777" w:rsidR="00A73339" w:rsidRPr="00596A3A" w:rsidRDefault="00A73339" w:rsidP="00C80695">
            <w:pPr>
              <w:spacing w:before="0" w:after="0"/>
              <w:rPr>
                <w:rFonts w:ascii="Arial" w:hAnsi="Arial" w:cs="Arial"/>
                <w:sz w:val="20"/>
                <w:szCs w:val="20"/>
              </w:rPr>
            </w:pPr>
          </w:p>
        </w:tc>
        <w:tc>
          <w:tcPr>
            <w:tcW w:w="1605" w:type="dxa"/>
            <w:noWrap/>
            <w:hideMark/>
          </w:tcPr>
          <w:p w14:paraId="6C98C17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98F5F36" w14:textId="77777777" w:rsidTr="00A73339">
        <w:trPr>
          <w:trHeight w:val="300"/>
        </w:trPr>
        <w:tc>
          <w:tcPr>
            <w:tcW w:w="1949" w:type="dxa"/>
            <w:vMerge/>
            <w:noWrap/>
            <w:vAlign w:val="center"/>
          </w:tcPr>
          <w:p w14:paraId="13978FD9"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87638DF"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Ceiba schottii</w:t>
            </w:r>
          </w:p>
        </w:tc>
        <w:tc>
          <w:tcPr>
            <w:tcW w:w="1780" w:type="dxa"/>
            <w:noWrap/>
            <w:vAlign w:val="center"/>
            <w:hideMark/>
          </w:tcPr>
          <w:p w14:paraId="2A708FF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Pilm</w:t>
            </w:r>
          </w:p>
        </w:tc>
        <w:tc>
          <w:tcPr>
            <w:tcW w:w="1544" w:type="dxa"/>
            <w:noWrap/>
            <w:vAlign w:val="center"/>
            <w:hideMark/>
          </w:tcPr>
          <w:p w14:paraId="3B4FBF1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D6380D7" w14:textId="77777777" w:rsidR="00A73339" w:rsidRPr="00596A3A" w:rsidRDefault="00A73339" w:rsidP="00C80695">
            <w:pPr>
              <w:spacing w:before="0" w:after="0"/>
              <w:rPr>
                <w:rFonts w:ascii="Arial" w:hAnsi="Arial" w:cs="Arial"/>
                <w:sz w:val="20"/>
                <w:szCs w:val="20"/>
              </w:rPr>
            </w:pPr>
          </w:p>
        </w:tc>
        <w:tc>
          <w:tcPr>
            <w:tcW w:w="1605" w:type="dxa"/>
            <w:noWrap/>
            <w:hideMark/>
          </w:tcPr>
          <w:p w14:paraId="6D52B8F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5632A71" w14:textId="77777777" w:rsidTr="00A73339">
        <w:trPr>
          <w:trHeight w:val="300"/>
        </w:trPr>
        <w:tc>
          <w:tcPr>
            <w:tcW w:w="1949" w:type="dxa"/>
            <w:vMerge/>
            <w:noWrap/>
            <w:vAlign w:val="center"/>
          </w:tcPr>
          <w:p w14:paraId="2C444EFE"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3973ED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Guazuma ulmifolia</w:t>
            </w:r>
          </w:p>
        </w:tc>
        <w:tc>
          <w:tcPr>
            <w:tcW w:w="1780" w:type="dxa"/>
            <w:noWrap/>
            <w:vAlign w:val="center"/>
            <w:hideMark/>
          </w:tcPr>
          <w:p w14:paraId="6C528C6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Pixoy</w:t>
            </w:r>
          </w:p>
        </w:tc>
        <w:tc>
          <w:tcPr>
            <w:tcW w:w="1544" w:type="dxa"/>
            <w:noWrap/>
            <w:vAlign w:val="center"/>
            <w:hideMark/>
          </w:tcPr>
          <w:p w14:paraId="35E1448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E0DD0B9" w14:textId="77777777" w:rsidR="00A73339" w:rsidRPr="00596A3A" w:rsidRDefault="00A73339" w:rsidP="00C80695">
            <w:pPr>
              <w:spacing w:before="0" w:after="0"/>
              <w:rPr>
                <w:rFonts w:ascii="Arial" w:hAnsi="Arial" w:cs="Arial"/>
                <w:sz w:val="20"/>
                <w:szCs w:val="20"/>
              </w:rPr>
            </w:pPr>
          </w:p>
        </w:tc>
        <w:tc>
          <w:tcPr>
            <w:tcW w:w="1605" w:type="dxa"/>
            <w:noWrap/>
            <w:hideMark/>
          </w:tcPr>
          <w:p w14:paraId="130D041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ACE0BD6" w14:textId="77777777" w:rsidTr="00A73339">
        <w:trPr>
          <w:trHeight w:val="300"/>
        </w:trPr>
        <w:tc>
          <w:tcPr>
            <w:tcW w:w="1949" w:type="dxa"/>
            <w:vMerge/>
            <w:noWrap/>
            <w:vAlign w:val="center"/>
          </w:tcPr>
          <w:p w14:paraId="78601873"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996E718"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Hampea trilobata</w:t>
            </w:r>
          </w:p>
        </w:tc>
        <w:tc>
          <w:tcPr>
            <w:tcW w:w="1780" w:type="dxa"/>
            <w:noWrap/>
            <w:vAlign w:val="center"/>
            <w:hideMark/>
          </w:tcPr>
          <w:p w14:paraId="4D2C4C2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Majagua</w:t>
            </w:r>
          </w:p>
        </w:tc>
        <w:tc>
          <w:tcPr>
            <w:tcW w:w="1544" w:type="dxa"/>
            <w:noWrap/>
            <w:vAlign w:val="center"/>
            <w:hideMark/>
          </w:tcPr>
          <w:p w14:paraId="377326A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579D9E84" w14:textId="77777777" w:rsidR="00A73339" w:rsidRPr="00596A3A" w:rsidRDefault="00A73339" w:rsidP="00C80695">
            <w:pPr>
              <w:spacing w:before="0" w:after="0"/>
              <w:rPr>
                <w:rFonts w:ascii="Arial" w:hAnsi="Arial" w:cs="Arial"/>
                <w:sz w:val="20"/>
                <w:szCs w:val="20"/>
              </w:rPr>
            </w:pPr>
          </w:p>
        </w:tc>
        <w:tc>
          <w:tcPr>
            <w:tcW w:w="1605" w:type="dxa"/>
            <w:noWrap/>
            <w:hideMark/>
          </w:tcPr>
          <w:p w14:paraId="54D7185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A9F546A" w14:textId="77777777" w:rsidTr="00A73339">
        <w:trPr>
          <w:trHeight w:val="300"/>
        </w:trPr>
        <w:tc>
          <w:tcPr>
            <w:tcW w:w="1949" w:type="dxa"/>
            <w:vMerge/>
            <w:noWrap/>
            <w:vAlign w:val="center"/>
          </w:tcPr>
          <w:p w14:paraId="2DA8F419"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5A93760"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Helicteres baruensis</w:t>
            </w:r>
          </w:p>
        </w:tc>
        <w:tc>
          <w:tcPr>
            <w:tcW w:w="1780" w:type="dxa"/>
            <w:noWrap/>
            <w:vAlign w:val="center"/>
            <w:hideMark/>
          </w:tcPr>
          <w:p w14:paraId="07BE44F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Sutup</w:t>
            </w:r>
          </w:p>
        </w:tc>
        <w:tc>
          <w:tcPr>
            <w:tcW w:w="1544" w:type="dxa"/>
            <w:noWrap/>
            <w:vAlign w:val="center"/>
            <w:hideMark/>
          </w:tcPr>
          <w:p w14:paraId="2969024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3C889D35" w14:textId="77777777" w:rsidR="00A73339" w:rsidRPr="00596A3A" w:rsidRDefault="00A73339" w:rsidP="00C80695">
            <w:pPr>
              <w:spacing w:before="0" w:after="0"/>
              <w:rPr>
                <w:rFonts w:ascii="Arial" w:hAnsi="Arial" w:cs="Arial"/>
                <w:sz w:val="20"/>
                <w:szCs w:val="20"/>
              </w:rPr>
            </w:pPr>
          </w:p>
        </w:tc>
        <w:tc>
          <w:tcPr>
            <w:tcW w:w="1605" w:type="dxa"/>
            <w:noWrap/>
            <w:hideMark/>
          </w:tcPr>
          <w:p w14:paraId="6003BE1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50F7EF5" w14:textId="77777777" w:rsidTr="00A73339">
        <w:trPr>
          <w:trHeight w:val="300"/>
        </w:trPr>
        <w:tc>
          <w:tcPr>
            <w:tcW w:w="1949" w:type="dxa"/>
            <w:vMerge/>
            <w:noWrap/>
            <w:vAlign w:val="center"/>
          </w:tcPr>
          <w:p w14:paraId="1D762FD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A17047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Heliocarpus donnellsmithii</w:t>
            </w:r>
          </w:p>
        </w:tc>
        <w:tc>
          <w:tcPr>
            <w:tcW w:w="1780" w:type="dxa"/>
            <w:noWrap/>
            <w:vAlign w:val="center"/>
            <w:hideMark/>
          </w:tcPr>
          <w:p w14:paraId="4012C7C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Jolotsen</w:t>
            </w:r>
          </w:p>
        </w:tc>
        <w:tc>
          <w:tcPr>
            <w:tcW w:w="1544" w:type="dxa"/>
            <w:noWrap/>
            <w:vAlign w:val="center"/>
            <w:hideMark/>
          </w:tcPr>
          <w:p w14:paraId="2B8818B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F29912E" w14:textId="77777777" w:rsidR="00A73339" w:rsidRPr="00596A3A" w:rsidRDefault="00A73339" w:rsidP="00C80695">
            <w:pPr>
              <w:spacing w:before="0" w:after="0"/>
              <w:rPr>
                <w:rFonts w:ascii="Arial" w:hAnsi="Arial" w:cs="Arial"/>
                <w:sz w:val="20"/>
                <w:szCs w:val="20"/>
              </w:rPr>
            </w:pPr>
          </w:p>
        </w:tc>
        <w:tc>
          <w:tcPr>
            <w:tcW w:w="1605" w:type="dxa"/>
            <w:noWrap/>
            <w:hideMark/>
          </w:tcPr>
          <w:p w14:paraId="18B363F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3FEB685" w14:textId="77777777" w:rsidTr="00A73339">
        <w:trPr>
          <w:trHeight w:val="300"/>
        </w:trPr>
        <w:tc>
          <w:tcPr>
            <w:tcW w:w="1949" w:type="dxa"/>
            <w:vMerge/>
            <w:noWrap/>
            <w:vAlign w:val="center"/>
          </w:tcPr>
          <w:p w14:paraId="2E8650A0"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1CFD8DF"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Luehea speciosa</w:t>
            </w:r>
          </w:p>
        </w:tc>
        <w:tc>
          <w:tcPr>
            <w:tcW w:w="1780" w:type="dxa"/>
            <w:noWrap/>
            <w:vAlign w:val="center"/>
            <w:hideMark/>
          </w:tcPr>
          <w:p w14:paraId="4DBFDF8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Chacats</w:t>
            </w:r>
          </w:p>
        </w:tc>
        <w:tc>
          <w:tcPr>
            <w:tcW w:w="1544" w:type="dxa"/>
            <w:noWrap/>
            <w:vAlign w:val="center"/>
            <w:hideMark/>
          </w:tcPr>
          <w:p w14:paraId="54EFACF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9CC496B" w14:textId="77777777" w:rsidR="00A73339" w:rsidRPr="00596A3A" w:rsidRDefault="00A73339" w:rsidP="00C80695">
            <w:pPr>
              <w:spacing w:before="0" w:after="0"/>
              <w:rPr>
                <w:rFonts w:ascii="Arial" w:hAnsi="Arial" w:cs="Arial"/>
                <w:sz w:val="20"/>
                <w:szCs w:val="20"/>
              </w:rPr>
            </w:pPr>
          </w:p>
        </w:tc>
        <w:tc>
          <w:tcPr>
            <w:tcW w:w="1605" w:type="dxa"/>
            <w:noWrap/>
            <w:hideMark/>
          </w:tcPr>
          <w:p w14:paraId="7D2949B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D4838DA" w14:textId="77777777" w:rsidTr="00A73339">
        <w:trPr>
          <w:trHeight w:val="300"/>
        </w:trPr>
        <w:tc>
          <w:tcPr>
            <w:tcW w:w="1949" w:type="dxa"/>
            <w:vMerge/>
            <w:noWrap/>
            <w:vAlign w:val="center"/>
          </w:tcPr>
          <w:p w14:paraId="4DACE482"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CC7210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Malvaviscus arboreus</w:t>
            </w:r>
          </w:p>
        </w:tc>
        <w:tc>
          <w:tcPr>
            <w:tcW w:w="1780" w:type="dxa"/>
            <w:noWrap/>
            <w:vAlign w:val="center"/>
            <w:hideMark/>
          </w:tcPr>
          <w:p w14:paraId="7E4BB0A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Tulipan de monte</w:t>
            </w:r>
          </w:p>
        </w:tc>
        <w:tc>
          <w:tcPr>
            <w:tcW w:w="1544" w:type="dxa"/>
            <w:noWrap/>
            <w:vAlign w:val="center"/>
            <w:hideMark/>
          </w:tcPr>
          <w:p w14:paraId="38C615F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2246AB2F" w14:textId="77777777" w:rsidR="00A73339" w:rsidRPr="00596A3A" w:rsidRDefault="00A73339" w:rsidP="00C80695">
            <w:pPr>
              <w:spacing w:before="0" w:after="0"/>
              <w:rPr>
                <w:rFonts w:ascii="Arial" w:hAnsi="Arial" w:cs="Arial"/>
                <w:sz w:val="20"/>
                <w:szCs w:val="20"/>
              </w:rPr>
            </w:pPr>
          </w:p>
        </w:tc>
        <w:tc>
          <w:tcPr>
            <w:tcW w:w="1605" w:type="dxa"/>
            <w:noWrap/>
            <w:hideMark/>
          </w:tcPr>
          <w:p w14:paraId="0C21F1D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5A25551" w14:textId="77777777" w:rsidTr="00A73339">
        <w:trPr>
          <w:trHeight w:val="300"/>
        </w:trPr>
        <w:tc>
          <w:tcPr>
            <w:tcW w:w="1949" w:type="dxa"/>
            <w:vMerge/>
            <w:noWrap/>
            <w:vAlign w:val="center"/>
          </w:tcPr>
          <w:p w14:paraId="26B9B1F4"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CEC9E4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Melochia tomentosa</w:t>
            </w:r>
          </w:p>
        </w:tc>
        <w:tc>
          <w:tcPr>
            <w:tcW w:w="1780" w:type="dxa"/>
            <w:noWrap/>
            <w:vAlign w:val="center"/>
            <w:hideMark/>
          </w:tcPr>
          <w:p w14:paraId="5C81E6C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Sak chi'ichi'beh</w:t>
            </w:r>
          </w:p>
        </w:tc>
        <w:tc>
          <w:tcPr>
            <w:tcW w:w="1544" w:type="dxa"/>
            <w:noWrap/>
            <w:vAlign w:val="center"/>
            <w:hideMark/>
          </w:tcPr>
          <w:p w14:paraId="7E80702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205CA4E0" w14:textId="77777777" w:rsidR="00A73339" w:rsidRPr="00596A3A" w:rsidRDefault="00A73339" w:rsidP="00C80695">
            <w:pPr>
              <w:spacing w:before="0" w:after="0"/>
              <w:rPr>
                <w:rFonts w:ascii="Arial" w:hAnsi="Arial" w:cs="Arial"/>
                <w:sz w:val="20"/>
                <w:szCs w:val="20"/>
              </w:rPr>
            </w:pPr>
          </w:p>
        </w:tc>
        <w:tc>
          <w:tcPr>
            <w:tcW w:w="1605" w:type="dxa"/>
            <w:noWrap/>
            <w:hideMark/>
          </w:tcPr>
          <w:p w14:paraId="1D2DEB2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92D1C31" w14:textId="77777777" w:rsidTr="00A73339">
        <w:trPr>
          <w:trHeight w:val="300"/>
        </w:trPr>
        <w:tc>
          <w:tcPr>
            <w:tcW w:w="1949" w:type="dxa"/>
            <w:vMerge/>
            <w:noWrap/>
            <w:vAlign w:val="center"/>
            <w:hideMark/>
          </w:tcPr>
          <w:p w14:paraId="3FAFAF5C"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1E7395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Pseudobombax ellipticum</w:t>
            </w:r>
          </w:p>
        </w:tc>
        <w:tc>
          <w:tcPr>
            <w:tcW w:w="1780" w:type="dxa"/>
            <w:noWrap/>
            <w:vAlign w:val="center"/>
            <w:hideMark/>
          </w:tcPr>
          <w:p w14:paraId="2E8F54B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Amapola</w:t>
            </w:r>
          </w:p>
        </w:tc>
        <w:tc>
          <w:tcPr>
            <w:tcW w:w="1544" w:type="dxa"/>
            <w:noWrap/>
            <w:vAlign w:val="center"/>
            <w:hideMark/>
          </w:tcPr>
          <w:p w14:paraId="4BB193F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6877B38" w14:textId="77777777" w:rsidR="00A73339" w:rsidRPr="00596A3A" w:rsidRDefault="00A73339" w:rsidP="00C80695">
            <w:pPr>
              <w:spacing w:before="0" w:after="0"/>
              <w:rPr>
                <w:rFonts w:ascii="Arial" w:hAnsi="Arial" w:cs="Arial"/>
                <w:sz w:val="20"/>
                <w:szCs w:val="20"/>
              </w:rPr>
            </w:pPr>
          </w:p>
        </w:tc>
        <w:tc>
          <w:tcPr>
            <w:tcW w:w="1605" w:type="dxa"/>
            <w:noWrap/>
            <w:hideMark/>
          </w:tcPr>
          <w:p w14:paraId="468F0E8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5E00B04" w14:textId="77777777" w:rsidTr="00A73339">
        <w:trPr>
          <w:trHeight w:val="300"/>
        </w:trPr>
        <w:tc>
          <w:tcPr>
            <w:tcW w:w="1949" w:type="dxa"/>
            <w:vMerge/>
            <w:noWrap/>
            <w:vAlign w:val="center"/>
            <w:hideMark/>
          </w:tcPr>
          <w:p w14:paraId="529F8B1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DA8FFC0"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Sida acuta</w:t>
            </w:r>
          </w:p>
        </w:tc>
        <w:tc>
          <w:tcPr>
            <w:tcW w:w="1780" w:type="dxa"/>
            <w:noWrap/>
            <w:vAlign w:val="center"/>
            <w:hideMark/>
          </w:tcPr>
          <w:p w14:paraId="67683A4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Chitichi'bej</w:t>
            </w:r>
          </w:p>
        </w:tc>
        <w:tc>
          <w:tcPr>
            <w:tcW w:w="1544" w:type="dxa"/>
            <w:noWrap/>
            <w:vAlign w:val="center"/>
            <w:hideMark/>
          </w:tcPr>
          <w:p w14:paraId="24905AE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50FB6691" w14:textId="77777777" w:rsidR="00A73339" w:rsidRPr="00596A3A" w:rsidRDefault="00A73339" w:rsidP="00C80695">
            <w:pPr>
              <w:spacing w:before="0" w:after="0"/>
              <w:rPr>
                <w:rFonts w:ascii="Arial" w:hAnsi="Arial" w:cs="Arial"/>
                <w:sz w:val="20"/>
                <w:szCs w:val="20"/>
              </w:rPr>
            </w:pPr>
          </w:p>
        </w:tc>
        <w:tc>
          <w:tcPr>
            <w:tcW w:w="1605" w:type="dxa"/>
            <w:noWrap/>
            <w:hideMark/>
          </w:tcPr>
          <w:p w14:paraId="579ABA0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D4035F5" w14:textId="77777777" w:rsidTr="00A73339">
        <w:trPr>
          <w:trHeight w:val="300"/>
        </w:trPr>
        <w:tc>
          <w:tcPr>
            <w:tcW w:w="1949" w:type="dxa"/>
            <w:vMerge w:val="restart"/>
            <w:noWrap/>
            <w:vAlign w:val="center"/>
            <w:hideMark/>
          </w:tcPr>
          <w:p w14:paraId="5F137C2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MELIACEAE</w:t>
            </w:r>
          </w:p>
        </w:tc>
        <w:tc>
          <w:tcPr>
            <w:tcW w:w="3894" w:type="dxa"/>
            <w:noWrap/>
            <w:vAlign w:val="center"/>
            <w:hideMark/>
          </w:tcPr>
          <w:p w14:paraId="098FE7D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Trichilia minutiflora</w:t>
            </w:r>
          </w:p>
        </w:tc>
        <w:tc>
          <w:tcPr>
            <w:tcW w:w="1780" w:type="dxa"/>
            <w:noWrap/>
            <w:vAlign w:val="center"/>
            <w:hideMark/>
          </w:tcPr>
          <w:p w14:paraId="70BE4253"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4E0369D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3FFD7A2" w14:textId="77777777" w:rsidR="00A73339" w:rsidRPr="00596A3A" w:rsidRDefault="00A73339" w:rsidP="00C80695">
            <w:pPr>
              <w:spacing w:before="0" w:after="0"/>
              <w:rPr>
                <w:rFonts w:ascii="Arial" w:hAnsi="Arial" w:cs="Arial"/>
                <w:sz w:val="20"/>
                <w:szCs w:val="20"/>
              </w:rPr>
            </w:pPr>
          </w:p>
        </w:tc>
        <w:tc>
          <w:tcPr>
            <w:tcW w:w="1605" w:type="dxa"/>
            <w:noWrap/>
            <w:hideMark/>
          </w:tcPr>
          <w:p w14:paraId="3900581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90FE40D" w14:textId="77777777" w:rsidTr="00A73339">
        <w:trPr>
          <w:trHeight w:val="300"/>
        </w:trPr>
        <w:tc>
          <w:tcPr>
            <w:tcW w:w="1949" w:type="dxa"/>
            <w:vMerge/>
            <w:noWrap/>
            <w:vAlign w:val="center"/>
            <w:hideMark/>
          </w:tcPr>
          <w:p w14:paraId="0362DC69"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2AE6AE9"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Waltheria indica</w:t>
            </w:r>
          </w:p>
        </w:tc>
        <w:tc>
          <w:tcPr>
            <w:tcW w:w="1780" w:type="dxa"/>
            <w:noWrap/>
            <w:vAlign w:val="center"/>
            <w:hideMark/>
          </w:tcPr>
          <w:p w14:paraId="78481A0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Sak xiw</w:t>
            </w:r>
          </w:p>
        </w:tc>
        <w:tc>
          <w:tcPr>
            <w:tcW w:w="1544" w:type="dxa"/>
            <w:noWrap/>
            <w:vAlign w:val="center"/>
            <w:hideMark/>
          </w:tcPr>
          <w:p w14:paraId="011C416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34063E13" w14:textId="77777777" w:rsidR="00A73339" w:rsidRPr="00596A3A" w:rsidRDefault="00A73339" w:rsidP="00C80695">
            <w:pPr>
              <w:spacing w:before="0" w:after="0"/>
              <w:rPr>
                <w:rFonts w:ascii="Arial" w:hAnsi="Arial" w:cs="Arial"/>
                <w:sz w:val="20"/>
                <w:szCs w:val="20"/>
              </w:rPr>
            </w:pPr>
          </w:p>
        </w:tc>
        <w:tc>
          <w:tcPr>
            <w:tcW w:w="1605" w:type="dxa"/>
            <w:noWrap/>
            <w:hideMark/>
          </w:tcPr>
          <w:p w14:paraId="6E882C1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BB3F9FA" w14:textId="77777777" w:rsidTr="00A73339">
        <w:trPr>
          <w:trHeight w:val="300"/>
        </w:trPr>
        <w:tc>
          <w:tcPr>
            <w:tcW w:w="1949" w:type="dxa"/>
            <w:vMerge w:val="restart"/>
            <w:noWrap/>
            <w:vAlign w:val="center"/>
            <w:hideMark/>
          </w:tcPr>
          <w:p w14:paraId="71ACB4A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MENISPERMACEAE</w:t>
            </w:r>
          </w:p>
        </w:tc>
        <w:tc>
          <w:tcPr>
            <w:tcW w:w="3894" w:type="dxa"/>
            <w:noWrap/>
            <w:vAlign w:val="center"/>
            <w:hideMark/>
          </w:tcPr>
          <w:p w14:paraId="099AE367"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Cissampelos pareira</w:t>
            </w:r>
          </w:p>
        </w:tc>
        <w:tc>
          <w:tcPr>
            <w:tcW w:w="1780" w:type="dxa"/>
            <w:noWrap/>
            <w:vAlign w:val="center"/>
            <w:hideMark/>
          </w:tcPr>
          <w:p w14:paraId="1612A89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Peteltuun</w:t>
            </w:r>
          </w:p>
        </w:tc>
        <w:tc>
          <w:tcPr>
            <w:tcW w:w="1544" w:type="dxa"/>
            <w:noWrap/>
            <w:vAlign w:val="center"/>
            <w:hideMark/>
          </w:tcPr>
          <w:p w14:paraId="64DA1E8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 trepadora</w:t>
            </w:r>
          </w:p>
        </w:tc>
        <w:tc>
          <w:tcPr>
            <w:tcW w:w="2224" w:type="dxa"/>
          </w:tcPr>
          <w:p w14:paraId="1ED1853F" w14:textId="77777777" w:rsidR="00A73339" w:rsidRPr="00596A3A" w:rsidRDefault="00A73339" w:rsidP="00C80695">
            <w:pPr>
              <w:spacing w:before="0" w:after="0"/>
              <w:rPr>
                <w:rFonts w:ascii="Arial" w:hAnsi="Arial" w:cs="Arial"/>
                <w:sz w:val="18"/>
                <w:szCs w:val="20"/>
              </w:rPr>
            </w:pPr>
          </w:p>
        </w:tc>
        <w:tc>
          <w:tcPr>
            <w:tcW w:w="1605" w:type="dxa"/>
            <w:noWrap/>
            <w:hideMark/>
          </w:tcPr>
          <w:p w14:paraId="66F18CD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F1C6C86" w14:textId="77777777" w:rsidTr="00A73339">
        <w:trPr>
          <w:trHeight w:val="300"/>
        </w:trPr>
        <w:tc>
          <w:tcPr>
            <w:tcW w:w="1949" w:type="dxa"/>
            <w:vMerge/>
            <w:noWrap/>
            <w:vAlign w:val="center"/>
            <w:hideMark/>
          </w:tcPr>
          <w:p w14:paraId="2289D3AC"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C8A3DE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Hyperbaena winzerlingii</w:t>
            </w:r>
          </w:p>
        </w:tc>
        <w:tc>
          <w:tcPr>
            <w:tcW w:w="1780" w:type="dxa"/>
            <w:noWrap/>
            <w:vAlign w:val="center"/>
            <w:hideMark/>
          </w:tcPr>
          <w:p w14:paraId="7E74DD1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Choch kitan</w:t>
            </w:r>
          </w:p>
        </w:tc>
        <w:tc>
          <w:tcPr>
            <w:tcW w:w="1544" w:type="dxa"/>
            <w:noWrap/>
            <w:vAlign w:val="center"/>
            <w:hideMark/>
          </w:tcPr>
          <w:p w14:paraId="6453B5D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7A72FEBF" w14:textId="77777777" w:rsidR="00A73339" w:rsidRPr="00596A3A" w:rsidRDefault="00A73339" w:rsidP="00C80695">
            <w:pPr>
              <w:spacing w:before="0" w:after="0"/>
              <w:rPr>
                <w:rFonts w:ascii="Arial" w:hAnsi="Arial" w:cs="Arial"/>
                <w:sz w:val="20"/>
                <w:szCs w:val="20"/>
              </w:rPr>
            </w:pPr>
          </w:p>
        </w:tc>
        <w:tc>
          <w:tcPr>
            <w:tcW w:w="1605" w:type="dxa"/>
            <w:noWrap/>
            <w:hideMark/>
          </w:tcPr>
          <w:p w14:paraId="28A3CDD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CECD9D9" w14:textId="77777777" w:rsidTr="00A73339">
        <w:trPr>
          <w:trHeight w:val="300"/>
        </w:trPr>
        <w:tc>
          <w:tcPr>
            <w:tcW w:w="1949" w:type="dxa"/>
            <w:vMerge w:val="restart"/>
            <w:noWrap/>
            <w:vAlign w:val="center"/>
            <w:hideMark/>
          </w:tcPr>
          <w:p w14:paraId="707C2C1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MORACEAE</w:t>
            </w:r>
          </w:p>
        </w:tc>
        <w:tc>
          <w:tcPr>
            <w:tcW w:w="3894" w:type="dxa"/>
            <w:noWrap/>
            <w:vAlign w:val="center"/>
            <w:hideMark/>
          </w:tcPr>
          <w:p w14:paraId="66B45F4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Brosimum alicastrum</w:t>
            </w:r>
          </w:p>
        </w:tc>
        <w:tc>
          <w:tcPr>
            <w:tcW w:w="1780" w:type="dxa"/>
            <w:noWrap/>
            <w:vAlign w:val="center"/>
            <w:hideMark/>
          </w:tcPr>
          <w:p w14:paraId="30B7D01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Ramón</w:t>
            </w:r>
          </w:p>
        </w:tc>
        <w:tc>
          <w:tcPr>
            <w:tcW w:w="1544" w:type="dxa"/>
            <w:noWrap/>
            <w:vAlign w:val="center"/>
            <w:hideMark/>
          </w:tcPr>
          <w:p w14:paraId="16B66C5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6F669CEB" w14:textId="77777777" w:rsidR="00A73339" w:rsidRPr="00596A3A" w:rsidRDefault="00A73339" w:rsidP="00C80695">
            <w:pPr>
              <w:spacing w:before="0" w:after="0"/>
              <w:rPr>
                <w:rFonts w:ascii="Arial" w:hAnsi="Arial" w:cs="Arial"/>
                <w:sz w:val="20"/>
                <w:szCs w:val="20"/>
              </w:rPr>
            </w:pPr>
          </w:p>
        </w:tc>
        <w:tc>
          <w:tcPr>
            <w:tcW w:w="1605" w:type="dxa"/>
            <w:noWrap/>
            <w:hideMark/>
          </w:tcPr>
          <w:p w14:paraId="4E9ECB5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DE0FB2D" w14:textId="77777777" w:rsidTr="00A73339">
        <w:trPr>
          <w:trHeight w:val="300"/>
        </w:trPr>
        <w:tc>
          <w:tcPr>
            <w:tcW w:w="1949" w:type="dxa"/>
            <w:vMerge/>
            <w:noWrap/>
            <w:vAlign w:val="center"/>
          </w:tcPr>
          <w:p w14:paraId="656E279B"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DF253F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Maclura tinctoria</w:t>
            </w:r>
          </w:p>
        </w:tc>
        <w:tc>
          <w:tcPr>
            <w:tcW w:w="1780" w:type="dxa"/>
            <w:noWrap/>
            <w:vAlign w:val="center"/>
            <w:hideMark/>
          </w:tcPr>
          <w:p w14:paraId="648C828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Mora</w:t>
            </w:r>
          </w:p>
        </w:tc>
        <w:tc>
          <w:tcPr>
            <w:tcW w:w="1544" w:type="dxa"/>
            <w:noWrap/>
            <w:vAlign w:val="center"/>
            <w:hideMark/>
          </w:tcPr>
          <w:p w14:paraId="7D782D5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66F3FB7" w14:textId="77777777" w:rsidR="00A73339" w:rsidRPr="00596A3A" w:rsidRDefault="00A73339" w:rsidP="00C80695">
            <w:pPr>
              <w:spacing w:before="0" w:after="0"/>
              <w:rPr>
                <w:rFonts w:ascii="Arial" w:hAnsi="Arial" w:cs="Arial"/>
                <w:sz w:val="20"/>
                <w:szCs w:val="20"/>
              </w:rPr>
            </w:pPr>
          </w:p>
        </w:tc>
        <w:tc>
          <w:tcPr>
            <w:tcW w:w="1605" w:type="dxa"/>
            <w:noWrap/>
            <w:hideMark/>
          </w:tcPr>
          <w:p w14:paraId="74EC074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03068C8" w14:textId="77777777" w:rsidTr="00A73339">
        <w:trPr>
          <w:trHeight w:val="300"/>
        </w:trPr>
        <w:tc>
          <w:tcPr>
            <w:tcW w:w="1949" w:type="dxa"/>
            <w:vMerge/>
            <w:noWrap/>
            <w:vAlign w:val="center"/>
          </w:tcPr>
          <w:p w14:paraId="5B10BDE5"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C51DE2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Ficus cotinifolia</w:t>
            </w:r>
          </w:p>
        </w:tc>
        <w:tc>
          <w:tcPr>
            <w:tcW w:w="1780" w:type="dxa"/>
            <w:noWrap/>
            <w:vAlign w:val="center"/>
            <w:hideMark/>
          </w:tcPr>
          <w:p w14:paraId="5BC4171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Koopo'</w:t>
            </w:r>
          </w:p>
        </w:tc>
        <w:tc>
          <w:tcPr>
            <w:tcW w:w="1544" w:type="dxa"/>
            <w:noWrap/>
            <w:vAlign w:val="center"/>
            <w:hideMark/>
          </w:tcPr>
          <w:p w14:paraId="0CB7C66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142EB22" w14:textId="77777777" w:rsidR="00A73339" w:rsidRPr="00596A3A" w:rsidRDefault="00A73339" w:rsidP="00C80695">
            <w:pPr>
              <w:spacing w:before="0" w:after="0"/>
              <w:rPr>
                <w:rFonts w:ascii="Arial" w:hAnsi="Arial" w:cs="Arial"/>
                <w:sz w:val="20"/>
                <w:szCs w:val="20"/>
              </w:rPr>
            </w:pPr>
          </w:p>
        </w:tc>
        <w:tc>
          <w:tcPr>
            <w:tcW w:w="1605" w:type="dxa"/>
            <w:noWrap/>
            <w:hideMark/>
          </w:tcPr>
          <w:p w14:paraId="7F43340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728D484" w14:textId="77777777" w:rsidTr="00A73339">
        <w:trPr>
          <w:trHeight w:val="300"/>
        </w:trPr>
        <w:tc>
          <w:tcPr>
            <w:tcW w:w="1949" w:type="dxa"/>
            <w:vMerge/>
            <w:noWrap/>
            <w:vAlign w:val="center"/>
          </w:tcPr>
          <w:p w14:paraId="6C309D57"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01106E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Ficus maxima</w:t>
            </w:r>
          </w:p>
        </w:tc>
        <w:tc>
          <w:tcPr>
            <w:tcW w:w="1780" w:type="dxa"/>
            <w:noWrap/>
            <w:vAlign w:val="center"/>
            <w:hideMark/>
          </w:tcPr>
          <w:p w14:paraId="4842556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Matapalo</w:t>
            </w:r>
          </w:p>
        </w:tc>
        <w:tc>
          <w:tcPr>
            <w:tcW w:w="1544" w:type="dxa"/>
            <w:noWrap/>
            <w:vAlign w:val="center"/>
            <w:hideMark/>
          </w:tcPr>
          <w:p w14:paraId="33D45FC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56B8166" w14:textId="77777777" w:rsidR="00A73339" w:rsidRPr="00596A3A" w:rsidRDefault="00A73339" w:rsidP="00C80695">
            <w:pPr>
              <w:spacing w:before="0" w:after="0"/>
              <w:rPr>
                <w:rFonts w:ascii="Arial" w:hAnsi="Arial" w:cs="Arial"/>
                <w:sz w:val="20"/>
                <w:szCs w:val="20"/>
              </w:rPr>
            </w:pPr>
          </w:p>
        </w:tc>
        <w:tc>
          <w:tcPr>
            <w:tcW w:w="1605" w:type="dxa"/>
            <w:noWrap/>
            <w:hideMark/>
          </w:tcPr>
          <w:p w14:paraId="38502F0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CC261A5" w14:textId="77777777" w:rsidTr="00A73339">
        <w:trPr>
          <w:trHeight w:val="300"/>
        </w:trPr>
        <w:tc>
          <w:tcPr>
            <w:tcW w:w="1949" w:type="dxa"/>
            <w:vMerge/>
            <w:noWrap/>
            <w:vAlign w:val="center"/>
          </w:tcPr>
          <w:p w14:paraId="746DB5E6"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FE8329D"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Ficus crassinervia</w:t>
            </w:r>
          </w:p>
        </w:tc>
        <w:tc>
          <w:tcPr>
            <w:tcW w:w="1780" w:type="dxa"/>
            <w:noWrap/>
            <w:vAlign w:val="center"/>
            <w:hideMark/>
          </w:tcPr>
          <w:p w14:paraId="79EA86D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Koopo'</w:t>
            </w:r>
          </w:p>
        </w:tc>
        <w:tc>
          <w:tcPr>
            <w:tcW w:w="1544" w:type="dxa"/>
            <w:noWrap/>
            <w:vAlign w:val="center"/>
            <w:hideMark/>
          </w:tcPr>
          <w:p w14:paraId="35434C0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1C8A0A6" w14:textId="77777777" w:rsidR="00A73339" w:rsidRPr="00596A3A" w:rsidRDefault="00A73339" w:rsidP="00C80695">
            <w:pPr>
              <w:spacing w:before="0" w:after="0"/>
              <w:rPr>
                <w:rFonts w:ascii="Arial" w:hAnsi="Arial" w:cs="Arial"/>
                <w:sz w:val="20"/>
                <w:szCs w:val="20"/>
              </w:rPr>
            </w:pPr>
          </w:p>
        </w:tc>
        <w:tc>
          <w:tcPr>
            <w:tcW w:w="1605" w:type="dxa"/>
            <w:noWrap/>
            <w:hideMark/>
          </w:tcPr>
          <w:p w14:paraId="38C8070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DA5B5F7" w14:textId="77777777" w:rsidTr="00A73339">
        <w:trPr>
          <w:trHeight w:val="300"/>
        </w:trPr>
        <w:tc>
          <w:tcPr>
            <w:tcW w:w="1949" w:type="dxa"/>
            <w:vMerge/>
            <w:noWrap/>
            <w:vAlign w:val="center"/>
          </w:tcPr>
          <w:p w14:paraId="7828E96E"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4900FC7"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Ficus pertusa</w:t>
            </w:r>
          </w:p>
        </w:tc>
        <w:tc>
          <w:tcPr>
            <w:tcW w:w="1780" w:type="dxa"/>
            <w:noWrap/>
            <w:vAlign w:val="center"/>
            <w:hideMark/>
          </w:tcPr>
          <w:p w14:paraId="35BA3802"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4403821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55A26C45" w14:textId="77777777" w:rsidR="00A73339" w:rsidRPr="00596A3A" w:rsidRDefault="00A73339" w:rsidP="00C80695">
            <w:pPr>
              <w:spacing w:before="0" w:after="0"/>
              <w:rPr>
                <w:rFonts w:ascii="Arial" w:hAnsi="Arial" w:cs="Arial"/>
                <w:sz w:val="20"/>
                <w:szCs w:val="20"/>
              </w:rPr>
            </w:pPr>
          </w:p>
        </w:tc>
        <w:tc>
          <w:tcPr>
            <w:tcW w:w="1605" w:type="dxa"/>
            <w:noWrap/>
            <w:hideMark/>
          </w:tcPr>
          <w:p w14:paraId="53206A9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95C05F8" w14:textId="77777777" w:rsidTr="00A73339">
        <w:trPr>
          <w:trHeight w:val="300"/>
        </w:trPr>
        <w:tc>
          <w:tcPr>
            <w:tcW w:w="1949" w:type="dxa"/>
            <w:vMerge/>
            <w:noWrap/>
            <w:vAlign w:val="center"/>
          </w:tcPr>
          <w:p w14:paraId="7942846B"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7DEE5D9"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Ficus retusa</w:t>
            </w:r>
          </w:p>
        </w:tc>
        <w:tc>
          <w:tcPr>
            <w:tcW w:w="1780" w:type="dxa"/>
            <w:noWrap/>
            <w:vAlign w:val="center"/>
            <w:hideMark/>
          </w:tcPr>
          <w:p w14:paraId="0D247BB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Laurel</w:t>
            </w:r>
          </w:p>
        </w:tc>
        <w:tc>
          <w:tcPr>
            <w:tcW w:w="1544" w:type="dxa"/>
            <w:noWrap/>
            <w:vAlign w:val="center"/>
            <w:hideMark/>
          </w:tcPr>
          <w:p w14:paraId="4BABED8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DC55002" w14:textId="77777777" w:rsidR="00A73339" w:rsidRPr="00596A3A" w:rsidRDefault="00A73339" w:rsidP="00C80695">
            <w:pPr>
              <w:spacing w:before="0" w:after="0"/>
              <w:rPr>
                <w:rFonts w:ascii="Arial" w:hAnsi="Arial" w:cs="Arial"/>
                <w:sz w:val="20"/>
                <w:szCs w:val="20"/>
              </w:rPr>
            </w:pPr>
          </w:p>
        </w:tc>
        <w:tc>
          <w:tcPr>
            <w:tcW w:w="1605" w:type="dxa"/>
            <w:noWrap/>
            <w:hideMark/>
          </w:tcPr>
          <w:p w14:paraId="359B140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CBECFE4" w14:textId="77777777" w:rsidTr="00A73339">
        <w:trPr>
          <w:trHeight w:val="300"/>
        </w:trPr>
        <w:tc>
          <w:tcPr>
            <w:tcW w:w="1949" w:type="dxa"/>
            <w:vMerge/>
            <w:noWrap/>
            <w:vAlign w:val="center"/>
          </w:tcPr>
          <w:p w14:paraId="7A5DC21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9ED26F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Ficus trigonata</w:t>
            </w:r>
          </w:p>
        </w:tc>
        <w:tc>
          <w:tcPr>
            <w:tcW w:w="1780" w:type="dxa"/>
            <w:noWrap/>
            <w:vAlign w:val="center"/>
            <w:hideMark/>
          </w:tcPr>
          <w:p w14:paraId="19FC5D0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Matapalo</w:t>
            </w:r>
          </w:p>
        </w:tc>
        <w:tc>
          <w:tcPr>
            <w:tcW w:w="1544" w:type="dxa"/>
            <w:noWrap/>
            <w:vAlign w:val="center"/>
            <w:hideMark/>
          </w:tcPr>
          <w:p w14:paraId="018A595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3916EF7" w14:textId="77777777" w:rsidR="00A73339" w:rsidRPr="00596A3A" w:rsidRDefault="00A73339" w:rsidP="00C80695">
            <w:pPr>
              <w:spacing w:before="0" w:after="0"/>
              <w:rPr>
                <w:rFonts w:ascii="Arial" w:hAnsi="Arial" w:cs="Arial"/>
                <w:sz w:val="20"/>
                <w:szCs w:val="20"/>
              </w:rPr>
            </w:pPr>
          </w:p>
        </w:tc>
        <w:tc>
          <w:tcPr>
            <w:tcW w:w="1605" w:type="dxa"/>
            <w:noWrap/>
            <w:hideMark/>
          </w:tcPr>
          <w:p w14:paraId="6D5ABAD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A1F59BD" w14:textId="77777777" w:rsidTr="00A73339">
        <w:trPr>
          <w:trHeight w:val="300"/>
        </w:trPr>
        <w:tc>
          <w:tcPr>
            <w:tcW w:w="1949" w:type="dxa"/>
            <w:vMerge/>
            <w:noWrap/>
            <w:vAlign w:val="center"/>
          </w:tcPr>
          <w:p w14:paraId="4F3A30C6"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66DF8B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Trophis racemosa</w:t>
            </w:r>
          </w:p>
        </w:tc>
        <w:tc>
          <w:tcPr>
            <w:tcW w:w="1780" w:type="dxa"/>
            <w:noWrap/>
            <w:vAlign w:val="center"/>
            <w:hideMark/>
          </w:tcPr>
          <w:p w14:paraId="43EA733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Ramón colorado</w:t>
            </w:r>
          </w:p>
        </w:tc>
        <w:tc>
          <w:tcPr>
            <w:tcW w:w="1544" w:type="dxa"/>
            <w:noWrap/>
            <w:vAlign w:val="center"/>
            <w:hideMark/>
          </w:tcPr>
          <w:p w14:paraId="1452174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2C54285B" w14:textId="77777777" w:rsidR="00A73339" w:rsidRPr="00596A3A" w:rsidRDefault="00A73339" w:rsidP="00C80695">
            <w:pPr>
              <w:spacing w:before="0" w:after="0"/>
              <w:rPr>
                <w:rFonts w:ascii="Arial" w:hAnsi="Arial" w:cs="Arial"/>
                <w:sz w:val="20"/>
                <w:szCs w:val="20"/>
              </w:rPr>
            </w:pPr>
          </w:p>
        </w:tc>
        <w:tc>
          <w:tcPr>
            <w:tcW w:w="1605" w:type="dxa"/>
            <w:noWrap/>
            <w:hideMark/>
          </w:tcPr>
          <w:p w14:paraId="339D06E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FAF259C" w14:textId="77777777" w:rsidTr="00A73339">
        <w:trPr>
          <w:trHeight w:val="300"/>
        </w:trPr>
        <w:tc>
          <w:tcPr>
            <w:tcW w:w="1949" w:type="dxa"/>
            <w:noWrap/>
            <w:vAlign w:val="center"/>
            <w:hideMark/>
          </w:tcPr>
          <w:p w14:paraId="0FC25E8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lastRenderedPageBreak/>
              <w:t>MUNTINGIACEAE</w:t>
            </w:r>
          </w:p>
        </w:tc>
        <w:tc>
          <w:tcPr>
            <w:tcW w:w="3894" w:type="dxa"/>
            <w:noWrap/>
            <w:vAlign w:val="center"/>
            <w:hideMark/>
          </w:tcPr>
          <w:p w14:paraId="2EB0799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Muntingia calabura</w:t>
            </w:r>
          </w:p>
        </w:tc>
        <w:tc>
          <w:tcPr>
            <w:tcW w:w="1780" w:type="dxa"/>
            <w:noWrap/>
            <w:vAlign w:val="center"/>
            <w:hideMark/>
          </w:tcPr>
          <w:p w14:paraId="43348F6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Capulin</w:t>
            </w:r>
          </w:p>
        </w:tc>
        <w:tc>
          <w:tcPr>
            <w:tcW w:w="1544" w:type="dxa"/>
            <w:noWrap/>
            <w:vAlign w:val="center"/>
            <w:hideMark/>
          </w:tcPr>
          <w:p w14:paraId="526F746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8D1A6E1" w14:textId="77777777" w:rsidR="00A73339" w:rsidRPr="00596A3A" w:rsidRDefault="00A73339" w:rsidP="00C80695">
            <w:pPr>
              <w:spacing w:before="0" w:after="0"/>
              <w:rPr>
                <w:rFonts w:ascii="Arial" w:hAnsi="Arial" w:cs="Arial"/>
                <w:sz w:val="20"/>
                <w:szCs w:val="20"/>
              </w:rPr>
            </w:pPr>
          </w:p>
        </w:tc>
        <w:tc>
          <w:tcPr>
            <w:tcW w:w="1605" w:type="dxa"/>
            <w:noWrap/>
            <w:hideMark/>
          </w:tcPr>
          <w:p w14:paraId="3DFBCB3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0DE31C6" w14:textId="77777777" w:rsidTr="00A73339">
        <w:trPr>
          <w:trHeight w:val="300"/>
        </w:trPr>
        <w:tc>
          <w:tcPr>
            <w:tcW w:w="1949" w:type="dxa"/>
            <w:vMerge w:val="restart"/>
            <w:noWrap/>
            <w:vAlign w:val="center"/>
            <w:hideMark/>
          </w:tcPr>
          <w:p w14:paraId="7D42D9D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MYRTACEAE</w:t>
            </w:r>
          </w:p>
        </w:tc>
        <w:tc>
          <w:tcPr>
            <w:tcW w:w="3894" w:type="dxa"/>
            <w:noWrap/>
            <w:vAlign w:val="center"/>
            <w:hideMark/>
          </w:tcPr>
          <w:p w14:paraId="08AB026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Calypthrantes millspaughii</w:t>
            </w:r>
          </w:p>
        </w:tc>
        <w:tc>
          <w:tcPr>
            <w:tcW w:w="1780" w:type="dxa"/>
            <w:noWrap/>
            <w:vAlign w:val="center"/>
            <w:hideMark/>
          </w:tcPr>
          <w:p w14:paraId="23886E1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Pichi che'</w:t>
            </w:r>
          </w:p>
        </w:tc>
        <w:tc>
          <w:tcPr>
            <w:tcW w:w="1544" w:type="dxa"/>
            <w:noWrap/>
            <w:vAlign w:val="center"/>
            <w:hideMark/>
          </w:tcPr>
          <w:p w14:paraId="43F4D43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227EADC8" w14:textId="77777777" w:rsidR="00A73339" w:rsidRPr="00596A3A" w:rsidRDefault="00A73339" w:rsidP="00C80695">
            <w:pPr>
              <w:spacing w:before="0" w:after="0"/>
              <w:rPr>
                <w:rFonts w:ascii="Arial" w:hAnsi="Arial" w:cs="Arial"/>
                <w:sz w:val="20"/>
                <w:szCs w:val="20"/>
              </w:rPr>
            </w:pPr>
          </w:p>
        </w:tc>
        <w:tc>
          <w:tcPr>
            <w:tcW w:w="1605" w:type="dxa"/>
            <w:noWrap/>
            <w:hideMark/>
          </w:tcPr>
          <w:p w14:paraId="70DD9D0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3C069D0" w14:textId="77777777" w:rsidTr="00A73339">
        <w:trPr>
          <w:trHeight w:val="300"/>
        </w:trPr>
        <w:tc>
          <w:tcPr>
            <w:tcW w:w="1949" w:type="dxa"/>
            <w:vMerge/>
            <w:noWrap/>
            <w:vAlign w:val="center"/>
          </w:tcPr>
          <w:p w14:paraId="672821C3"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9A435D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Calypthrantes pallens</w:t>
            </w:r>
          </w:p>
        </w:tc>
        <w:tc>
          <w:tcPr>
            <w:tcW w:w="1780" w:type="dxa"/>
            <w:noWrap/>
            <w:vAlign w:val="center"/>
            <w:hideMark/>
          </w:tcPr>
          <w:p w14:paraId="7BB18184"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63C2A90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DDC3A8E" w14:textId="77777777" w:rsidR="00A73339" w:rsidRPr="00596A3A" w:rsidRDefault="00A73339" w:rsidP="00C80695">
            <w:pPr>
              <w:spacing w:before="0" w:after="0"/>
              <w:rPr>
                <w:rFonts w:ascii="Arial" w:hAnsi="Arial" w:cs="Arial"/>
                <w:sz w:val="20"/>
                <w:szCs w:val="20"/>
              </w:rPr>
            </w:pPr>
          </w:p>
        </w:tc>
        <w:tc>
          <w:tcPr>
            <w:tcW w:w="1605" w:type="dxa"/>
            <w:noWrap/>
            <w:hideMark/>
          </w:tcPr>
          <w:p w14:paraId="44BF237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C47E10A" w14:textId="77777777" w:rsidTr="00A73339">
        <w:trPr>
          <w:trHeight w:val="300"/>
        </w:trPr>
        <w:tc>
          <w:tcPr>
            <w:tcW w:w="1949" w:type="dxa"/>
            <w:vMerge/>
            <w:noWrap/>
            <w:vAlign w:val="center"/>
          </w:tcPr>
          <w:p w14:paraId="37A84BB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E6EA98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Eugenia axillaris</w:t>
            </w:r>
          </w:p>
        </w:tc>
        <w:tc>
          <w:tcPr>
            <w:tcW w:w="1780" w:type="dxa"/>
            <w:noWrap/>
            <w:vAlign w:val="center"/>
            <w:hideMark/>
          </w:tcPr>
          <w:p w14:paraId="066AF41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Ich juuj</w:t>
            </w:r>
          </w:p>
        </w:tc>
        <w:tc>
          <w:tcPr>
            <w:tcW w:w="1544" w:type="dxa"/>
            <w:noWrap/>
            <w:vAlign w:val="center"/>
            <w:hideMark/>
          </w:tcPr>
          <w:p w14:paraId="5022F1D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67A4BCFD" w14:textId="77777777" w:rsidR="00A73339" w:rsidRPr="00596A3A" w:rsidRDefault="00A73339" w:rsidP="00C80695">
            <w:pPr>
              <w:spacing w:before="0" w:after="0"/>
              <w:rPr>
                <w:rFonts w:ascii="Arial" w:hAnsi="Arial" w:cs="Arial"/>
                <w:sz w:val="20"/>
                <w:szCs w:val="20"/>
              </w:rPr>
            </w:pPr>
          </w:p>
        </w:tc>
        <w:tc>
          <w:tcPr>
            <w:tcW w:w="1605" w:type="dxa"/>
            <w:noWrap/>
            <w:hideMark/>
          </w:tcPr>
          <w:p w14:paraId="35F327B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F10EB7B" w14:textId="77777777" w:rsidTr="00A73339">
        <w:trPr>
          <w:trHeight w:val="300"/>
        </w:trPr>
        <w:tc>
          <w:tcPr>
            <w:tcW w:w="1949" w:type="dxa"/>
            <w:vMerge/>
            <w:noWrap/>
            <w:vAlign w:val="center"/>
          </w:tcPr>
          <w:p w14:paraId="7C9107A2"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2DECB3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Eugenia biflora</w:t>
            </w:r>
          </w:p>
        </w:tc>
        <w:tc>
          <w:tcPr>
            <w:tcW w:w="1780" w:type="dxa"/>
            <w:noWrap/>
            <w:vAlign w:val="center"/>
            <w:hideMark/>
          </w:tcPr>
          <w:p w14:paraId="1827A087"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43462BD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60BC36B" w14:textId="77777777" w:rsidR="00A73339" w:rsidRPr="00596A3A" w:rsidRDefault="00A73339" w:rsidP="00C80695">
            <w:pPr>
              <w:spacing w:before="0" w:after="0"/>
              <w:rPr>
                <w:rFonts w:ascii="Arial" w:hAnsi="Arial" w:cs="Arial"/>
                <w:sz w:val="20"/>
                <w:szCs w:val="20"/>
              </w:rPr>
            </w:pPr>
          </w:p>
        </w:tc>
        <w:tc>
          <w:tcPr>
            <w:tcW w:w="1605" w:type="dxa"/>
            <w:noWrap/>
            <w:hideMark/>
          </w:tcPr>
          <w:p w14:paraId="3C54DF8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58C6FCB" w14:textId="77777777" w:rsidTr="00A73339">
        <w:trPr>
          <w:trHeight w:val="300"/>
        </w:trPr>
        <w:tc>
          <w:tcPr>
            <w:tcW w:w="1949" w:type="dxa"/>
            <w:vMerge/>
            <w:noWrap/>
            <w:vAlign w:val="center"/>
          </w:tcPr>
          <w:p w14:paraId="67269D8E"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F77428D"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Eugenie buxifolia</w:t>
            </w:r>
          </w:p>
        </w:tc>
        <w:tc>
          <w:tcPr>
            <w:tcW w:w="1780" w:type="dxa"/>
            <w:noWrap/>
            <w:vAlign w:val="center"/>
            <w:hideMark/>
          </w:tcPr>
          <w:p w14:paraId="2D40FFA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Saklob</w:t>
            </w:r>
          </w:p>
        </w:tc>
        <w:tc>
          <w:tcPr>
            <w:tcW w:w="1544" w:type="dxa"/>
            <w:noWrap/>
            <w:vAlign w:val="center"/>
            <w:hideMark/>
          </w:tcPr>
          <w:p w14:paraId="319B864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67A1905" w14:textId="77777777" w:rsidR="00A73339" w:rsidRPr="00596A3A" w:rsidRDefault="00A73339" w:rsidP="00C80695">
            <w:pPr>
              <w:spacing w:before="0" w:after="0"/>
              <w:rPr>
                <w:rFonts w:ascii="Arial" w:hAnsi="Arial" w:cs="Arial"/>
                <w:sz w:val="20"/>
                <w:szCs w:val="20"/>
              </w:rPr>
            </w:pPr>
          </w:p>
        </w:tc>
        <w:tc>
          <w:tcPr>
            <w:tcW w:w="1605" w:type="dxa"/>
            <w:noWrap/>
            <w:hideMark/>
          </w:tcPr>
          <w:p w14:paraId="051EB18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7E67866" w14:textId="77777777" w:rsidTr="00A73339">
        <w:trPr>
          <w:trHeight w:val="300"/>
        </w:trPr>
        <w:tc>
          <w:tcPr>
            <w:tcW w:w="1949" w:type="dxa"/>
            <w:vMerge/>
            <w:noWrap/>
            <w:vAlign w:val="center"/>
          </w:tcPr>
          <w:p w14:paraId="77A96E9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A05CC9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Eugenia capulli</w:t>
            </w:r>
          </w:p>
        </w:tc>
        <w:tc>
          <w:tcPr>
            <w:tcW w:w="1780" w:type="dxa"/>
            <w:noWrap/>
            <w:vAlign w:val="center"/>
            <w:hideMark/>
          </w:tcPr>
          <w:p w14:paraId="0B8675E1"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4064F4F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C171C85" w14:textId="77777777" w:rsidR="00A73339" w:rsidRPr="00596A3A" w:rsidRDefault="00A73339" w:rsidP="00C80695">
            <w:pPr>
              <w:spacing w:before="0" w:after="0"/>
              <w:rPr>
                <w:rFonts w:ascii="Arial" w:hAnsi="Arial" w:cs="Arial"/>
                <w:sz w:val="20"/>
                <w:szCs w:val="20"/>
              </w:rPr>
            </w:pPr>
          </w:p>
        </w:tc>
        <w:tc>
          <w:tcPr>
            <w:tcW w:w="1605" w:type="dxa"/>
            <w:noWrap/>
            <w:hideMark/>
          </w:tcPr>
          <w:p w14:paraId="1DAE044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E601031" w14:textId="77777777" w:rsidTr="00A73339">
        <w:trPr>
          <w:trHeight w:val="300"/>
        </w:trPr>
        <w:tc>
          <w:tcPr>
            <w:tcW w:w="1949" w:type="dxa"/>
            <w:vMerge/>
            <w:noWrap/>
            <w:vAlign w:val="center"/>
          </w:tcPr>
          <w:p w14:paraId="1FA5B6C6"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3619BF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Myrcianthes fragrans</w:t>
            </w:r>
          </w:p>
        </w:tc>
        <w:tc>
          <w:tcPr>
            <w:tcW w:w="1780" w:type="dxa"/>
            <w:noWrap/>
            <w:vAlign w:val="center"/>
            <w:hideMark/>
          </w:tcPr>
          <w:p w14:paraId="42A99BB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Xokoka'an</w:t>
            </w:r>
          </w:p>
        </w:tc>
        <w:tc>
          <w:tcPr>
            <w:tcW w:w="1544" w:type="dxa"/>
            <w:noWrap/>
            <w:vAlign w:val="center"/>
            <w:hideMark/>
          </w:tcPr>
          <w:p w14:paraId="7FC68EE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F65C15B" w14:textId="77777777" w:rsidR="00A73339" w:rsidRPr="00596A3A" w:rsidRDefault="00A73339" w:rsidP="00C80695">
            <w:pPr>
              <w:spacing w:before="0" w:after="0"/>
              <w:rPr>
                <w:rFonts w:ascii="Arial" w:hAnsi="Arial" w:cs="Arial"/>
                <w:sz w:val="20"/>
                <w:szCs w:val="20"/>
              </w:rPr>
            </w:pPr>
          </w:p>
        </w:tc>
        <w:tc>
          <w:tcPr>
            <w:tcW w:w="1605" w:type="dxa"/>
            <w:noWrap/>
            <w:hideMark/>
          </w:tcPr>
          <w:p w14:paraId="7DB7C72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4A818EA" w14:textId="77777777" w:rsidTr="00A73339">
        <w:trPr>
          <w:trHeight w:val="300"/>
        </w:trPr>
        <w:tc>
          <w:tcPr>
            <w:tcW w:w="1949" w:type="dxa"/>
            <w:vMerge/>
            <w:noWrap/>
            <w:vAlign w:val="center"/>
          </w:tcPr>
          <w:p w14:paraId="1659E65E"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1E7715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Psidium guajava</w:t>
            </w:r>
          </w:p>
        </w:tc>
        <w:tc>
          <w:tcPr>
            <w:tcW w:w="1780" w:type="dxa"/>
            <w:noWrap/>
            <w:vAlign w:val="center"/>
            <w:hideMark/>
          </w:tcPr>
          <w:p w14:paraId="76F35A6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Guayaba</w:t>
            </w:r>
          </w:p>
        </w:tc>
        <w:tc>
          <w:tcPr>
            <w:tcW w:w="1544" w:type="dxa"/>
            <w:noWrap/>
            <w:vAlign w:val="center"/>
            <w:hideMark/>
          </w:tcPr>
          <w:p w14:paraId="70E159F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0466747" w14:textId="77777777" w:rsidR="00A73339" w:rsidRPr="00596A3A" w:rsidRDefault="00A73339" w:rsidP="00C80695">
            <w:pPr>
              <w:spacing w:before="0" w:after="0"/>
              <w:rPr>
                <w:rFonts w:ascii="Arial" w:hAnsi="Arial" w:cs="Arial"/>
                <w:sz w:val="20"/>
                <w:szCs w:val="20"/>
              </w:rPr>
            </w:pPr>
          </w:p>
        </w:tc>
        <w:tc>
          <w:tcPr>
            <w:tcW w:w="1605" w:type="dxa"/>
            <w:noWrap/>
            <w:hideMark/>
          </w:tcPr>
          <w:p w14:paraId="77F4C7F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3746275" w14:textId="77777777" w:rsidTr="00A73339">
        <w:trPr>
          <w:trHeight w:val="300"/>
        </w:trPr>
        <w:tc>
          <w:tcPr>
            <w:tcW w:w="1949" w:type="dxa"/>
            <w:vMerge/>
            <w:noWrap/>
            <w:vAlign w:val="center"/>
          </w:tcPr>
          <w:p w14:paraId="3FD075BE"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B41BE5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Psidium sartorianum</w:t>
            </w:r>
          </w:p>
        </w:tc>
        <w:tc>
          <w:tcPr>
            <w:tcW w:w="1780" w:type="dxa"/>
            <w:noWrap/>
            <w:vAlign w:val="center"/>
            <w:hideMark/>
          </w:tcPr>
          <w:p w14:paraId="64309C1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Pichi che'</w:t>
            </w:r>
          </w:p>
        </w:tc>
        <w:tc>
          <w:tcPr>
            <w:tcW w:w="1544" w:type="dxa"/>
            <w:noWrap/>
            <w:vAlign w:val="center"/>
            <w:hideMark/>
          </w:tcPr>
          <w:p w14:paraId="37E057C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4941CB9" w14:textId="77777777" w:rsidR="00A73339" w:rsidRPr="00596A3A" w:rsidRDefault="00A73339" w:rsidP="00C80695">
            <w:pPr>
              <w:spacing w:before="0" w:after="0"/>
              <w:rPr>
                <w:rFonts w:ascii="Arial" w:hAnsi="Arial" w:cs="Arial"/>
                <w:sz w:val="20"/>
                <w:szCs w:val="20"/>
              </w:rPr>
            </w:pPr>
          </w:p>
        </w:tc>
        <w:tc>
          <w:tcPr>
            <w:tcW w:w="1605" w:type="dxa"/>
            <w:noWrap/>
            <w:hideMark/>
          </w:tcPr>
          <w:p w14:paraId="311EBE3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6C12B46" w14:textId="77777777" w:rsidTr="00A73339">
        <w:trPr>
          <w:trHeight w:val="300"/>
        </w:trPr>
        <w:tc>
          <w:tcPr>
            <w:tcW w:w="1949" w:type="dxa"/>
            <w:vMerge w:val="restart"/>
            <w:noWrap/>
            <w:vAlign w:val="center"/>
            <w:hideMark/>
          </w:tcPr>
          <w:p w14:paraId="22F1DC8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NYCTAGINACEAE</w:t>
            </w:r>
          </w:p>
        </w:tc>
        <w:tc>
          <w:tcPr>
            <w:tcW w:w="3894" w:type="dxa"/>
            <w:noWrap/>
            <w:vAlign w:val="center"/>
            <w:hideMark/>
          </w:tcPr>
          <w:p w14:paraId="33A4E49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Neea psychotrioides</w:t>
            </w:r>
          </w:p>
        </w:tc>
        <w:tc>
          <w:tcPr>
            <w:tcW w:w="1780" w:type="dxa"/>
            <w:noWrap/>
            <w:vAlign w:val="center"/>
            <w:hideMark/>
          </w:tcPr>
          <w:p w14:paraId="57E2DA6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Chak muk</w:t>
            </w:r>
          </w:p>
        </w:tc>
        <w:tc>
          <w:tcPr>
            <w:tcW w:w="1544" w:type="dxa"/>
            <w:noWrap/>
            <w:vAlign w:val="center"/>
            <w:hideMark/>
          </w:tcPr>
          <w:p w14:paraId="34E2C32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A652EB7" w14:textId="77777777" w:rsidR="00A73339" w:rsidRPr="00596A3A" w:rsidRDefault="00A73339" w:rsidP="00C80695">
            <w:pPr>
              <w:spacing w:before="0" w:after="0"/>
              <w:rPr>
                <w:rFonts w:ascii="Arial" w:hAnsi="Arial" w:cs="Arial"/>
                <w:sz w:val="20"/>
                <w:szCs w:val="20"/>
              </w:rPr>
            </w:pPr>
          </w:p>
        </w:tc>
        <w:tc>
          <w:tcPr>
            <w:tcW w:w="1605" w:type="dxa"/>
            <w:noWrap/>
            <w:hideMark/>
          </w:tcPr>
          <w:p w14:paraId="16BE1F3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3179EB4" w14:textId="77777777" w:rsidTr="00A73339">
        <w:trPr>
          <w:trHeight w:val="300"/>
        </w:trPr>
        <w:tc>
          <w:tcPr>
            <w:tcW w:w="1949" w:type="dxa"/>
            <w:vMerge/>
            <w:noWrap/>
            <w:vAlign w:val="center"/>
            <w:hideMark/>
          </w:tcPr>
          <w:p w14:paraId="0BA5D42E"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3C9A19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Pisonia aculeata</w:t>
            </w:r>
          </w:p>
        </w:tc>
        <w:tc>
          <w:tcPr>
            <w:tcW w:w="1780" w:type="dxa"/>
            <w:noWrap/>
            <w:vAlign w:val="center"/>
            <w:hideMark/>
          </w:tcPr>
          <w:p w14:paraId="1948A5C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Be'eb</w:t>
            </w:r>
          </w:p>
        </w:tc>
        <w:tc>
          <w:tcPr>
            <w:tcW w:w="1544" w:type="dxa"/>
            <w:noWrap/>
            <w:vAlign w:val="center"/>
            <w:hideMark/>
          </w:tcPr>
          <w:p w14:paraId="130D66B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 trepador</w:t>
            </w:r>
          </w:p>
        </w:tc>
        <w:tc>
          <w:tcPr>
            <w:tcW w:w="2224" w:type="dxa"/>
          </w:tcPr>
          <w:p w14:paraId="04295724" w14:textId="77777777" w:rsidR="00A73339" w:rsidRPr="00596A3A" w:rsidRDefault="00A73339" w:rsidP="00C80695">
            <w:pPr>
              <w:spacing w:before="0" w:after="0"/>
              <w:rPr>
                <w:rFonts w:ascii="Arial" w:hAnsi="Arial" w:cs="Arial"/>
                <w:sz w:val="18"/>
                <w:szCs w:val="20"/>
              </w:rPr>
            </w:pPr>
          </w:p>
        </w:tc>
        <w:tc>
          <w:tcPr>
            <w:tcW w:w="1605" w:type="dxa"/>
            <w:noWrap/>
            <w:hideMark/>
          </w:tcPr>
          <w:p w14:paraId="4100B47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D009682" w14:textId="77777777" w:rsidTr="00A73339">
        <w:trPr>
          <w:trHeight w:val="300"/>
        </w:trPr>
        <w:tc>
          <w:tcPr>
            <w:tcW w:w="1949" w:type="dxa"/>
            <w:noWrap/>
            <w:vAlign w:val="center"/>
            <w:hideMark/>
          </w:tcPr>
          <w:p w14:paraId="4C30540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ONAGRACEAE</w:t>
            </w:r>
          </w:p>
        </w:tc>
        <w:tc>
          <w:tcPr>
            <w:tcW w:w="3894" w:type="dxa"/>
            <w:noWrap/>
            <w:vAlign w:val="center"/>
            <w:hideMark/>
          </w:tcPr>
          <w:p w14:paraId="75156FC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Ludwigia octovalvis</w:t>
            </w:r>
          </w:p>
        </w:tc>
        <w:tc>
          <w:tcPr>
            <w:tcW w:w="1780" w:type="dxa"/>
            <w:noWrap/>
            <w:vAlign w:val="center"/>
            <w:hideMark/>
          </w:tcPr>
          <w:p w14:paraId="526F200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Jamay</w:t>
            </w:r>
          </w:p>
        </w:tc>
        <w:tc>
          <w:tcPr>
            <w:tcW w:w="1544" w:type="dxa"/>
            <w:noWrap/>
            <w:vAlign w:val="center"/>
            <w:hideMark/>
          </w:tcPr>
          <w:p w14:paraId="0C2D9A6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4C89D2D6" w14:textId="77777777" w:rsidR="00A73339" w:rsidRPr="00596A3A" w:rsidRDefault="00A73339" w:rsidP="00C80695">
            <w:pPr>
              <w:spacing w:before="0" w:after="0"/>
              <w:rPr>
                <w:rFonts w:ascii="Arial" w:hAnsi="Arial" w:cs="Arial"/>
                <w:sz w:val="20"/>
                <w:szCs w:val="20"/>
              </w:rPr>
            </w:pPr>
          </w:p>
        </w:tc>
        <w:tc>
          <w:tcPr>
            <w:tcW w:w="1605" w:type="dxa"/>
            <w:noWrap/>
            <w:hideMark/>
          </w:tcPr>
          <w:p w14:paraId="5E6A3F0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8DE99DD" w14:textId="77777777" w:rsidTr="00A73339">
        <w:trPr>
          <w:trHeight w:val="300"/>
        </w:trPr>
        <w:tc>
          <w:tcPr>
            <w:tcW w:w="1949" w:type="dxa"/>
            <w:vMerge w:val="restart"/>
            <w:noWrap/>
            <w:vAlign w:val="center"/>
            <w:hideMark/>
          </w:tcPr>
          <w:p w14:paraId="0A9ABE1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ORCHIDACEAE</w:t>
            </w:r>
          </w:p>
        </w:tc>
        <w:tc>
          <w:tcPr>
            <w:tcW w:w="3894" w:type="dxa"/>
            <w:noWrap/>
            <w:vAlign w:val="center"/>
            <w:hideMark/>
          </w:tcPr>
          <w:p w14:paraId="6D7B290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Brassavola nodosa</w:t>
            </w:r>
          </w:p>
        </w:tc>
        <w:tc>
          <w:tcPr>
            <w:tcW w:w="1780" w:type="dxa"/>
            <w:noWrap/>
            <w:vAlign w:val="center"/>
            <w:hideMark/>
          </w:tcPr>
          <w:p w14:paraId="28E300D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Dama de noche</w:t>
            </w:r>
          </w:p>
        </w:tc>
        <w:tc>
          <w:tcPr>
            <w:tcW w:w="1544" w:type="dxa"/>
            <w:noWrap/>
            <w:vAlign w:val="center"/>
            <w:hideMark/>
          </w:tcPr>
          <w:p w14:paraId="27A3EA3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Epífita</w:t>
            </w:r>
          </w:p>
        </w:tc>
        <w:tc>
          <w:tcPr>
            <w:tcW w:w="2224" w:type="dxa"/>
            <w:noWrap/>
            <w:hideMark/>
          </w:tcPr>
          <w:p w14:paraId="565DC721" w14:textId="77777777" w:rsidR="00A73339" w:rsidRPr="00596A3A" w:rsidRDefault="00A73339" w:rsidP="00C80695">
            <w:pPr>
              <w:spacing w:before="0" w:after="0"/>
              <w:rPr>
                <w:rFonts w:ascii="Arial" w:hAnsi="Arial" w:cs="Arial"/>
                <w:sz w:val="20"/>
                <w:szCs w:val="20"/>
              </w:rPr>
            </w:pPr>
          </w:p>
        </w:tc>
        <w:tc>
          <w:tcPr>
            <w:tcW w:w="1605" w:type="dxa"/>
            <w:noWrap/>
            <w:hideMark/>
          </w:tcPr>
          <w:p w14:paraId="66AD13D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95917D7" w14:textId="77777777" w:rsidTr="00A73339">
        <w:trPr>
          <w:trHeight w:val="300"/>
        </w:trPr>
        <w:tc>
          <w:tcPr>
            <w:tcW w:w="1949" w:type="dxa"/>
            <w:vMerge/>
            <w:noWrap/>
            <w:vAlign w:val="center"/>
          </w:tcPr>
          <w:p w14:paraId="2EC171B4"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E33C5A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Catasetum integerrimum</w:t>
            </w:r>
          </w:p>
        </w:tc>
        <w:tc>
          <w:tcPr>
            <w:tcW w:w="1780" w:type="dxa"/>
            <w:noWrap/>
            <w:vAlign w:val="center"/>
            <w:hideMark/>
          </w:tcPr>
          <w:p w14:paraId="3331970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Chitit k'uk</w:t>
            </w:r>
          </w:p>
        </w:tc>
        <w:tc>
          <w:tcPr>
            <w:tcW w:w="1544" w:type="dxa"/>
            <w:noWrap/>
            <w:vAlign w:val="center"/>
            <w:hideMark/>
          </w:tcPr>
          <w:p w14:paraId="107B530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Epífita</w:t>
            </w:r>
          </w:p>
        </w:tc>
        <w:tc>
          <w:tcPr>
            <w:tcW w:w="2224" w:type="dxa"/>
            <w:noWrap/>
            <w:hideMark/>
          </w:tcPr>
          <w:p w14:paraId="662C7CC5" w14:textId="77777777" w:rsidR="00A73339" w:rsidRPr="00596A3A" w:rsidRDefault="00A73339" w:rsidP="00C80695">
            <w:pPr>
              <w:spacing w:before="0" w:after="0"/>
              <w:rPr>
                <w:rFonts w:ascii="Arial" w:hAnsi="Arial" w:cs="Arial"/>
                <w:sz w:val="20"/>
                <w:szCs w:val="20"/>
              </w:rPr>
            </w:pPr>
          </w:p>
        </w:tc>
        <w:tc>
          <w:tcPr>
            <w:tcW w:w="1605" w:type="dxa"/>
            <w:noWrap/>
            <w:hideMark/>
          </w:tcPr>
          <w:p w14:paraId="53BB73D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9B27FFC" w14:textId="77777777" w:rsidTr="00A73339">
        <w:trPr>
          <w:trHeight w:val="300"/>
        </w:trPr>
        <w:tc>
          <w:tcPr>
            <w:tcW w:w="1949" w:type="dxa"/>
            <w:vMerge/>
            <w:noWrap/>
            <w:vAlign w:val="center"/>
          </w:tcPr>
          <w:p w14:paraId="49F4672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026FB8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Encyclia sp.</w:t>
            </w:r>
          </w:p>
        </w:tc>
        <w:tc>
          <w:tcPr>
            <w:tcW w:w="1780" w:type="dxa"/>
            <w:noWrap/>
            <w:vAlign w:val="center"/>
            <w:hideMark/>
          </w:tcPr>
          <w:p w14:paraId="328CE74D"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62924CB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Epífita</w:t>
            </w:r>
          </w:p>
        </w:tc>
        <w:tc>
          <w:tcPr>
            <w:tcW w:w="2224" w:type="dxa"/>
            <w:noWrap/>
            <w:hideMark/>
          </w:tcPr>
          <w:p w14:paraId="2195D6DC" w14:textId="77777777" w:rsidR="00A73339" w:rsidRPr="00596A3A" w:rsidRDefault="00A73339" w:rsidP="00C80695">
            <w:pPr>
              <w:spacing w:before="0" w:after="0"/>
              <w:rPr>
                <w:rFonts w:ascii="Arial" w:hAnsi="Arial" w:cs="Arial"/>
                <w:sz w:val="20"/>
                <w:szCs w:val="20"/>
              </w:rPr>
            </w:pPr>
          </w:p>
        </w:tc>
        <w:tc>
          <w:tcPr>
            <w:tcW w:w="1605" w:type="dxa"/>
            <w:noWrap/>
            <w:hideMark/>
          </w:tcPr>
          <w:p w14:paraId="0C60694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D5751FA" w14:textId="77777777" w:rsidTr="00A73339">
        <w:trPr>
          <w:trHeight w:val="300"/>
        </w:trPr>
        <w:tc>
          <w:tcPr>
            <w:tcW w:w="1949" w:type="dxa"/>
            <w:vMerge/>
            <w:noWrap/>
            <w:vAlign w:val="center"/>
          </w:tcPr>
          <w:p w14:paraId="7FE4C82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6E05A3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Epidendrum stamfordianum</w:t>
            </w:r>
          </w:p>
        </w:tc>
        <w:tc>
          <w:tcPr>
            <w:tcW w:w="1780" w:type="dxa"/>
            <w:noWrap/>
            <w:vAlign w:val="center"/>
            <w:hideMark/>
          </w:tcPr>
          <w:p w14:paraId="67F0B63B"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188BEAA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Epífita</w:t>
            </w:r>
          </w:p>
        </w:tc>
        <w:tc>
          <w:tcPr>
            <w:tcW w:w="2224" w:type="dxa"/>
            <w:noWrap/>
            <w:hideMark/>
          </w:tcPr>
          <w:p w14:paraId="4AB4B2E6" w14:textId="77777777" w:rsidR="00A73339" w:rsidRPr="00596A3A" w:rsidRDefault="00A73339" w:rsidP="00C80695">
            <w:pPr>
              <w:spacing w:before="0" w:after="0"/>
              <w:rPr>
                <w:rFonts w:ascii="Arial" w:hAnsi="Arial" w:cs="Arial"/>
                <w:sz w:val="20"/>
                <w:szCs w:val="20"/>
              </w:rPr>
            </w:pPr>
          </w:p>
        </w:tc>
        <w:tc>
          <w:tcPr>
            <w:tcW w:w="1605" w:type="dxa"/>
            <w:noWrap/>
            <w:hideMark/>
          </w:tcPr>
          <w:p w14:paraId="113FF2E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A217F29" w14:textId="77777777" w:rsidTr="00A73339">
        <w:trPr>
          <w:trHeight w:val="300"/>
        </w:trPr>
        <w:tc>
          <w:tcPr>
            <w:tcW w:w="1949" w:type="dxa"/>
            <w:vMerge/>
            <w:noWrap/>
            <w:vAlign w:val="center"/>
          </w:tcPr>
          <w:p w14:paraId="79F0C287"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463A5A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Myrmecophyla  tibicinis</w:t>
            </w:r>
          </w:p>
        </w:tc>
        <w:tc>
          <w:tcPr>
            <w:tcW w:w="1780" w:type="dxa"/>
            <w:noWrap/>
            <w:vAlign w:val="center"/>
            <w:hideMark/>
          </w:tcPr>
          <w:p w14:paraId="1DD71E8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Jojom baak</w:t>
            </w:r>
          </w:p>
        </w:tc>
        <w:tc>
          <w:tcPr>
            <w:tcW w:w="1544" w:type="dxa"/>
            <w:noWrap/>
            <w:vAlign w:val="center"/>
            <w:hideMark/>
          </w:tcPr>
          <w:p w14:paraId="60BB34F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Epífita</w:t>
            </w:r>
          </w:p>
        </w:tc>
        <w:tc>
          <w:tcPr>
            <w:tcW w:w="2224" w:type="dxa"/>
            <w:noWrap/>
            <w:hideMark/>
          </w:tcPr>
          <w:p w14:paraId="08EB3D8D" w14:textId="77777777" w:rsidR="00A73339" w:rsidRPr="00596A3A" w:rsidRDefault="00A73339" w:rsidP="00C80695">
            <w:pPr>
              <w:spacing w:before="0" w:after="0"/>
              <w:rPr>
                <w:rFonts w:ascii="Arial" w:hAnsi="Arial" w:cs="Arial"/>
                <w:sz w:val="20"/>
                <w:szCs w:val="20"/>
              </w:rPr>
            </w:pPr>
          </w:p>
        </w:tc>
        <w:tc>
          <w:tcPr>
            <w:tcW w:w="1605" w:type="dxa"/>
            <w:noWrap/>
            <w:hideMark/>
          </w:tcPr>
          <w:p w14:paraId="43A4F39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61B2B4B" w14:textId="77777777" w:rsidTr="00A73339">
        <w:trPr>
          <w:trHeight w:val="300"/>
        </w:trPr>
        <w:tc>
          <w:tcPr>
            <w:tcW w:w="1949" w:type="dxa"/>
            <w:vMerge/>
            <w:noWrap/>
            <w:vAlign w:val="center"/>
          </w:tcPr>
          <w:p w14:paraId="62180E2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FE4BCB9"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Notylia barkeri</w:t>
            </w:r>
          </w:p>
        </w:tc>
        <w:tc>
          <w:tcPr>
            <w:tcW w:w="1780" w:type="dxa"/>
            <w:noWrap/>
            <w:vAlign w:val="center"/>
            <w:hideMark/>
          </w:tcPr>
          <w:p w14:paraId="1528E006"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5C26FF5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Epífita</w:t>
            </w:r>
          </w:p>
        </w:tc>
        <w:tc>
          <w:tcPr>
            <w:tcW w:w="2224" w:type="dxa"/>
            <w:noWrap/>
            <w:hideMark/>
          </w:tcPr>
          <w:p w14:paraId="5F1EE9DF" w14:textId="77777777" w:rsidR="00A73339" w:rsidRPr="00596A3A" w:rsidRDefault="00A73339" w:rsidP="00C80695">
            <w:pPr>
              <w:spacing w:before="0" w:after="0"/>
              <w:rPr>
                <w:rFonts w:ascii="Arial" w:hAnsi="Arial" w:cs="Arial"/>
                <w:sz w:val="20"/>
                <w:szCs w:val="20"/>
              </w:rPr>
            </w:pPr>
          </w:p>
        </w:tc>
        <w:tc>
          <w:tcPr>
            <w:tcW w:w="1605" w:type="dxa"/>
            <w:noWrap/>
            <w:hideMark/>
          </w:tcPr>
          <w:p w14:paraId="3FFF097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E9B7515" w14:textId="77777777" w:rsidTr="00A73339">
        <w:trPr>
          <w:trHeight w:val="300"/>
        </w:trPr>
        <w:tc>
          <w:tcPr>
            <w:tcW w:w="1949" w:type="dxa"/>
            <w:vMerge/>
            <w:noWrap/>
            <w:vAlign w:val="center"/>
          </w:tcPr>
          <w:p w14:paraId="4B58A8E6"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354526D"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Rhyncholaelia digbyena</w:t>
            </w:r>
          </w:p>
        </w:tc>
        <w:tc>
          <w:tcPr>
            <w:tcW w:w="1780" w:type="dxa"/>
            <w:noWrap/>
            <w:vAlign w:val="center"/>
            <w:hideMark/>
          </w:tcPr>
          <w:p w14:paraId="74EAF56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Piita</w:t>
            </w:r>
          </w:p>
        </w:tc>
        <w:tc>
          <w:tcPr>
            <w:tcW w:w="1544" w:type="dxa"/>
            <w:noWrap/>
            <w:vAlign w:val="center"/>
            <w:hideMark/>
          </w:tcPr>
          <w:p w14:paraId="74D4D65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Epífita</w:t>
            </w:r>
          </w:p>
        </w:tc>
        <w:tc>
          <w:tcPr>
            <w:tcW w:w="2224" w:type="dxa"/>
            <w:noWrap/>
            <w:hideMark/>
          </w:tcPr>
          <w:p w14:paraId="242FBFB8" w14:textId="77777777" w:rsidR="00A73339" w:rsidRPr="00596A3A" w:rsidRDefault="00A73339" w:rsidP="00C80695">
            <w:pPr>
              <w:spacing w:before="0" w:after="0"/>
              <w:rPr>
                <w:rFonts w:ascii="Arial" w:hAnsi="Arial" w:cs="Arial"/>
                <w:sz w:val="20"/>
                <w:szCs w:val="20"/>
              </w:rPr>
            </w:pPr>
          </w:p>
        </w:tc>
        <w:tc>
          <w:tcPr>
            <w:tcW w:w="1605" w:type="dxa"/>
            <w:noWrap/>
            <w:hideMark/>
          </w:tcPr>
          <w:p w14:paraId="56DAAFE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7DD6F34" w14:textId="77777777" w:rsidTr="00A73339">
        <w:trPr>
          <w:trHeight w:val="300"/>
        </w:trPr>
        <w:tc>
          <w:tcPr>
            <w:tcW w:w="1949" w:type="dxa"/>
            <w:vMerge/>
            <w:noWrap/>
            <w:vAlign w:val="center"/>
          </w:tcPr>
          <w:p w14:paraId="4CE76EA2"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58C2C0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Sacoila lanceolata</w:t>
            </w:r>
          </w:p>
        </w:tc>
        <w:tc>
          <w:tcPr>
            <w:tcW w:w="1780" w:type="dxa"/>
            <w:noWrap/>
            <w:vAlign w:val="center"/>
            <w:hideMark/>
          </w:tcPr>
          <w:p w14:paraId="4D82911D"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2505EDB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Epífita</w:t>
            </w:r>
          </w:p>
        </w:tc>
        <w:tc>
          <w:tcPr>
            <w:tcW w:w="2224" w:type="dxa"/>
            <w:noWrap/>
            <w:hideMark/>
          </w:tcPr>
          <w:p w14:paraId="6F7C3ED8" w14:textId="77777777" w:rsidR="00A73339" w:rsidRPr="00596A3A" w:rsidRDefault="00A73339" w:rsidP="00C80695">
            <w:pPr>
              <w:spacing w:before="0" w:after="0"/>
              <w:rPr>
                <w:rFonts w:ascii="Arial" w:hAnsi="Arial" w:cs="Arial"/>
                <w:sz w:val="20"/>
                <w:szCs w:val="20"/>
              </w:rPr>
            </w:pPr>
          </w:p>
        </w:tc>
        <w:tc>
          <w:tcPr>
            <w:tcW w:w="1605" w:type="dxa"/>
            <w:noWrap/>
            <w:hideMark/>
          </w:tcPr>
          <w:p w14:paraId="0C83D05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DA9DB47" w14:textId="77777777" w:rsidTr="00A73339">
        <w:trPr>
          <w:trHeight w:val="300"/>
        </w:trPr>
        <w:tc>
          <w:tcPr>
            <w:tcW w:w="1949" w:type="dxa"/>
            <w:vMerge/>
            <w:noWrap/>
            <w:vAlign w:val="center"/>
          </w:tcPr>
          <w:p w14:paraId="44FFFB8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B622C0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Trichocentrum ascendens</w:t>
            </w:r>
          </w:p>
        </w:tc>
        <w:tc>
          <w:tcPr>
            <w:tcW w:w="1780" w:type="dxa"/>
            <w:noWrap/>
            <w:vAlign w:val="center"/>
            <w:hideMark/>
          </w:tcPr>
          <w:p w14:paraId="703F361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Puuts che'</w:t>
            </w:r>
          </w:p>
        </w:tc>
        <w:tc>
          <w:tcPr>
            <w:tcW w:w="1544" w:type="dxa"/>
            <w:noWrap/>
            <w:vAlign w:val="center"/>
            <w:hideMark/>
          </w:tcPr>
          <w:p w14:paraId="440C249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Epífita</w:t>
            </w:r>
          </w:p>
        </w:tc>
        <w:tc>
          <w:tcPr>
            <w:tcW w:w="2224" w:type="dxa"/>
            <w:noWrap/>
            <w:hideMark/>
          </w:tcPr>
          <w:p w14:paraId="20E4B343" w14:textId="77777777" w:rsidR="00A73339" w:rsidRPr="00596A3A" w:rsidRDefault="00A73339" w:rsidP="00C80695">
            <w:pPr>
              <w:spacing w:before="0" w:after="0"/>
              <w:rPr>
                <w:rFonts w:ascii="Arial" w:hAnsi="Arial" w:cs="Arial"/>
                <w:sz w:val="20"/>
                <w:szCs w:val="20"/>
              </w:rPr>
            </w:pPr>
          </w:p>
        </w:tc>
        <w:tc>
          <w:tcPr>
            <w:tcW w:w="1605" w:type="dxa"/>
            <w:noWrap/>
            <w:hideMark/>
          </w:tcPr>
          <w:p w14:paraId="00BDD53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337037E" w14:textId="77777777" w:rsidTr="00A73339">
        <w:trPr>
          <w:trHeight w:val="300"/>
        </w:trPr>
        <w:tc>
          <w:tcPr>
            <w:tcW w:w="1949" w:type="dxa"/>
            <w:vMerge/>
            <w:noWrap/>
            <w:vAlign w:val="center"/>
          </w:tcPr>
          <w:p w14:paraId="484DF807"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231039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Trichocentrum carthagenense</w:t>
            </w:r>
          </w:p>
        </w:tc>
        <w:tc>
          <w:tcPr>
            <w:tcW w:w="1780" w:type="dxa"/>
            <w:noWrap/>
            <w:vAlign w:val="center"/>
            <w:hideMark/>
          </w:tcPr>
          <w:p w14:paraId="5D638E52"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4F57D12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Epífita</w:t>
            </w:r>
          </w:p>
        </w:tc>
        <w:tc>
          <w:tcPr>
            <w:tcW w:w="2224" w:type="dxa"/>
            <w:noWrap/>
            <w:hideMark/>
          </w:tcPr>
          <w:p w14:paraId="76FFBE8C" w14:textId="77777777" w:rsidR="00A73339" w:rsidRPr="00596A3A" w:rsidRDefault="00A73339" w:rsidP="00C80695">
            <w:pPr>
              <w:spacing w:before="0" w:after="0"/>
              <w:rPr>
                <w:rFonts w:ascii="Arial" w:hAnsi="Arial" w:cs="Arial"/>
                <w:sz w:val="20"/>
                <w:szCs w:val="20"/>
              </w:rPr>
            </w:pPr>
          </w:p>
        </w:tc>
        <w:tc>
          <w:tcPr>
            <w:tcW w:w="1605" w:type="dxa"/>
            <w:noWrap/>
            <w:hideMark/>
          </w:tcPr>
          <w:p w14:paraId="4C3E0AF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E576001" w14:textId="77777777" w:rsidTr="00A73339">
        <w:trPr>
          <w:trHeight w:val="300"/>
        </w:trPr>
        <w:tc>
          <w:tcPr>
            <w:tcW w:w="1949" w:type="dxa"/>
            <w:vMerge w:val="restart"/>
            <w:noWrap/>
            <w:vAlign w:val="center"/>
            <w:hideMark/>
          </w:tcPr>
          <w:p w14:paraId="708DABD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PASSIFLORACEAE</w:t>
            </w:r>
          </w:p>
        </w:tc>
        <w:tc>
          <w:tcPr>
            <w:tcW w:w="3894" w:type="dxa"/>
            <w:noWrap/>
            <w:vAlign w:val="center"/>
            <w:hideMark/>
          </w:tcPr>
          <w:p w14:paraId="0607859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Passiflora foetida</w:t>
            </w:r>
          </w:p>
        </w:tc>
        <w:tc>
          <w:tcPr>
            <w:tcW w:w="1780" w:type="dxa"/>
            <w:noWrap/>
            <w:vAlign w:val="center"/>
            <w:hideMark/>
          </w:tcPr>
          <w:p w14:paraId="699C10A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Poch'il</w:t>
            </w:r>
          </w:p>
        </w:tc>
        <w:tc>
          <w:tcPr>
            <w:tcW w:w="1544" w:type="dxa"/>
            <w:noWrap/>
            <w:vAlign w:val="center"/>
            <w:hideMark/>
          </w:tcPr>
          <w:p w14:paraId="2338802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 trepadora</w:t>
            </w:r>
          </w:p>
        </w:tc>
        <w:tc>
          <w:tcPr>
            <w:tcW w:w="2224" w:type="dxa"/>
          </w:tcPr>
          <w:p w14:paraId="49987689" w14:textId="77777777" w:rsidR="00A73339" w:rsidRPr="00596A3A" w:rsidRDefault="00A73339" w:rsidP="00C80695">
            <w:pPr>
              <w:spacing w:before="0" w:after="0"/>
              <w:rPr>
                <w:rFonts w:ascii="Arial" w:hAnsi="Arial" w:cs="Arial"/>
                <w:sz w:val="18"/>
                <w:szCs w:val="20"/>
              </w:rPr>
            </w:pPr>
          </w:p>
        </w:tc>
        <w:tc>
          <w:tcPr>
            <w:tcW w:w="1605" w:type="dxa"/>
            <w:noWrap/>
            <w:hideMark/>
          </w:tcPr>
          <w:p w14:paraId="79084BF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0883EC3" w14:textId="77777777" w:rsidTr="00A73339">
        <w:trPr>
          <w:trHeight w:val="300"/>
        </w:trPr>
        <w:tc>
          <w:tcPr>
            <w:tcW w:w="1949" w:type="dxa"/>
            <w:vMerge/>
            <w:noWrap/>
            <w:vAlign w:val="center"/>
            <w:hideMark/>
          </w:tcPr>
          <w:p w14:paraId="090AEA65"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2CEEAF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Passiflora coriacea</w:t>
            </w:r>
          </w:p>
        </w:tc>
        <w:tc>
          <w:tcPr>
            <w:tcW w:w="1780" w:type="dxa"/>
            <w:noWrap/>
            <w:vAlign w:val="center"/>
            <w:hideMark/>
          </w:tcPr>
          <w:p w14:paraId="57193AD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Soots' ak'</w:t>
            </w:r>
          </w:p>
        </w:tc>
        <w:tc>
          <w:tcPr>
            <w:tcW w:w="1544" w:type="dxa"/>
            <w:noWrap/>
            <w:vAlign w:val="center"/>
            <w:hideMark/>
          </w:tcPr>
          <w:p w14:paraId="7DF2D83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 trepadora</w:t>
            </w:r>
          </w:p>
        </w:tc>
        <w:tc>
          <w:tcPr>
            <w:tcW w:w="2224" w:type="dxa"/>
          </w:tcPr>
          <w:p w14:paraId="685CC656" w14:textId="77777777" w:rsidR="00A73339" w:rsidRPr="00596A3A" w:rsidRDefault="00A73339" w:rsidP="00C80695">
            <w:pPr>
              <w:spacing w:before="0" w:after="0"/>
              <w:rPr>
                <w:rFonts w:ascii="Arial" w:hAnsi="Arial" w:cs="Arial"/>
                <w:sz w:val="18"/>
                <w:szCs w:val="20"/>
              </w:rPr>
            </w:pPr>
          </w:p>
        </w:tc>
        <w:tc>
          <w:tcPr>
            <w:tcW w:w="1605" w:type="dxa"/>
            <w:noWrap/>
            <w:hideMark/>
          </w:tcPr>
          <w:p w14:paraId="4A31B8B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F5FB6BF" w14:textId="77777777" w:rsidTr="00A73339">
        <w:trPr>
          <w:trHeight w:val="300"/>
        </w:trPr>
        <w:tc>
          <w:tcPr>
            <w:tcW w:w="1949" w:type="dxa"/>
            <w:noWrap/>
            <w:vAlign w:val="center"/>
            <w:hideMark/>
          </w:tcPr>
          <w:p w14:paraId="35DCA97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PHYLLANTHACEAE</w:t>
            </w:r>
          </w:p>
        </w:tc>
        <w:tc>
          <w:tcPr>
            <w:tcW w:w="3894" w:type="dxa"/>
            <w:noWrap/>
            <w:vAlign w:val="center"/>
            <w:hideMark/>
          </w:tcPr>
          <w:p w14:paraId="6D5DFFF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Margaritaria nobilis</w:t>
            </w:r>
          </w:p>
        </w:tc>
        <w:tc>
          <w:tcPr>
            <w:tcW w:w="1780" w:type="dxa"/>
            <w:noWrap/>
            <w:vAlign w:val="center"/>
            <w:hideMark/>
          </w:tcPr>
          <w:p w14:paraId="4A326AD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Grosella</w:t>
            </w:r>
          </w:p>
        </w:tc>
        <w:tc>
          <w:tcPr>
            <w:tcW w:w="1544" w:type="dxa"/>
            <w:noWrap/>
            <w:vAlign w:val="center"/>
            <w:hideMark/>
          </w:tcPr>
          <w:p w14:paraId="0B3ABE5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67A3B99C" w14:textId="77777777" w:rsidR="00A73339" w:rsidRPr="00596A3A" w:rsidRDefault="00A73339" w:rsidP="00C80695">
            <w:pPr>
              <w:spacing w:before="0" w:after="0"/>
              <w:rPr>
                <w:rFonts w:ascii="Arial" w:hAnsi="Arial" w:cs="Arial"/>
                <w:sz w:val="20"/>
                <w:szCs w:val="20"/>
              </w:rPr>
            </w:pPr>
          </w:p>
        </w:tc>
        <w:tc>
          <w:tcPr>
            <w:tcW w:w="1605" w:type="dxa"/>
            <w:noWrap/>
            <w:hideMark/>
          </w:tcPr>
          <w:p w14:paraId="0F14788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512258D" w14:textId="77777777" w:rsidTr="00A73339">
        <w:trPr>
          <w:trHeight w:val="300"/>
        </w:trPr>
        <w:tc>
          <w:tcPr>
            <w:tcW w:w="1949" w:type="dxa"/>
            <w:vMerge w:val="restart"/>
            <w:noWrap/>
            <w:vAlign w:val="center"/>
            <w:hideMark/>
          </w:tcPr>
          <w:p w14:paraId="35F2749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PHYTOLACACEAE</w:t>
            </w:r>
          </w:p>
        </w:tc>
        <w:tc>
          <w:tcPr>
            <w:tcW w:w="3894" w:type="dxa"/>
            <w:noWrap/>
            <w:vAlign w:val="center"/>
            <w:hideMark/>
          </w:tcPr>
          <w:p w14:paraId="3170597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Petiveria alliscea</w:t>
            </w:r>
          </w:p>
        </w:tc>
        <w:tc>
          <w:tcPr>
            <w:tcW w:w="1780" w:type="dxa"/>
            <w:noWrap/>
            <w:vAlign w:val="center"/>
            <w:hideMark/>
          </w:tcPr>
          <w:p w14:paraId="3E2601E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Paay che'</w:t>
            </w:r>
          </w:p>
        </w:tc>
        <w:tc>
          <w:tcPr>
            <w:tcW w:w="1544" w:type="dxa"/>
            <w:noWrap/>
            <w:vAlign w:val="center"/>
            <w:hideMark/>
          </w:tcPr>
          <w:p w14:paraId="5324C20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44356E93" w14:textId="77777777" w:rsidR="00A73339" w:rsidRPr="00596A3A" w:rsidRDefault="00A73339" w:rsidP="00C80695">
            <w:pPr>
              <w:spacing w:before="0" w:after="0"/>
              <w:rPr>
                <w:rFonts w:ascii="Arial" w:hAnsi="Arial" w:cs="Arial"/>
                <w:sz w:val="20"/>
                <w:szCs w:val="20"/>
              </w:rPr>
            </w:pPr>
          </w:p>
        </w:tc>
        <w:tc>
          <w:tcPr>
            <w:tcW w:w="1605" w:type="dxa"/>
            <w:noWrap/>
            <w:hideMark/>
          </w:tcPr>
          <w:p w14:paraId="50DFCEE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EB3CEDB" w14:textId="77777777" w:rsidTr="00A73339">
        <w:trPr>
          <w:trHeight w:val="300"/>
        </w:trPr>
        <w:tc>
          <w:tcPr>
            <w:tcW w:w="1949" w:type="dxa"/>
            <w:vMerge/>
            <w:noWrap/>
            <w:vAlign w:val="center"/>
          </w:tcPr>
          <w:p w14:paraId="143768B1"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CB8194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Phytolacca icosandra</w:t>
            </w:r>
          </w:p>
        </w:tc>
        <w:tc>
          <w:tcPr>
            <w:tcW w:w="1780" w:type="dxa"/>
            <w:noWrap/>
            <w:vAlign w:val="center"/>
            <w:hideMark/>
          </w:tcPr>
          <w:p w14:paraId="2DAF985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Te'el cocox</w:t>
            </w:r>
          </w:p>
        </w:tc>
        <w:tc>
          <w:tcPr>
            <w:tcW w:w="1544" w:type="dxa"/>
            <w:noWrap/>
            <w:vAlign w:val="center"/>
            <w:hideMark/>
          </w:tcPr>
          <w:p w14:paraId="4474BEC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4DC81C28" w14:textId="77777777" w:rsidR="00A73339" w:rsidRPr="00596A3A" w:rsidRDefault="00A73339" w:rsidP="00C80695">
            <w:pPr>
              <w:spacing w:before="0" w:after="0"/>
              <w:rPr>
                <w:rFonts w:ascii="Arial" w:hAnsi="Arial" w:cs="Arial"/>
                <w:sz w:val="20"/>
                <w:szCs w:val="20"/>
              </w:rPr>
            </w:pPr>
          </w:p>
        </w:tc>
        <w:tc>
          <w:tcPr>
            <w:tcW w:w="1605" w:type="dxa"/>
            <w:noWrap/>
            <w:hideMark/>
          </w:tcPr>
          <w:p w14:paraId="10ECFD0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E2C2523" w14:textId="77777777" w:rsidTr="00A73339">
        <w:trPr>
          <w:trHeight w:val="300"/>
        </w:trPr>
        <w:tc>
          <w:tcPr>
            <w:tcW w:w="1949" w:type="dxa"/>
            <w:vMerge/>
            <w:noWrap/>
            <w:vAlign w:val="center"/>
          </w:tcPr>
          <w:p w14:paraId="0313952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14ED5A9"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Rivina humilis</w:t>
            </w:r>
          </w:p>
        </w:tc>
        <w:tc>
          <w:tcPr>
            <w:tcW w:w="1780" w:type="dxa"/>
            <w:noWrap/>
            <w:vAlign w:val="center"/>
            <w:hideMark/>
          </w:tcPr>
          <w:p w14:paraId="686786F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Kuxub katan</w:t>
            </w:r>
          </w:p>
        </w:tc>
        <w:tc>
          <w:tcPr>
            <w:tcW w:w="1544" w:type="dxa"/>
            <w:noWrap/>
            <w:vAlign w:val="center"/>
            <w:hideMark/>
          </w:tcPr>
          <w:p w14:paraId="66B1A90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48ADDEE3" w14:textId="77777777" w:rsidR="00A73339" w:rsidRPr="00596A3A" w:rsidRDefault="00A73339" w:rsidP="00C80695">
            <w:pPr>
              <w:spacing w:before="0" w:after="0"/>
              <w:rPr>
                <w:rFonts w:ascii="Arial" w:hAnsi="Arial" w:cs="Arial"/>
                <w:sz w:val="20"/>
                <w:szCs w:val="20"/>
              </w:rPr>
            </w:pPr>
          </w:p>
        </w:tc>
        <w:tc>
          <w:tcPr>
            <w:tcW w:w="1605" w:type="dxa"/>
            <w:noWrap/>
            <w:hideMark/>
          </w:tcPr>
          <w:p w14:paraId="514C7B8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4187A5F" w14:textId="77777777" w:rsidTr="00A73339">
        <w:trPr>
          <w:trHeight w:val="300"/>
        </w:trPr>
        <w:tc>
          <w:tcPr>
            <w:tcW w:w="1949" w:type="dxa"/>
            <w:vMerge w:val="restart"/>
            <w:noWrap/>
            <w:vAlign w:val="center"/>
            <w:hideMark/>
          </w:tcPr>
          <w:p w14:paraId="7E999EE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PICRAMNIACEAE</w:t>
            </w:r>
          </w:p>
        </w:tc>
        <w:tc>
          <w:tcPr>
            <w:tcW w:w="3894" w:type="dxa"/>
            <w:noWrap/>
            <w:vAlign w:val="center"/>
            <w:hideMark/>
          </w:tcPr>
          <w:p w14:paraId="6672196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Alvaradoa amorphoides</w:t>
            </w:r>
          </w:p>
        </w:tc>
        <w:tc>
          <w:tcPr>
            <w:tcW w:w="1780" w:type="dxa"/>
            <w:noWrap/>
            <w:vAlign w:val="center"/>
            <w:hideMark/>
          </w:tcPr>
          <w:p w14:paraId="4245464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Beel slinik che'</w:t>
            </w:r>
          </w:p>
        </w:tc>
        <w:tc>
          <w:tcPr>
            <w:tcW w:w="1544" w:type="dxa"/>
            <w:noWrap/>
            <w:vAlign w:val="center"/>
            <w:hideMark/>
          </w:tcPr>
          <w:p w14:paraId="76A6050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5A1BEBAE" w14:textId="77777777" w:rsidR="00A73339" w:rsidRPr="00596A3A" w:rsidRDefault="00A73339" w:rsidP="00C80695">
            <w:pPr>
              <w:spacing w:before="0" w:after="0"/>
              <w:rPr>
                <w:rFonts w:ascii="Arial" w:hAnsi="Arial" w:cs="Arial"/>
                <w:sz w:val="20"/>
                <w:szCs w:val="20"/>
              </w:rPr>
            </w:pPr>
          </w:p>
        </w:tc>
        <w:tc>
          <w:tcPr>
            <w:tcW w:w="1605" w:type="dxa"/>
            <w:noWrap/>
            <w:hideMark/>
          </w:tcPr>
          <w:p w14:paraId="7C2D621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54DBC12" w14:textId="77777777" w:rsidTr="00A73339">
        <w:trPr>
          <w:trHeight w:val="300"/>
        </w:trPr>
        <w:tc>
          <w:tcPr>
            <w:tcW w:w="1949" w:type="dxa"/>
            <w:vMerge/>
            <w:noWrap/>
            <w:vAlign w:val="center"/>
          </w:tcPr>
          <w:p w14:paraId="6A1B77E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AD4FB8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Picramnia antidesma</w:t>
            </w:r>
          </w:p>
        </w:tc>
        <w:tc>
          <w:tcPr>
            <w:tcW w:w="1780" w:type="dxa"/>
            <w:noWrap/>
            <w:vAlign w:val="center"/>
            <w:hideMark/>
          </w:tcPr>
          <w:p w14:paraId="17C2D6A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K'aan chik'in che'</w:t>
            </w:r>
          </w:p>
        </w:tc>
        <w:tc>
          <w:tcPr>
            <w:tcW w:w="1544" w:type="dxa"/>
            <w:noWrap/>
            <w:vAlign w:val="center"/>
            <w:hideMark/>
          </w:tcPr>
          <w:p w14:paraId="28B2296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55EC0321" w14:textId="77777777" w:rsidR="00A73339" w:rsidRPr="00596A3A" w:rsidRDefault="00A73339" w:rsidP="00C80695">
            <w:pPr>
              <w:spacing w:before="0" w:after="0"/>
              <w:rPr>
                <w:rFonts w:ascii="Arial" w:hAnsi="Arial" w:cs="Arial"/>
                <w:sz w:val="20"/>
                <w:szCs w:val="20"/>
              </w:rPr>
            </w:pPr>
          </w:p>
        </w:tc>
        <w:tc>
          <w:tcPr>
            <w:tcW w:w="1605" w:type="dxa"/>
            <w:noWrap/>
            <w:hideMark/>
          </w:tcPr>
          <w:p w14:paraId="5A40DC3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8014D8C" w14:textId="77777777" w:rsidTr="00A73339">
        <w:trPr>
          <w:trHeight w:val="300"/>
        </w:trPr>
        <w:tc>
          <w:tcPr>
            <w:tcW w:w="1949" w:type="dxa"/>
            <w:vMerge/>
            <w:noWrap/>
            <w:vAlign w:val="center"/>
          </w:tcPr>
          <w:p w14:paraId="1234C2F4"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D27B7E7"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Picramnia sp.</w:t>
            </w:r>
          </w:p>
        </w:tc>
        <w:tc>
          <w:tcPr>
            <w:tcW w:w="1780" w:type="dxa"/>
            <w:noWrap/>
            <w:vAlign w:val="center"/>
            <w:hideMark/>
          </w:tcPr>
          <w:p w14:paraId="47C6C14E"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2EF2A38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2D77615C" w14:textId="77777777" w:rsidR="00A73339" w:rsidRPr="00596A3A" w:rsidRDefault="00A73339" w:rsidP="00C80695">
            <w:pPr>
              <w:spacing w:before="0" w:after="0"/>
              <w:rPr>
                <w:rFonts w:ascii="Arial" w:hAnsi="Arial" w:cs="Arial"/>
                <w:sz w:val="20"/>
                <w:szCs w:val="20"/>
              </w:rPr>
            </w:pPr>
          </w:p>
        </w:tc>
        <w:tc>
          <w:tcPr>
            <w:tcW w:w="1605" w:type="dxa"/>
            <w:noWrap/>
            <w:hideMark/>
          </w:tcPr>
          <w:p w14:paraId="57DEC39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FBDA0FE" w14:textId="77777777" w:rsidTr="00A73339">
        <w:trPr>
          <w:trHeight w:val="300"/>
        </w:trPr>
        <w:tc>
          <w:tcPr>
            <w:tcW w:w="1949" w:type="dxa"/>
            <w:vMerge w:val="restart"/>
            <w:noWrap/>
            <w:vAlign w:val="center"/>
            <w:hideMark/>
          </w:tcPr>
          <w:p w14:paraId="0508AC5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PIPERACEAE</w:t>
            </w:r>
          </w:p>
        </w:tc>
        <w:tc>
          <w:tcPr>
            <w:tcW w:w="3894" w:type="dxa"/>
            <w:noWrap/>
            <w:vAlign w:val="center"/>
            <w:hideMark/>
          </w:tcPr>
          <w:p w14:paraId="38C8F740"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Peperomia sp.</w:t>
            </w:r>
          </w:p>
        </w:tc>
        <w:tc>
          <w:tcPr>
            <w:tcW w:w="1780" w:type="dxa"/>
            <w:noWrap/>
            <w:vAlign w:val="center"/>
            <w:hideMark/>
          </w:tcPr>
          <w:p w14:paraId="10C22413"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02EEADD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1990E3A2" w14:textId="77777777" w:rsidR="00A73339" w:rsidRPr="00596A3A" w:rsidRDefault="00A73339" w:rsidP="00C80695">
            <w:pPr>
              <w:spacing w:before="0" w:after="0"/>
              <w:rPr>
                <w:rFonts w:ascii="Arial" w:hAnsi="Arial" w:cs="Arial"/>
                <w:sz w:val="20"/>
                <w:szCs w:val="20"/>
              </w:rPr>
            </w:pPr>
          </w:p>
        </w:tc>
        <w:tc>
          <w:tcPr>
            <w:tcW w:w="1605" w:type="dxa"/>
            <w:noWrap/>
            <w:hideMark/>
          </w:tcPr>
          <w:p w14:paraId="66798A5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5848403" w14:textId="77777777" w:rsidTr="00A73339">
        <w:trPr>
          <w:trHeight w:val="300"/>
        </w:trPr>
        <w:tc>
          <w:tcPr>
            <w:tcW w:w="1949" w:type="dxa"/>
            <w:vMerge/>
            <w:noWrap/>
            <w:vAlign w:val="center"/>
            <w:hideMark/>
          </w:tcPr>
          <w:p w14:paraId="08D62B9C"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B53B267"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Piper sp.</w:t>
            </w:r>
          </w:p>
        </w:tc>
        <w:tc>
          <w:tcPr>
            <w:tcW w:w="1780" w:type="dxa"/>
            <w:noWrap/>
            <w:vAlign w:val="center"/>
            <w:hideMark/>
          </w:tcPr>
          <w:p w14:paraId="74EFCBC4"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2E6920C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121C4965" w14:textId="77777777" w:rsidR="00A73339" w:rsidRPr="00596A3A" w:rsidRDefault="00A73339" w:rsidP="00C80695">
            <w:pPr>
              <w:spacing w:before="0" w:after="0"/>
              <w:rPr>
                <w:rFonts w:ascii="Arial" w:hAnsi="Arial" w:cs="Arial"/>
                <w:sz w:val="20"/>
                <w:szCs w:val="20"/>
              </w:rPr>
            </w:pPr>
          </w:p>
        </w:tc>
        <w:tc>
          <w:tcPr>
            <w:tcW w:w="1605" w:type="dxa"/>
            <w:noWrap/>
            <w:hideMark/>
          </w:tcPr>
          <w:p w14:paraId="623850E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BEAD20F" w14:textId="77777777" w:rsidTr="00A73339">
        <w:trPr>
          <w:trHeight w:val="300"/>
        </w:trPr>
        <w:tc>
          <w:tcPr>
            <w:tcW w:w="1949" w:type="dxa"/>
            <w:noWrap/>
            <w:vAlign w:val="center"/>
            <w:hideMark/>
          </w:tcPr>
          <w:p w14:paraId="67C9359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PLANTAGINACEAE</w:t>
            </w:r>
          </w:p>
        </w:tc>
        <w:tc>
          <w:tcPr>
            <w:tcW w:w="3894" w:type="dxa"/>
            <w:noWrap/>
            <w:vAlign w:val="center"/>
            <w:hideMark/>
          </w:tcPr>
          <w:p w14:paraId="2D1AAFA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Stemodia maritima</w:t>
            </w:r>
          </w:p>
        </w:tc>
        <w:tc>
          <w:tcPr>
            <w:tcW w:w="1780" w:type="dxa"/>
            <w:noWrap/>
            <w:vAlign w:val="center"/>
            <w:hideMark/>
          </w:tcPr>
          <w:p w14:paraId="73D1C83F"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51FC21A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50A30A5C" w14:textId="77777777" w:rsidR="00A73339" w:rsidRPr="00596A3A" w:rsidRDefault="00A73339" w:rsidP="00C80695">
            <w:pPr>
              <w:spacing w:before="0" w:after="0"/>
              <w:rPr>
                <w:rFonts w:ascii="Arial" w:hAnsi="Arial" w:cs="Arial"/>
                <w:sz w:val="20"/>
                <w:szCs w:val="20"/>
              </w:rPr>
            </w:pPr>
          </w:p>
        </w:tc>
        <w:tc>
          <w:tcPr>
            <w:tcW w:w="1605" w:type="dxa"/>
            <w:noWrap/>
            <w:hideMark/>
          </w:tcPr>
          <w:p w14:paraId="19D1425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6825A57" w14:textId="77777777" w:rsidTr="00A73339">
        <w:trPr>
          <w:trHeight w:val="300"/>
        </w:trPr>
        <w:tc>
          <w:tcPr>
            <w:tcW w:w="1949" w:type="dxa"/>
            <w:vMerge w:val="restart"/>
            <w:noWrap/>
            <w:vAlign w:val="center"/>
            <w:hideMark/>
          </w:tcPr>
          <w:p w14:paraId="4A8943B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POACEAE</w:t>
            </w:r>
          </w:p>
        </w:tc>
        <w:tc>
          <w:tcPr>
            <w:tcW w:w="3894" w:type="dxa"/>
            <w:noWrap/>
            <w:vAlign w:val="center"/>
            <w:hideMark/>
          </w:tcPr>
          <w:p w14:paraId="0EF8B60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Andropogon glomeratus</w:t>
            </w:r>
          </w:p>
        </w:tc>
        <w:tc>
          <w:tcPr>
            <w:tcW w:w="1780" w:type="dxa"/>
            <w:noWrap/>
            <w:vAlign w:val="center"/>
            <w:hideMark/>
          </w:tcPr>
          <w:p w14:paraId="766B000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Ch'it su'uk</w:t>
            </w:r>
          </w:p>
        </w:tc>
        <w:tc>
          <w:tcPr>
            <w:tcW w:w="1544" w:type="dxa"/>
            <w:noWrap/>
            <w:vAlign w:val="center"/>
            <w:hideMark/>
          </w:tcPr>
          <w:p w14:paraId="01EC16A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592EF5D7" w14:textId="77777777" w:rsidR="00A73339" w:rsidRPr="00596A3A" w:rsidRDefault="00A73339" w:rsidP="00C80695">
            <w:pPr>
              <w:spacing w:before="0" w:after="0"/>
              <w:rPr>
                <w:rFonts w:ascii="Arial" w:hAnsi="Arial" w:cs="Arial"/>
                <w:sz w:val="20"/>
                <w:szCs w:val="20"/>
              </w:rPr>
            </w:pPr>
          </w:p>
        </w:tc>
        <w:tc>
          <w:tcPr>
            <w:tcW w:w="1605" w:type="dxa"/>
            <w:noWrap/>
            <w:hideMark/>
          </w:tcPr>
          <w:p w14:paraId="799A10C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D5535E1" w14:textId="77777777" w:rsidTr="00A73339">
        <w:trPr>
          <w:trHeight w:val="300"/>
        </w:trPr>
        <w:tc>
          <w:tcPr>
            <w:tcW w:w="1949" w:type="dxa"/>
            <w:vMerge/>
            <w:noWrap/>
            <w:vAlign w:val="center"/>
          </w:tcPr>
          <w:p w14:paraId="71D09059"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93E90E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Cenchrus incertus</w:t>
            </w:r>
          </w:p>
        </w:tc>
        <w:tc>
          <w:tcPr>
            <w:tcW w:w="1780" w:type="dxa"/>
            <w:noWrap/>
            <w:vAlign w:val="center"/>
            <w:hideMark/>
          </w:tcPr>
          <w:p w14:paraId="2048ECD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Muul</w:t>
            </w:r>
          </w:p>
        </w:tc>
        <w:tc>
          <w:tcPr>
            <w:tcW w:w="1544" w:type="dxa"/>
            <w:noWrap/>
            <w:vAlign w:val="center"/>
            <w:hideMark/>
          </w:tcPr>
          <w:p w14:paraId="28B1E90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4C45F9AD" w14:textId="77777777" w:rsidR="00A73339" w:rsidRPr="00596A3A" w:rsidRDefault="00A73339" w:rsidP="00C80695">
            <w:pPr>
              <w:spacing w:before="0" w:after="0"/>
              <w:rPr>
                <w:rFonts w:ascii="Arial" w:hAnsi="Arial" w:cs="Arial"/>
                <w:sz w:val="20"/>
                <w:szCs w:val="20"/>
              </w:rPr>
            </w:pPr>
          </w:p>
        </w:tc>
        <w:tc>
          <w:tcPr>
            <w:tcW w:w="1605" w:type="dxa"/>
            <w:noWrap/>
            <w:hideMark/>
          </w:tcPr>
          <w:p w14:paraId="338841E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DA9B939" w14:textId="77777777" w:rsidTr="00A73339">
        <w:trPr>
          <w:trHeight w:val="300"/>
        </w:trPr>
        <w:tc>
          <w:tcPr>
            <w:tcW w:w="1949" w:type="dxa"/>
            <w:vMerge/>
            <w:noWrap/>
            <w:vAlign w:val="center"/>
          </w:tcPr>
          <w:p w14:paraId="1900AEF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A45E6D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Chloris sp.</w:t>
            </w:r>
          </w:p>
        </w:tc>
        <w:tc>
          <w:tcPr>
            <w:tcW w:w="1780" w:type="dxa"/>
            <w:noWrap/>
            <w:vAlign w:val="center"/>
            <w:hideMark/>
          </w:tcPr>
          <w:p w14:paraId="76B6AD02"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5918282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0ECA2955" w14:textId="77777777" w:rsidR="00A73339" w:rsidRPr="00596A3A" w:rsidRDefault="00A73339" w:rsidP="00C80695">
            <w:pPr>
              <w:spacing w:before="0" w:after="0"/>
              <w:rPr>
                <w:rFonts w:ascii="Arial" w:hAnsi="Arial" w:cs="Arial"/>
                <w:sz w:val="20"/>
                <w:szCs w:val="20"/>
              </w:rPr>
            </w:pPr>
          </w:p>
        </w:tc>
        <w:tc>
          <w:tcPr>
            <w:tcW w:w="1605" w:type="dxa"/>
            <w:noWrap/>
            <w:hideMark/>
          </w:tcPr>
          <w:p w14:paraId="7CA0535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1D39E24" w14:textId="77777777" w:rsidTr="00A73339">
        <w:trPr>
          <w:trHeight w:val="300"/>
        </w:trPr>
        <w:tc>
          <w:tcPr>
            <w:tcW w:w="1949" w:type="dxa"/>
            <w:vMerge/>
            <w:noWrap/>
            <w:vAlign w:val="center"/>
          </w:tcPr>
          <w:p w14:paraId="63339559"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CF568C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Distichlis spicata</w:t>
            </w:r>
          </w:p>
        </w:tc>
        <w:tc>
          <w:tcPr>
            <w:tcW w:w="1780" w:type="dxa"/>
            <w:noWrap/>
            <w:vAlign w:val="center"/>
            <w:hideMark/>
          </w:tcPr>
          <w:p w14:paraId="7DC14DE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Zacate salado</w:t>
            </w:r>
          </w:p>
        </w:tc>
        <w:tc>
          <w:tcPr>
            <w:tcW w:w="1544" w:type="dxa"/>
            <w:noWrap/>
            <w:vAlign w:val="center"/>
            <w:hideMark/>
          </w:tcPr>
          <w:p w14:paraId="7BD70FF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048CE156" w14:textId="77777777" w:rsidR="00A73339" w:rsidRPr="00596A3A" w:rsidRDefault="00A73339" w:rsidP="00C80695">
            <w:pPr>
              <w:spacing w:before="0" w:after="0"/>
              <w:rPr>
                <w:rFonts w:ascii="Arial" w:hAnsi="Arial" w:cs="Arial"/>
                <w:sz w:val="20"/>
                <w:szCs w:val="20"/>
              </w:rPr>
            </w:pPr>
          </w:p>
        </w:tc>
        <w:tc>
          <w:tcPr>
            <w:tcW w:w="1605" w:type="dxa"/>
            <w:noWrap/>
            <w:hideMark/>
          </w:tcPr>
          <w:p w14:paraId="2BAD48E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3694820" w14:textId="77777777" w:rsidTr="00A73339">
        <w:trPr>
          <w:trHeight w:val="300"/>
        </w:trPr>
        <w:tc>
          <w:tcPr>
            <w:tcW w:w="1949" w:type="dxa"/>
            <w:vMerge/>
            <w:noWrap/>
            <w:vAlign w:val="center"/>
          </w:tcPr>
          <w:p w14:paraId="1E669017"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FB280F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Lasiacis ruscífolia</w:t>
            </w:r>
          </w:p>
        </w:tc>
        <w:tc>
          <w:tcPr>
            <w:tcW w:w="1780" w:type="dxa"/>
            <w:noWrap/>
            <w:vAlign w:val="center"/>
            <w:hideMark/>
          </w:tcPr>
          <w:p w14:paraId="5E0B8AC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Kaabal sit</w:t>
            </w:r>
          </w:p>
        </w:tc>
        <w:tc>
          <w:tcPr>
            <w:tcW w:w="1544" w:type="dxa"/>
            <w:noWrap/>
            <w:vAlign w:val="center"/>
            <w:hideMark/>
          </w:tcPr>
          <w:p w14:paraId="7BD7F3D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26B19EF9" w14:textId="77777777" w:rsidR="00A73339" w:rsidRPr="00596A3A" w:rsidRDefault="00A73339" w:rsidP="00C80695">
            <w:pPr>
              <w:spacing w:before="0" w:after="0"/>
              <w:rPr>
                <w:rFonts w:ascii="Arial" w:hAnsi="Arial" w:cs="Arial"/>
                <w:sz w:val="20"/>
                <w:szCs w:val="20"/>
              </w:rPr>
            </w:pPr>
          </w:p>
        </w:tc>
        <w:tc>
          <w:tcPr>
            <w:tcW w:w="1605" w:type="dxa"/>
            <w:noWrap/>
            <w:hideMark/>
          </w:tcPr>
          <w:p w14:paraId="072C8EA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07BD2D2" w14:textId="77777777" w:rsidTr="00A73339">
        <w:trPr>
          <w:trHeight w:val="300"/>
        </w:trPr>
        <w:tc>
          <w:tcPr>
            <w:tcW w:w="1949" w:type="dxa"/>
            <w:vMerge/>
            <w:noWrap/>
            <w:vAlign w:val="center"/>
          </w:tcPr>
          <w:p w14:paraId="0900DAF4"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0DC88A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Lasiacis divaricata</w:t>
            </w:r>
          </w:p>
        </w:tc>
        <w:tc>
          <w:tcPr>
            <w:tcW w:w="1780" w:type="dxa"/>
            <w:noWrap/>
            <w:vAlign w:val="center"/>
            <w:hideMark/>
          </w:tcPr>
          <w:p w14:paraId="27722EA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Siit</w:t>
            </w:r>
          </w:p>
        </w:tc>
        <w:tc>
          <w:tcPr>
            <w:tcW w:w="1544" w:type="dxa"/>
            <w:noWrap/>
            <w:vAlign w:val="center"/>
            <w:hideMark/>
          </w:tcPr>
          <w:p w14:paraId="62739B6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081E67C6" w14:textId="77777777" w:rsidR="00A73339" w:rsidRPr="00596A3A" w:rsidRDefault="00A73339" w:rsidP="00C80695">
            <w:pPr>
              <w:spacing w:before="0" w:after="0"/>
              <w:rPr>
                <w:rFonts w:ascii="Arial" w:hAnsi="Arial" w:cs="Arial"/>
                <w:sz w:val="20"/>
                <w:szCs w:val="20"/>
              </w:rPr>
            </w:pPr>
          </w:p>
        </w:tc>
        <w:tc>
          <w:tcPr>
            <w:tcW w:w="1605" w:type="dxa"/>
            <w:noWrap/>
            <w:hideMark/>
          </w:tcPr>
          <w:p w14:paraId="117FD78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FD9E673" w14:textId="77777777" w:rsidTr="00A73339">
        <w:trPr>
          <w:trHeight w:val="300"/>
        </w:trPr>
        <w:tc>
          <w:tcPr>
            <w:tcW w:w="1949" w:type="dxa"/>
            <w:vMerge/>
            <w:noWrap/>
            <w:vAlign w:val="center"/>
          </w:tcPr>
          <w:p w14:paraId="5953A365"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8B0431D"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Melinis repens</w:t>
            </w:r>
          </w:p>
        </w:tc>
        <w:tc>
          <w:tcPr>
            <w:tcW w:w="1780" w:type="dxa"/>
            <w:noWrap/>
            <w:vAlign w:val="center"/>
            <w:hideMark/>
          </w:tcPr>
          <w:p w14:paraId="1D0B9F2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Chak suuk</w:t>
            </w:r>
          </w:p>
        </w:tc>
        <w:tc>
          <w:tcPr>
            <w:tcW w:w="1544" w:type="dxa"/>
            <w:noWrap/>
            <w:vAlign w:val="center"/>
            <w:hideMark/>
          </w:tcPr>
          <w:p w14:paraId="61E673E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60F9A76E" w14:textId="77777777" w:rsidR="00A73339" w:rsidRPr="00596A3A" w:rsidRDefault="00A73339" w:rsidP="00C80695">
            <w:pPr>
              <w:spacing w:before="0" w:after="0"/>
              <w:rPr>
                <w:rFonts w:ascii="Arial" w:hAnsi="Arial" w:cs="Arial"/>
                <w:sz w:val="20"/>
                <w:szCs w:val="20"/>
              </w:rPr>
            </w:pPr>
          </w:p>
        </w:tc>
        <w:tc>
          <w:tcPr>
            <w:tcW w:w="1605" w:type="dxa"/>
            <w:noWrap/>
            <w:hideMark/>
          </w:tcPr>
          <w:p w14:paraId="6499157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95E148E" w14:textId="77777777" w:rsidTr="00A73339">
        <w:trPr>
          <w:trHeight w:val="300"/>
        </w:trPr>
        <w:tc>
          <w:tcPr>
            <w:tcW w:w="1949" w:type="dxa"/>
            <w:vMerge/>
            <w:noWrap/>
            <w:vAlign w:val="center"/>
          </w:tcPr>
          <w:p w14:paraId="456AB0A7"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907DF9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Olyra sp.</w:t>
            </w:r>
          </w:p>
        </w:tc>
        <w:tc>
          <w:tcPr>
            <w:tcW w:w="1780" w:type="dxa"/>
            <w:noWrap/>
            <w:vAlign w:val="center"/>
            <w:hideMark/>
          </w:tcPr>
          <w:p w14:paraId="2E18A2E8"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022E60F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484AD6E5" w14:textId="77777777" w:rsidR="00A73339" w:rsidRPr="00596A3A" w:rsidRDefault="00A73339" w:rsidP="00C80695">
            <w:pPr>
              <w:spacing w:before="0" w:after="0"/>
              <w:rPr>
                <w:rFonts w:ascii="Arial" w:hAnsi="Arial" w:cs="Arial"/>
                <w:sz w:val="20"/>
                <w:szCs w:val="20"/>
              </w:rPr>
            </w:pPr>
          </w:p>
        </w:tc>
        <w:tc>
          <w:tcPr>
            <w:tcW w:w="1605" w:type="dxa"/>
            <w:noWrap/>
            <w:hideMark/>
          </w:tcPr>
          <w:p w14:paraId="7A22EFF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BF1ED0D" w14:textId="77777777" w:rsidTr="00A73339">
        <w:trPr>
          <w:trHeight w:val="300"/>
        </w:trPr>
        <w:tc>
          <w:tcPr>
            <w:tcW w:w="1949" w:type="dxa"/>
            <w:vMerge w:val="restart"/>
            <w:noWrap/>
            <w:vAlign w:val="center"/>
            <w:hideMark/>
          </w:tcPr>
          <w:p w14:paraId="19475C4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POLYGONACEAE</w:t>
            </w:r>
          </w:p>
        </w:tc>
        <w:tc>
          <w:tcPr>
            <w:tcW w:w="3894" w:type="dxa"/>
            <w:noWrap/>
            <w:vAlign w:val="center"/>
            <w:hideMark/>
          </w:tcPr>
          <w:p w14:paraId="61AC280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Coccoloba acapulcensis</w:t>
            </w:r>
          </w:p>
        </w:tc>
        <w:tc>
          <w:tcPr>
            <w:tcW w:w="1780" w:type="dxa"/>
            <w:noWrap/>
            <w:vAlign w:val="center"/>
            <w:hideMark/>
          </w:tcPr>
          <w:p w14:paraId="248931C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Xtooj yuub</w:t>
            </w:r>
          </w:p>
        </w:tc>
        <w:tc>
          <w:tcPr>
            <w:tcW w:w="1544" w:type="dxa"/>
            <w:noWrap/>
            <w:vAlign w:val="center"/>
            <w:hideMark/>
          </w:tcPr>
          <w:p w14:paraId="3E4825F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0E654AA" w14:textId="77777777" w:rsidR="00A73339" w:rsidRPr="00596A3A" w:rsidRDefault="00A73339" w:rsidP="00C80695">
            <w:pPr>
              <w:spacing w:before="0" w:after="0"/>
              <w:rPr>
                <w:rFonts w:ascii="Arial" w:hAnsi="Arial" w:cs="Arial"/>
                <w:sz w:val="20"/>
                <w:szCs w:val="20"/>
              </w:rPr>
            </w:pPr>
          </w:p>
        </w:tc>
        <w:tc>
          <w:tcPr>
            <w:tcW w:w="1605" w:type="dxa"/>
            <w:noWrap/>
            <w:hideMark/>
          </w:tcPr>
          <w:p w14:paraId="4F4B045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DDA58F3" w14:textId="77777777" w:rsidTr="00A73339">
        <w:trPr>
          <w:trHeight w:val="300"/>
        </w:trPr>
        <w:tc>
          <w:tcPr>
            <w:tcW w:w="1949" w:type="dxa"/>
            <w:vMerge/>
            <w:noWrap/>
            <w:vAlign w:val="center"/>
          </w:tcPr>
          <w:p w14:paraId="5B1FB9B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B2502A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Coccoloba cozumelensis</w:t>
            </w:r>
          </w:p>
        </w:tc>
        <w:tc>
          <w:tcPr>
            <w:tcW w:w="1780" w:type="dxa"/>
            <w:noWrap/>
            <w:vAlign w:val="center"/>
            <w:hideMark/>
          </w:tcPr>
          <w:p w14:paraId="05E320E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Ch'iich'boob</w:t>
            </w:r>
          </w:p>
        </w:tc>
        <w:tc>
          <w:tcPr>
            <w:tcW w:w="1544" w:type="dxa"/>
            <w:noWrap/>
            <w:vAlign w:val="center"/>
            <w:hideMark/>
          </w:tcPr>
          <w:p w14:paraId="7571F0C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2F2F8266" w14:textId="77777777" w:rsidR="00A73339" w:rsidRPr="00596A3A" w:rsidRDefault="00A73339" w:rsidP="00C80695">
            <w:pPr>
              <w:spacing w:before="0" w:after="0"/>
              <w:rPr>
                <w:rFonts w:ascii="Arial" w:hAnsi="Arial" w:cs="Arial"/>
                <w:sz w:val="20"/>
                <w:szCs w:val="20"/>
              </w:rPr>
            </w:pPr>
          </w:p>
        </w:tc>
        <w:tc>
          <w:tcPr>
            <w:tcW w:w="1605" w:type="dxa"/>
            <w:noWrap/>
            <w:hideMark/>
          </w:tcPr>
          <w:p w14:paraId="4CAA570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DDF6436" w14:textId="77777777" w:rsidTr="00A73339">
        <w:trPr>
          <w:trHeight w:val="300"/>
        </w:trPr>
        <w:tc>
          <w:tcPr>
            <w:tcW w:w="1949" w:type="dxa"/>
            <w:vMerge/>
            <w:noWrap/>
            <w:vAlign w:val="center"/>
          </w:tcPr>
          <w:p w14:paraId="7C934A33"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992844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 xml:space="preserve">Coccoloba spicata </w:t>
            </w:r>
            <w:r w:rsidRPr="00596A3A">
              <w:rPr>
                <w:rFonts w:ascii="Arial" w:hAnsi="Arial" w:cs="Arial"/>
                <w:i/>
                <w:sz w:val="20"/>
                <w:szCs w:val="20"/>
              </w:rPr>
              <w:noBreakHyphen/>
            </w:r>
          </w:p>
        </w:tc>
        <w:tc>
          <w:tcPr>
            <w:tcW w:w="1780" w:type="dxa"/>
            <w:noWrap/>
            <w:vAlign w:val="center"/>
            <w:hideMark/>
          </w:tcPr>
          <w:p w14:paraId="44E8A9E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Boob</w:t>
            </w:r>
          </w:p>
        </w:tc>
        <w:tc>
          <w:tcPr>
            <w:tcW w:w="1544" w:type="dxa"/>
            <w:noWrap/>
            <w:vAlign w:val="center"/>
            <w:hideMark/>
          </w:tcPr>
          <w:p w14:paraId="2CC9BE4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52969E8F" w14:textId="77777777" w:rsidR="00A73339" w:rsidRPr="00596A3A" w:rsidRDefault="00A73339" w:rsidP="00C80695">
            <w:pPr>
              <w:spacing w:before="0" w:after="0"/>
              <w:rPr>
                <w:rFonts w:ascii="Arial" w:hAnsi="Arial" w:cs="Arial"/>
                <w:sz w:val="20"/>
                <w:szCs w:val="20"/>
              </w:rPr>
            </w:pPr>
          </w:p>
        </w:tc>
        <w:tc>
          <w:tcPr>
            <w:tcW w:w="1605" w:type="dxa"/>
            <w:noWrap/>
            <w:hideMark/>
          </w:tcPr>
          <w:p w14:paraId="774DC73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22DF88F" w14:textId="77777777" w:rsidTr="00A73339">
        <w:trPr>
          <w:trHeight w:val="300"/>
        </w:trPr>
        <w:tc>
          <w:tcPr>
            <w:tcW w:w="1949" w:type="dxa"/>
            <w:vMerge/>
            <w:noWrap/>
            <w:vAlign w:val="center"/>
          </w:tcPr>
          <w:p w14:paraId="7E145B7B"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E06853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Coccoloba swartzii</w:t>
            </w:r>
          </w:p>
        </w:tc>
        <w:tc>
          <w:tcPr>
            <w:tcW w:w="1780" w:type="dxa"/>
            <w:noWrap/>
            <w:vAlign w:val="center"/>
            <w:hideMark/>
          </w:tcPr>
          <w:p w14:paraId="0B31F28B"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1632645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264006AB" w14:textId="77777777" w:rsidR="00A73339" w:rsidRPr="00596A3A" w:rsidRDefault="00A73339" w:rsidP="00C80695">
            <w:pPr>
              <w:spacing w:before="0" w:after="0"/>
              <w:rPr>
                <w:rFonts w:ascii="Arial" w:hAnsi="Arial" w:cs="Arial"/>
                <w:sz w:val="20"/>
                <w:szCs w:val="20"/>
              </w:rPr>
            </w:pPr>
          </w:p>
        </w:tc>
        <w:tc>
          <w:tcPr>
            <w:tcW w:w="1605" w:type="dxa"/>
            <w:noWrap/>
            <w:hideMark/>
          </w:tcPr>
          <w:p w14:paraId="014C964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93E846C" w14:textId="77777777" w:rsidTr="00A73339">
        <w:trPr>
          <w:trHeight w:val="300"/>
        </w:trPr>
        <w:tc>
          <w:tcPr>
            <w:tcW w:w="1949" w:type="dxa"/>
            <w:vMerge/>
            <w:noWrap/>
            <w:vAlign w:val="center"/>
          </w:tcPr>
          <w:p w14:paraId="68A56CD3"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D4CCF0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Coccoloba uvifera</w:t>
            </w:r>
          </w:p>
        </w:tc>
        <w:tc>
          <w:tcPr>
            <w:tcW w:w="1780" w:type="dxa"/>
            <w:noWrap/>
            <w:vAlign w:val="center"/>
            <w:hideMark/>
          </w:tcPr>
          <w:p w14:paraId="76AEA9A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Uva de mar</w:t>
            </w:r>
          </w:p>
        </w:tc>
        <w:tc>
          <w:tcPr>
            <w:tcW w:w="1544" w:type="dxa"/>
            <w:noWrap/>
            <w:vAlign w:val="center"/>
            <w:hideMark/>
          </w:tcPr>
          <w:p w14:paraId="25AFB71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611019EA" w14:textId="77777777" w:rsidR="00A73339" w:rsidRPr="00596A3A" w:rsidRDefault="00A73339" w:rsidP="00C80695">
            <w:pPr>
              <w:spacing w:before="0" w:after="0"/>
              <w:rPr>
                <w:rFonts w:ascii="Arial" w:hAnsi="Arial" w:cs="Arial"/>
                <w:sz w:val="20"/>
                <w:szCs w:val="20"/>
              </w:rPr>
            </w:pPr>
          </w:p>
        </w:tc>
        <w:tc>
          <w:tcPr>
            <w:tcW w:w="1605" w:type="dxa"/>
            <w:noWrap/>
            <w:hideMark/>
          </w:tcPr>
          <w:p w14:paraId="41BF0C0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BA01505" w14:textId="77777777" w:rsidTr="00A73339">
        <w:trPr>
          <w:trHeight w:val="300"/>
        </w:trPr>
        <w:tc>
          <w:tcPr>
            <w:tcW w:w="1949" w:type="dxa"/>
            <w:vMerge/>
            <w:noWrap/>
            <w:vAlign w:val="center"/>
          </w:tcPr>
          <w:p w14:paraId="4E6B0F6E"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C3BD3E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Gymnopodium floribundum</w:t>
            </w:r>
          </w:p>
        </w:tc>
        <w:tc>
          <w:tcPr>
            <w:tcW w:w="1780" w:type="dxa"/>
            <w:noWrap/>
            <w:vAlign w:val="center"/>
            <w:hideMark/>
          </w:tcPr>
          <w:p w14:paraId="1E3C9F0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Ts'itstilche'</w:t>
            </w:r>
          </w:p>
        </w:tc>
        <w:tc>
          <w:tcPr>
            <w:tcW w:w="1544" w:type="dxa"/>
            <w:noWrap/>
            <w:vAlign w:val="center"/>
            <w:hideMark/>
          </w:tcPr>
          <w:p w14:paraId="16ACC6A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D4DAD9C" w14:textId="77777777" w:rsidR="00A73339" w:rsidRPr="00596A3A" w:rsidRDefault="00A73339" w:rsidP="00C80695">
            <w:pPr>
              <w:spacing w:before="0" w:after="0"/>
              <w:rPr>
                <w:rFonts w:ascii="Arial" w:hAnsi="Arial" w:cs="Arial"/>
                <w:sz w:val="20"/>
                <w:szCs w:val="20"/>
              </w:rPr>
            </w:pPr>
          </w:p>
        </w:tc>
        <w:tc>
          <w:tcPr>
            <w:tcW w:w="1605" w:type="dxa"/>
            <w:noWrap/>
            <w:hideMark/>
          </w:tcPr>
          <w:p w14:paraId="280A3BA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FF36260" w14:textId="77777777" w:rsidTr="00A73339">
        <w:trPr>
          <w:trHeight w:val="300"/>
        </w:trPr>
        <w:tc>
          <w:tcPr>
            <w:tcW w:w="1949" w:type="dxa"/>
            <w:vMerge/>
            <w:noWrap/>
            <w:vAlign w:val="center"/>
          </w:tcPr>
          <w:p w14:paraId="37532AF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CA54BB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Microgramma nitida</w:t>
            </w:r>
          </w:p>
        </w:tc>
        <w:tc>
          <w:tcPr>
            <w:tcW w:w="1780" w:type="dxa"/>
            <w:noWrap/>
            <w:vAlign w:val="center"/>
            <w:hideMark/>
          </w:tcPr>
          <w:p w14:paraId="3C572FA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Tilbte' ak'</w:t>
            </w:r>
          </w:p>
        </w:tc>
        <w:tc>
          <w:tcPr>
            <w:tcW w:w="1544" w:type="dxa"/>
            <w:noWrap/>
            <w:vAlign w:val="center"/>
            <w:hideMark/>
          </w:tcPr>
          <w:p w14:paraId="77CB268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 trepadora</w:t>
            </w:r>
          </w:p>
        </w:tc>
        <w:tc>
          <w:tcPr>
            <w:tcW w:w="2224" w:type="dxa"/>
          </w:tcPr>
          <w:p w14:paraId="4790F5BC" w14:textId="77777777" w:rsidR="00A73339" w:rsidRPr="00596A3A" w:rsidRDefault="00A73339" w:rsidP="00C80695">
            <w:pPr>
              <w:spacing w:before="0" w:after="0"/>
              <w:rPr>
                <w:rFonts w:ascii="Arial" w:hAnsi="Arial" w:cs="Arial"/>
                <w:sz w:val="18"/>
                <w:szCs w:val="20"/>
              </w:rPr>
            </w:pPr>
          </w:p>
        </w:tc>
        <w:tc>
          <w:tcPr>
            <w:tcW w:w="1605" w:type="dxa"/>
            <w:noWrap/>
            <w:hideMark/>
          </w:tcPr>
          <w:p w14:paraId="1F30031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5DA303A" w14:textId="77777777" w:rsidTr="00A73339">
        <w:trPr>
          <w:trHeight w:val="300"/>
        </w:trPr>
        <w:tc>
          <w:tcPr>
            <w:tcW w:w="1949" w:type="dxa"/>
            <w:noWrap/>
            <w:vAlign w:val="center"/>
            <w:hideMark/>
          </w:tcPr>
          <w:p w14:paraId="0711A84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POLYPODIACEAE</w:t>
            </w:r>
          </w:p>
        </w:tc>
        <w:tc>
          <w:tcPr>
            <w:tcW w:w="3894" w:type="dxa"/>
            <w:noWrap/>
            <w:vAlign w:val="center"/>
            <w:hideMark/>
          </w:tcPr>
          <w:p w14:paraId="4B70CC5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Neomilispaughia emarginata</w:t>
            </w:r>
          </w:p>
        </w:tc>
        <w:tc>
          <w:tcPr>
            <w:tcW w:w="1780" w:type="dxa"/>
            <w:noWrap/>
            <w:vAlign w:val="center"/>
            <w:hideMark/>
          </w:tcPr>
          <w:p w14:paraId="415BC95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Sakiitsa'</w:t>
            </w:r>
          </w:p>
        </w:tc>
        <w:tc>
          <w:tcPr>
            <w:tcW w:w="1544" w:type="dxa"/>
            <w:noWrap/>
            <w:vAlign w:val="center"/>
            <w:hideMark/>
          </w:tcPr>
          <w:p w14:paraId="7948277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601EA252" w14:textId="77777777" w:rsidR="00A73339" w:rsidRPr="00596A3A" w:rsidRDefault="00A73339" w:rsidP="00C80695">
            <w:pPr>
              <w:spacing w:before="0" w:after="0"/>
              <w:rPr>
                <w:rFonts w:ascii="Arial" w:hAnsi="Arial" w:cs="Arial"/>
                <w:sz w:val="20"/>
                <w:szCs w:val="20"/>
              </w:rPr>
            </w:pPr>
          </w:p>
        </w:tc>
        <w:tc>
          <w:tcPr>
            <w:tcW w:w="1605" w:type="dxa"/>
            <w:noWrap/>
            <w:hideMark/>
          </w:tcPr>
          <w:p w14:paraId="1246168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E82238F" w14:textId="77777777" w:rsidTr="00A73339">
        <w:trPr>
          <w:trHeight w:val="300"/>
        </w:trPr>
        <w:tc>
          <w:tcPr>
            <w:tcW w:w="1949" w:type="dxa"/>
            <w:vMerge w:val="restart"/>
            <w:noWrap/>
            <w:vAlign w:val="center"/>
            <w:hideMark/>
          </w:tcPr>
          <w:p w14:paraId="3E78E0F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PRIMULACEAE</w:t>
            </w:r>
          </w:p>
        </w:tc>
        <w:tc>
          <w:tcPr>
            <w:tcW w:w="3894" w:type="dxa"/>
            <w:noWrap/>
            <w:vAlign w:val="center"/>
            <w:hideMark/>
          </w:tcPr>
          <w:p w14:paraId="3E5BFB10"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Ardisia escallonioides</w:t>
            </w:r>
          </w:p>
        </w:tc>
        <w:tc>
          <w:tcPr>
            <w:tcW w:w="1780" w:type="dxa"/>
            <w:noWrap/>
            <w:vAlign w:val="center"/>
            <w:hideMark/>
          </w:tcPr>
          <w:p w14:paraId="69BB74A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Plomo che'</w:t>
            </w:r>
          </w:p>
        </w:tc>
        <w:tc>
          <w:tcPr>
            <w:tcW w:w="1544" w:type="dxa"/>
            <w:noWrap/>
            <w:vAlign w:val="center"/>
            <w:hideMark/>
          </w:tcPr>
          <w:p w14:paraId="5776C3F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249D041" w14:textId="77777777" w:rsidR="00A73339" w:rsidRPr="00596A3A" w:rsidRDefault="00A73339" w:rsidP="00C80695">
            <w:pPr>
              <w:spacing w:before="0" w:after="0"/>
              <w:rPr>
                <w:rFonts w:ascii="Arial" w:hAnsi="Arial" w:cs="Arial"/>
                <w:sz w:val="20"/>
                <w:szCs w:val="20"/>
              </w:rPr>
            </w:pPr>
          </w:p>
        </w:tc>
        <w:tc>
          <w:tcPr>
            <w:tcW w:w="1605" w:type="dxa"/>
            <w:noWrap/>
            <w:hideMark/>
          </w:tcPr>
          <w:p w14:paraId="64C6ED1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31B9F4A" w14:textId="77777777" w:rsidTr="00A73339">
        <w:trPr>
          <w:trHeight w:val="300"/>
        </w:trPr>
        <w:tc>
          <w:tcPr>
            <w:tcW w:w="1949" w:type="dxa"/>
            <w:vMerge/>
            <w:noWrap/>
            <w:vAlign w:val="center"/>
          </w:tcPr>
          <w:p w14:paraId="219B0921"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3BA0B3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Bonellia longifolia</w:t>
            </w:r>
          </w:p>
        </w:tc>
        <w:tc>
          <w:tcPr>
            <w:tcW w:w="1780" w:type="dxa"/>
            <w:noWrap/>
            <w:vAlign w:val="center"/>
            <w:hideMark/>
          </w:tcPr>
          <w:p w14:paraId="234CD064"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54E3418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2D55B089" w14:textId="77777777" w:rsidR="00A73339" w:rsidRPr="00596A3A" w:rsidRDefault="00A73339" w:rsidP="00C80695">
            <w:pPr>
              <w:spacing w:before="0" w:after="0"/>
              <w:rPr>
                <w:rFonts w:ascii="Arial" w:hAnsi="Arial" w:cs="Arial"/>
                <w:sz w:val="20"/>
                <w:szCs w:val="20"/>
              </w:rPr>
            </w:pPr>
          </w:p>
        </w:tc>
        <w:tc>
          <w:tcPr>
            <w:tcW w:w="1605" w:type="dxa"/>
            <w:noWrap/>
            <w:hideMark/>
          </w:tcPr>
          <w:p w14:paraId="4B623F1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B9C695B" w14:textId="77777777" w:rsidTr="00A73339">
        <w:trPr>
          <w:trHeight w:val="300"/>
        </w:trPr>
        <w:tc>
          <w:tcPr>
            <w:tcW w:w="1949" w:type="dxa"/>
            <w:vMerge/>
            <w:noWrap/>
            <w:vAlign w:val="center"/>
          </w:tcPr>
          <w:p w14:paraId="25BAA15E"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3CD519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Bonellia macrocarpa</w:t>
            </w:r>
          </w:p>
        </w:tc>
        <w:tc>
          <w:tcPr>
            <w:tcW w:w="1780" w:type="dxa"/>
            <w:noWrap/>
            <w:vAlign w:val="center"/>
            <w:hideMark/>
          </w:tcPr>
          <w:p w14:paraId="76BEE6E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Muy che'</w:t>
            </w:r>
          </w:p>
        </w:tc>
        <w:tc>
          <w:tcPr>
            <w:tcW w:w="1544" w:type="dxa"/>
            <w:noWrap/>
            <w:vAlign w:val="center"/>
            <w:hideMark/>
          </w:tcPr>
          <w:p w14:paraId="14AD848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5FC25A67" w14:textId="77777777" w:rsidR="00A73339" w:rsidRPr="00596A3A" w:rsidRDefault="00A73339" w:rsidP="00C80695">
            <w:pPr>
              <w:spacing w:before="0" w:after="0"/>
              <w:rPr>
                <w:rFonts w:ascii="Arial" w:hAnsi="Arial" w:cs="Arial"/>
                <w:sz w:val="20"/>
                <w:szCs w:val="20"/>
              </w:rPr>
            </w:pPr>
          </w:p>
        </w:tc>
        <w:tc>
          <w:tcPr>
            <w:tcW w:w="1605" w:type="dxa"/>
            <w:noWrap/>
            <w:hideMark/>
          </w:tcPr>
          <w:p w14:paraId="3E130B1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87DE046" w14:textId="77777777" w:rsidTr="00A73339">
        <w:trPr>
          <w:trHeight w:val="300"/>
        </w:trPr>
        <w:tc>
          <w:tcPr>
            <w:tcW w:w="1949" w:type="dxa"/>
            <w:vMerge/>
            <w:noWrap/>
            <w:vAlign w:val="center"/>
          </w:tcPr>
          <w:p w14:paraId="3A82D4A0"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823CEA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Parathesis cubana</w:t>
            </w:r>
          </w:p>
        </w:tc>
        <w:tc>
          <w:tcPr>
            <w:tcW w:w="1780" w:type="dxa"/>
            <w:noWrap/>
            <w:vAlign w:val="center"/>
            <w:hideMark/>
          </w:tcPr>
          <w:p w14:paraId="20BC807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Chaamal che'</w:t>
            </w:r>
          </w:p>
        </w:tc>
        <w:tc>
          <w:tcPr>
            <w:tcW w:w="1544" w:type="dxa"/>
            <w:noWrap/>
            <w:vAlign w:val="center"/>
            <w:hideMark/>
          </w:tcPr>
          <w:p w14:paraId="7A982E5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B379248" w14:textId="77777777" w:rsidR="00A73339" w:rsidRPr="00596A3A" w:rsidRDefault="00A73339" w:rsidP="00C80695">
            <w:pPr>
              <w:spacing w:before="0" w:after="0"/>
              <w:rPr>
                <w:rFonts w:ascii="Arial" w:hAnsi="Arial" w:cs="Arial"/>
                <w:sz w:val="20"/>
                <w:szCs w:val="20"/>
              </w:rPr>
            </w:pPr>
          </w:p>
        </w:tc>
        <w:tc>
          <w:tcPr>
            <w:tcW w:w="1605" w:type="dxa"/>
            <w:noWrap/>
            <w:hideMark/>
          </w:tcPr>
          <w:p w14:paraId="5DF3AE9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0A8882E" w14:textId="77777777" w:rsidTr="00A73339">
        <w:trPr>
          <w:trHeight w:val="300"/>
        </w:trPr>
        <w:tc>
          <w:tcPr>
            <w:tcW w:w="1949" w:type="dxa"/>
            <w:noWrap/>
            <w:vAlign w:val="center"/>
            <w:hideMark/>
          </w:tcPr>
          <w:p w14:paraId="4011BC3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PTERIDACEAE</w:t>
            </w:r>
          </w:p>
        </w:tc>
        <w:tc>
          <w:tcPr>
            <w:tcW w:w="3894" w:type="dxa"/>
            <w:noWrap/>
            <w:vAlign w:val="center"/>
            <w:hideMark/>
          </w:tcPr>
          <w:p w14:paraId="036E5B3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Acrostichum danaeifolium</w:t>
            </w:r>
          </w:p>
        </w:tc>
        <w:tc>
          <w:tcPr>
            <w:tcW w:w="1780" w:type="dxa"/>
            <w:noWrap/>
            <w:vAlign w:val="center"/>
            <w:hideMark/>
          </w:tcPr>
          <w:p w14:paraId="3BADAFD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Helecho de mangla</w:t>
            </w:r>
          </w:p>
        </w:tc>
        <w:tc>
          <w:tcPr>
            <w:tcW w:w="1544" w:type="dxa"/>
            <w:noWrap/>
            <w:vAlign w:val="center"/>
            <w:hideMark/>
          </w:tcPr>
          <w:p w14:paraId="113F655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481F3762" w14:textId="77777777" w:rsidR="00A73339" w:rsidRPr="00596A3A" w:rsidRDefault="00A73339" w:rsidP="00C80695">
            <w:pPr>
              <w:spacing w:before="0" w:after="0"/>
              <w:rPr>
                <w:rFonts w:ascii="Arial" w:hAnsi="Arial" w:cs="Arial"/>
                <w:sz w:val="20"/>
                <w:szCs w:val="20"/>
              </w:rPr>
            </w:pPr>
          </w:p>
        </w:tc>
        <w:tc>
          <w:tcPr>
            <w:tcW w:w="1605" w:type="dxa"/>
            <w:noWrap/>
            <w:hideMark/>
          </w:tcPr>
          <w:p w14:paraId="709C8BB5"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0CA3A09" w14:textId="77777777" w:rsidTr="00A73339">
        <w:trPr>
          <w:trHeight w:val="300"/>
        </w:trPr>
        <w:tc>
          <w:tcPr>
            <w:tcW w:w="1949" w:type="dxa"/>
            <w:noWrap/>
            <w:vAlign w:val="center"/>
            <w:hideMark/>
          </w:tcPr>
          <w:p w14:paraId="1C7D161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PUTRANJIVACEAE</w:t>
            </w:r>
          </w:p>
        </w:tc>
        <w:tc>
          <w:tcPr>
            <w:tcW w:w="3894" w:type="dxa"/>
            <w:noWrap/>
            <w:vAlign w:val="center"/>
            <w:hideMark/>
          </w:tcPr>
          <w:p w14:paraId="05C45D5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Drypetes lateriflora</w:t>
            </w:r>
          </w:p>
        </w:tc>
        <w:tc>
          <w:tcPr>
            <w:tcW w:w="1780" w:type="dxa"/>
            <w:noWrap/>
            <w:vAlign w:val="center"/>
            <w:hideMark/>
          </w:tcPr>
          <w:p w14:paraId="593DEAA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Ekulub</w:t>
            </w:r>
          </w:p>
        </w:tc>
        <w:tc>
          <w:tcPr>
            <w:tcW w:w="1544" w:type="dxa"/>
            <w:noWrap/>
            <w:vAlign w:val="center"/>
            <w:hideMark/>
          </w:tcPr>
          <w:p w14:paraId="375F37B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5AEA6DA1" w14:textId="77777777" w:rsidR="00A73339" w:rsidRPr="00596A3A" w:rsidRDefault="00A73339" w:rsidP="00C80695">
            <w:pPr>
              <w:spacing w:before="0" w:after="0"/>
              <w:rPr>
                <w:rFonts w:ascii="Arial" w:hAnsi="Arial" w:cs="Arial"/>
                <w:sz w:val="20"/>
                <w:szCs w:val="20"/>
              </w:rPr>
            </w:pPr>
          </w:p>
        </w:tc>
        <w:tc>
          <w:tcPr>
            <w:tcW w:w="1605" w:type="dxa"/>
            <w:noWrap/>
            <w:hideMark/>
          </w:tcPr>
          <w:p w14:paraId="6E7CB21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4B2B568" w14:textId="77777777" w:rsidTr="00A73339">
        <w:trPr>
          <w:trHeight w:val="300"/>
        </w:trPr>
        <w:tc>
          <w:tcPr>
            <w:tcW w:w="1949" w:type="dxa"/>
            <w:vMerge w:val="restart"/>
            <w:noWrap/>
            <w:vAlign w:val="center"/>
            <w:hideMark/>
          </w:tcPr>
          <w:p w14:paraId="29213EF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RHAMNACEAE</w:t>
            </w:r>
          </w:p>
        </w:tc>
        <w:tc>
          <w:tcPr>
            <w:tcW w:w="3894" w:type="dxa"/>
            <w:noWrap/>
            <w:vAlign w:val="center"/>
            <w:hideMark/>
          </w:tcPr>
          <w:p w14:paraId="7B795F7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Colubrina arborescens</w:t>
            </w:r>
          </w:p>
        </w:tc>
        <w:tc>
          <w:tcPr>
            <w:tcW w:w="1780" w:type="dxa"/>
            <w:noWrap/>
            <w:vAlign w:val="center"/>
            <w:hideMark/>
          </w:tcPr>
          <w:p w14:paraId="7A4F90D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Xlutum che'</w:t>
            </w:r>
          </w:p>
        </w:tc>
        <w:tc>
          <w:tcPr>
            <w:tcW w:w="1544" w:type="dxa"/>
            <w:noWrap/>
            <w:vAlign w:val="center"/>
            <w:hideMark/>
          </w:tcPr>
          <w:p w14:paraId="5973C49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4949E23F" w14:textId="77777777" w:rsidR="00A73339" w:rsidRPr="00596A3A" w:rsidRDefault="00A73339" w:rsidP="00C80695">
            <w:pPr>
              <w:spacing w:before="0" w:after="0"/>
              <w:rPr>
                <w:rFonts w:ascii="Arial" w:hAnsi="Arial" w:cs="Arial"/>
                <w:sz w:val="20"/>
                <w:szCs w:val="20"/>
              </w:rPr>
            </w:pPr>
          </w:p>
        </w:tc>
        <w:tc>
          <w:tcPr>
            <w:tcW w:w="1605" w:type="dxa"/>
            <w:noWrap/>
            <w:hideMark/>
          </w:tcPr>
          <w:p w14:paraId="32795B5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EADD8AC" w14:textId="77777777" w:rsidTr="00A73339">
        <w:trPr>
          <w:trHeight w:val="300"/>
        </w:trPr>
        <w:tc>
          <w:tcPr>
            <w:tcW w:w="1949" w:type="dxa"/>
            <w:vMerge/>
            <w:noWrap/>
            <w:vAlign w:val="center"/>
          </w:tcPr>
          <w:p w14:paraId="06E64095"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A4859E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Colubrina greggii</w:t>
            </w:r>
          </w:p>
        </w:tc>
        <w:tc>
          <w:tcPr>
            <w:tcW w:w="1780" w:type="dxa"/>
            <w:noWrap/>
            <w:vAlign w:val="center"/>
            <w:hideMark/>
          </w:tcPr>
          <w:p w14:paraId="54AD376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Churumay</w:t>
            </w:r>
          </w:p>
        </w:tc>
        <w:tc>
          <w:tcPr>
            <w:tcW w:w="1544" w:type="dxa"/>
            <w:noWrap/>
            <w:vAlign w:val="center"/>
            <w:hideMark/>
          </w:tcPr>
          <w:p w14:paraId="143421E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2F052B1B" w14:textId="77777777" w:rsidR="00A73339" w:rsidRPr="00596A3A" w:rsidRDefault="00A73339" w:rsidP="00C80695">
            <w:pPr>
              <w:spacing w:before="0" w:after="0"/>
              <w:rPr>
                <w:rFonts w:ascii="Arial" w:hAnsi="Arial" w:cs="Arial"/>
                <w:sz w:val="20"/>
                <w:szCs w:val="20"/>
              </w:rPr>
            </w:pPr>
          </w:p>
        </w:tc>
        <w:tc>
          <w:tcPr>
            <w:tcW w:w="1605" w:type="dxa"/>
            <w:noWrap/>
            <w:hideMark/>
          </w:tcPr>
          <w:p w14:paraId="7453674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B3FB046" w14:textId="77777777" w:rsidTr="00A73339">
        <w:trPr>
          <w:trHeight w:val="300"/>
        </w:trPr>
        <w:tc>
          <w:tcPr>
            <w:tcW w:w="1949" w:type="dxa"/>
            <w:vMerge/>
            <w:noWrap/>
            <w:vAlign w:val="center"/>
          </w:tcPr>
          <w:p w14:paraId="2E5E1C12"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B67B35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Gouania lupuloides</w:t>
            </w:r>
          </w:p>
        </w:tc>
        <w:tc>
          <w:tcPr>
            <w:tcW w:w="1780" w:type="dxa"/>
            <w:noWrap/>
            <w:vAlign w:val="center"/>
            <w:hideMark/>
          </w:tcPr>
          <w:p w14:paraId="04589B9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Om ak'</w:t>
            </w:r>
          </w:p>
        </w:tc>
        <w:tc>
          <w:tcPr>
            <w:tcW w:w="1544" w:type="dxa"/>
            <w:noWrap/>
            <w:vAlign w:val="center"/>
            <w:hideMark/>
          </w:tcPr>
          <w:p w14:paraId="5655376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Bejuco</w:t>
            </w:r>
          </w:p>
        </w:tc>
        <w:tc>
          <w:tcPr>
            <w:tcW w:w="2224" w:type="dxa"/>
            <w:noWrap/>
            <w:hideMark/>
          </w:tcPr>
          <w:p w14:paraId="1E3C7FC8" w14:textId="77777777" w:rsidR="00A73339" w:rsidRPr="00596A3A" w:rsidRDefault="00A73339" w:rsidP="00C80695">
            <w:pPr>
              <w:spacing w:before="0" w:after="0"/>
              <w:rPr>
                <w:rFonts w:ascii="Arial" w:hAnsi="Arial" w:cs="Arial"/>
                <w:sz w:val="20"/>
                <w:szCs w:val="20"/>
              </w:rPr>
            </w:pPr>
          </w:p>
        </w:tc>
        <w:tc>
          <w:tcPr>
            <w:tcW w:w="1605" w:type="dxa"/>
            <w:noWrap/>
            <w:hideMark/>
          </w:tcPr>
          <w:p w14:paraId="11FEE90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31CFBA8" w14:textId="77777777" w:rsidTr="00A73339">
        <w:trPr>
          <w:trHeight w:val="300"/>
        </w:trPr>
        <w:tc>
          <w:tcPr>
            <w:tcW w:w="1949" w:type="dxa"/>
            <w:vMerge/>
            <w:noWrap/>
            <w:vAlign w:val="center"/>
            <w:hideMark/>
          </w:tcPr>
          <w:p w14:paraId="555A66B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8243D80"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Krugiodendron ferreum</w:t>
            </w:r>
          </w:p>
        </w:tc>
        <w:tc>
          <w:tcPr>
            <w:tcW w:w="1780" w:type="dxa"/>
            <w:noWrap/>
            <w:vAlign w:val="center"/>
            <w:hideMark/>
          </w:tcPr>
          <w:p w14:paraId="71580CF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Chimtok</w:t>
            </w:r>
          </w:p>
        </w:tc>
        <w:tc>
          <w:tcPr>
            <w:tcW w:w="1544" w:type="dxa"/>
            <w:noWrap/>
            <w:vAlign w:val="center"/>
            <w:hideMark/>
          </w:tcPr>
          <w:p w14:paraId="59F7870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802E84A" w14:textId="77777777" w:rsidR="00A73339" w:rsidRPr="00596A3A" w:rsidRDefault="00A73339" w:rsidP="00C80695">
            <w:pPr>
              <w:spacing w:before="0" w:after="0"/>
              <w:rPr>
                <w:rFonts w:ascii="Arial" w:hAnsi="Arial" w:cs="Arial"/>
                <w:sz w:val="20"/>
                <w:szCs w:val="20"/>
              </w:rPr>
            </w:pPr>
          </w:p>
        </w:tc>
        <w:tc>
          <w:tcPr>
            <w:tcW w:w="1605" w:type="dxa"/>
            <w:noWrap/>
            <w:hideMark/>
          </w:tcPr>
          <w:p w14:paraId="729617D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B132203" w14:textId="77777777" w:rsidTr="00A73339">
        <w:trPr>
          <w:trHeight w:val="300"/>
        </w:trPr>
        <w:tc>
          <w:tcPr>
            <w:tcW w:w="1949" w:type="dxa"/>
            <w:vMerge/>
            <w:noWrap/>
            <w:vAlign w:val="center"/>
            <w:hideMark/>
          </w:tcPr>
          <w:p w14:paraId="09EF1535"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40D361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Ziziphus jujuba</w:t>
            </w:r>
          </w:p>
        </w:tc>
        <w:tc>
          <w:tcPr>
            <w:tcW w:w="1780" w:type="dxa"/>
            <w:noWrap/>
            <w:vAlign w:val="center"/>
            <w:hideMark/>
          </w:tcPr>
          <w:p w14:paraId="79E03AA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Ciruela babosa</w:t>
            </w:r>
          </w:p>
        </w:tc>
        <w:tc>
          <w:tcPr>
            <w:tcW w:w="1544" w:type="dxa"/>
            <w:noWrap/>
            <w:vAlign w:val="center"/>
            <w:hideMark/>
          </w:tcPr>
          <w:p w14:paraId="2A3604E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565C117" w14:textId="77777777" w:rsidR="00A73339" w:rsidRPr="00596A3A" w:rsidRDefault="00A73339" w:rsidP="00C80695">
            <w:pPr>
              <w:spacing w:before="0" w:after="0"/>
              <w:rPr>
                <w:rFonts w:ascii="Arial" w:hAnsi="Arial" w:cs="Arial"/>
                <w:sz w:val="20"/>
                <w:szCs w:val="20"/>
              </w:rPr>
            </w:pPr>
          </w:p>
        </w:tc>
        <w:tc>
          <w:tcPr>
            <w:tcW w:w="1605" w:type="dxa"/>
            <w:noWrap/>
            <w:hideMark/>
          </w:tcPr>
          <w:p w14:paraId="5BAD86A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DDAE37D" w14:textId="77777777" w:rsidTr="00A73339">
        <w:trPr>
          <w:trHeight w:val="300"/>
        </w:trPr>
        <w:tc>
          <w:tcPr>
            <w:tcW w:w="1949" w:type="dxa"/>
            <w:vMerge w:val="restart"/>
            <w:noWrap/>
            <w:vAlign w:val="center"/>
            <w:hideMark/>
          </w:tcPr>
          <w:p w14:paraId="180C9E2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RUBIACEAE</w:t>
            </w:r>
          </w:p>
        </w:tc>
        <w:tc>
          <w:tcPr>
            <w:tcW w:w="3894" w:type="dxa"/>
            <w:noWrap/>
            <w:vAlign w:val="center"/>
            <w:hideMark/>
          </w:tcPr>
          <w:p w14:paraId="371C794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Alseis yucatanensis</w:t>
            </w:r>
          </w:p>
        </w:tc>
        <w:tc>
          <w:tcPr>
            <w:tcW w:w="1780" w:type="dxa"/>
            <w:noWrap/>
            <w:vAlign w:val="center"/>
            <w:hideMark/>
          </w:tcPr>
          <w:p w14:paraId="5A64EE8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kakaw-che'</w:t>
            </w:r>
          </w:p>
        </w:tc>
        <w:tc>
          <w:tcPr>
            <w:tcW w:w="1544" w:type="dxa"/>
            <w:noWrap/>
            <w:vAlign w:val="center"/>
            <w:hideMark/>
          </w:tcPr>
          <w:p w14:paraId="6D1FC68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70FEAD4" w14:textId="77777777" w:rsidR="00A73339" w:rsidRPr="00596A3A" w:rsidRDefault="00A73339" w:rsidP="00C80695">
            <w:pPr>
              <w:spacing w:before="0" w:after="0"/>
              <w:rPr>
                <w:rFonts w:ascii="Arial" w:hAnsi="Arial" w:cs="Arial"/>
                <w:sz w:val="20"/>
                <w:szCs w:val="20"/>
              </w:rPr>
            </w:pPr>
          </w:p>
        </w:tc>
        <w:tc>
          <w:tcPr>
            <w:tcW w:w="1605" w:type="dxa"/>
            <w:noWrap/>
            <w:hideMark/>
          </w:tcPr>
          <w:p w14:paraId="38B0B34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AEC245E" w14:textId="77777777" w:rsidTr="00A73339">
        <w:trPr>
          <w:trHeight w:val="300"/>
        </w:trPr>
        <w:tc>
          <w:tcPr>
            <w:tcW w:w="1949" w:type="dxa"/>
            <w:vMerge/>
            <w:noWrap/>
            <w:vAlign w:val="center"/>
          </w:tcPr>
          <w:p w14:paraId="015628C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167F3A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Chiococca alba</w:t>
            </w:r>
          </w:p>
        </w:tc>
        <w:tc>
          <w:tcPr>
            <w:tcW w:w="1780" w:type="dxa"/>
            <w:noWrap/>
            <w:vAlign w:val="center"/>
            <w:hideMark/>
          </w:tcPr>
          <w:p w14:paraId="6BFB037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Kaan chak che'</w:t>
            </w:r>
          </w:p>
        </w:tc>
        <w:tc>
          <w:tcPr>
            <w:tcW w:w="1544" w:type="dxa"/>
            <w:noWrap/>
            <w:vAlign w:val="center"/>
            <w:hideMark/>
          </w:tcPr>
          <w:p w14:paraId="17C0E19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5D9A62BF" w14:textId="77777777" w:rsidR="00A73339" w:rsidRPr="00596A3A" w:rsidRDefault="00A73339" w:rsidP="00C80695">
            <w:pPr>
              <w:spacing w:before="0" w:after="0"/>
              <w:rPr>
                <w:rFonts w:ascii="Arial" w:hAnsi="Arial" w:cs="Arial"/>
                <w:sz w:val="20"/>
                <w:szCs w:val="20"/>
              </w:rPr>
            </w:pPr>
          </w:p>
        </w:tc>
        <w:tc>
          <w:tcPr>
            <w:tcW w:w="1605" w:type="dxa"/>
            <w:noWrap/>
            <w:hideMark/>
          </w:tcPr>
          <w:p w14:paraId="06CB28E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204378C" w14:textId="77777777" w:rsidTr="00A73339">
        <w:trPr>
          <w:trHeight w:val="300"/>
        </w:trPr>
        <w:tc>
          <w:tcPr>
            <w:tcW w:w="1949" w:type="dxa"/>
            <w:vMerge/>
            <w:noWrap/>
            <w:vAlign w:val="center"/>
          </w:tcPr>
          <w:p w14:paraId="103C01D1"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91E765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Chiococca sp.</w:t>
            </w:r>
          </w:p>
        </w:tc>
        <w:tc>
          <w:tcPr>
            <w:tcW w:w="1780" w:type="dxa"/>
            <w:noWrap/>
            <w:vAlign w:val="center"/>
            <w:hideMark/>
          </w:tcPr>
          <w:p w14:paraId="50AE78B0"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5058E1A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7CD5F58B" w14:textId="77777777" w:rsidR="00A73339" w:rsidRPr="00596A3A" w:rsidRDefault="00A73339" w:rsidP="00C80695">
            <w:pPr>
              <w:spacing w:before="0" w:after="0"/>
              <w:rPr>
                <w:rFonts w:ascii="Arial" w:hAnsi="Arial" w:cs="Arial"/>
                <w:sz w:val="20"/>
                <w:szCs w:val="20"/>
              </w:rPr>
            </w:pPr>
          </w:p>
        </w:tc>
        <w:tc>
          <w:tcPr>
            <w:tcW w:w="1605" w:type="dxa"/>
            <w:noWrap/>
            <w:hideMark/>
          </w:tcPr>
          <w:p w14:paraId="3739DDF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0EE9CAF" w14:textId="77777777" w:rsidTr="00A73339">
        <w:trPr>
          <w:trHeight w:val="300"/>
        </w:trPr>
        <w:tc>
          <w:tcPr>
            <w:tcW w:w="1949" w:type="dxa"/>
            <w:vMerge/>
            <w:noWrap/>
            <w:vAlign w:val="center"/>
          </w:tcPr>
          <w:p w14:paraId="36D3DD43"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8DC204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Erithalis fruticosa</w:t>
            </w:r>
          </w:p>
        </w:tc>
        <w:tc>
          <w:tcPr>
            <w:tcW w:w="1780" w:type="dxa"/>
            <w:noWrap/>
            <w:vAlign w:val="center"/>
            <w:hideMark/>
          </w:tcPr>
          <w:p w14:paraId="2FCFA5A1"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4C11D6C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636A2A9F" w14:textId="77777777" w:rsidR="00A73339" w:rsidRPr="00596A3A" w:rsidRDefault="00A73339" w:rsidP="00C80695">
            <w:pPr>
              <w:spacing w:before="0" w:after="0"/>
              <w:rPr>
                <w:rFonts w:ascii="Arial" w:hAnsi="Arial" w:cs="Arial"/>
                <w:sz w:val="20"/>
                <w:szCs w:val="20"/>
              </w:rPr>
            </w:pPr>
          </w:p>
        </w:tc>
        <w:tc>
          <w:tcPr>
            <w:tcW w:w="1605" w:type="dxa"/>
            <w:noWrap/>
            <w:hideMark/>
          </w:tcPr>
          <w:p w14:paraId="7AF1FFC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348489B" w14:textId="77777777" w:rsidTr="00A73339">
        <w:trPr>
          <w:trHeight w:val="300"/>
        </w:trPr>
        <w:tc>
          <w:tcPr>
            <w:tcW w:w="1949" w:type="dxa"/>
            <w:vMerge/>
            <w:noWrap/>
            <w:vAlign w:val="center"/>
          </w:tcPr>
          <w:p w14:paraId="4CFDB72C"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C68E568"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Ernodea littoralis</w:t>
            </w:r>
          </w:p>
        </w:tc>
        <w:tc>
          <w:tcPr>
            <w:tcW w:w="1780" w:type="dxa"/>
            <w:noWrap/>
            <w:vAlign w:val="center"/>
            <w:hideMark/>
          </w:tcPr>
          <w:p w14:paraId="1F35992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Sabak che'</w:t>
            </w:r>
          </w:p>
        </w:tc>
        <w:tc>
          <w:tcPr>
            <w:tcW w:w="1544" w:type="dxa"/>
            <w:noWrap/>
            <w:vAlign w:val="center"/>
            <w:hideMark/>
          </w:tcPr>
          <w:p w14:paraId="6640525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4CA4AFA6" w14:textId="77777777" w:rsidR="00A73339" w:rsidRPr="00596A3A" w:rsidRDefault="00A73339" w:rsidP="00C80695">
            <w:pPr>
              <w:spacing w:before="0" w:after="0"/>
              <w:rPr>
                <w:rFonts w:ascii="Arial" w:hAnsi="Arial" w:cs="Arial"/>
                <w:sz w:val="20"/>
                <w:szCs w:val="20"/>
              </w:rPr>
            </w:pPr>
          </w:p>
        </w:tc>
        <w:tc>
          <w:tcPr>
            <w:tcW w:w="1605" w:type="dxa"/>
            <w:noWrap/>
            <w:hideMark/>
          </w:tcPr>
          <w:p w14:paraId="64F3426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51E239A" w14:textId="77777777" w:rsidTr="00A73339">
        <w:trPr>
          <w:trHeight w:val="300"/>
        </w:trPr>
        <w:tc>
          <w:tcPr>
            <w:tcW w:w="1949" w:type="dxa"/>
            <w:vMerge/>
            <w:noWrap/>
            <w:vAlign w:val="center"/>
          </w:tcPr>
          <w:p w14:paraId="6716498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D10D85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Exostema mexicanum</w:t>
            </w:r>
          </w:p>
        </w:tc>
        <w:tc>
          <w:tcPr>
            <w:tcW w:w="1780" w:type="dxa"/>
            <w:noWrap/>
            <w:vAlign w:val="center"/>
            <w:hideMark/>
          </w:tcPr>
          <w:p w14:paraId="6A47DF23"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62482CA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5E54AC6" w14:textId="77777777" w:rsidR="00A73339" w:rsidRPr="00596A3A" w:rsidRDefault="00A73339" w:rsidP="00C80695">
            <w:pPr>
              <w:spacing w:before="0" w:after="0"/>
              <w:rPr>
                <w:rFonts w:ascii="Arial" w:hAnsi="Arial" w:cs="Arial"/>
                <w:sz w:val="20"/>
                <w:szCs w:val="20"/>
              </w:rPr>
            </w:pPr>
          </w:p>
        </w:tc>
        <w:tc>
          <w:tcPr>
            <w:tcW w:w="1605" w:type="dxa"/>
            <w:noWrap/>
            <w:hideMark/>
          </w:tcPr>
          <w:p w14:paraId="4872547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669A77A" w14:textId="77777777" w:rsidTr="00A73339">
        <w:trPr>
          <w:trHeight w:val="300"/>
        </w:trPr>
        <w:tc>
          <w:tcPr>
            <w:tcW w:w="1949" w:type="dxa"/>
            <w:vMerge/>
            <w:noWrap/>
            <w:vAlign w:val="center"/>
          </w:tcPr>
          <w:p w14:paraId="5048BFC2"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1F1562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Guettarda combsii</w:t>
            </w:r>
          </w:p>
        </w:tc>
        <w:tc>
          <w:tcPr>
            <w:tcW w:w="1780" w:type="dxa"/>
            <w:noWrap/>
            <w:vAlign w:val="center"/>
            <w:hideMark/>
          </w:tcPr>
          <w:p w14:paraId="72823C5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Xtees loob</w:t>
            </w:r>
          </w:p>
        </w:tc>
        <w:tc>
          <w:tcPr>
            <w:tcW w:w="1544" w:type="dxa"/>
            <w:noWrap/>
            <w:vAlign w:val="center"/>
            <w:hideMark/>
          </w:tcPr>
          <w:p w14:paraId="0951448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DBE92A3" w14:textId="77777777" w:rsidR="00A73339" w:rsidRPr="00596A3A" w:rsidRDefault="00A73339" w:rsidP="00C80695">
            <w:pPr>
              <w:spacing w:before="0" w:after="0"/>
              <w:rPr>
                <w:rFonts w:ascii="Arial" w:hAnsi="Arial" w:cs="Arial"/>
                <w:sz w:val="20"/>
                <w:szCs w:val="20"/>
              </w:rPr>
            </w:pPr>
          </w:p>
        </w:tc>
        <w:tc>
          <w:tcPr>
            <w:tcW w:w="1605" w:type="dxa"/>
            <w:noWrap/>
            <w:hideMark/>
          </w:tcPr>
          <w:p w14:paraId="630C356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5C52A32" w14:textId="77777777" w:rsidTr="00A73339">
        <w:trPr>
          <w:trHeight w:val="300"/>
        </w:trPr>
        <w:tc>
          <w:tcPr>
            <w:tcW w:w="1949" w:type="dxa"/>
            <w:vMerge/>
            <w:noWrap/>
            <w:vAlign w:val="center"/>
          </w:tcPr>
          <w:p w14:paraId="7E4AE535"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A48260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Guettarda elliptica</w:t>
            </w:r>
          </w:p>
        </w:tc>
        <w:tc>
          <w:tcPr>
            <w:tcW w:w="1780" w:type="dxa"/>
            <w:noWrap/>
            <w:vAlign w:val="center"/>
            <w:hideMark/>
          </w:tcPr>
          <w:p w14:paraId="5CE8AE0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Kib che'</w:t>
            </w:r>
          </w:p>
        </w:tc>
        <w:tc>
          <w:tcPr>
            <w:tcW w:w="1544" w:type="dxa"/>
            <w:noWrap/>
            <w:vAlign w:val="center"/>
            <w:hideMark/>
          </w:tcPr>
          <w:p w14:paraId="6569B65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2385C383" w14:textId="77777777" w:rsidR="00A73339" w:rsidRPr="00596A3A" w:rsidRDefault="00A73339" w:rsidP="00C80695">
            <w:pPr>
              <w:spacing w:before="0" w:after="0"/>
              <w:rPr>
                <w:rFonts w:ascii="Arial" w:hAnsi="Arial" w:cs="Arial"/>
                <w:sz w:val="20"/>
                <w:szCs w:val="20"/>
              </w:rPr>
            </w:pPr>
          </w:p>
        </w:tc>
        <w:tc>
          <w:tcPr>
            <w:tcW w:w="1605" w:type="dxa"/>
            <w:noWrap/>
            <w:hideMark/>
          </w:tcPr>
          <w:p w14:paraId="5DAA352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01070A7" w14:textId="77777777" w:rsidTr="00A73339">
        <w:trPr>
          <w:trHeight w:val="300"/>
        </w:trPr>
        <w:tc>
          <w:tcPr>
            <w:tcW w:w="1949" w:type="dxa"/>
            <w:vMerge/>
            <w:noWrap/>
            <w:vAlign w:val="center"/>
          </w:tcPr>
          <w:p w14:paraId="57F0BFFE"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A024877"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Hamelia patens</w:t>
            </w:r>
          </w:p>
        </w:tc>
        <w:tc>
          <w:tcPr>
            <w:tcW w:w="1780" w:type="dxa"/>
            <w:noWrap/>
            <w:vAlign w:val="center"/>
            <w:hideMark/>
          </w:tcPr>
          <w:p w14:paraId="54A2EB3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Xk'anan</w:t>
            </w:r>
          </w:p>
        </w:tc>
        <w:tc>
          <w:tcPr>
            <w:tcW w:w="1544" w:type="dxa"/>
            <w:noWrap/>
            <w:vAlign w:val="center"/>
            <w:hideMark/>
          </w:tcPr>
          <w:p w14:paraId="0926DC6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32E2F899" w14:textId="77777777" w:rsidR="00A73339" w:rsidRPr="00596A3A" w:rsidRDefault="00A73339" w:rsidP="00C80695">
            <w:pPr>
              <w:spacing w:before="0" w:after="0"/>
              <w:rPr>
                <w:rFonts w:ascii="Arial" w:hAnsi="Arial" w:cs="Arial"/>
                <w:sz w:val="20"/>
                <w:szCs w:val="20"/>
              </w:rPr>
            </w:pPr>
          </w:p>
        </w:tc>
        <w:tc>
          <w:tcPr>
            <w:tcW w:w="1605" w:type="dxa"/>
            <w:noWrap/>
            <w:hideMark/>
          </w:tcPr>
          <w:p w14:paraId="4867C57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EDED14B" w14:textId="77777777" w:rsidTr="00A73339">
        <w:trPr>
          <w:trHeight w:val="300"/>
        </w:trPr>
        <w:tc>
          <w:tcPr>
            <w:tcW w:w="1949" w:type="dxa"/>
            <w:vMerge/>
            <w:noWrap/>
            <w:vAlign w:val="center"/>
          </w:tcPr>
          <w:p w14:paraId="21BE9681"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7A0928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Hintonia octomera</w:t>
            </w:r>
          </w:p>
        </w:tc>
        <w:tc>
          <w:tcPr>
            <w:tcW w:w="1780" w:type="dxa"/>
            <w:noWrap/>
            <w:vAlign w:val="center"/>
            <w:hideMark/>
          </w:tcPr>
          <w:p w14:paraId="5623143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Paay luuch</w:t>
            </w:r>
          </w:p>
        </w:tc>
        <w:tc>
          <w:tcPr>
            <w:tcW w:w="1544" w:type="dxa"/>
            <w:noWrap/>
            <w:vAlign w:val="center"/>
            <w:hideMark/>
          </w:tcPr>
          <w:p w14:paraId="1ACAAE5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6C8FE459" w14:textId="77777777" w:rsidR="00A73339" w:rsidRPr="00596A3A" w:rsidRDefault="00A73339" w:rsidP="00C80695">
            <w:pPr>
              <w:spacing w:before="0" w:after="0"/>
              <w:rPr>
                <w:rFonts w:ascii="Arial" w:hAnsi="Arial" w:cs="Arial"/>
                <w:sz w:val="20"/>
                <w:szCs w:val="20"/>
              </w:rPr>
            </w:pPr>
          </w:p>
        </w:tc>
        <w:tc>
          <w:tcPr>
            <w:tcW w:w="1605" w:type="dxa"/>
            <w:noWrap/>
            <w:hideMark/>
          </w:tcPr>
          <w:p w14:paraId="67381DD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E2F4020" w14:textId="77777777" w:rsidTr="00A73339">
        <w:trPr>
          <w:trHeight w:val="300"/>
        </w:trPr>
        <w:tc>
          <w:tcPr>
            <w:tcW w:w="1949" w:type="dxa"/>
            <w:vMerge/>
            <w:noWrap/>
            <w:vAlign w:val="center"/>
          </w:tcPr>
          <w:p w14:paraId="75102FE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90B260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Machaonia lindeniana</w:t>
            </w:r>
          </w:p>
        </w:tc>
        <w:tc>
          <w:tcPr>
            <w:tcW w:w="1780" w:type="dxa"/>
            <w:noWrap/>
            <w:vAlign w:val="center"/>
            <w:hideMark/>
          </w:tcPr>
          <w:p w14:paraId="0BBDFA4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K'utch'eel</w:t>
            </w:r>
          </w:p>
        </w:tc>
        <w:tc>
          <w:tcPr>
            <w:tcW w:w="1544" w:type="dxa"/>
            <w:noWrap/>
            <w:vAlign w:val="center"/>
            <w:hideMark/>
          </w:tcPr>
          <w:p w14:paraId="1236A68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559F0F69" w14:textId="77777777" w:rsidR="00A73339" w:rsidRPr="00596A3A" w:rsidRDefault="00A73339" w:rsidP="00C80695">
            <w:pPr>
              <w:spacing w:before="0" w:after="0"/>
              <w:rPr>
                <w:rFonts w:ascii="Arial" w:hAnsi="Arial" w:cs="Arial"/>
                <w:sz w:val="20"/>
                <w:szCs w:val="20"/>
              </w:rPr>
            </w:pPr>
          </w:p>
        </w:tc>
        <w:tc>
          <w:tcPr>
            <w:tcW w:w="1605" w:type="dxa"/>
            <w:noWrap/>
            <w:hideMark/>
          </w:tcPr>
          <w:p w14:paraId="521F19D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066036B" w14:textId="77777777" w:rsidTr="00A73339">
        <w:trPr>
          <w:trHeight w:val="300"/>
        </w:trPr>
        <w:tc>
          <w:tcPr>
            <w:tcW w:w="1949" w:type="dxa"/>
            <w:vMerge/>
            <w:noWrap/>
            <w:vAlign w:val="center"/>
          </w:tcPr>
          <w:p w14:paraId="45BBB822"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D93C62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Morinda royoc</w:t>
            </w:r>
          </w:p>
        </w:tc>
        <w:tc>
          <w:tcPr>
            <w:tcW w:w="1780" w:type="dxa"/>
            <w:noWrap/>
            <w:vAlign w:val="center"/>
            <w:hideMark/>
          </w:tcPr>
          <w:p w14:paraId="3925527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Jotoyok</w:t>
            </w:r>
          </w:p>
        </w:tc>
        <w:tc>
          <w:tcPr>
            <w:tcW w:w="1544" w:type="dxa"/>
            <w:noWrap/>
            <w:vAlign w:val="center"/>
            <w:hideMark/>
          </w:tcPr>
          <w:p w14:paraId="67D9244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 trepadora</w:t>
            </w:r>
          </w:p>
        </w:tc>
        <w:tc>
          <w:tcPr>
            <w:tcW w:w="2224" w:type="dxa"/>
          </w:tcPr>
          <w:p w14:paraId="10508B9C" w14:textId="77777777" w:rsidR="00A73339" w:rsidRPr="00596A3A" w:rsidRDefault="00A73339" w:rsidP="00C80695">
            <w:pPr>
              <w:spacing w:before="0" w:after="0"/>
              <w:rPr>
                <w:rFonts w:ascii="Arial" w:hAnsi="Arial" w:cs="Arial"/>
                <w:sz w:val="20"/>
                <w:szCs w:val="20"/>
              </w:rPr>
            </w:pPr>
          </w:p>
        </w:tc>
        <w:tc>
          <w:tcPr>
            <w:tcW w:w="1605" w:type="dxa"/>
            <w:noWrap/>
            <w:hideMark/>
          </w:tcPr>
          <w:p w14:paraId="7D08A9C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16B728E" w14:textId="77777777" w:rsidTr="00A73339">
        <w:trPr>
          <w:trHeight w:val="300"/>
        </w:trPr>
        <w:tc>
          <w:tcPr>
            <w:tcW w:w="1949" w:type="dxa"/>
            <w:vMerge/>
            <w:noWrap/>
            <w:vAlign w:val="center"/>
          </w:tcPr>
          <w:p w14:paraId="749E0EB0"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EA6689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Psychotria nervosa</w:t>
            </w:r>
          </w:p>
        </w:tc>
        <w:tc>
          <w:tcPr>
            <w:tcW w:w="1780" w:type="dxa"/>
            <w:noWrap/>
            <w:vAlign w:val="center"/>
            <w:hideMark/>
          </w:tcPr>
          <w:p w14:paraId="0106CC2A"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7CD3050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4673D579" w14:textId="77777777" w:rsidR="00A73339" w:rsidRPr="00596A3A" w:rsidRDefault="00A73339" w:rsidP="00C80695">
            <w:pPr>
              <w:spacing w:before="0" w:after="0"/>
              <w:rPr>
                <w:rFonts w:ascii="Arial" w:hAnsi="Arial" w:cs="Arial"/>
                <w:sz w:val="20"/>
                <w:szCs w:val="20"/>
              </w:rPr>
            </w:pPr>
          </w:p>
        </w:tc>
        <w:tc>
          <w:tcPr>
            <w:tcW w:w="1605" w:type="dxa"/>
            <w:noWrap/>
            <w:hideMark/>
          </w:tcPr>
          <w:p w14:paraId="64D16DB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4F11F07" w14:textId="77777777" w:rsidTr="00A73339">
        <w:trPr>
          <w:trHeight w:val="300"/>
        </w:trPr>
        <w:tc>
          <w:tcPr>
            <w:tcW w:w="1949" w:type="dxa"/>
            <w:vMerge/>
            <w:noWrap/>
            <w:vAlign w:val="center"/>
          </w:tcPr>
          <w:p w14:paraId="22168056"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4463969"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Psychotria pubescens</w:t>
            </w:r>
          </w:p>
        </w:tc>
        <w:tc>
          <w:tcPr>
            <w:tcW w:w="1780" w:type="dxa"/>
            <w:noWrap/>
            <w:vAlign w:val="center"/>
            <w:hideMark/>
          </w:tcPr>
          <w:p w14:paraId="251546A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Lun che'</w:t>
            </w:r>
          </w:p>
        </w:tc>
        <w:tc>
          <w:tcPr>
            <w:tcW w:w="1544" w:type="dxa"/>
            <w:noWrap/>
            <w:vAlign w:val="center"/>
            <w:hideMark/>
          </w:tcPr>
          <w:p w14:paraId="3C43BEB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0DF87B14" w14:textId="77777777" w:rsidR="00A73339" w:rsidRPr="00596A3A" w:rsidRDefault="00A73339" w:rsidP="00C80695">
            <w:pPr>
              <w:spacing w:before="0" w:after="0"/>
              <w:rPr>
                <w:rFonts w:ascii="Arial" w:hAnsi="Arial" w:cs="Arial"/>
                <w:sz w:val="20"/>
                <w:szCs w:val="20"/>
              </w:rPr>
            </w:pPr>
          </w:p>
        </w:tc>
        <w:tc>
          <w:tcPr>
            <w:tcW w:w="1605" w:type="dxa"/>
            <w:noWrap/>
            <w:hideMark/>
          </w:tcPr>
          <w:p w14:paraId="109666C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C74B160" w14:textId="77777777" w:rsidTr="00A73339">
        <w:trPr>
          <w:trHeight w:val="300"/>
        </w:trPr>
        <w:tc>
          <w:tcPr>
            <w:tcW w:w="1949" w:type="dxa"/>
            <w:vMerge/>
            <w:noWrap/>
            <w:vAlign w:val="center"/>
          </w:tcPr>
          <w:p w14:paraId="614047B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A0C91E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Psychotria biaristata</w:t>
            </w:r>
          </w:p>
        </w:tc>
        <w:tc>
          <w:tcPr>
            <w:tcW w:w="1780" w:type="dxa"/>
            <w:noWrap/>
            <w:vAlign w:val="center"/>
            <w:hideMark/>
          </w:tcPr>
          <w:p w14:paraId="4F45EA89"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48437CA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60113E26" w14:textId="77777777" w:rsidR="00A73339" w:rsidRPr="00596A3A" w:rsidRDefault="00A73339" w:rsidP="00C80695">
            <w:pPr>
              <w:spacing w:before="0" w:after="0"/>
              <w:rPr>
                <w:rFonts w:ascii="Arial" w:hAnsi="Arial" w:cs="Arial"/>
                <w:sz w:val="20"/>
                <w:szCs w:val="20"/>
              </w:rPr>
            </w:pPr>
          </w:p>
        </w:tc>
        <w:tc>
          <w:tcPr>
            <w:tcW w:w="1605" w:type="dxa"/>
            <w:noWrap/>
            <w:hideMark/>
          </w:tcPr>
          <w:p w14:paraId="108A15D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57259DF" w14:textId="77777777" w:rsidTr="00A73339">
        <w:trPr>
          <w:trHeight w:val="300"/>
        </w:trPr>
        <w:tc>
          <w:tcPr>
            <w:tcW w:w="1949" w:type="dxa"/>
            <w:vMerge/>
            <w:noWrap/>
            <w:vAlign w:val="center"/>
          </w:tcPr>
          <w:p w14:paraId="43C5624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659072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Randia aculeata</w:t>
            </w:r>
          </w:p>
        </w:tc>
        <w:tc>
          <w:tcPr>
            <w:tcW w:w="1780" w:type="dxa"/>
            <w:noWrap/>
            <w:vAlign w:val="center"/>
            <w:hideMark/>
          </w:tcPr>
          <w:p w14:paraId="2075361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Peech kitam</w:t>
            </w:r>
          </w:p>
        </w:tc>
        <w:tc>
          <w:tcPr>
            <w:tcW w:w="1544" w:type="dxa"/>
            <w:noWrap/>
            <w:vAlign w:val="center"/>
            <w:hideMark/>
          </w:tcPr>
          <w:p w14:paraId="4BA8198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0AE7DA03" w14:textId="77777777" w:rsidR="00A73339" w:rsidRPr="00596A3A" w:rsidRDefault="00A73339" w:rsidP="00C80695">
            <w:pPr>
              <w:spacing w:before="0" w:after="0"/>
              <w:rPr>
                <w:rFonts w:ascii="Arial" w:hAnsi="Arial" w:cs="Arial"/>
                <w:sz w:val="20"/>
                <w:szCs w:val="20"/>
              </w:rPr>
            </w:pPr>
          </w:p>
        </w:tc>
        <w:tc>
          <w:tcPr>
            <w:tcW w:w="1605" w:type="dxa"/>
            <w:noWrap/>
            <w:hideMark/>
          </w:tcPr>
          <w:p w14:paraId="7BA35EA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C624566" w14:textId="77777777" w:rsidTr="00A73339">
        <w:trPr>
          <w:trHeight w:val="300"/>
        </w:trPr>
        <w:tc>
          <w:tcPr>
            <w:tcW w:w="1949" w:type="dxa"/>
            <w:vMerge/>
            <w:noWrap/>
            <w:vAlign w:val="center"/>
          </w:tcPr>
          <w:p w14:paraId="4EEEA4F1"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43A7EB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Randia longiloba</w:t>
            </w:r>
          </w:p>
        </w:tc>
        <w:tc>
          <w:tcPr>
            <w:tcW w:w="1780" w:type="dxa"/>
            <w:noWrap/>
            <w:vAlign w:val="center"/>
            <w:hideMark/>
          </w:tcPr>
          <w:p w14:paraId="431C82D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Aak'aax</w:t>
            </w:r>
          </w:p>
        </w:tc>
        <w:tc>
          <w:tcPr>
            <w:tcW w:w="1544" w:type="dxa"/>
            <w:noWrap/>
            <w:vAlign w:val="center"/>
            <w:hideMark/>
          </w:tcPr>
          <w:p w14:paraId="37D4EAD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7E432248" w14:textId="77777777" w:rsidR="00A73339" w:rsidRPr="00596A3A" w:rsidRDefault="00A73339" w:rsidP="00C80695">
            <w:pPr>
              <w:spacing w:before="0" w:after="0"/>
              <w:rPr>
                <w:rFonts w:ascii="Arial" w:hAnsi="Arial" w:cs="Arial"/>
                <w:sz w:val="20"/>
                <w:szCs w:val="20"/>
              </w:rPr>
            </w:pPr>
          </w:p>
        </w:tc>
        <w:tc>
          <w:tcPr>
            <w:tcW w:w="1605" w:type="dxa"/>
            <w:noWrap/>
            <w:hideMark/>
          </w:tcPr>
          <w:p w14:paraId="708729F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FFE5547" w14:textId="77777777" w:rsidTr="00A73339">
        <w:trPr>
          <w:trHeight w:val="300"/>
        </w:trPr>
        <w:tc>
          <w:tcPr>
            <w:tcW w:w="1949" w:type="dxa"/>
            <w:vMerge/>
            <w:noWrap/>
            <w:vAlign w:val="center"/>
          </w:tcPr>
          <w:p w14:paraId="310D0AFC"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5C6B3079"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Spermacoce verticillata</w:t>
            </w:r>
          </w:p>
        </w:tc>
        <w:tc>
          <w:tcPr>
            <w:tcW w:w="1780" w:type="dxa"/>
            <w:noWrap/>
            <w:vAlign w:val="center"/>
            <w:hideMark/>
          </w:tcPr>
          <w:p w14:paraId="172F846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Sak muy</w:t>
            </w:r>
          </w:p>
        </w:tc>
        <w:tc>
          <w:tcPr>
            <w:tcW w:w="1544" w:type="dxa"/>
            <w:noWrap/>
            <w:vAlign w:val="center"/>
            <w:hideMark/>
          </w:tcPr>
          <w:p w14:paraId="14F6185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4011782F" w14:textId="77777777" w:rsidR="00A73339" w:rsidRPr="00596A3A" w:rsidRDefault="00A73339" w:rsidP="00C80695">
            <w:pPr>
              <w:spacing w:before="0" w:after="0"/>
              <w:rPr>
                <w:rFonts w:ascii="Arial" w:hAnsi="Arial" w:cs="Arial"/>
                <w:sz w:val="20"/>
                <w:szCs w:val="20"/>
              </w:rPr>
            </w:pPr>
          </w:p>
        </w:tc>
        <w:tc>
          <w:tcPr>
            <w:tcW w:w="1605" w:type="dxa"/>
            <w:noWrap/>
            <w:hideMark/>
          </w:tcPr>
          <w:p w14:paraId="793C791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A6A9BED" w14:textId="77777777" w:rsidTr="00A73339">
        <w:trPr>
          <w:trHeight w:val="300"/>
        </w:trPr>
        <w:tc>
          <w:tcPr>
            <w:tcW w:w="1949" w:type="dxa"/>
            <w:vMerge w:val="restart"/>
            <w:noWrap/>
            <w:vAlign w:val="center"/>
            <w:hideMark/>
          </w:tcPr>
          <w:p w14:paraId="7B1A4A4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RUTACEAE</w:t>
            </w:r>
          </w:p>
        </w:tc>
        <w:tc>
          <w:tcPr>
            <w:tcW w:w="3894" w:type="dxa"/>
            <w:noWrap/>
            <w:vAlign w:val="center"/>
            <w:hideMark/>
          </w:tcPr>
          <w:p w14:paraId="3A9F61B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Amyris sp.</w:t>
            </w:r>
          </w:p>
        </w:tc>
        <w:tc>
          <w:tcPr>
            <w:tcW w:w="1780" w:type="dxa"/>
            <w:noWrap/>
            <w:vAlign w:val="center"/>
            <w:hideMark/>
          </w:tcPr>
          <w:p w14:paraId="0F73F1D0"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6E106D9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749EA98" w14:textId="77777777" w:rsidR="00A73339" w:rsidRPr="00596A3A" w:rsidRDefault="00A73339" w:rsidP="00C80695">
            <w:pPr>
              <w:spacing w:before="0" w:after="0"/>
              <w:rPr>
                <w:rFonts w:ascii="Arial" w:hAnsi="Arial" w:cs="Arial"/>
                <w:sz w:val="20"/>
                <w:szCs w:val="20"/>
              </w:rPr>
            </w:pPr>
          </w:p>
        </w:tc>
        <w:tc>
          <w:tcPr>
            <w:tcW w:w="1605" w:type="dxa"/>
            <w:noWrap/>
            <w:hideMark/>
          </w:tcPr>
          <w:p w14:paraId="39B9728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37062DE" w14:textId="77777777" w:rsidTr="00A73339">
        <w:trPr>
          <w:trHeight w:val="300"/>
        </w:trPr>
        <w:tc>
          <w:tcPr>
            <w:tcW w:w="1949" w:type="dxa"/>
            <w:vMerge/>
            <w:noWrap/>
            <w:vAlign w:val="center"/>
          </w:tcPr>
          <w:p w14:paraId="06EC9D81"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E631F80"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Casimiroa tetrameria</w:t>
            </w:r>
          </w:p>
        </w:tc>
        <w:tc>
          <w:tcPr>
            <w:tcW w:w="1780" w:type="dxa"/>
            <w:noWrap/>
            <w:vAlign w:val="center"/>
            <w:hideMark/>
          </w:tcPr>
          <w:p w14:paraId="7BBC4FD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Yuuy</w:t>
            </w:r>
          </w:p>
        </w:tc>
        <w:tc>
          <w:tcPr>
            <w:tcW w:w="1544" w:type="dxa"/>
            <w:noWrap/>
            <w:vAlign w:val="center"/>
            <w:hideMark/>
          </w:tcPr>
          <w:p w14:paraId="024F928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41B4C09F" w14:textId="77777777" w:rsidR="00A73339" w:rsidRPr="00596A3A" w:rsidRDefault="00A73339" w:rsidP="00C80695">
            <w:pPr>
              <w:spacing w:before="0" w:after="0"/>
              <w:rPr>
                <w:rFonts w:ascii="Arial" w:hAnsi="Arial" w:cs="Arial"/>
                <w:sz w:val="20"/>
                <w:szCs w:val="20"/>
              </w:rPr>
            </w:pPr>
          </w:p>
        </w:tc>
        <w:tc>
          <w:tcPr>
            <w:tcW w:w="1605" w:type="dxa"/>
            <w:noWrap/>
            <w:hideMark/>
          </w:tcPr>
          <w:p w14:paraId="4E4E787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ACC415B" w14:textId="77777777" w:rsidTr="00A73339">
        <w:trPr>
          <w:trHeight w:val="300"/>
        </w:trPr>
        <w:tc>
          <w:tcPr>
            <w:tcW w:w="1949" w:type="dxa"/>
            <w:vMerge/>
            <w:noWrap/>
            <w:vAlign w:val="center"/>
          </w:tcPr>
          <w:p w14:paraId="798DBF3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DEE197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Esenbeckia berlandieri</w:t>
            </w:r>
          </w:p>
        </w:tc>
        <w:tc>
          <w:tcPr>
            <w:tcW w:w="1780" w:type="dxa"/>
            <w:noWrap/>
            <w:vAlign w:val="center"/>
            <w:hideMark/>
          </w:tcPr>
          <w:p w14:paraId="4252EA2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Naranja che'</w:t>
            </w:r>
          </w:p>
        </w:tc>
        <w:tc>
          <w:tcPr>
            <w:tcW w:w="1544" w:type="dxa"/>
            <w:noWrap/>
            <w:vAlign w:val="center"/>
            <w:hideMark/>
          </w:tcPr>
          <w:p w14:paraId="01EEB04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CEDEEF5" w14:textId="77777777" w:rsidR="00A73339" w:rsidRPr="00596A3A" w:rsidRDefault="00A73339" w:rsidP="00C80695">
            <w:pPr>
              <w:spacing w:before="0" w:after="0"/>
              <w:rPr>
                <w:rFonts w:ascii="Arial" w:hAnsi="Arial" w:cs="Arial"/>
                <w:sz w:val="20"/>
                <w:szCs w:val="20"/>
              </w:rPr>
            </w:pPr>
          </w:p>
        </w:tc>
        <w:tc>
          <w:tcPr>
            <w:tcW w:w="1605" w:type="dxa"/>
            <w:noWrap/>
            <w:hideMark/>
          </w:tcPr>
          <w:p w14:paraId="0EF5125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8BA4BA2" w14:textId="77777777" w:rsidTr="00A73339">
        <w:trPr>
          <w:trHeight w:val="300"/>
        </w:trPr>
        <w:tc>
          <w:tcPr>
            <w:tcW w:w="1949" w:type="dxa"/>
            <w:vMerge/>
            <w:noWrap/>
            <w:vAlign w:val="center"/>
          </w:tcPr>
          <w:p w14:paraId="38F42609"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964095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Pilocarpus racemosus</w:t>
            </w:r>
          </w:p>
        </w:tc>
        <w:tc>
          <w:tcPr>
            <w:tcW w:w="1780" w:type="dxa"/>
            <w:noWrap/>
            <w:vAlign w:val="center"/>
            <w:hideMark/>
          </w:tcPr>
          <w:p w14:paraId="5DC7929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Tankax che'</w:t>
            </w:r>
          </w:p>
        </w:tc>
        <w:tc>
          <w:tcPr>
            <w:tcW w:w="1544" w:type="dxa"/>
            <w:noWrap/>
            <w:vAlign w:val="center"/>
            <w:hideMark/>
          </w:tcPr>
          <w:p w14:paraId="4C5097D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4ADD9773" w14:textId="77777777" w:rsidR="00A73339" w:rsidRPr="00596A3A" w:rsidRDefault="00A73339" w:rsidP="00C80695">
            <w:pPr>
              <w:spacing w:before="0" w:after="0"/>
              <w:rPr>
                <w:rFonts w:ascii="Arial" w:hAnsi="Arial" w:cs="Arial"/>
                <w:sz w:val="20"/>
                <w:szCs w:val="20"/>
              </w:rPr>
            </w:pPr>
          </w:p>
        </w:tc>
        <w:tc>
          <w:tcPr>
            <w:tcW w:w="1605" w:type="dxa"/>
            <w:noWrap/>
            <w:hideMark/>
          </w:tcPr>
          <w:p w14:paraId="3208052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B170932" w14:textId="77777777" w:rsidTr="00A73339">
        <w:trPr>
          <w:trHeight w:val="300"/>
        </w:trPr>
        <w:tc>
          <w:tcPr>
            <w:tcW w:w="1949" w:type="dxa"/>
            <w:vMerge w:val="restart"/>
            <w:noWrap/>
            <w:vAlign w:val="center"/>
            <w:hideMark/>
          </w:tcPr>
          <w:p w14:paraId="1DF474F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SALICACEAE</w:t>
            </w:r>
          </w:p>
        </w:tc>
        <w:tc>
          <w:tcPr>
            <w:tcW w:w="3894" w:type="dxa"/>
            <w:noWrap/>
            <w:vAlign w:val="center"/>
            <w:hideMark/>
          </w:tcPr>
          <w:p w14:paraId="46383652"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Casearia corymbosa</w:t>
            </w:r>
          </w:p>
        </w:tc>
        <w:tc>
          <w:tcPr>
            <w:tcW w:w="1780" w:type="dxa"/>
            <w:noWrap/>
            <w:vAlign w:val="center"/>
            <w:hideMark/>
          </w:tcPr>
          <w:p w14:paraId="7588B4A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Ixilim che'</w:t>
            </w:r>
          </w:p>
        </w:tc>
        <w:tc>
          <w:tcPr>
            <w:tcW w:w="1544" w:type="dxa"/>
            <w:noWrap/>
            <w:vAlign w:val="center"/>
            <w:hideMark/>
          </w:tcPr>
          <w:p w14:paraId="1887C58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2BB1E247" w14:textId="77777777" w:rsidR="00A73339" w:rsidRPr="00596A3A" w:rsidRDefault="00A73339" w:rsidP="00C80695">
            <w:pPr>
              <w:spacing w:before="0" w:after="0"/>
              <w:rPr>
                <w:rFonts w:ascii="Arial" w:hAnsi="Arial" w:cs="Arial"/>
                <w:sz w:val="20"/>
                <w:szCs w:val="20"/>
              </w:rPr>
            </w:pPr>
          </w:p>
        </w:tc>
        <w:tc>
          <w:tcPr>
            <w:tcW w:w="1605" w:type="dxa"/>
            <w:noWrap/>
            <w:hideMark/>
          </w:tcPr>
          <w:p w14:paraId="6242788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F0747A3" w14:textId="77777777" w:rsidTr="00A73339">
        <w:trPr>
          <w:trHeight w:val="300"/>
        </w:trPr>
        <w:tc>
          <w:tcPr>
            <w:tcW w:w="1949" w:type="dxa"/>
            <w:vMerge/>
            <w:noWrap/>
            <w:vAlign w:val="center"/>
            <w:hideMark/>
          </w:tcPr>
          <w:p w14:paraId="2DC88C72"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1C0BD9F"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Laetia thamnia</w:t>
            </w:r>
          </w:p>
        </w:tc>
        <w:tc>
          <w:tcPr>
            <w:tcW w:w="1780" w:type="dxa"/>
            <w:noWrap/>
            <w:vAlign w:val="center"/>
            <w:hideMark/>
          </w:tcPr>
          <w:p w14:paraId="5A3725D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Morgao negro</w:t>
            </w:r>
          </w:p>
        </w:tc>
        <w:tc>
          <w:tcPr>
            <w:tcW w:w="1544" w:type="dxa"/>
            <w:noWrap/>
            <w:vAlign w:val="center"/>
            <w:hideMark/>
          </w:tcPr>
          <w:p w14:paraId="10B2D7D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80E0DF8" w14:textId="77777777" w:rsidR="00A73339" w:rsidRPr="00596A3A" w:rsidRDefault="00A73339" w:rsidP="00C80695">
            <w:pPr>
              <w:spacing w:before="0" w:after="0"/>
              <w:rPr>
                <w:rFonts w:ascii="Arial" w:hAnsi="Arial" w:cs="Arial"/>
                <w:sz w:val="20"/>
                <w:szCs w:val="20"/>
              </w:rPr>
            </w:pPr>
          </w:p>
        </w:tc>
        <w:tc>
          <w:tcPr>
            <w:tcW w:w="1605" w:type="dxa"/>
            <w:noWrap/>
            <w:hideMark/>
          </w:tcPr>
          <w:p w14:paraId="0E3AC0E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BB7D205" w14:textId="77777777" w:rsidTr="00A73339">
        <w:trPr>
          <w:trHeight w:val="300"/>
        </w:trPr>
        <w:tc>
          <w:tcPr>
            <w:tcW w:w="1949" w:type="dxa"/>
            <w:vMerge/>
            <w:noWrap/>
            <w:vAlign w:val="center"/>
          </w:tcPr>
          <w:p w14:paraId="555443BB"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CB73F0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Samyda yucatanensis</w:t>
            </w:r>
          </w:p>
        </w:tc>
        <w:tc>
          <w:tcPr>
            <w:tcW w:w="1780" w:type="dxa"/>
            <w:noWrap/>
            <w:vAlign w:val="center"/>
            <w:hideMark/>
          </w:tcPr>
          <w:p w14:paraId="3CF94D6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Limon che'</w:t>
            </w:r>
          </w:p>
        </w:tc>
        <w:tc>
          <w:tcPr>
            <w:tcW w:w="1544" w:type="dxa"/>
            <w:noWrap/>
            <w:vAlign w:val="center"/>
            <w:hideMark/>
          </w:tcPr>
          <w:p w14:paraId="431A3C4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608873C5" w14:textId="77777777" w:rsidR="00A73339" w:rsidRPr="00596A3A" w:rsidRDefault="00A73339" w:rsidP="00C80695">
            <w:pPr>
              <w:spacing w:before="0" w:after="0"/>
              <w:rPr>
                <w:rFonts w:ascii="Arial" w:hAnsi="Arial" w:cs="Arial"/>
                <w:sz w:val="20"/>
                <w:szCs w:val="20"/>
              </w:rPr>
            </w:pPr>
          </w:p>
        </w:tc>
        <w:tc>
          <w:tcPr>
            <w:tcW w:w="1605" w:type="dxa"/>
            <w:noWrap/>
            <w:hideMark/>
          </w:tcPr>
          <w:p w14:paraId="6DCE3AE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2AEA06F" w14:textId="77777777" w:rsidTr="00A73339">
        <w:trPr>
          <w:trHeight w:val="300"/>
        </w:trPr>
        <w:tc>
          <w:tcPr>
            <w:tcW w:w="1949" w:type="dxa"/>
            <w:vMerge/>
            <w:noWrap/>
            <w:vAlign w:val="center"/>
          </w:tcPr>
          <w:p w14:paraId="7600D292"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89B133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Xylosma flexuosa</w:t>
            </w:r>
          </w:p>
        </w:tc>
        <w:tc>
          <w:tcPr>
            <w:tcW w:w="1780" w:type="dxa"/>
            <w:noWrap/>
            <w:vAlign w:val="center"/>
            <w:hideMark/>
          </w:tcPr>
          <w:p w14:paraId="103C04B6"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698D7FA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7466F2B8" w14:textId="77777777" w:rsidR="00A73339" w:rsidRPr="00596A3A" w:rsidRDefault="00A73339" w:rsidP="00C80695">
            <w:pPr>
              <w:spacing w:before="0" w:after="0"/>
              <w:rPr>
                <w:rFonts w:ascii="Arial" w:hAnsi="Arial" w:cs="Arial"/>
                <w:sz w:val="20"/>
                <w:szCs w:val="20"/>
              </w:rPr>
            </w:pPr>
          </w:p>
        </w:tc>
        <w:tc>
          <w:tcPr>
            <w:tcW w:w="1605" w:type="dxa"/>
            <w:noWrap/>
            <w:hideMark/>
          </w:tcPr>
          <w:p w14:paraId="2C7A80D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84350AA" w14:textId="77777777" w:rsidTr="00A73339">
        <w:trPr>
          <w:trHeight w:val="300"/>
        </w:trPr>
        <w:tc>
          <w:tcPr>
            <w:tcW w:w="1949" w:type="dxa"/>
            <w:vMerge/>
            <w:noWrap/>
            <w:vAlign w:val="center"/>
          </w:tcPr>
          <w:p w14:paraId="304DAFB9"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F5B072D"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Zuelania guidonia</w:t>
            </w:r>
          </w:p>
        </w:tc>
        <w:tc>
          <w:tcPr>
            <w:tcW w:w="1780" w:type="dxa"/>
            <w:noWrap/>
            <w:vAlign w:val="center"/>
            <w:hideMark/>
          </w:tcPr>
          <w:p w14:paraId="522F215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Tamay</w:t>
            </w:r>
          </w:p>
        </w:tc>
        <w:tc>
          <w:tcPr>
            <w:tcW w:w="1544" w:type="dxa"/>
            <w:noWrap/>
            <w:vAlign w:val="center"/>
            <w:hideMark/>
          </w:tcPr>
          <w:p w14:paraId="751DDD5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5C1464C" w14:textId="77777777" w:rsidR="00A73339" w:rsidRPr="00596A3A" w:rsidRDefault="00A73339" w:rsidP="00C80695">
            <w:pPr>
              <w:spacing w:before="0" w:after="0"/>
              <w:rPr>
                <w:rFonts w:ascii="Arial" w:hAnsi="Arial" w:cs="Arial"/>
                <w:sz w:val="20"/>
                <w:szCs w:val="20"/>
              </w:rPr>
            </w:pPr>
          </w:p>
        </w:tc>
        <w:tc>
          <w:tcPr>
            <w:tcW w:w="1605" w:type="dxa"/>
            <w:noWrap/>
            <w:hideMark/>
          </w:tcPr>
          <w:p w14:paraId="32B2967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1E244CB" w14:textId="77777777" w:rsidTr="00A73339">
        <w:trPr>
          <w:trHeight w:val="300"/>
        </w:trPr>
        <w:tc>
          <w:tcPr>
            <w:tcW w:w="1949" w:type="dxa"/>
            <w:noWrap/>
            <w:vAlign w:val="center"/>
            <w:hideMark/>
          </w:tcPr>
          <w:p w14:paraId="197A3FC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SANTALACEAE</w:t>
            </w:r>
          </w:p>
        </w:tc>
        <w:tc>
          <w:tcPr>
            <w:tcW w:w="3894" w:type="dxa"/>
            <w:noWrap/>
            <w:vAlign w:val="center"/>
            <w:hideMark/>
          </w:tcPr>
          <w:p w14:paraId="01EDB41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Allophyllus cominia</w:t>
            </w:r>
          </w:p>
        </w:tc>
        <w:tc>
          <w:tcPr>
            <w:tcW w:w="1780" w:type="dxa"/>
            <w:noWrap/>
            <w:vAlign w:val="center"/>
            <w:hideMark/>
          </w:tcPr>
          <w:p w14:paraId="1721FD4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Ix baach</w:t>
            </w:r>
          </w:p>
        </w:tc>
        <w:tc>
          <w:tcPr>
            <w:tcW w:w="1544" w:type="dxa"/>
            <w:noWrap/>
            <w:vAlign w:val="center"/>
            <w:hideMark/>
          </w:tcPr>
          <w:p w14:paraId="0DFDF4A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62A0223B" w14:textId="77777777" w:rsidR="00A73339" w:rsidRPr="00596A3A" w:rsidRDefault="00A73339" w:rsidP="00C80695">
            <w:pPr>
              <w:spacing w:before="0" w:after="0"/>
              <w:rPr>
                <w:rFonts w:ascii="Arial" w:hAnsi="Arial" w:cs="Arial"/>
                <w:sz w:val="20"/>
                <w:szCs w:val="20"/>
              </w:rPr>
            </w:pPr>
          </w:p>
        </w:tc>
        <w:tc>
          <w:tcPr>
            <w:tcW w:w="1605" w:type="dxa"/>
            <w:noWrap/>
            <w:hideMark/>
          </w:tcPr>
          <w:p w14:paraId="344E10A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C198CE4" w14:textId="77777777" w:rsidTr="00A73339">
        <w:trPr>
          <w:trHeight w:val="300"/>
        </w:trPr>
        <w:tc>
          <w:tcPr>
            <w:tcW w:w="1949" w:type="dxa"/>
            <w:vMerge w:val="restart"/>
            <w:noWrap/>
            <w:vAlign w:val="center"/>
            <w:hideMark/>
          </w:tcPr>
          <w:p w14:paraId="5075DCF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SAPINDACEAE</w:t>
            </w:r>
          </w:p>
        </w:tc>
        <w:tc>
          <w:tcPr>
            <w:tcW w:w="3894" w:type="dxa"/>
            <w:noWrap/>
            <w:vAlign w:val="center"/>
            <w:hideMark/>
          </w:tcPr>
          <w:p w14:paraId="54AAB29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Chrysophyllum cainito</w:t>
            </w:r>
          </w:p>
        </w:tc>
        <w:tc>
          <w:tcPr>
            <w:tcW w:w="1780" w:type="dxa"/>
            <w:noWrap/>
            <w:vAlign w:val="center"/>
            <w:hideMark/>
          </w:tcPr>
          <w:p w14:paraId="33913F6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Caimito</w:t>
            </w:r>
          </w:p>
        </w:tc>
        <w:tc>
          <w:tcPr>
            <w:tcW w:w="1544" w:type="dxa"/>
            <w:noWrap/>
            <w:vAlign w:val="center"/>
            <w:hideMark/>
          </w:tcPr>
          <w:p w14:paraId="663A9E1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1CF0D33" w14:textId="77777777" w:rsidR="00A73339" w:rsidRPr="00596A3A" w:rsidRDefault="00A73339" w:rsidP="00C80695">
            <w:pPr>
              <w:spacing w:before="0" w:after="0"/>
              <w:rPr>
                <w:rFonts w:ascii="Arial" w:hAnsi="Arial" w:cs="Arial"/>
                <w:sz w:val="20"/>
                <w:szCs w:val="20"/>
              </w:rPr>
            </w:pPr>
          </w:p>
        </w:tc>
        <w:tc>
          <w:tcPr>
            <w:tcW w:w="1605" w:type="dxa"/>
            <w:noWrap/>
            <w:hideMark/>
          </w:tcPr>
          <w:p w14:paraId="2F3A569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15F383D" w14:textId="77777777" w:rsidTr="00A73339">
        <w:trPr>
          <w:trHeight w:val="300"/>
        </w:trPr>
        <w:tc>
          <w:tcPr>
            <w:tcW w:w="1949" w:type="dxa"/>
            <w:vMerge/>
            <w:noWrap/>
            <w:vAlign w:val="center"/>
          </w:tcPr>
          <w:p w14:paraId="2B3EE816"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75A64FE"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Chrysophyllum mexicanum</w:t>
            </w:r>
          </w:p>
        </w:tc>
        <w:tc>
          <w:tcPr>
            <w:tcW w:w="1780" w:type="dxa"/>
            <w:noWrap/>
            <w:vAlign w:val="center"/>
            <w:hideMark/>
          </w:tcPr>
          <w:p w14:paraId="51E1254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Caimito de monte</w:t>
            </w:r>
          </w:p>
        </w:tc>
        <w:tc>
          <w:tcPr>
            <w:tcW w:w="1544" w:type="dxa"/>
            <w:noWrap/>
            <w:vAlign w:val="center"/>
            <w:hideMark/>
          </w:tcPr>
          <w:p w14:paraId="45613B0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E21D0D6" w14:textId="77777777" w:rsidR="00A73339" w:rsidRPr="00596A3A" w:rsidRDefault="00A73339" w:rsidP="00C80695">
            <w:pPr>
              <w:spacing w:before="0" w:after="0"/>
              <w:rPr>
                <w:rFonts w:ascii="Arial" w:hAnsi="Arial" w:cs="Arial"/>
                <w:sz w:val="20"/>
                <w:szCs w:val="20"/>
              </w:rPr>
            </w:pPr>
          </w:p>
        </w:tc>
        <w:tc>
          <w:tcPr>
            <w:tcW w:w="1605" w:type="dxa"/>
            <w:noWrap/>
            <w:hideMark/>
          </w:tcPr>
          <w:p w14:paraId="3255670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4724087" w14:textId="77777777" w:rsidTr="00A73339">
        <w:trPr>
          <w:trHeight w:val="300"/>
        </w:trPr>
        <w:tc>
          <w:tcPr>
            <w:tcW w:w="1949" w:type="dxa"/>
            <w:vMerge/>
            <w:noWrap/>
            <w:vAlign w:val="center"/>
          </w:tcPr>
          <w:p w14:paraId="0CFD3FD3"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A8635F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Cupania dentata</w:t>
            </w:r>
          </w:p>
        </w:tc>
        <w:tc>
          <w:tcPr>
            <w:tcW w:w="1780" w:type="dxa"/>
            <w:noWrap/>
            <w:vAlign w:val="center"/>
            <w:hideMark/>
          </w:tcPr>
          <w:p w14:paraId="39D0A33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Sakoy</w:t>
            </w:r>
          </w:p>
        </w:tc>
        <w:tc>
          <w:tcPr>
            <w:tcW w:w="1544" w:type="dxa"/>
            <w:noWrap/>
            <w:vAlign w:val="center"/>
            <w:hideMark/>
          </w:tcPr>
          <w:p w14:paraId="14132D9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EC87F7A" w14:textId="77777777" w:rsidR="00A73339" w:rsidRPr="00596A3A" w:rsidRDefault="00A73339" w:rsidP="00C80695">
            <w:pPr>
              <w:spacing w:before="0" w:after="0"/>
              <w:rPr>
                <w:rFonts w:ascii="Arial" w:hAnsi="Arial" w:cs="Arial"/>
                <w:sz w:val="20"/>
                <w:szCs w:val="20"/>
              </w:rPr>
            </w:pPr>
          </w:p>
        </w:tc>
        <w:tc>
          <w:tcPr>
            <w:tcW w:w="1605" w:type="dxa"/>
            <w:noWrap/>
            <w:hideMark/>
          </w:tcPr>
          <w:p w14:paraId="2CCF36B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2F79C3B" w14:textId="77777777" w:rsidTr="00A73339">
        <w:trPr>
          <w:trHeight w:val="300"/>
        </w:trPr>
        <w:tc>
          <w:tcPr>
            <w:tcW w:w="1949" w:type="dxa"/>
            <w:vMerge/>
            <w:noWrap/>
            <w:vAlign w:val="center"/>
          </w:tcPr>
          <w:p w14:paraId="4E224A2B"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484264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Cupania glabra</w:t>
            </w:r>
          </w:p>
        </w:tc>
        <w:tc>
          <w:tcPr>
            <w:tcW w:w="1780" w:type="dxa"/>
            <w:noWrap/>
            <w:vAlign w:val="center"/>
            <w:hideMark/>
          </w:tcPr>
          <w:p w14:paraId="2CBCE5F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Sak poom</w:t>
            </w:r>
          </w:p>
        </w:tc>
        <w:tc>
          <w:tcPr>
            <w:tcW w:w="1544" w:type="dxa"/>
            <w:noWrap/>
            <w:vAlign w:val="center"/>
            <w:hideMark/>
          </w:tcPr>
          <w:p w14:paraId="65CEA70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43EA3B70" w14:textId="77777777" w:rsidR="00A73339" w:rsidRPr="00596A3A" w:rsidRDefault="00A73339" w:rsidP="00C80695">
            <w:pPr>
              <w:spacing w:before="0" w:after="0"/>
              <w:rPr>
                <w:rFonts w:ascii="Arial" w:hAnsi="Arial" w:cs="Arial"/>
                <w:sz w:val="20"/>
                <w:szCs w:val="20"/>
              </w:rPr>
            </w:pPr>
          </w:p>
        </w:tc>
        <w:tc>
          <w:tcPr>
            <w:tcW w:w="1605" w:type="dxa"/>
            <w:noWrap/>
            <w:hideMark/>
          </w:tcPr>
          <w:p w14:paraId="0BF7229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EE25C3C" w14:textId="77777777" w:rsidTr="00A73339">
        <w:trPr>
          <w:trHeight w:val="300"/>
        </w:trPr>
        <w:tc>
          <w:tcPr>
            <w:tcW w:w="1949" w:type="dxa"/>
            <w:vMerge/>
            <w:noWrap/>
            <w:vAlign w:val="center"/>
          </w:tcPr>
          <w:p w14:paraId="103149F2"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DEE7978"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Exothea diphylla</w:t>
            </w:r>
          </w:p>
        </w:tc>
        <w:tc>
          <w:tcPr>
            <w:tcW w:w="1780" w:type="dxa"/>
            <w:noWrap/>
            <w:vAlign w:val="center"/>
            <w:hideMark/>
          </w:tcPr>
          <w:p w14:paraId="50B6BF0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Wayum koox</w:t>
            </w:r>
          </w:p>
        </w:tc>
        <w:tc>
          <w:tcPr>
            <w:tcW w:w="1544" w:type="dxa"/>
            <w:noWrap/>
            <w:vAlign w:val="center"/>
            <w:hideMark/>
          </w:tcPr>
          <w:p w14:paraId="0DCBE9A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62CF91A5" w14:textId="77777777" w:rsidR="00A73339" w:rsidRPr="00596A3A" w:rsidRDefault="00A73339" w:rsidP="00C80695">
            <w:pPr>
              <w:spacing w:before="0" w:after="0"/>
              <w:rPr>
                <w:rFonts w:ascii="Arial" w:hAnsi="Arial" w:cs="Arial"/>
                <w:sz w:val="20"/>
                <w:szCs w:val="20"/>
              </w:rPr>
            </w:pPr>
          </w:p>
        </w:tc>
        <w:tc>
          <w:tcPr>
            <w:tcW w:w="1605" w:type="dxa"/>
            <w:noWrap/>
            <w:hideMark/>
          </w:tcPr>
          <w:p w14:paraId="501348F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5E51A2C" w14:textId="77777777" w:rsidTr="00A73339">
        <w:trPr>
          <w:trHeight w:val="300"/>
        </w:trPr>
        <w:tc>
          <w:tcPr>
            <w:tcW w:w="1949" w:type="dxa"/>
            <w:vMerge/>
            <w:noWrap/>
            <w:vAlign w:val="center"/>
          </w:tcPr>
          <w:p w14:paraId="1CF927FD"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D7FE59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Melicoccus oliviformis</w:t>
            </w:r>
          </w:p>
        </w:tc>
        <w:tc>
          <w:tcPr>
            <w:tcW w:w="1780" w:type="dxa"/>
            <w:noWrap/>
            <w:vAlign w:val="center"/>
            <w:hideMark/>
          </w:tcPr>
          <w:p w14:paraId="4E985D3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Huaya</w:t>
            </w:r>
          </w:p>
        </w:tc>
        <w:tc>
          <w:tcPr>
            <w:tcW w:w="1544" w:type="dxa"/>
            <w:noWrap/>
            <w:vAlign w:val="center"/>
            <w:hideMark/>
          </w:tcPr>
          <w:p w14:paraId="463C4AF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214AC9E" w14:textId="77777777" w:rsidR="00A73339" w:rsidRPr="00596A3A" w:rsidRDefault="00A73339" w:rsidP="00C80695">
            <w:pPr>
              <w:spacing w:before="0" w:after="0"/>
              <w:rPr>
                <w:rFonts w:ascii="Arial" w:hAnsi="Arial" w:cs="Arial"/>
                <w:sz w:val="20"/>
                <w:szCs w:val="20"/>
              </w:rPr>
            </w:pPr>
          </w:p>
        </w:tc>
        <w:tc>
          <w:tcPr>
            <w:tcW w:w="1605" w:type="dxa"/>
            <w:noWrap/>
            <w:hideMark/>
          </w:tcPr>
          <w:p w14:paraId="3E2ED66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E8B7AAF" w14:textId="77777777" w:rsidTr="00A73339">
        <w:trPr>
          <w:trHeight w:val="300"/>
        </w:trPr>
        <w:tc>
          <w:tcPr>
            <w:tcW w:w="1949" w:type="dxa"/>
            <w:vMerge/>
            <w:noWrap/>
            <w:vAlign w:val="center"/>
          </w:tcPr>
          <w:p w14:paraId="6129C626"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AA39A8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 xml:space="preserve">Paullinia sp. </w:t>
            </w:r>
          </w:p>
        </w:tc>
        <w:tc>
          <w:tcPr>
            <w:tcW w:w="1780" w:type="dxa"/>
            <w:noWrap/>
            <w:vAlign w:val="center"/>
            <w:hideMark/>
          </w:tcPr>
          <w:p w14:paraId="116C67D8"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06D8766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Bejuco</w:t>
            </w:r>
          </w:p>
        </w:tc>
        <w:tc>
          <w:tcPr>
            <w:tcW w:w="2224" w:type="dxa"/>
            <w:noWrap/>
            <w:hideMark/>
          </w:tcPr>
          <w:p w14:paraId="39440CD7" w14:textId="77777777" w:rsidR="00A73339" w:rsidRPr="00596A3A" w:rsidRDefault="00A73339" w:rsidP="00C80695">
            <w:pPr>
              <w:spacing w:before="0" w:after="0"/>
              <w:rPr>
                <w:rFonts w:ascii="Arial" w:hAnsi="Arial" w:cs="Arial"/>
                <w:sz w:val="20"/>
                <w:szCs w:val="20"/>
              </w:rPr>
            </w:pPr>
          </w:p>
        </w:tc>
        <w:tc>
          <w:tcPr>
            <w:tcW w:w="1605" w:type="dxa"/>
            <w:noWrap/>
            <w:hideMark/>
          </w:tcPr>
          <w:p w14:paraId="02AD546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B338D0A" w14:textId="77777777" w:rsidTr="00A73339">
        <w:trPr>
          <w:trHeight w:val="300"/>
        </w:trPr>
        <w:tc>
          <w:tcPr>
            <w:tcW w:w="1949" w:type="dxa"/>
            <w:vMerge/>
            <w:noWrap/>
            <w:vAlign w:val="center"/>
          </w:tcPr>
          <w:p w14:paraId="57EE7D2B"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344B32F"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Phoradendron quadrangulare</w:t>
            </w:r>
          </w:p>
        </w:tc>
        <w:tc>
          <w:tcPr>
            <w:tcW w:w="1780" w:type="dxa"/>
            <w:noWrap/>
            <w:vAlign w:val="center"/>
            <w:hideMark/>
          </w:tcPr>
          <w:p w14:paraId="2D9B06B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Xk'ubenba</w:t>
            </w:r>
          </w:p>
        </w:tc>
        <w:tc>
          <w:tcPr>
            <w:tcW w:w="1544" w:type="dxa"/>
            <w:noWrap/>
            <w:vAlign w:val="center"/>
            <w:hideMark/>
          </w:tcPr>
          <w:p w14:paraId="2F5E537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 parásita</w:t>
            </w:r>
          </w:p>
        </w:tc>
        <w:tc>
          <w:tcPr>
            <w:tcW w:w="2224" w:type="dxa"/>
          </w:tcPr>
          <w:p w14:paraId="50B47E54" w14:textId="77777777" w:rsidR="00A73339" w:rsidRPr="00596A3A" w:rsidRDefault="00A73339" w:rsidP="00C80695">
            <w:pPr>
              <w:spacing w:before="0" w:after="0"/>
              <w:rPr>
                <w:rFonts w:ascii="Arial" w:hAnsi="Arial" w:cs="Arial"/>
                <w:sz w:val="18"/>
                <w:szCs w:val="20"/>
              </w:rPr>
            </w:pPr>
          </w:p>
        </w:tc>
        <w:tc>
          <w:tcPr>
            <w:tcW w:w="1605" w:type="dxa"/>
            <w:noWrap/>
            <w:hideMark/>
          </w:tcPr>
          <w:p w14:paraId="375F39A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4AF8AF7" w14:textId="77777777" w:rsidTr="00A73339">
        <w:trPr>
          <w:trHeight w:val="300"/>
        </w:trPr>
        <w:tc>
          <w:tcPr>
            <w:tcW w:w="1949" w:type="dxa"/>
            <w:vMerge w:val="restart"/>
            <w:noWrap/>
            <w:vAlign w:val="center"/>
            <w:hideMark/>
          </w:tcPr>
          <w:p w14:paraId="63B69C8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SAPOTACEAE</w:t>
            </w:r>
          </w:p>
        </w:tc>
        <w:tc>
          <w:tcPr>
            <w:tcW w:w="3894" w:type="dxa"/>
            <w:noWrap/>
            <w:vAlign w:val="center"/>
            <w:hideMark/>
          </w:tcPr>
          <w:p w14:paraId="6F9F2C4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Pouteria campechiana</w:t>
            </w:r>
          </w:p>
        </w:tc>
        <w:tc>
          <w:tcPr>
            <w:tcW w:w="1780" w:type="dxa"/>
            <w:noWrap/>
            <w:vAlign w:val="center"/>
            <w:hideMark/>
          </w:tcPr>
          <w:p w14:paraId="4873503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Kaniste'</w:t>
            </w:r>
          </w:p>
        </w:tc>
        <w:tc>
          <w:tcPr>
            <w:tcW w:w="1544" w:type="dxa"/>
            <w:noWrap/>
            <w:vAlign w:val="center"/>
            <w:hideMark/>
          </w:tcPr>
          <w:p w14:paraId="0AD99B3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59242DCC" w14:textId="77777777" w:rsidR="00A73339" w:rsidRPr="00596A3A" w:rsidRDefault="00A73339" w:rsidP="00C80695">
            <w:pPr>
              <w:spacing w:before="0" w:after="0"/>
              <w:rPr>
                <w:rFonts w:ascii="Arial" w:hAnsi="Arial" w:cs="Arial"/>
                <w:sz w:val="20"/>
                <w:szCs w:val="20"/>
              </w:rPr>
            </w:pPr>
          </w:p>
        </w:tc>
        <w:tc>
          <w:tcPr>
            <w:tcW w:w="1605" w:type="dxa"/>
            <w:noWrap/>
            <w:hideMark/>
          </w:tcPr>
          <w:p w14:paraId="5BFDDA6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414636E" w14:textId="77777777" w:rsidTr="00A73339">
        <w:trPr>
          <w:trHeight w:val="300"/>
        </w:trPr>
        <w:tc>
          <w:tcPr>
            <w:tcW w:w="1949" w:type="dxa"/>
            <w:vMerge/>
            <w:noWrap/>
            <w:vAlign w:val="center"/>
          </w:tcPr>
          <w:p w14:paraId="4D72E365"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tcPr>
          <w:p w14:paraId="4B8A865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Manilkara zapota</w:t>
            </w:r>
          </w:p>
        </w:tc>
        <w:tc>
          <w:tcPr>
            <w:tcW w:w="1780" w:type="dxa"/>
            <w:noWrap/>
            <w:vAlign w:val="center"/>
          </w:tcPr>
          <w:p w14:paraId="1C50799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Chicozapot</w:t>
            </w:r>
            <w:r w:rsidRPr="00596A3A">
              <w:rPr>
                <w:rFonts w:ascii="Arial" w:hAnsi="Arial" w:cs="Arial"/>
                <w:sz w:val="20"/>
                <w:szCs w:val="20"/>
              </w:rPr>
              <w:lastRenderedPageBreak/>
              <w:t>e</w:t>
            </w:r>
          </w:p>
        </w:tc>
        <w:tc>
          <w:tcPr>
            <w:tcW w:w="1544" w:type="dxa"/>
            <w:noWrap/>
            <w:vAlign w:val="center"/>
          </w:tcPr>
          <w:p w14:paraId="56567D3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lastRenderedPageBreak/>
              <w:t>Árbol</w:t>
            </w:r>
          </w:p>
        </w:tc>
        <w:tc>
          <w:tcPr>
            <w:tcW w:w="2224" w:type="dxa"/>
            <w:noWrap/>
          </w:tcPr>
          <w:p w14:paraId="4F0E6026" w14:textId="77777777" w:rsidR="00A73339" w:rsidRPr="00596A3A" w:rsidRDefault="00A73339" w:rsidP="00C80695">
            <w:pPr>
              <w:spacing w:before="0" w:after="0"/>
              <w:rPr>
                <w:rFonts w:ascii="Arial" w:hAnsi="Arial" w:cs="Arial"/>
                <w:sz w:val="20"/>
                <w:szCs w:val="20"/>
              </w:rPr>
            </w:pPr>
          </w:p>
        </w:tc>
        <w:tc>
          <w:tcPr>
            <w:tcW w:w="1605" w:type="dxa"/>
            <w:noWrap/>
          </w:tcPr>
          <w:p w14:paraId="758B8258" w14:textId="77777777" w:rsidR="00A73339" w:rsidRPr="00596A3A" w:rsidRDefault="00A73339" w:rsidP="00C80695">
            <w:pPr>
              <w:spacing w:before="0" w:after="0"/>
              <w:jc w:val="center"/>
              <w:rPr>
                <w:rFonts w:ascii="Arial" w:hAnsi="Arial" w:cs="Arial"/>
                <w:sz w:val="20"/>
                <w:szCs w:val="20"/>
              </w:rPr>
            </w:pPr>
          </w:p>
        </w:tc>
      </w:tr>
      <w:tr w:rsidR="00CF435B" w:rsidRPr="00596A3A" w14:paraId="35F26C17" w14:textId="77777777" w:rsidTr="00A73339">
        <w:trPr>
          <w:trHeight w:val="300"/>
        </w:trPr>
        <w:tc>
          <w:tcPr>
            <w:tcW w:w="1949" w:type="dxa"/>
            <w:vMerge/>
            <w:noWrap/>
            <w:vAlign w:val="center"/>
          </w:tcPr>
          <w:p w14:paraId="1D37375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A540B2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Pouteria reticulata</w:t>
            </w:r>
          </w:p>
        </w:tc>
        <w:tc>
          <w:tcPr>
            <w:tcW w:w="1780" w:type="dxa"/>
            <w:noWrap/>
            <w:vAlign w:val="center"/>
            <w:hideMark/>
          </w:tcPr>
          <w:p w14:paraId="353BE61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Sapotillo</w:t>
            </w:r>
          </w:p>
        </w:tc>
        <w:tc>
          <w:tcPr>
            <w:tcW w:w="1544" w:type="dxa"/>
            <w:noWrap/>
            <w:vAlign w:val="center"/>
            <w:hideMark/>
          </w:tcPr>
          <w:p w14:paraId="55F7499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ACFE188" w14:textId="77777777" w:rsidR="00A73339" w:rsidRPr="00596A3A" w:rsidRDefault="00A73339" w:rsidP="00C80695">
            <w:pPr>
              <w:spacing w:before="0" w:after="0"/>
              <w:rPr>
                <w:rFonts w:ascii="Arial" w:hAnsi="Arial" w:cs="Arial"/>
                <w:sz w:val="20"/>
                <w:szCs w:val="20"/>
              </w:rPr>
            </w:pPr>
          </w:p>
        </w:tc>
        <w:tc>
          <w:tcPr>
            <w:tcW w:w="1605" w:type="dxa"/>
            <w:noWrap/>
            <w:hideMark/>
          </w:tcPr>
          <w:p w14:paraId="640BDB8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EF23F79" w14:textId="77777777" w:rsidTr="00A73339">
        <w:trPr>
          <w:trHeight w:val="300"/>
        </w:trPr>
        <w:tc>
          <w:tcPr>
            <w:tcW w:w="1949" w:type="dxa"/>
            <w:vMerge/>
            <w:noWrap/>
            <w:vAlign w:val="center"/>
          </w:tcPr>
          <w:p w14:paraId="30298D37"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51B4F2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Pouteria sapota </w:t>
            </w:r>
          </w:p>
        </w:tc>
        <w:tc>
          <w:tcPr>
            <w:tcW w:w="1780" w:type="dxa"/>
            <w:noWrap/>
            <w:vAlign w:val="center"/>
            <w:hideMark/>
          </w:tcPr>
          <w:p w14:paraId="43B91CC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Mamey</w:t>
            </w:r>
          </w:p>
        </w:tc>
        <w:tc>
          <w:tcPr>
            <w:tcW w:w="1544" w:type="dxa"/>
            <w:noWrap/>
            <w:vAlign w:val="center"/>
            <w:hideMark/>
          </w:tcPr>
          <w:p w14:paraId="2F92F22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360FB3E" w14:textId="77777777" w:rsidR="00A73339" w:rsidRPr="00596A3A" w:rsidRDefault="00A73339" w:rsidP="00C80695">
            <w:pPr>
              <w:spacing w:before="0" w:after="0"/>
              <w:rPr>
                <w:rFonts w:ascii="Arial" w:hAnsi="Arial" w:cs="Arial"/>
                <w:sz w:val="20"/>
                <w:szCs w:val="20"/>
              </w:rPr>
            </w:pPr>
          </w:p>
        </w:tc>
        <w:tc>
          <w:tcPr>
            <w:tcW w:w="1605" w:type="dxa"/>
            <w:noWrap/>
            <w:hideMark/>
          </w:tcPr>
          <w:p w14:paraId="2A93460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192C24CF" w14:textId="77777777" w:rsidTr="00A73339">
        <w:trPr>
          <w:trHeight w:val="300"/>
        </w:trPr>
        <w:tc>
          <w:tcPr>
            <w:tcW w:w="1949" w:type="dxa"/>
            <w:vMerge/>
            <w:noWrap/>
            <w:vAlign w:val="center"/>
          </w:tcPr>
          <w:p w14:paraId="5E7A095B"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AC5C067"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Serjania adiantoides</w:t>
            </w:r>
          </w:p>
        </w:tc>
        <w:tc>
          <w:tcPr>
            <w:tcW w:w="1780" w:type="dxa"/>
            <w:noWrap/>
            <w:vAlign w:val="center"/>
            <w:hideMark/>
          </w:tcPr>
          <w:p w14:paraId="5F72E8D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Buy ak'</w:t>
            </w:r>
          </w:p>
        </w:tc>
        <w:tc>
          <w:tcPr>
            <w:tcW w:w="1544" w:type="dxa"/>
            <w:noWrap/>
            <w:vAlign w:val="center"/>
            <w:hideMark/>
          </w:tcPr>
          <w:p w14:paraId="565A52A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Bejuco</w:t>
            </w:r>
          </w:p>
        </w:tc>
        <w:tc>
          <w:tcPr>
            <w:tcW w:w="2224" w:type="dxa"/>
            <w:noWrap/>
            <w:hideMark/>
          </w:tcPr>
          <w:p w14:paraId="62217109" w14:textId="77777777" w:rsidR="00A73339" w:rsidRPr="00596A3A" w:rsidRDefault="00A73339" w:rsidP="00C80695">
            <w:pPr>
              <w:spacing w:before="0" w:after="0"/>
              <w:rPr>
                <w:rFonts w:ascii="Arial" w:hAnsi="Arial" w:cs="Arial"/>
                <w:sz w:val="20"/>
                <w:szCs w:val="20"/>
              </w:rPr>
            </w:pPr>
          </w:p>
        </w:tc>
        <w:tc>
          <w:tcPr>
            <w:tcW w:w="1605" w:type="dxa"/>
            <w:noWrap/>
            <w:hideMark/>
          </w:tcPr>
          <w:p w14:paraId="37FA521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D582583" w14:textId="77777777" w:rsidTr="00A73339">
        <w:trPr>
          <w:trHeight w:val="300"/>
        </w:trPr>
        <w:tc>
          <w:tcPr>
            <w:tcW w:w="1949" w:type="dxa"/>
            <w:vMerge/>
            <w:noWrap/>
            <w:vAlign w:val="center"/>
          </w:tcPr>
          <w:p w14:paraId="4D8CD49E"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EC58CD0"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Serjania yucatanensis</w:t>
            </w:r>
          </w:p>
        </w:tc>
        <w:tc>
          <w:tcPr>
            <w:tcW w:w="1780" w:type="dxa"/>
            <w:noWrap/>
            <w:vAlign w:val="center"/>
            <w:hideMark/>
          </w:tcPr>
          <w:p w14:paraId="6BB7D21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Chen ak'</w:t>
            </w:r>
          </w:p>
        </w:tc>
        <w:tc>
          <w:tcPr>
            <w:tcW w:w="1544" w:type="dxa"/>
            <w:noWrap/>
            <w:vAlign w:val="center"/>
            <w:hideMark/>
          </w:tcPr>
          <w:p w14:paraId="0604987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Bejuco</w:t>
            </w:r>
          </w:p>
        </w:tc>
        <w:tc>
          <w:tcPr>
            <w:tcW w:w="2224" w:type="dxa"/>
            <w:noWrap/>
            <w:hideMark/>
          </w:tcPr>
          <w:p w14:paraId="795A300C" w14:textId="77777777" w:rsidR="00A73339" w:rsidRPr="00596A3A" w:rsidRDefault="00A73339" w:rsidP="00C80695">
            <w:pPr>
              <w:spacing w:before="0" w:after="0"/>
              <w:rPr>
                <w:rFonts w:ascii="Arial" w:hAnsi="Arial" w:cs="Arial"/>
                <w:sz w:val="20"/>
                <w:szCs w:val="20"/>
              </w:rPr>
            </w:pPr>
          </w:p>
        </w:tc>
        <w:tc>
          <w:tcPr>
            <w:tcW w:w="1605" w:type="dxa"/>
            <w:noWrap/>
            <w:hideMark/>
          </w:tcPr>
          <w:p w14:paraId="13F2314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BC0CF83" w14:textId="77777777" w:rsidTr="00A73339">
        <w:trPr>
          <w:trHeight w:val="300"/>
        </w:trPr>
        <w:tc>
          <w:tcPr>
            <w:tcW w:w="1949" w:type="dxa"/>
            <w:vMerge/>
            <w:noWrap/>
            <w:vAlign w:val="center"/>
          </w:tcPr>
          <w:p w14:paraId="49A3F472"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1E59BC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Sideroxylon americanum</w:t>
            </w:r>
          </w:p>
        </w:tc>
        <w:tc>
          <w:tcPr>
            <w:tcW w:w="1780" w:type="dxa"/>
            <w:noWrap/>
            <w:vAlign w:val="center"/>
            <w:hideMark/>
          </w:tcPr>
          <w:p w14:paraId="5096A78B"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3EA64F7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D429AFD" w14:textId="77777777" w:rsidR="00A73339" w:rsidRPr="00596A3A" w:rsidRDefault="00A73339" w:rsidP="00C80695">
            <w:pPr>
              <w:spacing w:before="0" w:after="0"/>
              <w:rPr>
                <w:rFonts w:ascii="Arial" w:hAnsi="Arial" w:cs="Arial"/>
                <w:sz w:val="20"/>
                <w:szCs w:val="20"/>
              </w:rPr>
            </w:pPr>
          </w:p>
        </w:tc>
        <w:tc>
          <w:tcPr>
            <w:tcW w:w="1605" w:type="dxa"/>
            <w:noWrap/>
            <w:hideMark/>
          </w:tcPr>
          <w:p w14:paraId="4F4095D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AF038F7" w14:textId="77777777" w:rsidTr="00A73339">
        <w:trPr>
          <w:trHeight w:val="300"/>
        </w:trPr>
        <w:tc>
          <w:tcPr>
            <w:tcW w:w="1949" w:type="dxa"/>
            <w:vMerge/>
            <w:noWrap/>
            <w:vAlign w:val="center"/>
          </w:tcPr>
          <w:p w14:paraId="2EE5CB34"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40B1520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Sideroxylon foetidissimum</w:t>
            </w:r>
          </w:p>
        </w:tc>
        <w:tc>
          <w:tcPr>
            <w:tcW w:w="1780" w:type="dxa"/>
            <w:noWrap/>
            <w:vAlign w:val="center"/>
            <w:hideMark/>
          </w:tcPr>
          <w:p w14:paraId="6DA56D2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Caracolillo</w:t>
            </w:r>
          </w:p>
        </w:tc>
        <w:tc>
          <w:tcPr>
            <w:tcW w:w="1544" w:type="dxa"/>
            <w:noWrap/>
            <w:vAlign w:val="center"/>
            <w:hideMark/>
          </w:tcPr>
          <w:p w14:paraId="7E584B8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1C55567A" w14:textId="77777777" w:rsidR="00A73339" w:rsidRPr="00596A3A" w:rsidRDefault="00A73339" w:rsidP="00C80695">
            <w:pPr>
              <w:spacing w:before="0" w:after="0"/>
              <w:rPr>
                <w:rFonts w:ascii="Arial" w:hAnsi="Arial" w:cs="Arial"/>
                <w:sz w:val="20"/>
                <w:szCs w:val="20"/>
              </w:rPr>
            </w:pPr>
          </w:p>
        </w:tc>
        <w:tc>
          <w:tcPr>
            <w:tcW w:w="1605" w:type="dxa"/>
            <w:noWrap/>
            <w:hideMark/>
          </w:tcPr>
          <w:p w14:paraId="10E34C3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9F10A22" w14:textId="77777777" w:rsidTr="00A73339">
        <w:trPr>
          <w:trHeight w:val="300"/>
        </w:trPr>
        <w:tc>
          <w:tcPr>
            <w:tcW w:w="1949" w:type="dxa"/>
            <w:vMerge/>
            <w:noWrap/>
            <w:vAlign w:val="center"/>
          </w:tcPr>
          <w:p w14:paraId="6CC64B25"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E3DCE8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Sideroxylon obtusifolium</w:t>
            </w:r>
          </w:p>
        </w:tc>
        <w:tc>
          <w:tcPr>
            <w:tcW w:w="1780" w:type="dxa"/>
            <w:noWrap/>
            <w:vAlign w:val="center"/>
            <w:hideMark/>
          </w:tcPr>
          <w:p w14:paraId="742966F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Ja'astoch</w:t>
            </w:r>
          </w:p>
        </w:tc>
        <w:tc>
          <w:tcPr>
            <w:tcW w:w="1544" w:type="dxa"/>
            <w:noWrap/>
            <w:vAlign w:val="center"/>
            <w:hideMark/>
          </w:tcPr>
          <w:p w14:paraId="735FDB9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F78CD42" w14:textId="77777777" w:rsidR="00A73339" w:rsidRPr="00596A3A" w:rsidRDefault="00A73339" w:rsidP="00C80695">
            <w:pPr>
              <w:spacing w:before="0" w:after="0"/>
              <w:rPr>
                <w:rFonts w:ascii="Arial" w:hAnsi="Arial" w:cs="Arial"/>
                <w:sz w:val="20"/>
                <w:szCs w:val="20"/>
              </w:rPr>
            </w:pPr>
          </w:p>
        </w:tc>
        <w:tc>
          <w:tcPr>
            <w:tcW w:w="1605" w:type="dxa"/>
            <w:noWrap/>
            <w:hideMark/>
          </w:tcPr>
          <w:p w14:paraId="186731E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72EA5735" w14:textId="77777777" w:rsidTr="00A73339">
        <w:trPr>
          <w:trHeight w:val="300"/>
        </w:trPr>
        <w:tc>
          <w:tcPr>
            <w:tcW w:w="1949" w:type="dxa"/>
            <w:vMerge/>
            <w:noWrap/>
            <w:vAlign w:val="center"/>
          </w:tcPr>
          <w:p w14:paraId="3F1E9730"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39AE84D"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Sideroxylon salicifolium</w:t>
            </w:r>
          </w:p>
        </w:tc>
        <w:tc>
          <w:tcPr>
            <w:tcW w:w="1780" w:type="dxa"/>
            <w:noWrap/>
            <w:vAlign w:val="center"/>
            <w:hideMark/>
          </w:tcPr>
          <w:p w14:paraId="38CE9FF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Tslitsil yaj</w:t>
            </w:r>
          </w:p>
        </w:tc>
        <w:tc>
          <w:tcPr>
            <w:tcW w:w="1544" w:type="dxa"/>
            <w:noWrap/>
            <w:vAlign w:val="center"/>
            <w:hideMark/>
          </w:tcPr>
          <w:p w14:paraId="69DBF0A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35ACA876" w14:textId="77777777" w:rsidR="00A73339" w:rsidRPr="00596A3A" w:rsidRDefault="00A73339" w:rsidP="00C80695">
            <w:pPr>
              <w:spacing w:before="0" w:after="0"/>
              <w:rPr>
                <w:rFonts w:ascii="Arial" w:hAnsi="Arial" w:cs="Arial"/>
                <w:sz w:val="20"/>
                <w:szCs w:val="20"/>
              </w:rPr>
            </w:pPr>
          </w:p>
        </w:tc>
        <w:tc>
          <w:tcPr>
            <w:tcW w:w="1605" w:type="dxa"/>
            <w:noWrap/>
            <w:hideMark/>
          </w:tcPr>
          <w:p w14:paraId="3BC796A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73D6849" w14:textId="77777777" w:rsidTr="00A73339">
        <w:trPr>
          <w:trHeight w:val="300"/>
        </w:trPr>
        <w:tc>
          <w:tcPr>
            <w:tcW w:w="1949" w:type="dxa"/>
            <w:vMerge/>
            <w:noWrap/>
            <w:vAlign w:val="center"/>
          </w:tcPr>
          <w:p w14:paraId="2320795A"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2FDC3728"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Thouinia paucidentata</w:t>
            </w:r>
          </w:p>
        </w:tc>
        <w:tc>
          <w:tcPr>
            <w:tcW w:w="1780" w:type="dxa"/>
            <w:noWrap/>
            <w:vAlign w:val="center"/>
            <w:hideMark/>
          </w:tcPr>
          <w:p w14:paraId="2E3CBB9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K'aan chunuup</w:t>
            </w:r>
          </w:p>
        </w:tc>
        <w:tc>
          <w:tcPr>
            <w:tcW w:w="1544" w:type="dxa"/>
            <w:noWrap/>
            <w:vAlign w:val="center"/>
            <w:hideMark/>
          </w:tcPr>
          <w:p w14:paraId="6AF67E2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0D538620" w14:textId="77777777" w:rsidR="00A73339" w:rsidRPr="00596A3A" w:rsidRDefault="00A73339" w:rsidP="00C80695">
            <w:pPr>
              <w:spacing w:before="0" w:after="0"/>
              <w:rPr>
                <w:rFonts w:ascii="Arial" w:hAnsi="Arial" w:cs="Arial"/>
                <w:sz w:val="20"/>
                <w:szCs w:val="20"/>
              </w:rPr>
            </w:pPr>
          </w:p>
        </w:tc>
        <w:tc>
          <w:tcPr>
            <w:tcW w:w="1605" w:type="dxa"/>
            <w:noWrap/>
            <w:hideMark/>
          </w:tcPr>
          <w:p w14:paraId="584D442D"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8708B82" w14:textId="77777777" w:rsidTr="00A73339">
        <w:trPr>
          <w:trHeight w:val="300"/>
        </w:trPr>
        <w:tc>
          <w:tcPr>
            <w:tcW w:w="1949" w:type="dxa"/>
            <w:noWrap/>
            <w:vAlign w:val="center"/>
            <w:hideMark/>
          </w:tcPr>
          <w:p w14:paraId="79D68E9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SCROPHULARIACEAE</w:t>
            </w:r>
          </w:p>
        </w:tc>
        <w:tc>
          <w:tcPr>
            <w:tcW w:w="3894" w:type="dxa"/>
            <w:noWrap/>
            <w:vAlign w:val="center"/>
            <w:hideMark/>
          </w:tcPr>
          <w:p w14:paraId="3729EB90"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Capraria biflora</w:t>
            </w:r>
          </w:p>
        </w:tc>
        <w:tc>
          <w:tcPr>
            <w:tcW w:w="1780" w:type="dxa"/>
            <w:noWrap/>
            <w:vAlign w:val="center"/>
            <w:hideMark/>
          </w:tcPr>
          <w:p w14:paraId="5E3EB49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Claudiosa</w:t>
            </w:r>
          </w:p>
        </w:tc>
        <w:tc>
          <w:tcPr>
            <w:tcW w:w="1544" w:type="dxa"/>
            <w:noWrap/>
            <w:vAlign w:val="center"/>
            <w:hideMark/>
          </w:tcPr>
          <w:p w14:paraId="26A24D43"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3B7ABF5C" w14:textId="77777777" w:rsidR="00A73339" w:rsidRPr="00596A3A" w:rsidRDefault="00A73339" w:rsidP="00C80695">
            <w:pPr>
              <w:spacing w:before="0" w:after="0"/>
              <w:rPr>
                <w:rFonts w:ascii="Arial" w:hAnsi="Arial" w:cs="Arial"/>
                <w:sz w:val="20"/>
                <w:szCs w:val="20"/>
              </w:rPr>
            </w:pPr>
          </w:p>
        </w:tc>
        <w:tc>
          <w:tcPr>
            <w:tcW w:w="1605" w:type="dxa"/>
            <w:noWrap/>
            <w:hideMark/>
          </w:tcPr>
          <w:p w14:paraId="6F0BF2D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9467F15" w14:textId="77777777" w:rsidTr="00A73339">
        <w:trPr>
          <w:trHeight w:val="300"/>
        </w:trPr>
        <w:tc>
          <w:tcPr>
            <w:tcW w:w="1949" w:type="dxa"/>
            <w:noWrap/>
            <w:vAlign w:val="center"/>
            <w:hideMark/>
          </w:tcPr>
          <w:p w14:paraId="50A4CCD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SIMAROUBACEAE</w:t>
            </w:r>
          </w:p>
        </w:tc>
        <w:tc>
          <w:tcPr>
            <w:tcW w:w="3894" w:type="dxa"/>
            <w:noWrap/>
            <w:vAlign w:val="center"/>
            <w:hideMark/>
          </w:tcPr>
          <w:p w14:paraId="5D546E4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Simarouba amara</w:t>
            </w:r>
          </w:p>
        </w:tc>
        <w:tc>
          <w:tcPr>
            <w:tcW w:w="1780" w:type="dxa"/>
            <w:noWrap/>
            <w:vAlign w:val="center"/>
            <w:hideMark/>
          </w:tcPr>
          <w:p w14:paraId="0B16E5B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Sak chacah</w:t>
            </w:r>
          </w:p>
        </w:tc>
        <w:tc>
          <w:tcPr>
            <w:tcW w:w="1544" w:type="dxa"/>
            <w:noWrap/>
            <w:vAlign w:val="center"/>
            <w:hideMark/>
          </w:tcPr>
          <w:p w14:paraId="0877947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6E878427" w14:textId="77777777" w:rsidR="00A73339" w:rsidRPr="00596A3A" w:rsidRDefault="00A73339" w:rsidP="00C80695">
            <w:pPr>
              <w:spacing w:before="0" w:after="0"/>
              <w:rPr>
                <w:rFonts w:ascii="Arial" w:hAnsi="Arial" w:cs="Arial"/>
                <w:sz w:val="20"/>
                <w:szCs w:val="20"/>
              </w:rPr>
            </w:pPr>
          </w:p>
        </w:tc>
        <w:tc>
          <w:tcPr>
            <w:tcW w:w="1605" w:type="dxa"/>
            <w:noWrap/>
            <w:hideMark/>
          </w:tcPr>
          <w:p w14:paraId="5FE5ADB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A3D283A" w14:textId="77777777" w:rsidTr="00A73339">
        <w:trPr>
          <w:trHeight w:val="300"/>
        </w:trPr>
        <w:tc>
          <w:tcPr>
            <w:tcW w:w="1949" w:type="dxa"/>
            <w:vMerge w:val="restart"/>
            <w:noWrap/>
            <w:vAlign w:val="center"/>
            <w:hideMark/>
          </w:tcPr>
          <w:p w14:paraId="7085F92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SMILACACEAE</w:t>
            </w:r>
          </w:p>
        </w:tc>
        <w:tc>
          <w:tcPr>
            <w:tcW w:w="3894" w:type="dxa"/>
            <w:noWrap/>
            <w:vAlign w:val="center"/>
            <w:hideMark/>
          </w:tcPr>
          <w:p w14:paraId="5EB54E8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Smilax spinosa var. spinosa</w:t>
            </w:r>
          </w:p>
        </w:tc>
        <w:tc>
          <w:tcPr>
            <w:tcW w:w="1780" w:type="dxa"/>
            <w:noWrap/>
            <w:vAlign w:val="center"/>
            <w:hideMark/>
          </w:tcPr>
          <w:p w14:paraId="6C924B6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Xkookeej ak'</w:t>
            </w:r>
          </w:p>
        </w:tc>
        <w:tc>
          <w:tcPr>
            <w:tcW w:w="1544" w:type="dxa"/>
            <w:noWrap/>
            <w:vAlign w:val="center"/>
            <w:hideMark/>
          </w:tcPr>
          <w:p w14:paraId="4363E81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Trepadora</w:t>
            </w:r>
          </w:p>
        </w:tc>
        <w:tc>
          <w:tcPr>
            <w:tcW w:w="2224" w:type="dxa"/>
            <w:noWrap/>
            <w:hideMark/>
          </w:tcPr>
          <w:p w14:paraId="6ACB983D" w14:textId="77777777" w:rsidR="00A73339" w:rsidRPr="00596A3A" w:rsidRDefault="00A73339" w:rsidP="00C80695">
            <w:pPr>
              <w:spacing w:before="0" w:after="0"/>
              <w:rPr>
                <w:rFonts w:ascii="Arial" w:hAnsi="Arial" w:cs="Arial"/>
                <w:sz w:val="20"/>
                <w:szCs w:val="20"/>
              </w:rPr>
            </w:pPr>
          </w:p>
        </w:tc>
        <w:tc>
          <w:tcPr>
            <w:tcW w:w="1605" w:type="dxa"/>
            <w:noWrap/>
            <w:hideMark/>
          </w:tcPr>
          <w:p w14:paraId="1F9C4CD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7CCECA7" w14:textId="77777777" w:rsidTr="00A73339">
        <w:trPr>
          <w:trHeight w:val="300"/>
        </w:trPr>
        <w:tc>
          <w:tcPr>
            <w:tcW w:w="1949" w:type="dxa"/>
            <w:vMerge/>
            <w:noWrap/>
            <w:vAlign w:val="center"/>
            <w:hideMark/>
          </w:tcPr>
          <w:p w14:paraId="273D1B87"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E55D77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Smiax mollis</w:t>
            </w:r>
          </w:p>
        </w:tc>
        <w:tc>
          <w:tcPr>
            <w:tcW w:w="1780" w:type="dxa"/>
            <w:noWrap/>
            <w:vAlign w:val="center"/>
            <w:hideMark/>
          </w:tcPr>
          <w:p w14:paraId="6E36FC3D"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Xkookeej ak'</w:t>
            </w:r>
          </w:p>
        </w:tc>
        <w:tc>
          <w:tcPr>
            <w:tcW w:w="1544" w:type="dxa"/>
            <w:noWrap/>
            <w:vAlign w:val="center"/>
            <w:hideMark/>
          </w:tcPr>
          <w:p w14:paraId="4E77A978"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Trepadora</w:t>
            </w:r>
          </w:p>
        </w:tc>
        <w:tc>
          <w:tcPr>
            <w:tcW w:w="2224" w:type="dxa"/>
            <w:noWrap/>
            <w:hideMark/>
          </w:tcPr>
          <w:p w14:paraId="5FAD3D6E" w14:textId="77777777" w:rsidR="00A73339" w:rsidRPr="00596A3A" w:rsidRDefault="00A73339" w:rsidP="00C80695">
            <w:pPr>
              <w:spacing w:before="0" w:after="0"/>
              <w:rPr>
                <w:rFonts w:ascii="Arial" w:hAnsi="Arial" w:cs="Arial"/>
                <w:sz w:val="20"/>
                <w:szCs w:val="20"/>
              </w:rPr>
            </w:pPr>
          </w:p>
        </w:tc>
        <w:tc>
          <w:tcPr>
            <w:tcW w:w="1605" w:type="dxa"/>
            <w:noWrap/>
            <w:hideMark/>
          </w:tcPr>
          <w:p w14:paraId="141A80D3"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E638F42" w14:textId="77777777" w:rsidTr="00A73339">
        <w:trPr>
          <w:trHeight w:val="300"/>
        </w:trPr>
        <w:tc>
          <w:tcPr>
            <w:tcW w:w="1949" w:type="dxa"/>
            <w:vMerge w:val="restart"/>
            <w:noWrap/>
            <w:vAlign w:val="center"/>
            <w:hideMark/>
          </w:tcPr>
          <w:p w14:paraId="6B9F9FE0"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SOLANACEAE</w:t>
            </w:r>
          </w:p>
        </w:tc>
        <w:tc>
          <w:tcPr>
            <w:tcW w:w="3894" w:type="dxa"/>
            <w:noWrap/>
            <w:vAlign w:val="center"/>
            <w:hideMark/>
          </w:tcPr>
          <w:p w14:paraId="65C5531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Capsicum annuum</w:t>
            </w:r>
          </w:p>
        </w:tc>
        <w:tc>
          <w:tcPr>
            <w:tcW w:w="1780" w:type="dxa"/>
            <w:noWrap/>
            <w:vAlign w:val="center"/>
            <w:hideMark/>
          </w:tcPr>
          <w:p w14:paraId="5E11061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Chile max</w:t>
            </w:r>
          </w:p>
        </w:tc>
        <w:tc>
          <w:tcPr>
            <w:tcW w:w="1544" w:type="dxa"/>
            <w:noWrap/>
            <w:vAlign w:val="center"/>
            <w:hideMark/>
          </w:tcPr>
          <w:p w14:paraId="4E23D32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4F67A853" w14:textId="77777777" w:rsidR="00A73339" w:rsidRPr="00596A3A" w:rsidRDefault="00A73339" w:rsidP="00C80695">
            <w:pPr>
              <w:spacing w:before="0" w:after="0"/>
              <w:rPr>
                <w:rFonts w:ascii="Arial" w:hAnsi="Arial" w:cs="Arial"/>
                <w:sz w:val="20"/>
                <w:szCs w:val="20"/>
              </w:rPr>
            </w:pPr>
          </w:p>
        </w:tc>
        <w:tc>
          <w:tcPr>
            <w:tcW w:w="1605" w:type="dxa"/>
            <w:noWrap/>
            <w:hideMark/>
          </w:tcPr>
          <w:p w14:paraId="56B1645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B946901" w14:textId="77777777" w:rsidTr="00A73339">
        <w:trPr>
          <w:trHeight w:val="300"/>
        </w:trPr>
        <w:tc>
          <w:tcPr>
            <w:tcW w:w="1949" w:type="dxa"/>
            <w:vMerge/>
            <w:noWrap/>
            <w:vAlign w:val="center"/>
          </w:tcPr>
          <w:p w14:paraId="7C7BCA83"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415073D"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Lycianthes sideroxyloides</w:t>
            </w:r>
          </w:p>
        </w:tc>
        <w:tc>
          <w:tcPr>
            <w:tcW w:w="1780" w:type="dxa"/>
            <w:noWrap/>
            <w:vAlign w:val="center"/>
            <w:hideMark/>
          </w:tcPr>
          <w:p w14:paraId="25C38E8C"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5A404D1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6FDAB9C8" w14:textId="77777777" w:rsidR="00A73339" w:rsidRPr="00596A3A" w:rsidRDefault="00A73339" w:rsidP="00C80695">
            <w:pPr>
              <w:spacing w:before="0" w:after="0"/>
              <w:rPr>
                <w:rFonts w:ascii="Arial" w:hAnsi="Arial" w:cs="Arial"/>
                <w:sz w:val="20"/>
                <w:szCs w:val="20"/>
              </w:rPr>
            </w:pPr>
          </w:p>
        </w:tc>
        <w:tc>
          <w:tcPr>
            <w:tcW w:w="1605" w:type="dxa"/>
            <w:noWrap/>
            <w:hideMark/>
          </w:tcPr>
          <w:p w14:paraId="3516179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5198334A" w14:textId="77777777" w:rsidTr="00A73339">
        <w:trPr>
          <w:trHeight w:val="300"/>
        </w:trPr>
        <w:tc>
          <w:tcPr>
            <w:tcW w:w="1949" w:type="dxa"/>
            <w:vMerge/>
            <w:noWrap/>
            <w:vAlign w:val="center"/>
          </w:tcPr>
          <w:p w14:paraId="778D2114"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C3AF4A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Solanum erianthum</w:t>
            </w:r>
          </w:p>
        </w:tc>
        <w:tc>
          <w:tcPr>
            <w:tcW w:w="1780" w:type="dxa"/>
            <w:noWrap/>
            <w:vAlign w:val="center"/>
            <w:hideMark/>
          </w:tcPr>
          <w:p w14:paraId="7CC966C9"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55793A6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26C29EB2" w14:textId="77777777" w:rsidR="00A73339" w:rsidRPr="00596A3A" w:rsidRDefault="00A73339" w:rsidP="00C80695">
            <w:pPr>
              <w:spacing w:before="0" w:after="0"/>
              <w:rPr>
                <w:rFonts w:ascii="Arial" w:hAnsi="Arial" w:cs="Arial"/>
                <w:sz w:val="20"/>
                <w:szCs w:val="20"/>
              </w:rPr>
            </w:pPr>
          </w:p>
        </w:tc>
        <w:tc>
          <w:tcPr>
            <w:tcW w:w="1605" w:type="dxa"/>
            <w:noWrap/>
            <w:hideMark/>
          </w:tcPr>
          <w:p w14:paraId="134ED042"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144EFC6" w14:textId="77777777" w:rsidTr="00A73339">
        <w:trPr>
          <w:trHeight w:val="300"/>
        </w:trPr>
        <w:tc>
          <w:tcPr>
            <w:tcW w:w="1949" w:type="dxa"/>
            <w:vMerge/>
            <w:noWrap/>
            <w:vAlign w:val="center"/>
          </w:tcPr>
          <w:p w14:paraId="56F48A61"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E6D85AC"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Solanum hirtum</w:t>
            </w:r>
          </w:p>
        </w:tc>
        <w:tc>
          <w:tcPr>
            <w:tcW w:w="1780" w:type="dxa"/>
            <w:noWrap/>
            <w:vAlign w:val="center"/>
            <w:hideMark/>
          </w:tcPr>
          <w:p w14:paraId="4AAE20E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Putbaalam</w:t>
            </w:r>
          </w:p>
        </w:tc>
        <w:tc>
          <w:tcPr>
            <w:tcW w:w="1544" w:type="dxa"/>
            <w:noWrap/>
            <w:vAlign w:val="center"/>
            <w:hideMark/>
          </w:tcPr>
          <w:p w14:paraId="15311CB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1826F69E" w14:textId="77777777" w:rsidR="00A73339" w:rsidRPr="00596A3A" w:rsidRDefault="00A73339" w:rsidP="00C80695">
            <w:pPr>
              <w:spacing w:before="0" w:after="0"/>
              <w:rPr>
                <w:rFonts w:ascii="Arial" w:hAnsi="Arial" w:cs="Arial"/>
                <w:sz w:val="20"/>
                <w:szCs w:val="20"/>
              </w:rPr>
            </w:pPr>
          </w:p>
        </w:tc>
        <w:tc>
          <w:tcPr>
            <w:tcW w:w="1605" w:type="dxa"/>
            <w:noWrap/>
            <w:hideMark/>
          </w:tcPr>
          <w:p w14:paraId="29CFBAFB"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BC021D1" w14:textId="77777777" w:rsidTr="00A73339">
        <w:trPr>
          <w:trHeight w:val="300"/>
        </w:trPr>
        <w:tc>
          <w:tcPr>
            <w:tcW w:w="1949" w:type="dxa"/>
            <w:vMerge/>
            <w:noWrap/>
            <w:vAlign w:val="center"/>
          </w:tcPr>
          <w:p w14:paraId="6CAF486F"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B7AAB6F"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Solanum dasyanthum</w:t>
            </w:r>
          </w:p>
        </w:tc>
        <w:tc>
          <w:tcPr>
            <w:tcW w:w="1780" w:type="dxa"/>
            <w:noWrap/>
            <w:vAlign w:val="center"/>
            <w:hideMark/>
          </w:tcPr>
          <w:p w14:paraId="4C0F846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Xton pap</w:t>
            </w:r>
          </w:p>
        </w:tc>
        <w:tc>
          <w:tcPr>
            <w:tcW w:w="1544" w:type="dxa"/>
            <w:noWrap/>
            <w:vAlign w:val="center"/>
            <w:hideMark/>
          </w:tcPr>
          <w:p w14:paraId="0A569340"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365BA417" w14:textId="77777777" w:rsidR="00A73339" w:rsidRPr="00596A3A" w:rsidRDefault="00A73339" w:rsidP="00C80695">
            <w:pPr>
              <w:spacing w:before="0" w:after="0"/>
              <w:rPr>
                <w:rFonts w:ascii="Arial" w:hAnsi="Arial" w:cs="Arial"/>
                <w:sz w:val="20"/>
                <w:szCs w:val="20"/>
              </w:rPr>
            </w:pPr>
          </w:p>
        </w:tc>
        <w:tc>
          <w:tcPr>
            <w:tcW w:w="1605" w:type="dxa"/>
            <w:noWrap/>
            <w:hideMark/>
          </w:tcPr>
          <w:p w14:paraId="74B2D5C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32C0A7D" w14:textId="77777777" w:rsidTr="00A73339">
        <w:trPr>
          <w:trHeight w:val="300"/>
        </w:trPr>
        <w:tc>
          <w:tcPr>
            <w:tcW w:w="1949" w:type="dxa"/>
            <w:noWrap/>
            <w:vAlign w:val="center"/>
            <w:hideMark/>
          </w:tcPr>
          <w:p w14:paraId="64DDFF67"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SURIANACEAE</w:t>
            </w:r>
          </w:p>
        </w:tc>
        <w:tc>
          <w:tcPr>
            <w:tcW w:w="3894" w:type="dxa"/>
            <w:noWrap/>
            <w:vAlign w:val="center"/>
            <w:hideMark/>
          </w:tcPr>
          <w:p w14:paraId="339C004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Suriana maritima</w:t>
            </w:r>
          </w:p>
        </w:tc>
        <w:tc>
          <w:tcPr>
            <w:tcW w:w="1780" w:type="dxa"/>
            <w:noWrap/>
            <w:vAlign w:val="center"/>
            <w:hideMark/>
          </w:tcPr>
          <w:p w14:paraId="02C2EF1F"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Pantsil</w:t>
            </w:r>
          </w:p>
        </w:tc>
        <w:tc>
          <w:tcPr>
            <w:tcW w:w="1544" w:type="dxa"/>
            <w:noWrap/>
            <w:vAlign w:val="center"/>
            <w:hideMark/>
          </w:tcPr>
          <w:p w14:paraId="0B5C378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6BCA0F07" w14:textId="77777777" w:rsidR="00A73339" w:rsidRPr="00596A3A" w:rsidRDefault="00A73339" w:rsidP="00C80695">
            <w:pPr>
              <w:spacing w:before="0" w:after="0"/>
              <w:rPr>
                <w:rFonts w:ascii="Arial" w:hAnsi="Arial" w:cs="Arial"/>
                <w:sz w:val="20"/>
                <w:szCs w:val="20"/>
              </w:rPr>
            </w:pPr>
          </w:p>
        </w:tc>
        <w:tc>
          <w:tcPr>
            <w:tcW w:w="1605" w:type="dxa"/>
            <w:noWrap/>
            <w:hideMark/>
          </w:tcPr>
          <w:p w14:paraId="41AF751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6D621C3" w14:textId="77777777" w:rsidTr="00A73339">
        <w:trPr>
          <w:trHeight w:val="300"/>
        </w:trPr>
        <w:tc>
          <w:tcPr>
            <w:tcW w:w="1949" w:type="dxa"/>
            <w:noWrap/>
            <w:vAlign w:val="center"/>
            <w:hideMark/>
          </w:tcPr>
          <w:p w14:paraId="4B9B1F0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TAMARIACEAE</w:t>
            </w:r>
          </w:p>
        </w:tc>
        <w:tc>
          <w:tcPr>
            <w:tcW w:w="3894" w:type="dxa"/>
            <w:noWrap/>
            <w:vAlign w:val="center"/>
            <w:hideMark/>
          </w:tcPr>
          <w:p w14:paraId="1902EDB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Tamarix ramosissima</w:t>
            </w:r>
          </w:p>
        </w:tc>
        <w:tc>
          <w:tcPr>
            <w:tcW w:w="1780" w:type="dxa"/>
            <w:noWrap/>
            <w:vAlign w:val="center"/>
            <w:hideMark/>
          </w:tcPr>
          <w:p w14:paraId="2065AA72"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774896A7" w14:textId="77777777" w:rsidR="00A73339" w:rsidRPr="00596A3A" w:rsidRDefault="00A73339" w:rsidP="00C80695">
            <w:pPr>
              <w:spacing w:before="0" w:after="0"/>
              <w:jc w:val="left"/>
              <w:rPr>
                <w:rFonts w:ascii="Arial" w:hAnsi="Arial" w:cs="Arial"/>
                <w:sz w:val="20"/>
                <w:szCs w:val="20"/>
              </w:rPr>
            </w:pPr>
          </w:p>
        </w:tc>
        <w:tc>
          <w:tcPr>
            <w:tcW w:w="2224" w:type="dxa"/>
            <w:noWrap/>
            <w:hideMark/>
          </w:tcPr>
          <w:p w14:paraId="36C86A32" w14:textId="77777777" w:rsidR="00A73339" w:rsidRPr="00596A3A" w:rsidRDefault="00A73339" w:rsidP="00C80695">
            <w:pPr>
              <w:spacing w:before="0" w:after="0"/>
              <w:rPr>
                <w:rFonts w:ascii="Arial" w:hAnsi="Arial" w:cs="Arial"/>
                <w:sz w:val="20"/>
                <w:szCs w:val="20"/>
              </w:rPr>
            </w:pPr>
          </w:p>
        </w:tc>
        <w:tc>
          <w:tcPr>
            <w:tcW w:w="1605" w:type="dxa"/>
            <w:noWrap/>
            <w:hideMark/>
          </w:tcPr>
          <w:p w14:paraId="419EDEC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3B752A1D" w14:textId="77777777" w:rsidTr="00A73339">
        <w:trPr>
          <w:trHeight w:val="300"/>
        </w:trPr>
        <w:tc>
          <w:tcPr>
            <w:tcW w:w="1949" w:type="dxa"/>
            <w:noWrap/>
            <w:vAlign w:val="center"/>
            <w:hideMark/>
          </w:tcPr>
          <w:p w14:paraId="5FD9EDA9"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TYPHACEAE</w:t>
            </w:r>
          </w:p>
        </w:tc>
        <w:tc>
          <w:tcPr>
            <w:tcW w:w="3894" w:type="dxa"/>
            <w:noWrap/>
            <w:vAlign w:val="center"/>
            <w:hideMark/>
          </w:tcPr>
          <w:p w14:paraId="467F5299"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Typha domingensis</w:t>
            </w:r>
          </w:p>
        </w:tc>
        <w:tc>
          <w:tcPr>
            <w:tcW w:w="1780" w:type="dxa"/>
            <w:noWrap/>
            <w:vAlign w:val="center"/>
            <w:hideMark/>
          </w:tcPr>
          <w:p w14:paraId="1D90882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Tule</w:t>
            </w:r>
          </w:p>
        </w:tc>
        <w:tc>
          <w:tcPr>
            <w:tcW w:w="1544" w:type="dxa"/>
            <w:noWrap/>
            <w:vAlign w:val="center"/>
            <w:hideMark/>
          </w:tcPr>
          <w:p w14:paraId="4CC33DF1"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792C2C3A" w14:textId="77777777" w:rsidR="00A73339" w:rsidRPr="00596A3A" w:rsidRDefault="00A73339" w:rsidP="00C80695">
            <w:pPr>
              <w:spacing w:before="0" w:after="0"/>
              <w:rPr>
                <w:rFonts w:ascii="Arial" w:hAnsi="Arial" w:cs="Arial"/>
                <w:sz w:val="20"/>
                <w:szCs w:val="20"/>
              </w:rPr>
            </w:pPr>
          </w:p>
        </w:tc>
        <w:tc>
          <w:tcPr>
            <w:tcW w:w="1605" w:type="dxa"/>
            <w:noWrap/>
            <w:hideMark/>
          </w:tcPr>
          <w:p w14:paraId="2EA9999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0D9B8B2" w14:textId="77777777" w:rsidTr="00A73339">
        <w:trPr>
          <w:trHeight w:val="300"/>
        </w:trPr>
        <w:tc>
          <w:tcPr>
            <w:tcW w:w="1949" w:type="dxa"/>
            <w:noWrap/>
            <w:vAlign w:val="center"/>
            <w:hideMark/>
          </w:tcPr>
          <w:p w14:paraId="18DD7D9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URTICACEAE</w:t>
            </w:r>
          </w:p>
        </w:tc>
        <w:tc>
          <w:tcPr>
            <w:tcW w:w="3894" w:type="dxa"/>
            <w:noWrap/>
            <w:vAlign w:val="center"/>
            <w:hideMark/>
          </w:tcPr>
          <w:p w14:paraId="0427E8A5"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Cecropia peltata</w:t>
            </w:r>
          </w:p>
        </w:tc>
        <w:tc>
          <w:tcPr>
            <w:tcW w:w="1780" w:type="dxa"/>
            <w:noWrap/>
            <w:vAlign w:val="center"/>
            <w:hideMark/>
          </w:tcPr>
          <w:p w14:paraId="0A14ACC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Guarumbo</w:t>
            </w:r>
          </w:p>
        </w:tc>
        <w:tc>
          <w:tcPr>
            <w:tcW w:w="1544" w:type="dxa"/>
            <w:noWrap/>
            <w:vAlign w:val="center"/>
            <w:hideMark/>
          </w:tcPr>
          <w:p w14:paraId="56360A6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Árbol</w:t>
            </w:r>
          </w:p>
        </w:tc>
        <w:tc>
          <w:tcPr>
            <w:tcW w:w="2224" w:type="dxa"/>
            <w:noWrap/>
            <w:hideMark/>
          </w:tcPr>
          <w:p w14:paraId="723A6B75" w14:textId="77777777" w:rsidR="00A73339" w:rsidRPr="00596A3A" w:rsidRDefault="00A73339" w:rsidP="00C80695">
            <w:pPr>
              <w:spacing w:before="0" w:after="0"/>
              <w:rPr>
                <w:rFonts w:ascii="Arial" w:hAnsi="Arial" w:cs="Arial"/>
                <w:sz w:val="20"/>
                <w:szCs w:val="20"/>
              </w:rPr>
            </w:pPr>
          </w:p>
        </w:tc>
        <w:tc>
          <w:tcPr>
            <w:tcW w:w="1605" w:type="dxa"/>
            <w:noWrap/>
            <w:hideMark/>
          </w:tcPr>
          <w:p w14:paraId="4639575F"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C86B242" w14:textId="77777777" w:rsidTr="00A73339">
        <w:trPr>
          <w:trHeight w:val="300"/>
        </w:trPr>
        <w:tc>
          <w:tcPr>
            <w:tcW w:w="1949" w:type="dxa"/>
            <w:vMerge w:val="restart"/>
            <w:noWrap/>
            <w:vAlign w:val="center"/>
            <w:hideMark/>
          </w:tcPr>
          <w:p w14:paraId="5B8F4EB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VERBENACEAE</w:t>
            </w:r>
          </w:p>
        </w:tc>
        <w:tc>
          <w:tcPr>
            <w:tcW w:w="3894" w:type="dxa"/>
            <w:noWrap/>
            <w:vAlign w:val="center"/>
            <w:hideMark/>
          </w:tcPr>
          <w:p w14:paraId="23CAC7D3"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Lantana camara</w:t>
            </w:r>
          </w:p>
        </w:tc>
        <w:tc>
          <w:tcPr>
            <w:tcW w:w="1780" w:type="dxa"/>
            <w:noWrap/>
            <w:vAlign w:val="center"/>
            <w:hideMark/>
          </w:tcPr>
          <w:p w14:paraId="3560B63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Oreganox~w</w:t>
            </w:r>
          </w:p>
        </w:tc>
        <w:tc>
          <w:tcPr>
            <w:tcW w:w="1544" w:type="dxa"/>
            <w:noWrap/>
            <w:vAlign w:val="center"/>
            <w:hideMark/>
          </w:tcPr>
          <w:p w14:paraId="5A3BC15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4174DA28" w14:textId="77777777" w:rsidR="00A73339" w:rsidRPr="00596A3A" w:rsidRDefault="00A73339" w:rsidP="00C80695">
            <w:pPr>
              <w:spacing w:before="0" w:after="0"/>
              <w:rPr>
                <w:rFonts w:ascii="Arial" w:hAnsi="Arial" w:cs="Arial"/>
                <w:sz w:val="20"/>
                <w:szCs w:val="20"/>
              </w:rPr>
            </w:pPr>
          </w:p>
        </w:tc>
        <w:tc>
          <w:tcPr>
            <w:tcW w:w="1605" w:type="dxa"/>
            <w:noWrap/>
            <w:hideMark/>
          </w:tcPr>
          <w:p w14:paraId="3AE2092C"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52C1568" w14:textId="77777777" w:rsidTr="00A73339">
        <w:trPr>
          <w:trHeight w:val="300"/>
        </w:trPr>
        <w:tc>
          <w:tcPr>
            <w:tcW w:w="1949" w:type="dxa"/>
            <w:vMerge/>
            <w:noWrap/>
            <w:vAlign w:val="center"/>
          </w:tcPr>
          <w:p w14:paraId="26713637"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6039A43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Lantana involucrata</w:t>
            </w:r>
          </w:p>
        </w:tc>
        <w:tc>
          <w:tcPr>
            <w:tcW w:w="1780" w:type="dxa"/>
            <w:noWrap/>
            <w:vAlign w:val="center"/>
            <w:hideMark/>
          </w:tcPr>
          <w:p w14:paraId="1E5D895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Sikil ha' xiw</w:t>
            </w:r>
          </w:p>
        </w:tc>
        <w:tc>
          <w:tcPr>
            <w:tcW w:w="1544" w:type="dxa"/>
            <w:noWrap/>
            <w:vAlign w:val="center"/>
            <w:hideMark/>
          </w:tcPr>
          <w:p w14:paraId="056B247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7A62390C" w14:textId="77777777" w:rsidR="00A73339" w:rsidRPr="00596A3A" w:rsidRDefault="00A73339" w:rsidP="00C80695">
            <w:pPr>
              <w:spacing w:before="0" w:after="0"/>
              <w:rPr>
                <w:rFonts w:ascii="Arial" w:hAnsi="Arial" w:cs="Arial"/>
                <w:sz w:val="20"/>
                <w:szCs w:val="20"/>
              </w:rPr>
            </w:pPr>
          </w:p>
        </w:tc>
        <w:tc>
          <w:tcPr>
            <w:tcW w:w="1605" w:type="dxa"/>
            <w:noWrap/>
            <w:hideMark/>
          </w:tcPr>
          <w:p w14:paraId="2533896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41EB00C2" w14:textId="77777777" w:rsidTr="00A73339">
        <w:trPr>
          <w:trHeight w:val="300"/>
        </w:trPr>
        <w:tc>
          <w:tcPr>
            <w:tcW w:w="1949" w:type="dxa"/>
            <w:vMerge/>
            <w:noWrap/>
            <w:vAlign w:val="center"/>
          </w:tcPr>
          <w:p w14:paraId="473E0575"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16428B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Phyla nodiflora</w:t>
            </w:r>
          </w:p>
        </w:tc>
        <w:tc>
          <w:tcPr>
            <w:tcW w:w="1780" w:type="dxa"/>
            <w:noWrap/>
            <w:vAlign w:val="center"/>
            <w:hideMark/>
          </w:tcPr>
          <w:p w14:paraId="6A7A5B01"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7302187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32727F87" w14:textId="77777777" w:rsidR="00A73339" w:rsidRPr="00596A3A" w:rsidRDefault="00A73339" w:rsidP="00C80695">
            <w:pPr>
              <w:spacing w:before="0" w:after="0"/>
              <w:rPr>
                <w:rFonts w:ascii="Arial" w:hAnsi="Arial" w:cs="Arial"/>
                <w:sz w:val="20"/>
                <w:szCs w:val="20"/>
              </w:rPr>
            </w:pPr>
          </w:p>
        </w:tc>
        <w:tc>
          <w:tcPr>
            <w:tcW w:w="1605" w:type="dxa"/>
            <w:noWrap/>
            <w:hideMark/>
          </w:tcPr>
          <w:p w14:paraId="6D932B24"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FF55021" w14:textId="77777777" w:rsidTr="00A73339">
        <w:trPr>
          <w:trHeight w:val="300"/>
        </w:trPr>
        <w:tc>
          <w:tcPr>
            <w:tcW w:w="1949" w:type="dxa"/>
            <w:vMerge/>
            <w:noWrap/>
            <w:vAlign w:val="center"/>
          </w:tcPr>
          <w:p w14:paraId="6F88F5E7"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44EA08B"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Phyla stoechadifolia</w:t>
            </w:r>
          </w:p>
        </w:tc>
        <w:tc>
          <w:tcPr>
            <w:tcW w:w="1780" w:type="dxa"/>
            <w:noWrap/>
            <w:vAlign w:val="center"/>
            <w:hideMark/>
          </w:tcPr>
          <w:p w14:paraId="0771D77B"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Kabal ya'ax niik</w:t>
            </w:r>
          </w:p>
        </w:tc>
        <w:tc>
          <w:tcPr>
            <w:tcW w:w="1544" w:type="dxa"/>
            <w:noWrap/>
            <w:vAlign w:val="center"/>
            <w:hideMark/>
          </w:tcPr>
          <w:p w14:paraId="35643B36"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w:t>
            </w:r>
          </w:p>
        </w:tc>
        <w:tc>
          <w:tcPr>
            <w:tcW w:w="2224" w:type="dxa"/>
            <w:noWrap/>
            <w:hideMark/>
          </w:tcPr>
          <w:p w14:paraId="614062ED" w14:textId="77777777" w:rsidR="00A73339" w:rsidRPr="00596A3A" w:rsidRDefault="00A73339" w:rsidP="00C80695">
            <w:pPr>
              <w:spacing w:before="0" w:after="0"/>
              <w:rPr>
                <w:rFonts w:ascii="Arial" w:hAnsi="Arial" w:cs="Arial"/>
                <w:sz w:val="20"/>
                <w:szCs w:val="20"/>
              </w:rPr>
            </w:pPr>
          </w:p>
        </w:tc>
        <w:tc>
          <w:tcPr>
            <w:tcW w:w="1605" w:type="dxa"/>
            <w:noWrap/>
            <w:hideMark/>
          </w:tcPr>
          <w:p w14:paraId="7E2015E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CEF417F" w14:textId="77777777" w:rsidTr="00A73339">
        <w:trPr>
          <w:trHeight w:val="300"/>
        </w:trPr>
        <w:tc>
          <w:tcPr>
            <w:tcW w:w="1949" w:type="dxa"/>
            <w:vMerge/>
            <w:noWrap/>
            <w:vAlign w:val="center"/>
          </w:tcPr>
          <w:p w14:paraId="710FDC93"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088DE466"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Petrea volubilis</w:t>
            </w:r>
          </w:p>
        </w:tc>
        <w:tc>
          <w:tcPr>
            <w:tcW w:w="1780" w:type="dxa"/>
            <w:noWrap/>
            <w:vAlign w:val="center"/>
            <w:hideMark/>
          </w:tcPr>
          <w:p w14:paraId="467FCD3C"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Yo och op ts~m~n</w:t>
            </w:r>
          </w:p>
        </w:tc>
        <w:tc>
          <w:tcPr>
            <w:tcW w:w="1544" w:type="dxa"/>
            <w:noWrap/>
            <w:vAlign w:val="center"/>
            <w:hideMark/>
          </w:tcPr>
          <w:p w14:paraId="2FF148C5"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 trepador</w:t>
            </w:r>
          </w:p>
        </w:tc>
        <w:tc>
          <w:tcPr>
            <w:tcW w:w="2224" w:type="dxa"/>
          </w:tcPr>
          <w:p w14:paraId="56817C77" w14:textId="77777777" w:rsidR="00A73339" w:rsidRPr="00596A3A" w:rsidRDefault="00A73339" w:rsidP="00C80695">
            <w:pPr>
              <w:spacing w:before="0" w:after="0"/>
              <w:rPr>
                <w:rFonts w:ascii="Arial" w:hAnsi="Arial" w:cs="Arial"/>
                <w:sz w:val="20"/>
                <w:szCs w:val="20"/>
              </w:rPr>
            </w:pPr>
          </w:p>
        </w:tc>
        <w:tc>
          <w:tcPr>
            <w:tcW w:w="1605" w:type="dxa"/>
            <w:noWrap/>
            <w:hideMark/>
          </w:tcPr>
          <w:p w14:paraId="4090C556"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67E0951F" w14:textId="77777777" w:rsidTr="00A73339">
        <w:trPr>
          <w:trHeight w:val="300"/>
        </w:trPr>
        <w:tc>
          <w:tcPr>
            <w:tcW w:w="1949" w:type="dxa"/>
            <w:vMerge/>
            <w:noWrap/>
            <w:vAlign w:val="center"/>
          </w:tcPr>
          <w:p w14:paraId="51B06307"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76D3DEBA"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Stachytarpheta jamaicensis</w:t>
            </w:r>
          </w:p>
        </w:tc>
        <w:tc>
          <w:tcPr>
            <w:tcW w:w="1780" w:type="dxa"/>
            <w:noWrap/>
            <w:vAlign w:val="center"/>
            <w:hideMark/>
          </w:tcPr>
          <w:p w14:paraId="391487F2"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Ibin xiw</w:t>
            </w:r>
          </w:p>
        </w:tc>
        <w:tc>
          <w:tcPr>
            <w:tcW w:w="1544" w:type="dxa"/>
            <w:noWrap/>
            <w:vAlign w:val="center"/>
            <w:hideMark/>
          </w:tcPr>
          <w:p w14:paraId="63B02AD9"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Arbusto</w:t>
            </w:r>
          </w:p>
        </w:tc>
        <w:tc>
          <w:tcPr>
            <w:tcW w:w="2224" w:type="dxa"/>
            <w:noWrap/>
            <w:hideMark/>
          </w:tcPr>
          <w:p w14:paraId="7868C229" w14:textId="77777777" w:rsidR="00A73339" w:rsidRPr="00596A3A" w:rsidRDefault="00A73339" w:rsidP="00C80695">
            <w:pPr>
              <w:spacing w:before="0" w:after="0"/>
              <w:rPr>
                <w:rFonts w:ascii="Arial" w:hAnsi="Arial" w:cs="Arial"/>
                <w:sz w:val="20"/>
                <w:szCs w:val="20"/>
              </w:rPr>
            </w:pPr>
          </w:p>
        </w:tc>
        <w:tc>
          <w:tcPr>
            <w:tcW w:w="1605" w:type="dxa"/>
            <w:noWrap/>
            <w:hideMark/>
          </w:tcPr>
          <w:p w14:paraId="65ED9E5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231F07FC" w14:textId="77777777" w:rsidTr="00A73339">
        <w:trPr>
          <w:trHeight w:val="300"/>
        </w:trPr>
        <w:tc>
          <w:tcPr>
            <w:tcW w:w="1949" w:type="dxa"/>
            <w:vMerge w:val="restart"/>
            <w:noWrap/>
            <w:vAlign w:val="center"/>
            <w:hideMark/>
          </w:tcPr>
          <w:p w14:paraId="2DC5A978"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VITACEAE</w:t>
            </w:r>
          </w:p>
        </w:tc>
        <w:tc>
          <w:tcPr>
            <w:tcW w:w="3894" w:type="dxa"/>
            <w:noWrap/>
            <w:vAlign w:val="center"/>
            <w:hideMark/>
          </w:tcPr>
          <w:p w14:paraId="130326F4"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Cissus gossypiifolia</w:t>
            </w:r>
          </w:p>
        </w:tc>
        <w:tc>
          <w:tcPr>
            <w:tcW w:w="1780" w:type="dxa"/>
            <w:noWrap/>
            <w:vAlign w:val="center"/>
            <w:hideMark/>
          </w:tcPr>
          <w:p w14:paraId="7AFA279E"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Xtab ka'an</w:t>
            </w:r>
          </w:p>
        </w:tc>
        <w:tc>
          <w:tcPr>
            <w:tcW w:w="1544" w:type="dxa"/>
            <w:noWrap/>
            <w:vAlign w:val="center"/>
            <w:hideMark/>
          </w:tcPr>
          <w:p w14:paraId="69CED574"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 trepadora</w:t>
            </w:r>
          </w:p>
        </w:tc>
        <w:tc>
          <w:tcPr>
            <w:tcW w:w="2224" w:type="dxa"/>
          </w:tcPr>
          <w:p w14:paraId="3EDFA320" w14:textId="77777777" w:rsidR="00A73339" w:rsidRPr="00596A3A" w:rsidRDefault="00A73339" w:rsidP="00C80695">
            <w:pPr>
              <w:spacing w:before="0" w:after="0"/>
              <w:rPr>
                <w:rFonts w:ascii="Arial" w:hAnsi="Arial" w:cs="Arial"/>
                <w:sz w:val="18"/>
                <w:szCs w:val="20"/>
              </w:rPr>
            </w:pPr>
          </w:p>
        </w:tc>
        <w:tc>
          <w:tcPr>
            <w:tcW w:w="1605" w:type="dxa"/>
            <w:noWrap/>
            <w:hideMark/>
          </w:tcPr>
          <w:p w14:paraId="2481D041"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CF435B" w:rsidRPr="00596A3A" w14:paraId="07973976" w14:textId="77777777" w:rsidTr="00A73339">
        <w:trPr>
          <w:trHeight w:val="300"/>
        </w:trPr>
        <w:tc>
          <w:tcPr>
            <w:tcW w:w="1949" w:type="dxa"/>
            <w:vMerge/>
            <w:noWrap/>
            <w:vAlign w:val="center"/>
          </w:tcPr>
          <w:p w14:paraId="78821520"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317170E0"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Cissus verticillata</w:t>
            </w:r>
          </w:p>
        </w:tc>
        <w:tc>
          <w:tcPr>
            <w:tcW w:w="1780" w:type="dxa"/>
            <w:noWrap/>
            <w:vAlign w:val="center"/>
            <w:hideMark/>
          </w:tcPr>
          <w:p w14:paraId="68040BC7"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Xta ka anil</w:t>
            </w:r>
          </w:p>
        </w:tc>
        <w:tc>
          <w:tcPr>
            <w:tcW w:w="1544" w:type="dxa"/>
            <w:noWrap/>
            <w:vAlign w:val="center"/>
            <w:hideMark/>
          </w:tcPr>
          <w:p w14:paraId="7E44B94A" w14:textId="77777777" w:rsidR="00A73339" w:rsidRPr="00596A3A" w:rsidRDefault="00A73339" w:rsidP="00C80695">
            <w:pPr>
              <w:spacing w:before="0" w:after="0"/>
              <w:jc w:val="left"/>
              <w:rPr>
                <w:rFonts w:ascii="Arial" w:hAnsi="Arial" w:cs="Arial"/>
                <w:sz w:val="20"/>
                <w:szCs w:val="20"/>
              </w:rPr>
            </w:pPr>
            <w:r w:rsidRPr="00596A3A">
              <w:rPr>
                <w:rFonts w:ascii="Arial" w:hAnsi="Arial" w:cs="Arial"/>
                <w:sz w:val="20"/>
                <w:szCs w:val="20"/>
              </w:rPr>
              <w:t>Hierba trepadora</w:t>
            </w:r>
          </w:p>
        </w:tc>
        <w:tc>
          <w:tcPr>
            <w:tcW w:w="2224" w:type="dxa"/>
          </w:tcPr>
          <w:p w14:paraId="2D855095" w14:textId="77777777" w:rsidR="00A73339" w:rsidRPr="00596A3A" w:rsidRDefault="00A73339" w:rsidP="00C80695">
            <w:pPr>
              <w:spacing w:before="0" w:after="0"/>
              <w:rPr>
                <w:rFonts w:ascii="Arial" w:hAnsi="Arial" w:cs="Arial"/>
                <w:sz w:val="18"/>
                <w:szCs w:val="20"/>
              </w:rPr>
            </w:pPr>
          </w:p>
        </w:tc>
        <w:tc>
          <w:tcPr>
            <w:tcW w:w="1605" w:type="dxa"/>
            <w:noWrap/>
            <w:hideMark/>
          </w:tcPr>
          <w:p w14:paraId="6E7131FA"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r w:rsidR="00A73339" w:rsidRPr="00596A3A" w14:paraId="48B45DBE" w14:textId="77777777" w:rsidTr="00A73339">
        <w:trPr>
          <w:trHeight w:val="300"/>
        </w:trPr>
        <w:tc>
          <w:tcPr>
            <w:tcW w:w="1949" w:type="dxa"/>
            <w:vMerge/>
            <w:noWrap/>
            <w:vAlign w:val="center"/>
          </w:tcPr>
          <w:p w14:paraId="4F841E16" w14:textId="77777777" w:rsidR="00A73339" w:rsidRPr="00596A3A" w:rsidRDefault="00A73339" w:rsidP="00C80695">
            <w:pPr>
              <w:spacing w:before="0" w:after="0"/>
              <w:jc w:val="center"/>
              <w:rPr>
                <w:rFonts w:ascii="Arial" w:hAnsi="Arial" w:cs="Arial"/>
                <w:sz w:val="20"/>
                <w:szCs w:val="20"/>
              </w:rPr>
            </w:pPr>
          </w:p>
        </w:tc>
        <w:tc>
          <w:tcPr>
            <w:tcW w:w="3894" w:type="dxa"/>
            <w:noWrap/>
            <w:vAlign w:val="center"/>
            <w:hideMark/>
          </w:tcPr>
          <w:p w14:paraId="1A831101" w14:textId="77777777" w:rsidR="00A73339" w:rsidRPr="00596A3A" w:rsidRDefault="00A73339" w:rsidP="00C80695">
            <w:pPr>
              <w:spacing w:before="0" w:after="0"/>
              <w:jc w:val="left"/>
              <w:rPr>
                <w:rFonts w:ascii="Arial" w:hAnsi="Arial" w:cs="Arial"/>
                <w:i/>
                <w:sz w:val="20"/>
                <w:szCs w:val="20"/>
              </w:rPr>
            </w:pPr>
            <w:r w:rsidRPr="00596A3A">
              <w:rPr>
                <w:rFonts w:ascii="Arial" w:hAnsi="Arial" w:cs="Arial"/>
                <w:i/>
                <w:sz w:val="20"/>
                <w:szCs w:val="20"/>
              </w:rPr>
              <w:t>Vitis sp.</w:t>
            </w:r>
          </w:p>
        </w:tc>
        <w:tc>
          <w:tcPr>
            <w:tcW w:w="1780" w:type="dxa"/>
            <w:noWrap/>
            <w:vAlign w:val="center"/>
            <w:hideMark/>
          </w:tcPr>
          <w:p w14:paraId="31301321" w14:textId="77777777" w:rsidR="00A73339" w:rsidRPr="00596A3A" w:rsidRDefault="00A73339" w:rsidP="00C80695">
            <w:pPr>
              <w:spacing w:before="0" w:after="0"/>
              <w:jc w:val="left"/>
              <w:rPr>
                <w:rFonts w:ascii="Arial" w:hAnsi="Arial" w:cs="Arial"/>
                <w:sz w:val="20"/>
                <w:szCs w:val="20"/>
              </w:rPr>
            </w:pPr>
          </w:p>
        </w:tc>
        <w:tc>
          <w:tcPr>
            <w:tcW w:w="1544" w:type="dxa"/>
            <w:noWrap/>
            <w:vAlign w:val="center"/>
            <w:hideMark/>
          </w:tcPr>
          <w:p w14:paraId="1C5AA292" w14:textId="77777777" w:rsidR="00A73339" w:rsidRPr="00596A3A" w:rsidRDefault="00A73339" w:rsidP="00C80695">
            <w:pPr>
              <w:spacing w:before="0" w:after="0"/>
              <w:jc w:val="left"/>
              <w:rPr>
                <w:rFonts w:ascii="Arial" w:hAnsi="Arial" w:cs="Arial"/>
                <w:sz w:val="18"/>
                <w:szCs w:val="20"/>
              </w:rPr>
            </w:pPr>
            <w:r w:rsidRPr="00596A3A">
              <w:rPr>
                <w:rFonts w:ascii="Arial" w:hAnsi="Arial" w:cs="Arial"/>
                <w:sz w:val="20"/>
                <w:szCs w:val="20"/>
              </w:rPr>
              <w:t>Hierba</w:t>
            </w:r>
            <w:r w:rsidRPr="00596A3A">
              <w:rPr>
                <w:rFonts w:ascii="Arial" w:hAnsi="Arial" w:cs="Arial"/>
                <w:sz w:val="18"/>
                <w:szCs w:val="20"/>
              </w:rPr>
              <w:t xml:space="preserve"> </w:t>
            </w:r>
            <w:r w:rsidRPr="00596A3A">
              <w:rPr>
                <w:rFonts w:ascii="Arial" w:hAnsi="Arial" w:cs="Arial"/>
                <w:sz w:val="20"/>
                <w:szCs w:val="20"/>
              </w:rPr>
              <w:t>trepadora</w:t>
            </w:r>
          </w:p>
        </w:tc>
        <w:tc>
          <w:tcPr>
            <w:tcW w:w="2224" w:type="dxa"/>
          </w:tcPr>
          <w:p w14:paraId="5C1B7CC0" w14:textId="77777777" w:rsidR="00A73339" w:rsidRPr="00596A3A" w:rsidRDefault="00A73339" w:rsidP="00C80695">
            <w:pPr>
              <w:spacing w:before="0" w:after="0"/>
              <w:rPr>
                <w:rFonts w:ascii="Arial" w:hAnsi="Arial" w:cs="Arial"/>
                <w:sz w:val="18"/>
                <w:szCs w:val="20"/>
              </w:rPr>
            </w:pPr>
          </w:p>
        </w:tc>
        <w:tc>
          <w:tcPr>
            <w:tcW w:w="1605" w:type="dxa"/>
            <w:noWrap/>
            <w:hideMark/>
          </w:tcPr>
          <w:p w14:paraId="258DB70E" w14:textId="77777777" w:rsidR="00A73339" w:rsidRPr="00596A3A" w:rsidRDefault="00A73339" w:rsidP="00C80695">
            <w:pPr>
              <w:spacing w:before="0" w:after="0"/>
              <w:jc w:val="center"/>
              <w:rPr>
                <w:rFonts w:ascii="Arial" w:hAnsi="Arial" w:cs="Arial"/>
                <w:sz w:val="20"/>
                <w:szCs w:val="20"/>
              </w:rPr>
            </w:pPr>
            <w:r w:rsidRPr="00596A3A">
              <w:rPr>
                <w:rFonts w:ascii="Arial" w:hAnsi="Arial" w:cs="Arial"/>
                <w:sz w:val="20"/>
                <w:szCs w:val="20"/>
              </w:rPr>
              <w:t>-</w:t>
            </w:r>
          </w:p>
        </w:tc>
      </w:tr>
    </w:tbl>
    <w:p w14:paraId="4A7D0AB4" w14:textId="77777777" w:rsidR="00A73339" w:rsidRPr="00596A3A" w:rsidRDefault="00A73339" w:rsidP="00C80695">
      <w:pPr>
        <w:spacing w:before="0" w:after="0" w:line="240" w:lineRule="auto"/>
        <w:rPr>
          <w:rFonts w:ascii="Arial" w:hAnsi="Arial" w:cs="Arial"/>
          <w:sz w:val="20"/>
          <w:szCs w:val="20"/>
        </w:rPr>
      </w:pPr>
    </w:p>
    <w:tbl>
      <w:tblPr>
        <w:tblW w:w="0" w:type="auto"/>
        <w:jc w:val="center"/>
        <w:tblCellMar>
          <w:left w:w="70" w:type="dxa"/>
          <w:right w:w="70" w:type="dxa"/>
        </w:tblCellMar>
        <w:tblLook w:val="04A0" w:firstRow="1" w:lastRow="0" w:firstColumn="1" w:lastColumn="0" w:noHBand="0" w:noVBand="1"/>
      </w:tblPr>
      <w:tblGrid>
        <w:gridCol w:w="2019"/>
        <w:gridCol w:w="1718"/>
        <w:gridCol w:w="1247"/>
        <w:gridCol w:w="1273"/>
        <w:gridCol w:w="1658"/>
        <w:gridCol w:w="1585"/>
      </w:tblGrid>
      <w:tr w:rsidR="00CF435B" w:rsidRPr="00596A3A" w14:paraId="2587DD6F" w14:textId="77777777" w:rsidTr="00A73339">
        <w:trPr>
          <w:tblHeader/>
          <w:jc w:val="center"/>
        </w:trPr>
        <w:tc>
          <w:tcPr>
            <w:tcW w:w="0" w:type="auto"/>
            <w:gridSpan w:val="6"/>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A107C93" w14:textId="77777777" w:rsidR="00A73339" w:rsidRPr="00596A3A" w:rsidRDefault="00A73339" w:rsidP="00C80695">
            <w:pPr>
              <w:tabs>
                <w:tab w:val="left" w:pos="225"/>
                <w:tab w:val="center" w:pos="4788"/>
              </w:tabs>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lastRenderedPageBreak/>
              <w:t>LISTA DE ESPECIES DE FLORA COSTERA</w:t>
            </w:r>
          </w:p>
        </w:tc>
      </w:tr>
      <w:tr w:rsidR="00CF435B" w:rsidRPr="00596A3A" w14:paraId="00F3F8D1" w14:textId="77777777" w:rsidTr="00A73339">
        <w:trPr>
          <w:tblHeader/>
          <w:jc w:val="center"/>
        </w:trPr>
        <w:tc>
          <w:tcPr>
            <w:tcW w:w="0" w:type="auto"/>
            <w:tcBorders>
              <w:top w:val="nil"/>
              <w:left w:val="single" w:sz="4" w:space="0" w:color="auto"/>
              <w:bottom w:val="single" w:sz="4" w:space="0" w:color="auto"/>
              <w:right w:val="single" w:sz="4" w:space="0" w:color="auto"/>
            </w:tcBorders>
            <w:shd w:val="clear" w:color="auto" w:fill="BFBFBF" w:themeFill="background1" w:themeFillShade="BF"/>
            <w:vAlign w:val="center"/>
            <w:hideMark/>
          </w:tcPr>
          <w:p w14:paraId="6846B07B"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ESPECIES</w:t>
            </w:r>
          </w:p>
        </w:tc>
        <w:tc>
          <w:tcPr>
            <w:tcW w:w="0" w:type="auto"/>
            <w:tcBorders>
              <w:top w:val="nil"/>
              <w:left w:val="nil"/>
              <w:bottom w:val="single" w:sz="4" w:space="0" w:color="auto"/>
              <w:right w:val="single" w:sz="4" w:space="0" w:color="auto"/>
            </w:tcBorders>
            <w:shd w:val="clear" w:color="auto" w:fill="BFBFBF" w:themeFill="background1" w:themeFillShade="BF"/>
            <w:vAlign w:val="center"/>
            <w:hideMark/>
          </w:tcPr>
          <w:p w14:paraId="7AED519F"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NOMBRE CIENTÍFICO</w:t>
            </w:r>
          </w:p>
        </w:tc>
        <w:tc>
          <w:tcPr>
            <w:tcW w:w="0" w:type="auto"/>
            <w:tcBorders>
              <w:top w:val="nil"/>
              <w:left w:val="nil"/>
              <w:bottom w:val="single" w:sz="4" w:space="0" w:color="auto"/>
              <w:right w:val="single" w:sz="4" w:space="0" w:color="auto"/>
            </w:tcBorders>
            <w:shd w:val="clear" w:color="auto" w:fill="BFBFBF" w:themeFill="background1" w:themeFillShade="BF"/>
            <w:vAlign w:val="center"/>
            <w:hideMark/>
          </w:tcPr>
          <w:p w14:paraId="7D613306"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FORMA DE VIDA</w:t>
            </w:r>
          </w:p>
        </w:tc>
        <w:tc>
          <w:tcPr>
            <w:tcW w:w="0" w:type="auto"/>
            <w:tcBorders>
              <w:top w:val="nil"/>
              <w:left w:val="nil"/>
              <w:bottom w:val="single" w:sz="4" w:space="0" w:color="auto"/>
              <w:right w:val="single" w:sz="4" w:space="0" w:color="auto"/>
            </w:tcBorders>
            <w:shd w:val="clear" w:color="auto" w:fill="BFBFBF" w:themeFill="background1" w:themeFillShade="BF"/>
            <w:vAlign w:val="center"/>
            <w:hideMark/>
          </w:tcPr>
          <w:p w14:paraId="14EF6D89"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NOMBRE COMÚN</w:t>
            </w:r>
          </w:p>
        </w:tc>
        <w:tc>
          <w:tcPr>
            <w:tcW w:w="0" w:type="auto"/>
            <w:tcBorders>
              <w:top w:val="nil"/>
              <w:left w:val="nil"/>
              <w:bottom w:val="single" w:sz="4" w:space="0" w:color="auto"/>
              <w:right w:val="single" w:sz="4" w:space="0" w:color="auto"/>
            </w:tcBorders>
            <w:shd w:val="clear" w:color="auto" w:fill="BFBFBF" w:themeFill="background1" w:themeFillShade="BF"/>
            <w:vAlign w:val="center"/>
            <w:hideMark/>
          </w:tcPr>
          <w:p w14:paraId="4049DA17"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CATEGORÍA DE RIESGO</w:t>
            </w:r>
            <w:r w:rsidRPr="00596A3A">
              <w:rPr>
                <w:rFonts w:ascii="Arial" w:eastAsia="Times New Roman" w:hAnsi="Arial" w:cs="Arial"/>
                <w:b/>
                <w:bCs/>
                <w:sz w:val="20"/>
                <w:szCs w:val="20"/>
                <w:lang w:eastAsia="es-MX"/>
              </w:rPr>
              <w:br/>
              <w:t>(NOM-059)</w:t>
            </w:r>
          </w:p>
        </w:tc>
        <w:tc>
          <w:tcPr>
            <w:tcW w:w="0" w:type="auto"/>
            <w:tcBorders>
              <w:top w:val="nil"/>
              <w:left w:val="nil"/>
              <w:bottom w:val="single" w:sz="4" w:space="0" w:color="auto"/>
              <w:right w:val="single" w:sz="4" w:space="0" w:color="auto"/>
            </w:tcBorders>
            <w:shd w:val="clear" w:color="auto" w:fill="BFBFBF" w:themeFill="background1" w:themeFillShade="BF"/>
            <w:vAlign w:val="center"/>
            <w:hideMark/>
          </w:tcPr>
          <w:p w14:paraId="6C407C78"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b/>
                <w:bCs/>
                <w:sz w:val="20"/>
                <w:szCs w:val="20"/>
                <w:lang w:eastAsia="es-MX"/>
              </w:rPr>
              <w:t>DISTRIBUCIÓN</w:t>
            </w:r>
          </w:p>
        </w:tc>
      </w:tr>
      <w:tr w:rsidR="00CF435B" w:rsidRPr="00596A3A" w14:paraId="604C97C9" w14:textId="77777777" w:rsidTr="00A73339">
        <w:trPr>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9D08B9"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AIZOACEAE</w:t>
            </w:r>
          </w:p>
        </w:tc>
        <w:tc>
          <w:tcPr>
            <w:tcW w:w="0" w:type="auto"/>
            <w:tcBorders>
              <w:top w:val="nil"/>
              <w:left w:val="nil"/>
              <w:bottom w:val="single" w:sz="4" w:space="0" w:color="auto"/>
              <w:right w:val="single" w:sz="4" w:space="0" w:color="auto"/>
            </w:tcBorders>
            <w:shd w:val="clear" w:color="auto" w:fill="auto"/>
            <w:hideMark/>
          </w:tcPr>
          <w:p w14:paraId="65646DC8"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Sesuvium portulacastrum</w:t>
            </w:r>
          </w:p>
        </w:tc>
        <w:tc>
          <w:tcPr>
            <w:tcW w:w="0" w:type="auto"/>
            <w:tcBorders>
              <w:top w:val="nil"/>
              <w:left w:val="nil"/>
              <w:bottom w:val="single" w:sz="4" w:space="0" w:color="auto"/>
              <w:right w:val="single" w:sz="4" w:space="0" w:color="auto"/>
            </w:tcBorders>
            <w:shd w:val="clear" w:color="auto" w:fill="auto"/>
            <w:hideMark/>
          </w:tcPr>
          <w:p w14:paraId="58D48F6C"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Hierba rastrera</w:t>
            </w:r>
          </w:p>
        </w:tc>
        <w:tc>
          <w:tcPr>
            <w:tcW w:w="0" w:type="auto"/>
            <w:tcBorders>
              <w:top w:val="nil"/>
              <w:left w:val="nil"/>
              <w:bottom w:val="single" w:sz="4" w:space="0" w:color="auto"/>
              <w:right w:val="single" w:sz="4" w:space="0" w:color="auto"/>
            </w:tcBorders>
            <w:shd w:val="clear" w:color="auto" w:fill="auto"/>
            <w:hideMark/>
          </w:tcPr>
          <w:p w14:paraId="6D8F0AD5"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Verdolaga de playa</w:t>
            </w:r>
          </w:p>
        </w:tc>
        <w:tc>
          <w:tcPr>
            <w:tcW w:w="0" w:type="auto"/>
            <w:tcBorders>
              <w:top w:val="nil"/>
              <w:left w:val="nil"/>
              <w:bottom w:val="single" w:sz="4" w:space="0" w:color="auto"/>
              <w:right w:val="single" w:sz="4" w:space="0" w:color="auto"/>
            </w:tcBorders>
            <w:shd w:val="clear" w:color="auto" w:fill="auto"/>
            <w:hideMark/>
          </w:tcPr>
          <w:p w14:paraId="239F7D19"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0" w:type="auto"/>
            <w:tcBorders>
              <w:top w:val="nil"/>
              <w:left w:val="nil"/>
              <w:bottom w:val="single" w:sz="4" w:space="0" w:color="auto"/>
              <w:right w:val="single" w:sz="4" w:space="0" w:color="auto"/>
            </w:tcBorders>
            <w:shd w:val="clear" w:color="auto" w:fill="auto"/>
            <w:hideMark/>
          </w:tcPr>
          <w:p w14:paraId="388EFB54"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sz w:val="20"/>
                <w:szCs w:val="20"/>
                <w:lang w:eastAsia="es-MX"/>
              </w:rPr>
              <w:t>-</w:t>
            </w:r>
          </w:p>
        </w:tc>
      </w:tr>
      <w:tr w:rsidR="00CF435B" w:rsidRPr="00596A3A" w14:paraId="08B71BA4" w14:textId="77777777" w:rsidTr="00A73339">
        <w:trPr>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567E4CA"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APOCYNACEAE</w:t>
            </w:r>
          </w:p>
        </w:tc>
        <w:tc>
          <w:tcPr>
            <w:tcW w:w="0" w:type="auto"/>
            <w:tcBorders>
              <w:top w:val="nil"/>
              <w:left w:val="nil"/>
              <w:bottom w:val="single" w:sz="4" w:space="0" w:color="auto"/>
              <w:right w:val="single" w:sz="4" w:space="0" w:color="auto"/>
            </w:tcBorders>
            <w:shd w:val="clear" w:color="auto" w:fill="auto"/>
            <w:hideMark/>
          </w:tcPr>
          <w:p w14:paraId="2DC1135E"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Rhabdadenia biflora</w:t>
            </w:r>
          </w:p>
        </w:tc>
        <w:tc>
          <w:tcPr>
            <w:tcW w:w="0" w:type="auto"/>
            <w:tcBorders>
              <w:top w:val="nil"/>
              <w:left w:val="nil"/>
              <w:bottom w:val="single" w:sz="4" w:space="0" w:color="auto"/>
              <w:right w:val="single" w:sz="4" w:space="0" w:color="auto"/>
            </w:tcBorders>
            <w:shd w:val="clear" w:color="auto" w:fill="auto"/>
            <w:hideMark/>
          </w:tcPr>
          <w:p w14:paraId="6310CBE5"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Trepadora</w:t>
            </w:r>
          </w:p>
        </w:tc>
        <w:tc>
          <w:tcPr>
            <w:tcW w:w="0" w:type="auto"/>
            <w:tcBorders>
              <w:top w:val="nil"/>
              <w:left w:val="nil"/>
              <w:bottom w:val="single" w:sz="4" w:space="0" w:color="auto"/>
              <w:right w:val="single" w:sz="4" w:space="0" w:color="auto"/>
            </w:tcBorders>
            <w:shd w:val="clear" w:color="auto" w:fill="auto"/>
            <w:hideMark/>
          </w:tcPr>
          <w:p w14:paraId="166B0CBA"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Bejuco de manglar</w:t>
            </w:r>
          </w:p>
        </w:tc>
        <w:tc>
          <w:tcPr>
            <w:tcW w:w="0" w:type="auto"/>
            <w:tcBorders>
              <w:top w:val="nil"/>
              <w:left w:val="nil"/>
              <w:bottom w:val="single" w:sz="4" w:space="0" w:color="auto"/>
              <w:right w:val="single" w:sz="4" w:space="0" w:color="auto"/>
            </w:tcBorders>
            <w:shd w:val="clear" w:color="auto" w:fill="auto"/>
            <w:hideMark/>
          </w:tcPr>
          <w:p w14:paraId="23D3EAB4"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0" w:type="auto"/>
            <w:tcBorders>
              <w:top w:val="nil"/>
              <w:left w:val="nil"/>
              <w:bottom w:val="single" w:sz="4" w:space="0" w:color="auto"/>
              <w:right w:val="single" w:sz="4" w:space="0" w:color="auto"/>
            </w:tcBorders>
            <w:shd w:val="clear" w:color="auto" w:fill="auto"/>
            <w:hideMark/>
          </w:tcPr>
          <w:p w14:paraId="13DFB889" w14:textId="77777777" w:rsidR="00A73339" w:rsidRPr="00596A3A" w:rsidRDefault="00A73339" w:rsidP="00C80695">
            <w:pPr>
              <w:spacing w:before="0" w:after="0" w:line="240" w:lineRule="auto"/>
              <w:jc w:val="center"/>
              <w:rPr>
                <w:rFonts w:ascii="Arial" w:eastAsia="Times New Roman" w:hAnsi="Arial" w:cs="Arial"/>
                <w:b/>
                <w:bCs/>
                <w:sz w:val="20"/>
                <w:szCs w:val="20"/>
                <w:lang w:eastAsia="es-MX"/>
              </w:rPr>
            </w:pPr>
            <w:r w:rsidRPr="00596A3A">
              <w:rPr>
                <w:rFonts w:ascii="Arial" w:eastAsia="Times New Roman" w:hAnsi="Arial" w:cs="Arial"/>
                <w:sz w:val="20"/>
                <w:szCs w:val="20"/>
                <w:lang w:eastAsia="es-MX"/>
              </w:rPr>
              <w:t>-</w:t>
            </w:r>
          </w:p>
        </w:tc>
      </w:tr>
      <w:tr w:rsidR="00CF435B" w:rsidRPr="00596A3A" w14:paraId="23E1B155" w14:textId="77777777" w:rsidTr="00A73339">
        <w:trPr>
          <w:jc w:val="center"/>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AC1B12"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COMBRETACEAE</w:t>
            </w:r>
          </w:p>
        </w:tc>
        <w:tc>
          <w:tcPr>
            <w:tcW w:w="0" w:type="auto"/>
            <w:tcBorders>
              <w:top w:val="nil"/>
              <w:left w:val="nil"/>
              <w:bottom w:val="single" w:sz="4" w:space="0" w:color="auto"/>
              <w:right w:val="single" w:sz="4" w:space="0" w:color="auto"/>
            </w:tcBorders>
            <w:shd w:val="clear" w:color="auto" w:fill="auto"/>
            <w:hideMark/>
          </w:tcPr>
          <w:p w14:paraId="2C978018"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Conocarpus erectus</w:t>
            </w:r>
          </w:p>
        </w:tc>
        <w:tc>
          <w:tcPr>
            <w:tcW w:w="0" w:type="auto"/>
            <w:tcBorders>
              <w:top w:val="nil"/>
              <w:left w:val="nil"/>
              <w:bottom w:val="single" w:sz="4" w:space="0" w:color="auto"/>
              <w:right w:val="single" w:sz="4" w:space="0" w:color="auto"/>
            </w:tcBorders>
            <w:shd w:val="clear" w:color="auto" w:fill="auto"/>
            <w:hideMark/>
          </w:tcPr>
          <w:p w14:paraId="4B19EA9D"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Árbol</w:t>
            </w:r>
          </w:p>
        </w:tc>
        <w:tc>
          <w:tcPr>
            <w:tcW w:w="0" w:type="auto"/>
            <w:tcBorders>
              <w:top w:val="nil"/>
              <w:left w:val="nil"/>
              <w:bottom w:val="single" w:sz="4" w:space="0" w:color="auto"/>
              <w:right w:val="single" w:sz="4" w:space="0" w:color="auto"/>
            </w:tcBorders>
            <w:shd w:val="clear" w:color="auto" w:fill="auto"/>
            <w:hideMark/>
          </w:tcPr>
          <w:p w14:paraId="3C4A7755"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Mangle botoncillo</w:t>
            </w:r>
          </w:p>
        </w:tc>
        <w:tc>
          <w:tcPr>
            <w:tcW w:w="0" w:type="auto"/>
            <w:tcBorders>
              <w:top w:val="nil"/>
              <w:left w:val="nil"/>
              <w:bottom w:val="single" w:sz="4" w:space="0" w:color="auto"/>
              <w:right w:val="single" w:sz="4" w:space="0" w:color="auto"/>
            </w:tcBorders>
            <w:shd w:val="clear" w:color="auto" w:fill="auto"/>
            <w:hideMark/>
          </w:tcPr>
          <w:p w14:paraId="0FD0B9BF"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Amenazada</w:t>
            </w:r>
          </w:p>
        </w:tc>
        <w:tc>
          <w:tcPr>
            <w:tcW w:w="0" w:type="auto"/>
            <w:tcBorders>
              <w:top w:val="nil"/>
              <w:left w:val="nil"/>
              <w:bottom w:val="single" w:sz="4" w:space="0" w:color="auto"/>
              <w:right w:val="single" w:sz="4" w:space="0" w:color="auto"/>
            </w:tcBorders>
            <w:shd w:val="clear" w:color="auto" w:fill="auto"/>
            <w:noWrap/>
            <w:hideMark/>
          </w:tcPr>
          <w:p w14:paraId="55727AE6"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55C26363" w14:textId="77777777" w:rsidTr="00A73339">
        <w:trPr>
          <w:jc w:val="center"/>
        </w:trPr>
        <w:tc>
          <w:tcPr>
            <w:tcW w:w="0" w:type="auto"/>
            <w:vMerge/>
            <w:tcBorders>
              <w:top w:val="nil"/>
              <w:left w:val="single" w:sz="4" w:space="0" w:color="auto"/>
              <w:bottom w:val="single" w:sz="4" w:space="0" w:color="000000"/>
              <w:right w:val="single" w:sz="4" w:space="0" w:color="auto"/>
            </w:tcBorders>
            <w:shd w:val="clear" w:color="auto" w:fill="auto"/>
            <w:vAlign w:val="center"/>
            <w:hideMark/>
          </w:tcPr>
          <w:p w14:paraId="245CD350"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p>
        </w:tc>
        <w:tc>
          <w:tcPr>
            <w:tcW w:w="0" w:type="auto"/>
            <w:tcBorders>
              <w:top w:val="nil"/>
              <w:left w:val="nil"/>
              <w:bottom w:val="single" w:sz="4" w:space="0" w:color="auto"/>
              <w:right w:val="single" w:sz="4" w:space="0" w:color="auto"/>
            </w:tcBorders>
            <w:shd w:val="clear" w:color="auto" w:fill="auto"/>
            <w:hideMark/>
          </w:tcPr>
          <w:p w14:paraId="182357D7"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Laguncularia racemosa</w:t>
            </w:r>
          </w:p>
        </w:tc>
        <w:tc>
          <w:tcPr>
            <w:tcW w:w="0" w:type="auto"/>
            <w:tcBorders>
              <w:top w:val="nil"/>
              <w:left w:val="nil"/>
              <w:bottom w:val="single" w:sz="4" w:space="0" w:color="auto"/>
              <w:right w:val="single" w:sz="4" w:space="0" w:color="auto"/>
            </w:tcBorders>
            <w:shd w:val="clear" w:color="auto" w:fill="auto"/>
            <w:hideMark/>
          </w:tcPr>
          <w:p w14:paraId="1EED9A4A"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Árbol</w:t>
            </w:r>
          </w:p>
        </w:tc>
        <w:tc>
          <w:tcPr>
            <w:tcW w:w="0" w:type="auto"/>
            <w:tcBorders>
              <w:top w:val="nil"/>
              <w:left w:val="nil"/>
              <w:bottom w:val="single" w:sz="4" w:space="0" w:color="auto"/>
              <w:right w:val="single" w:sz="4" w:space="0" w:color="auto"/>
            </w:tcBorders>
            <w:shd w:val="clear" w:color="auto" w:fill="auto"/>
            <w:hideMark/>
          </w:tcPr>
          <w:p w14:paraId="1C44D1CA"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Mangle blanco</w:t>
            </w:r>
          </w:p>
        </w:tc>
        <w:tc>
          <w:tcPr>
            <w:tcW w:w="0" w:type="auto"/>
            <w:tcBorders>
              <w:top w:val="nil"/>
              <w:left w:val="nil"/>
              <w:bottom w:val="single" w:sz="4" w:space="0" w:color="auto"/>
              <w:right w:val="single" w:sz="4" w:space="0" w:color="auto"/>
            </w:tcBorders>
            <w:shd w:val="clear" w:color="auto" w:fill="auto"/>
            <w:hideMark/>
          </w:tcPr>
          <w:p w14:paraId="1731021C"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Amenazada</w:t>
            </w:r>
          </w:p>
        </w:tc>
        <w:tc>
          <w:tcPr>
            <w:tcW w:w="0" w:type="auto"/>
            <w:tcBorders>
              <w:top w:val="nil"/>
              <w:left w:val="nil"/>
              <w:bottom w:val="single" w:sz="4" w:space="0" w:color="auto"/>
              <w:right w:val="single" w:sz="4" w:space="0" w:color="auto"/>
            </w:tcBorders>
            <w:shd w:val="clear" w:color="auto" w:fill="auto"/>
            <w:noWrap/>
            <w:hideMark/>
          </w:tcPr>
          <w:p w14:paraId="4E2AA9D6"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r w:rsidR="00CF435B" w:rsidRPr="00596A3A" w14:paraId="199D5055" w14:textId="77777777" w:rsidTr="00A73339">
        <w:trPr>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6BB558"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RHIZOPHORACEAE</w:t>
            </w:r>
          </w:p>
        </w:tc>
        <w:tc>
          <w:tcPr>
            <w:tcW w:w="0" w:type="auto"/>
            <w:tcBorders>
              <w:top w:val="nil"/>
              <w:left w:val="nil"/>
              <w:bottom w:val="single" w:sz="4" w:space="0" w:color="auto"/>
              <w:right w:val="single" w:sz="4" w:space="0" w:color="auto"/>
            </w:tcBorders>
            <w:shd w:val="clear" w:color="auto" w:fill="auto"/>
            <w:hideMark/>
          </w:tcPr>
          <w:p w14:paraId="4818A56B"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Rhizophora mangle</w:t>
            </w:r>
          </w:p>
        </w:tc>
        <w:tc>
          <w:tcPr>
            <w:tcW w:w="0" w:type="auto"/>
            <w:tcBorders>
              <w:top w:val="nil"/>
              <w:left w:val="nil"/>
              <w:bottom w:val="single" w:sz="4" w:space="0" w:color="auto"/>
              <w:right w:val="single" w:sz="4" w:space="0" w:color="auto"/>
            </w:tcBorders>
            <w:shd w:val="clear" w:color="auto" w:fill="auto"/>
            <w:hideMark/>
          </w:tcPr>
          <w:p w14:paraId="748ED967"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Árbol</w:t>
            </w:r>
          </w:p>
        </w:tc>
        <w:tc>
          <w:tcPr>
            <w:tcW w:w="0" w:type="auto"/>
            <w:tcBorders>
              <w:top w:val="nil"/>
              <w:left w:val="nil"/>
              <w:bottom w:val="single" w:sz="4" w:space="0" w:color="auto"/>
              <w:right w:val="single" w:sz="4" w:space="0" w:color="auto"/>
            </w:tcBorders>
            <w:shd w:val="clear" w:color="auto" w:fill="auto"/>
            <w:hideMark/>
          </w:tcPr>
          <w:p w14:paraId="273734F6"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Mangle rojo</w:t>
            </w:r>
          </w:p>
        </w:tc>
        <w:tc>
          <w:tcPr>
            <w:tcW w:w="0" w:type="auto"/>
            <w:tcBorders>
              <w:top w:val="nil"/>
              <w:left w:val="nil"/>
              <w:bottom w:val="single" w:sz="4" w:space="0" w:color="auto"/>
              <w:right w:val="single" w:sz="4" w:space="0" w:color="auto"/>
            </w:tcBorders>
            <w:shd w:val="clear" w:color="auto" w:fill="auto"/>
            <w:hideMark/>
          </w:tcPr>
          <w:p w14:paraId="0BF79477"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Amenazada</w:t>
            </w:r>
          </w:p>
        </w:tc>
        <w:tc>
          <w:tcPr>
            <w:tcW w:w="0" w:type="auto"/>
            <w:tcBorders>
              <w:top w:val="nil"/>
              <w:left w:val="nil"/>
              <w:bottom w:val="single" w:sz="4" w:space="0" w:color="auto"/>
              <w:right w:val="single" w:sz="4" w:space="0" w:color="auto"/>
            </w:tcBorders>
            <w:shd w:val="clear" w:color="auto" w:fill="auto"/>
            <w:noWrap/>
            <w:hideMark/>
          </w:tcPr>
          <w:p w14:paraId="34075D91"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Endémica</w:t>
            </w:r>
          </w:p>
        </w:tc>
      </w:tr>
      <w:tr w:rsidR="00A73339" w:rsidRPr="00A049EB" w14:paraId="4EEDB2D8" w14:textId="77777777" w:rsidTr="00A73339">
        <w:trPr>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31F7963"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VERBENACEAE</w:t>
            </w:r>
          </w:p>
        </w:tc>
        <w:tc>
          <w:tcPr>
            <w:tcW w:w="0" w:type="auto"/>
            <w:tcBorders>
              <w:top w:val="nil"/>
              <w:left w:val="nil"/>
              <w:bottom w:val="single" w:sz="4" w:space="0" w:color="auto"/>
              <w:right w:val="single" w:sz="4" w:space="0" w:color="auto"/>
            </w:tcBorders>
            <w:shd w:val="clear" w:color="auto" w:fill="auto"/>
            <w:hideMark/>
          </w:tcPr>
          <w:p w14:paraId="2980A0C2" w14:textId="77777777" w:rsidR="00A73339" w:rsidRPr="00596A3A" w:rsidRDefault="00A73339" w:rsidP="00C80695">
            <w:pPr>
              <w:spacing w:before="0" w:after="0" w:line="240" w:lineRule="auto"/>
              <w:jc w:val="left"/>
              <w:rPr>
                <w:rFonts w:ascii="Arial" w:eastAsia="Times New Roman" w:hAnsi="Arial" w:cs="Arial"/>
                <w:i/>
                <w:iCs/>
                <w:sz w:val="20"/>
                <w:szCs w:val="20"/>
                <w:lang w:eastAsia="es-MX"/>
              </w:rPr>
            </w:pPr>
            <w:r w:rsidRPr="00596A3A">
              <w:rPr>
                <w:rFonts w:ascii="Arial" w:eastAsia="Times New Roman" w:hAnsi="Arial" w:cs="Arial"/>
                <w:i/>
                <w:iCs/>
                <w:sz w:val="20"/>
                <w:szCs w:val="20"/>
                <w:lang w:eastAsia="es-MX"/>
              </w:rPr>
              <w:t>Avicennia germinans</w:t>
            </w:r>
          </w:p>
        </w:tc>
        <w:tc>
          <w:tcPr>
            <w:tcW w:w="0" w:type="auto"/>
            <w:tcBorders>
              <w:top w:val="nil"/>
              <w:left w:val="nil"/>
              <w:bottom w:val="single" w:sz="4" w:space="0" w:color="auto"/>
              <w:right w:val="single" w:sz="4" w:space="0" w:color="auto"/>
            </w:tcBorders>
            <w:shd w:val="clear" w:color="auto" w:fill="auto"/>
            <w:hideMark/>
          </w:tcPr>
          <w:p w14:paraId="46A40B7E"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Árbol</w:t>
            </w:r>
          </w:p>
        </w:tc>
        <w:tc>
          <w:tcPr>
            <w:tcW w:w="0" w:type="auto"/>
            <w:tcBorders>
              <w:top w:val="nil"/>
              <w:left w:val="nil"/>
              <w:bottom w:val="single" w:sz="4" w:space="0" w:color="auto"/>
              <w:right w:val="single" w:sz="4" w:space="0" w:color="auto"/>
            </w:tcBorders>
            <w:shd w:val="clear" w:color="auto" w:fill="auto"/>
            <w:hideMark/>
          </w:tcPr>
          <w:p w14:paraId="1E59B286"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Mangle negro</w:t>
            </w:r>
          </w:p>
        </w:tc>
        <w:tc>
          <w:tcPr>
            <w:tcW w:w="0" w:type="auto"/>
            <w:tcBorders>
              <w:top w:val="nil"/>
              <w:left w:val="nil"/>
              <w:bottom w:val="single" w:sz="4" w:space="0" w:color="auto"/>
              <w:right w:val="single" w:sz="4" w:space="0" w:color="auto"/>
            </w:tcBorders>
            <w:shd w:val="clear" w:color="auto" w:fill="auto"/>
            <w:hideMark/>
          </w:tcPr>
          <w:p w14:paraId="722278AC" w14:textId="77777777" w:rsidR="00A73339" w:rsidRPr="00596A3A"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Amenazada</w:t>
            </w:r>
          </w:p>
        </w:tc>
        <w:tc>
          <w:tcPr>
            <w:tcW w:w="0" w:type="auto"/>
            <w:tcBorders>
              <w:top w:val="nil"/>
              <w:left w:val="nil"/>
              <w:bottom w:val="single" w:sz="4" w:space="0" w:color="auto"/>
              <w:right w:val="single" w:sz="4" w:space="0" w:color="auto"/>
            </w:tcBorders>
            <w:shd w:val="clear" w:color="auto" w:fill="auto"/>
            <w:noWrap/>
            <w:hideMark/>
          </w:tcPr>
          <w:p w14:paraId="2F7C4EF4" w14:textId="77777777" w:rsidR="00A73339" w:rsidRPr="00A049EB" w:rsidRDefault="00A73339" w:rsidP="00C80695">
            <w:pPr>
              <w:spacing w:before="0" w:after="0" w:line="240" w:lineRule="auto"/>
              <w:jc w:val="center"/>
              <w:rPr>
                <w:rFonts w:ascii="Arial" w:eastAsia="Times New Roman" w:hAnsi="Arial" w:cs="Arial"/>
                <w:sz w:val="20"/>
                <w:szCs w:val="20"/>
                <w:lang w:eastAsia="es-MX"/>
              </w:rPr>
            </w:pPr>
            <w:r w:rsidRPr="00596A3A">
              <w:rPr>
                <w:rFonts w:ascii="Arial" w:eastAsia="Times New Roman" w:hAnsi="Arial" w:cs="Arial"/>
                <w:sz w:val="20"/>
                <w:szCs w:val="20"/>
                <w:lang w:eastAsia="es-MX"/>
              </w:rPr>
              <w:t>-</w:t>
            </w:r>
          </w:p>
        </w:tc>
      </w:tr>
    </w:tbl>
    <w:p w14:paraId="7F6BE6C0" w14:textId="77777777" w:rsidR="006C028E" w:rsidRPr="00A049EB" w:rsidRDefault="006C028E" w:rsidP="00C80695">
      <w:pPr>
        <w:spacing w:before="0" w:after="0" w:line="240" w:lineRule="auto"/>
        <w:rPr>
          <w:rFonts w:ascii="Arial" w:hAnsi="Arial" w:cs="Arial"/>
          <w:lang w:val="es-ES_tradnl" w:eastAsia="es-ES"/>
        </w:rPr>
      </w:pPr>
    </w:p>
    <w:p w14:paraId="5664E218" w14:textId="77777777" w:rsidR="003B2744" w:rsidRPr="00A049EB" w:rsidRDefault="003B2744" w:rsidP="00C80695">
      <w:pPr>
        <w:pStyle w:val="Epgrafe"/>
        <w:spacing w:before="0"/>
        <w:rPr>
          <w:rFonts w:ascii="Arial" w:hAnsi="Arial" w:cs="Arial"/>
        </w:rPr>
      </w:pPr>
    </w:p>
    <w:sectPr w:rsidR="003B2744" w:rsidRPr="00A049EB" w:rsidSect="00C51544">
      <w:headerReference w:type="default" r:id="rId42"/>
      <w:footerReference w:type="default" r:id="rId43"/>
      <w:pgSz w:w="12240" w:h="15840"/>
      <w:pgMar w:top="1080" w:right="1440" w:bottom="1080" w:left="1440" w:header="708" w:footer="29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B0D524" w14:textId="77777777" w:rsidR="00B05C12" w:rsidRDefault="00B05C12" w:rsidP="00741CE1">
      <w:pPr>
        <w:spacing w:after="0" w:line="240" w:lineRule="auto"/>
      </w:pPr>
      <w:r>
        <w:separator/>
      </w:r>
    </w:p>
    <w:p w14:paraId="30ED7463" w14:textId="77777777" w:rsidR="00B05C12" w:rsidRDefault="00B05C12"/>
  </w:endnote>
  <w:endnote w:type="continuationSeparator" w:id="0">
    <w:p w14:paraId="50FE48E9" w14:textId="77777777" w:rsidR="00B05C12" w:rsidRDefault="00B05C12" w:rsidP="00741CE1">
      <w:pPr>
        <w:spacing w:after="0" w:line="240" w:lineRule="auto"/>
      </w:pPr>
      <w:r>
        <w:continuationSeparator/>
      </w:r>
    </w:p>
    <w:p w14:paraId="463FED62" w14:textId="77777777" w:rsidR="00B05C12" w:rsidRDefault="00B05C12"/>
  </w:endnote>
  <w:endnote w:type="continuationNotice" w:id="1">
    <w:p w14:paraId="376DBCEC" w14:textId="77777777" w:rsidR="00B05C12" w:rsidRDefault="00B05C1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Narrow">
    <w:panose1 w:val="020B0506020202030204"/>
    <w:charset w:val="00"/>
    <w:family w:val="auto"/>
    <w:pitch w:val="variable"/>
    <w:sig w:usb0="00000287" w:usb1="00000800" w:usb2="00000000" w:usb3="00000000" w:csb0="0000009F" w:csb1="00000000"/>
  </w:font>
  <w:font w:name="Helv">
    <w:panose1 w:val="00000000000000000000"/>
    <w:charset w:val="4D"/>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aramond-Bold">
    <w:altName w:val="Times New Roman"/>
    <w:panose1 w:val="00000000000000000000"/>
    <w:charset w:val="4D"/>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4E"/>
    <w:family w:val="auto"/>
    <w:pitch w:val="variable"/>
    <w:sig w:usb0="F7FFAFFF" w:usb1="E9DFFFFF" w:usb2="0000003F" w:usb3="00000000" w:csb0="003F01FF" w:csb1="00000000"/>
  </w:font>
  <w:font w:name="Univers">
    <w:panose1 w:val="00000000000000000000"/>
    <w:charset w:val="00"/>
    <w:family w:val="swiss"/>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MS Mincho">
    <w:charset w:val="80"/>
    <w:family w:val="auto"/>
    <w:pitch w:val="variable"/>
    <w:sig w:usb0="E00002FF" w:usb1="6AC7FDFB" w:usb2="08000012" w:usb3="00000000" w:csb0="0002009F" w:csb1="00000000"/>
  </w:font>
  <w:font w:name="Times New Roman (TT)">
    <w:panose1 w:val="00000000000000000000"/>
    <w:charset w:val="00"/>
    <w:family w:val="auto"/>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Warnock Pro Light">
    <w:altName w:val="Warnock Pro Light"/>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auto"/>
    <w:pitch w:val="variable"/>
    <w:sig w:usb0="E0000287" w:usb1="40000013" w:usb2="00000000" w:usb3="00000000" w:csb0="0000019F" w:csb1="00000000"/>
  </w:font>
  <w:font w:name="ＭＳ 明朝">
    <w:charset w:val="4E"/>
    <w:family w:val="auto"/>
    <w:pitch w:val="variable"/>
    <w:sig w:usb0="E00002FF" w:usb1="6AC7FDFB" w:usb2="00000012" w:usb3="00000000" w:csb0="0002009F" w:csb1="00000000"/>
  </w:font>
  <w:font w:name="GaramondPremrPro">
    <w:altName w:val="Arial Unicode MS"/>
    <w:panose1 w:val="00000000000000000000"/>
    <w:charset w:val="86"/>
    <w:family w:val="roman"/>
    <w:notTrueType/>
    <w:pitch w:val="default"/>
    <w:sig w:usb0="00000001" w:usb1="080E0000" w:usb2="00000010" w:usb3="00000000" w:csb0="00040000" w:csb1="00000000"/>
  </w:font>
  <w:font w:name="Batang">
    <w:altName w:val="바탕"/>
    <w:panose1 w:val="00000000000000000000"/>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E89F4" w14:textId="6BB02A40" w:rsidR="00B05C12" w:rsidRDefault="00B05C12" w:rsidP="00D12500">
    <w:pPr>
      <w:pStyle w:val="Piedepgina"/>
      <w:jc w:val="left"/>
    </w:pPr>
    <w:r>
      <w:rPr>
        <w:noProof/>
        <w:lang w:val="es-ES" w:eastAsia="es-ES"/>
      </w:rPr>
      <mc:AlternateContent>
        <mc:Choice Requires="wps">
          <w:drawing>
            <wp:anchor distT="0" distB="0" distL="114300" distR="114300" simplePos="0" relativeHeight="251663360" behindDoc="0" locked="0" layoutInCell="1" allowOverlap="1" wp14:anchorId="26184308" wp14:editId="2734B6F8">
              <wp:simplePos x="0" y="0"/>
              <wp:positionH relativeFrom="column">
                <wp:posOffset>-57785</wp:posOffset>
              </wp:positionH>
              <wp:positionV relativeFrom="paragraph">
                <wp:posOffset>90805</wp:posOffset>
              </wp:positionV>
              <wp:extent cx="5972175" cy="0"/>
              <wp:effectExtent l="0" t="0" r="9525" b="19050"/>
              <wp:wrapNone/>
              <wp:docPr id="33" name="33 Conector recto"/>
              <wp:cNvGraphicFramePr/>
              <a:graphic xmlns:a="http://schemas.openxmlformats.org/drawingml/2006/main">
                <a:graphicData uri="http://schemas.microsoft.com/office/word/2010/wordprocessingShape">
                  <wps:wsp>
                    <wps:cNvCnPr/>
                    <wps:spPr>
                      <a:xfrm>
                        <a:off x="0" y="0"/>
                        <a:ext cx="597217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3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55pt,7.15pt" to="465.7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" strokecolor="black [3040]" strokeweight="1pt"/>
          </w:pict>
        </mc:Fallback>
      </mc:AlternateContent>
    </w:r>
    <w:sdt>
      <w:sdtPr>
        <w:id w:val="33003952"/>
        <w:docPartObj>
          <w:docPartGallery w:val="Page Numbers (Bottom of Page)"/>
          <w:docPartUnique/>
        </w:docPartObj>
      </w:sdtPr>
      <w:sdtEndPr/>
      <w:sdtContent>
        <w:r>
          <w:t xml:space="preserve">Borrador de la Propuesta del Programa de Manejo   </w:t>
        </w:r>
        <w:r>
          <w:tab/>
        </w:r>
        <w:r>
          <w:tab/>
        </w:r>
        <w:r>
          <w:tab/>
        </w:r>
        <w:r>
          <w:fldChar w:fldCharType="begin"/>
        </w:r>
        <w:r>
          <w:instrText>PAGE   \* MERGEFORMAT</w:instrText>
        </w:r>
        <w:r>
          <w:fldChar w:fldCharType="separate"/>
        </w:r>
        <w:r w:rsidR="00B52472" w:rsidRPr="00B52472">
          <w:rPr>
            <w:noProof/>
            <w:lang w:val="es-ES"/>
          </w:rPr>
          <w:t>2</w:t>
        </w:r>
        <w:r>
          <w:fldChar w:fldCharType="end"/>
        </w:r>
      </w:sdtContent>
    </w:sdt>
  </w:p>
  <w:p w14:paraId="01E23CA7" w14:textId="77777777" w:rsidR="00B05C12" w:rsidRDefault="00B05C12">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1115488692"/>
      <w:docPartObj>
        <w:docPartGallery w:val="Page Numbers (Bottom of Page)"/>
        <w:docPartUnique/>
      </w:docPartObj>
    </w:sdtPr>
    <w:sdtEndPr>
      <w:rPr>
        <w:sz w:val="22"/>
      </w:rPr>
    </w:sdtEndPr>
    <w:sdtContent>
      <w:p w14:paraId="44CB46D6" w14:textId="37BC755B" w:rsidR="00B05C12" w:rsidRPr="00D935AB" w:rsidRDefault="00B05C12" w:rsidP="00FC4ACA">
        <w:pPr>
          <w:pStyle w:val="Piedepgina"/>
          <w:pBdr>
            <w:top w:val="double" w:sz="6" w:space="1" w:color="auto"/>
          </w:pBdr>
          <w:rPr>
            <w:rFonts w:ascii="Arial" w:hAnsi="Arial"/>
            <w:sz w:val="20"/>
          </w:rPr>
        </w:pPr>
        <w:r>
          <w:rPr>
            <w:rFonts w:ascii="Arial" w:hAnsi="Arial" w:cs="Arial"/>
            <w:sz w:val="20"/>
          </w:rPr>
          <w:t>Programa de Manejo. Borrador febrero 2017.</w:t>
        </w:r>
      </w:p>
      <w:p w14:paraId="4569541D" w14:textId="091856A7" w:rsidR="00B05C12" w:rsidRDefault="00B05C12">
        <w:pPr>
          <w:pStyle w:val="Piedepgina"/>
          <w:jc w:val="right"/>
        </w:pPr>
        <w:r>
          <w:fldChar w:fldCharType="begin"/>
        </w:r>
        <w:r>
          <w:instrText>PAGE   \* MERGEFORMAT</w:instrText>
        </w:r>
        <w:r>
          <w:fldChar w:fldCharType="separate"/>
        </w:r>
        <w:r w:rsidR="00B52472" w:rsidRPr="00B52472">
          <w:rPr>
            <w:noProof/>
            <w:lang w:val="es-ES"/>
          </w:rPr>
          <w:t>178</w:t>
        </w:r>
        <w:r>
          <w:fldChar w:fldCharType="end"/>
        </w:r>
      </w:p>
    </w:sdtContent>
  </w:sdt>
  <w:p w14:paraId="74CCA43D" w14:textId="77777777" w:rsidR="00B05C12" w:rsidRDefault="00B05C12">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E1A9CF" w14:textId="77777777" w:rsidR="00B05C12" w:rsidRDefault="00B05C12" w:rsidP="00741CE1">
      <w:pPr>
        <w:spacing w:after="0" w:line="240" w:lineRule="auto"/>
      </w:pPr>
      <w:r>
        <w:separator/>
      </w:r>
    </w:p>
    <w:p w14:paraId="313C1F1A" w14:textId="77777777" w:rsidR="00B05C12" w:rsidRDefault="00B05C12"/>
  </w:footnote>
  <w:footnote w:type="continuationSeparator" w:id="0">
    <w:p w14:paraId="143D6EA2" w14:textId="77777777" w:rsidR="00B05C12" w:rsidRDefault="00B05C12" w:rsidP="00741CE1">
      <w:pPr>
        <w:spacing w:after="0" w:line="240" w:lineRule="auto"/>
      </w:pPr>
      <w:r>
        <w:continuationSeparator/>
      </w:r>
    </w:p>
    <w:p w14:paraId="13C9EBD6" w14:textId="77777777" w:rsidR="00B05C12" w:rsidRDefault="00B05C12"/>
  </w:footnote>
  <w:footnote w:type="continuationNotice" w:id="1">
    <w:p w14:paraId="0FFB7164" w14:textId="77777777" w:rsidR="00B05C12" w:rsidRDefault="00B05C12">
      <w:pPr>
        <w:spacing w:before="0"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FCA9B" w14:textId="416681C3" w:rsidR="00B05C12" w:rsidRDefault="00B05C12" w:rsidP="00106BB7">
    <w:pPr>
      <w:pStyle w:val="Encabezado"/>
      <w:jc w:val="right"/>
    </w:pPr>
    <w:r w:rsidRPr="00A24E78">
      <w:rPr>
        <w:rFonts w:cs="Arial"/>
        <w:noProof/>
        <w:lang w:val="es-ES" w:eastAsia="es-ES"/>
      </w:rPr>
      <w:drawing>
        <wp:anchor distT="0" distB="0" distL="114300" distR="114300" simplePos="0" relativeHeight="251661312" behindDoc="0" locked="0" layoutInCell="1" allowOverlap="1" wp14:anchorId="148CE557" wp14:editId="34CD0DA2">
          <wp:simplePos x="0" y="0"/>
          <wp:positionH relativeFrom="column">
            <wp:posOffset>-112395</wp:posOffset>
          </wp:positionH>
          <wp:positionV relativeFrom="page">
            <wp:posOffset>260350</wp:posOffset>
          </wp:positionV>
          <wp:extent cx="863600" cy="359410"/>
          <wp:effectExtent l="0" t="0" r="0" b="2540"/>
          <wp:wrapNone/>
          <wp:docPr id="29" name="Imagen 3" descr="E:\Pictures\Nueva Identidad 2013\Logos\CONANP\HORIZONTAL\Logo CONANP HORIZONTAL 2013_b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Nueva Identidad 2013\Logos\CONANP\HORIZONTAL\Logo CONANP HORIZONTAL 2013_baj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3600" cy="3594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Reserva de la Biosfera </w:t>
    </w:r>
    <w:r w:rsidRPr="00106BB7">
      <w:rPr>
        <w:b/>
      </w:rPr>
      <w:t>Caribe Mexicano</w:t>
    </w:r>
  </w:p>
  <w:p w14:paraId="33C9EA41" w14:textId="16B587BC" w:rsidR="00B05C12" w:rsidRDefault="00B05C12">
    <w:pPr>
      <w:pStyle w:val="Encabezado"/>
    </w:pPr>
    <w:r>
      <w:rPr>
        <w:noProof/>
        <w:lang w:val="es-ES" w:eastAsia="es-ES"/>
      </w:rPr>
      <mc:AlternateContent>
        <mc:Choice Requires="wps">
          <w:drawing>
            <wp:anchor distT="0" distB="0" distL="114300" distR="114300" simplePos="0" relativeHeight="251659264" behindDoc="0" locked="0" layoutInCell="1" allowOverlap="1" wp14:anchorId="31E0CD93" wp14:editId="1CCB4E9F">
              <wp:simplePos x="0" y="0"/>
              <wp:positionH relativeFrom="column">
                <wp:posOffset>8890</wp:posOffset>
              </wp:positionH>
              <wp:positionV relativeFrom="paragraph">
                <wp:posOffset>17780</wp:posOffset>
              </wp:positionV>
              <wp:extent cx="5972175" cy="0"/>
              <wp:effectExtent l="0" t="0" r="9525" b="19050"/>
              <wp:wrapNone/>
              <wp:docPr id="28" name="28 Conector recto"/>
              <wp:cNvGraphicFramePr/>
              <a:graphic xmlns:a="http://schemas.openxmlformats.org/drawingml/2006/main">
                <a:graphicData uri="http://schemas.microsoft.com/office/word/2010/wordprocessingShape">
                  <wps:wsp>
                    <wps:cNvCnPr/>
                    <wps:spPr>
                      <a:xfrm>
                        <a:off x="0" y="0"/>
                        <a:ext cx="597217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8 Conector recto"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1.4pt" to="470.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" strokecolor="black [3040]" strokeweight="1p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A4B76" w14:textId="063DBE9F" w:rsidR="00B05C12" w:rsidRDefault="00B05C12" w:rsidP="00F87248">
    <w:pPr>
      <w:pStyle w:val="Encabezado"/>
      <w:pBdr>
        <w:bottom w:val="double" w:sz="4" w:space="1" w:color="auto"/>
      </w:pBdr>
      <w:spacing w:before="0"/>
      <w:jc w:val="right"/>
      <w:rPr>
        <w:rFonts w:cs="Arial"/>
      </w:rPr>
    </w:pPr>
    <w:r w:rsidRPr="00A24E78">
      <w:rPr>
        <w:rFonts w:cs="Arial"/>
        <w:noProof/>
        <w:lang w:val="es-ES" w:eastAsia="es-ES"/>
      </w:rPr>
      <w:drawing>
        <wp:anchor distT="0" distB="0" distL="114300" distR="114300" simplePos="0" relativeHeight="251654144" behindDoc="0" locked="0" layoutInCell="1" allowOverlap="1" wp14:anchorId="702D14B9" wp14:editId="5EC580FC">
          <wp:simplePos x="0" y="0"/>
          <wp:positionH relativeFrom="column">
            <wp:posOffset>52070</wp:posOffset>
          </wp:positionH>
          <wp:positionV relativeFrom="page">
            <wp:posOffset>304800</wp:posOffset>
          </wp:positionV>
          <wp:extent cx="1167234" cy="485775"/>
          <wp:effectExtent l="0" t="0" r="0" b="0"/>
          <wp:wrapNone/>
          <wp:docPr id="6" name="Imagen 6" descr="E:\Pictures\Nueva Identidad 2013\Logos\CONANP\HORIZONTAL\Logo CONANP HORIZONTAL 2013_b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Nueva Identidad 2013\Logos\CONANP\HORIZONTAL\Logo CONANP HORIZONTAL 2013_baj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2958" cy="4839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EBFD25" w14:textId="45069518" w:rsidR="00B05C12" w:rsidRPr="001A1A27" w:rsidRDefault="00B05C12" w:rsidP="003D04F9">
    <w:pPr>
      <w:pStyle w:val="Encabezado"/>
      <w:pBdr>
        <w:bottom w:val="double" w:sz="4" w:space="1" w:color="auto"/>
      </w:pBdr>
      <w:spacing w:before="0"/>
      <w:jc w:val="right"/>
      <w:rPr>
        <w:rFonts w:cs="Arial"/>
        <w:b/>
      </w:rPr>
    </w:pPr>
    <w:r>
      <w:rPr>
        <w:rFonts w:cs="Arial"/>
      </w:rPr>
      <w:t xml:space="preserve">Reserva de la Biosfera </w:t>
    </w:r>
    <w:r w:rsidRPr="001A1A27">
      <w:rPr>
        <w:rFonts w:cs="Arial"/>
        <w:b/>
      </w:rPr>
      <w:t>Caribe Mexicano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E7A34"/>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007F2B6E"/>
    <w:multiLevelType w:val="hybridMultilevel"/>
    <w:tmpl w:val="A99C6F04"/>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0FC668A"/>
    <w:multiLevelType w:val="hybridMultilevel"/>
    <w:tmpl w:val="331C19B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154288C"/>
    <w:multiLevelType w:val="hybridMultilevel"/>
    <w:tmpl w:val="706691B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19977E6"/>
    <w:multiLevelType w:val="hybridMultilevel"/>
    <w:tmpl w:val="C0B473B4"/>
    <w:lvl w:ilvl="0" w:tplc="48BA59FE">
      <w:start w:val="1"/>
      <w:numFmt w:val="bullet"/>
      <w:pStyle w:val="Prrafodelista"/>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3ED56CE"/>
    <w:multiLevelType w:val="hybridMultilevel"/>
    <w:tmpl w:val="706691B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05C916A2"/>
    <w:multiLevelType w:val="hybridMultilevel"/>
    <w:tmpl w:val="0A7CBBC0"/>
    <w:lvl w:ilvl="0" w:tplc="460E05DC">
      <w:start w:val="1"/>
      <w:numFmt w:val="lowerLetter"/>
      <w:pStyle w:val="Ttulo3"/>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05FE219E"/>
    <w:multiLevelType w:val="hybridMultilevel"/>
    <w:tmpl w:val="FA285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06B27852"/>
    <w:multiLevelType w:val="hybridMultilevel"/>
    <w:tmpl w:val="269A5DCA"/>
    <w:lvl w:ilvl="0" w:tplc="080A000F">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07090E4D"/>
    <w:multiLevelType w:val="hybridMultilevel"/>
    <w:tmpl w:val="974E11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07405923"/>
    <w:multiLevelType w:val="hybridMultilevel"/>
    <w:tmpl w:val="9432D396"/>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1">
    <w:nsid w:val="075A4930"/>
    <w:multiLevelType w:val="hybridMultilevel"/>
    <w:tmpl w:val="FA285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0C4A163E"/>
    <w:multiLevelType w:val="hybridMultilevel"/>
    <w:tmpl w:val="ED1010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0CBE7B3F"/>
    <w:multiLevelType w:val="hybridMultilevel"/>
    <w:tmpl w:val="CA9C611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hint="default"/>
      </w:rPr>
    </w:lvl>
    <w:lvl w:ilvl="8" w:tplc="080A0005">
      <w:start w:val="1"/>
      <w:numFmt w:val="bullet"/>
      <w:lvlText w:val=""/>
      <w:lvlJc w:val="left"/>
      <w:pPr>
        <w:ind w:left="6480" w:hanging="360"/>
      </w:pPr>
      <w:rPr>
        <w:rFonts w:ascii="Wingdings" w:hAnsi="Wingdings" w:hint="default"/>
      </w:rPr>
    </w:lvl>
  </w:abstractNum>
  <w:abstractNum w:abstractNumId="14">
    <w:nsid w:val="0DD8509F"/>
    <w:multiLevelType w:val="hybridMultilevel"/>
    <w:tmpl w:val="8CB2ECFA"/>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5">
    <w:nsid w:val="0E4D626A"/>
    <w:multiLevelType w:val="hybridMultilevel"/>
    <w:tmpl w:val="768A1446"/>
    <w:lvl w:ilvl="0" w:tplc="11DC6236">
      <w:start w:val="1"/>
      <w:numFmt w:val="bullet"/>
      <w:lvlText w:val="•"/>
      <w:lvlJc w:val="left"/>
      <w:pPr>
        <w:tabs>
          <w:tab w:val="num" w:pos="720"/>
        </w:tabs>
        <w:ind w:left="720" w:hanging="360"/>
      </w:pPr>
      <w:rPr>
        <w:rFonts w:ascii="Arial" w:hAnsi="Arial" w:hint="default"/>
      </w:rPr>
    </w:lvl>
    <w:lvl w:ilvl="1" w:tplc="4574FCBE" w:tentative="1">
      <w:start w:val="1"/>
      <w:numFmt w:val="bullet"/>
      <w:lvlText w:val="•"/>
      <w:lvlJc w:val="left"/>
      <w:pPr>
        <w:tabs>
          <w:tab w:val="num" w:pos="1440"/>
        </w:tabs>
        <w:ind w:left="1440" w:hanging="360"/>
      </w:pPr>
      <w:rPr>
        <w:rFonts w:ascii="Arial" w:hAnsi="Arial" w:hint="default"/>
      </w:rPr>
    </w:lvl>
    <w:lvl w:ilvl="2" w:tplc="A40A9B6A" w:tentative="1">
      <w:start w:val="1"/>
      <w:numFmt w:val="bullet"/>
      <w:lvlText w:val="•"/>
      <w:lvlJc w:val="left"/>
      <w:pPr>
        <w:tabs>
          <w:tab w:val="num" w:pos="2160"/>
        </w:tabs>
        <w:ind w:left="2160" w:hanging="360"/>
      </w:pPr>
      <w:rPr>
        <w:rFonts w:ascii="Arial" w:hAnsi="Arial" w:hint="default"/>
      </w:rPr>
    </w:lvl>
    <w:lvl w:ilvl="3" w:tplc="C8364E9A" w:tentative="1">
      <w:start w:val="1"/>
      <w:numFmt w:val="bullet"/>
      <w:lvlText w:val="•"/>
      <w:lvlJc w:val="left"/>
      <w:pPr>
        <w:tabs>
          <w:tab w:val="num" w:pos="2880"/>
        </w:tabs>
        <w:ind w:left="2880" w:hanging="360"/>
      </w:pPr>
      <w:rPr>
        <w:rFonts w:ascii="Arial" w:hAnsi="Arial" w:hint="default"/>
      </w:rPr>
    </w:lvl>
    <w:lvl w:ilvl="4" w:tplc="0442B15A" w:tentative="1">
      <w:start w:val="1"/>
      <w:numFmt w:val="bullet"/>
      <w:lvlText w:val="•"/>
      <w:lvlJc w:val="left"/>
      <w:pPr>
        <w:tabs>
          <w:tab w:val="num" w:pos="3600"/>
        </w:tabs>
        <w:ind w:left="3600" w:hanging="360"/>
      </w:pPr>
      <w:rPr>
        <w:rFonts w:ascii="Arial" w:hAnsi="Arial" w:hint="default"/>
      </w:rPr>
    </w:lvl>
    <w:lvl w:ilvl="5" w:tplc="41303FD6" w:tentative="1">
      <w:start w:val="1"/>
      <w:numFmt w:val="bullet"/>
      <w:lvlText w:val="•"/>
      <w:lvlJc w:val="left"/>
      <w:pPr>
        <w:tabs>
          <w:tab w:val="num" w:pos="4320"/>
        </w:tabs>
        <w:ind w:left="4320" w:hanging="360"/>
      </w:pPr>
      <w:rPr>
        <w:rFonts w:ascii="Arial" w:hAnsi="Arial" w:hint="default"/>
      </w:rPr>
    </w:lvl>
    <w:lvl w:ilvl="6" w:tplc="70E2F2D4" w:tentative="1">
      <w:start w:val="1"/>
      <w:numFmt w:val="bullet"/>
      <w:lvlText w:val="•"/>
      <w:lvlJc w:val="left"/>
      <w:pPr>
        <w:tabs>
          <w:tab w:val="num" w:pos="5040"/>
        </w:tabs>
        <w:ind w:left="5040" w:hanging="360"/>
      </w:pPr>
      <w:rPr>
        <w:rFonts w:ascii="Arial" w:hAnsi="Arial" w:hint="default"/>
      </w:rPr>
    </w:lvl>
    <w:lvl w:ilvl="7" w:tplc="330E0F4E" w:tentative="1">
      <w:start w:val="1"/>
      <w:numFmt w:val="bullet"/>
      <w:lvlText w:val="•"/>
      <w:lvlJc w:val="left"/>
      <w:pPr>
        <w:tabs>
          <w:tab w:val="num" w:pos="5760"/>
        </w:tabs>
        <w:ind w:left="5760" w:hanging="360"/>
      </w:pPr>
      <w:rPr>
        <w:rFonts w:ascii="Arial" w:hAnsi="Arial" w:hint="default"/>
      </w:rPr>
    </w:lvl>
    <w:lvl w:ilvl="8" w:tplc="838C213E" w:tentative="1">
      <w:start w:val="1"/>
      <w:numFmt w:val="bullet"/>
      <w:lvlText w:val="•"/>
      <w:lvlJc w:val="left"/>
      <w:pPr>
        <w:tabs>
          <w:tab w:val="num" w:pos="6480"/>
        </w:tabs>
        <w:ind w:left="6480" w:hanging="360"/>
      </w:pPr>
      <w:rPr>
        <w:rFonts w:ascii="Arial" w:hAnsi="Arial" w:hint="default"/>
      </w:rPr>
    </w:lvl>
  </w:abstractNum>
  <w:abstractNum w:abstractNumId="16">
    <w:nsid w:val="0EB97E02"/>
    <w:multiLevelType w:val="hybridMultilevel"/>
    <w:tmpl w:val="FA285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0F68332B"/>
    <w:multiLevelType w:val="hybridMultilevel"/>
    <w:tmpl w:val="82D8021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0F712274"/>
    <w:multiLevelType w:val="hybridMultilevel"/>
    <w:tmpl w:val="CD86290C"/>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0FE33C26"/>
    <w:multiLevelType w:val="hybridMultilevel"/>
    <w:tmpl w:val="8BE070C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hint="default"/>
      </w:rPr>
    </w:lvl>
    <w:lvl w:ilvl="8" w:tplc="080A0005">
      <w:start w:val="1"/>
      <w:numFmt w:val="bullet"/>
      <w:lvlText w:val=""/>
      <w:lvlJc w:val="left"/>
      <w:pPr>
        <w:ind w:left="6480" w:hanging="360"/>
      </w:pPr>
      <w:rPr>
        <w:rFonts w:ascii="Wingdings" w:hAnsi="Wingdings" w:hint="default"/>
      </w:rPr>
    </w:lvl>
  </w:abstractNum>
  <w:abstractNum w:abstractNumId="20">
    <w:nsid w:val="0FFE47A9"/>
    <w:multiLevelType w:val="hybridMultilevel"/>
    <w:tmpl w:val="FA285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10FB2FDA"/>
    <w:multiLevelType w:val="hybridMultilevel"/>
    <w:tmpl w:val="FA285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13402797"/>
    <w:multiLevelType w:val="hybridMultilevel"/>
    <w:tmpl w:val="36E2C68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138B64F7"/>
    <w:multiLevelType w:val="hybridMultilevel"/>
    <w:tmpl w:val="44F866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155338FE"/>
    <w:multiLevelType w:val="hybridMultilevel"/>
    <w:tmpl w:val="4D80793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hint="default"/>
      </w:rPr>
    </w:lvl>
    <w:lvl w:ilvl="8" w:tplc="080A0005">
      <w:start w:val="1"/>
      <w:numFmt w:val="bullet"/>
      <w:lvlText w:val=""/>
      <w:lvlJc w:val="left"/>
      <w:pPr>
        <w:ind w:left="6480" w:hanging="360"/>
      </w:pPr>
      <w:rPr>
        <w:rFonts w:ascii="Wingdings" w:hAnsi="Wingdings" w:hint="default"/>
      </w:rPr>
    </w:lvl>
  </w:abstractNum>
  <w:abstractNum w:abstractNumId="25">
    <w:nsid w:val="1573223D"/>
    <w:multiLevelType w:val="hybridMultilevel"/>
    <w:tmpl w:val="33106F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160A2D76"/>
    <w:multiLevelType w:val="hybridMultilevel"/>
    <w:tmpl w:val="3F5E86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16E165E0"/>
    <w:multiLevelType w:val="hybridMultilevel"/>
    <w:tmpl w:val="43DA96E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8">
    <w:nsid w:val="173207A2"/>
    <w:multiLevelType w:val="hybridMultilevel"/>
    <w:tmpl w:val="44F866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180D6C48"/>
    <w:multiLevelType w:val="hybridMultilevel"/>
    <w:tmpl w:val="695ED1DA"/>
    <w:lvl w:ilvl="0" w:tplc="366AC6FE">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18541365"/>
    <w:multiLevelType w:val="hybridMultilevel"/>
    <w:tmpl w:val="72B63136"/>
    <w:lvl w:ilvl="0" w:tplc="080A0001">
      <w:start w:val="1"/>
      <w:numFmt w:val="bullet"/>
      <w:lvlText w:val=""/>
      <w:lvlJc w:val="left"/>
      <w:pPr>
        <w:ind w:left="720" w:hanging="360"/>
      </w:pPr>
      <w:rPr>
        <w:rFonts w:ascii="Symbol" w:hAnsi="Symbol" w:hint="default"/>
      </w:rPr>
    </w:lvl>
    <w:lvl w:ilvl="1" w:tplc="6B2281F0">
      <w:start w:val="1"/>
      <w:numFmt w:val="upperRoman"/>
      <w:lvlText w:val="%2."/>
      <w:lvlJc w:val="left"/>
      <w:pPr>
        <w:ind w:left="1800" w:hanging="72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195D3A9F"/>
    <w:multiLevelType w:val="hybridMultilevel"/>
    <w:tmpl w:val="282EDA16"/>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1B0E1B2C"/>
    <w:multiLevelType w:val="hybridMultilevel"/>
    <w:tmpl w:val="50F4F9F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hint="default"/>
      </w:rPr>
    </w:lvl>
    <w:lvl w:ilvl="8" w:tplc="080A0005">
      <w:start w:val="1"/>
      <w:numFmt w:val="bullet"/>
      <w:lvlText w:val=""/>
      <w:lvlJc w:val="left"/>
      <w:pPr>
        <w:ind w:left="6480" w:hanging="360"/>
      </w:pPr>
      <w:rPr>
        <w:rFonts w:ascii="Wingdings" w:hAnsi="Wingdings" w:hint="default"/>
      </w:rPr>
    </w:lvl>
  </w:abstractNum>
  <w:abstractNum w:abstractNumId="33">
    <w:nsid w:val="1C3D07C4"/>
    <w:multiLevelType w:val="hybridMultilevel"/>
    <w:tmpl w:val="2B6E6BA4"/>
    <w:lvl w:ilvl="0" w:tplc="E5B62C16">
      <w:start w:val="1"/>
      <w:numFmt w:val="decimal"/>
      <w:lvlText w:val="%1."/>
      <w:lvlJc w:val="left"/>
      <w:pPr>
        <w:tabs>
          <w:tab w:val="num" w:pos="720"/>
        </w:tabs>
        <w:ind w:left="720" w:hanging="360"/>
      </w:pPr>
    </w:lvl>
    <w:lvl w:ilvl="1" w:tplc="D6F62BB0" w:tentative="1">
      <w:start w:val="1"/>
      <w:numFmt w:val="decimal"/>
      <w:lvlText w:val="%2."/>
      <w:lvlJc w:val="left"/>
      <w:pPr>
        <w:tabs>
          <w:tab w:val="num" w:pos="1440"/>
        </w:tabs>
        <w:ind w:left="1440" w:hanging="360"/>
      </w:pPr>
    </w:lvl>
    <w:lvl w:ilvl="2" w:tplc="790C63F0" w:tentative="1">
      <w:start w:val="1"/>
      <w:numFmt w:val="decimal"/>
      <w:lvlText w:val="%3."/>
      <w:lvlJc w:val="left"/>
      <w:pPr>
        <w:tabs>
          <w:tab w:val="num" w:pos="2160"/>
        </w:tabs>
        <w:ind w:left="2160" w:hanging="360"/>
      </w:pPr>
    </w:lvl>
    <w:lvl w:ilvl="3" w:tplc="54E09458" w:tentative="1">
      <w:start w:val="1"/>
      <w:numFmt w:val="decimal"/>
      <w:lvlText w:val="%4."/>
      <w:lvlJc w:val="left"/>
      <w:pPr>
        <w:tabs>
          <w:tab w:val="num" w:pos="2880"/>
        </w:tabs>
        <w:ind w:left="2880" w:hanging="360"/>
      </w:pPr>
    </w:lvl>
    <w:lvl w:ilvl="4" w:tplc="77742A9A" w:tentative="1">
      <w:start w:val="1"/>
      <w:numFmt w:val="decimal"/>
      <w:lvlText w:val="%5."/>
      <w:lvlJc w:val="left"/>
      <w:pPr>
        <w:tabs>
          <w:tab w:val="num" w:pos="3600"/>
        </w:tabs>
        <w:ind w:left="3600" w:hanging="360"/>
      </w:pPr>
    </w:lvl>
    <w:lvl w:ilvl="5" w:tplc="ABCE8F84" w:tentative="1">
      <w:start w:val="1"/>
      <w:numFmt w:val="decimal"/>
      <w:lvlText w:val="%6."/>
      <w:lvlJc w:val="left"/>
      <w:pPr>
        <w:tabs>
          <w:tab w:val="num" w:pos="4320"/>
        </w:tabs>
        <w:ind w:left="4320" w:hanging="360"/>
      </w:pPr>
    </w:lvl>
    <w:lvl w:ilvl="6" w:tplc="34B21B16" w:tentative="1">
      <w:start w:val="1"/>
      <w:numFmt w:val="decimal"/>
      <w:lvlText w:val="%7."/>
      <w:lvlJc w:val="left"/>
      <w:pPr>
        <w:tabs>
          <w:tab w:val="num" w:pos="5040"/>
        </w:tabs>
        <w:ind w:left="5040" w:hanging="360"/>
      </w:pPr>
    </w:lvl>
    <w:lvl w:ilvl="7" w:tplc="67FE1582" w:tentative="1">
      <w:start w:val="1"/>
      <w:numFmt w:val="decimal"/>
      <w:lvlText w:val="%8."/>
      <w:lvlJc w:val="left"/>
      <w:pPr>
        <w:tabs>
          <w:tab w:val="num" w:pos="5760"/>
        </w:tabs>
        <w:ind w:left="5760" w:hanging="360"/>
      </w:pPr>
    </w:lvl>
    <w:lvl w:ilvl="8" w:tplc="763A2C9A" w:tentative="1">
      <w:start w:val="1"/>
      <w:numFmt w:val="decimal"/>
      <w:lvlText w:val="%9."/>
      <w:lvlJc w:val="left"/>
      <w:pPr>
        <w:tabs>
          <w:tab w:val="num" w:pos="6480"/>
        </w:tabs>
        <w:ind w:left="6480" w:hanging="360"/>
      </w:pPr>
    </w:lvl>
  </w:abstractNum>
  <w:abstractNum w:abstractNumId="34">
    <w:nsid w:val="1D9335EB"/>
    <w:multiLevelType w:val="hybridMultilevel"/>
    <w:tmpl w:val="76CAAFA0"/>
    <w:lvl w:ilvl="0" w:tplc="31B2C70A">
      <w:start w:val="1"/>
      <w:numFmt w:val="upperRoman"/>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nsid w:val="1DE92ED6"/>
    <w:multiLevelType w:val="hybridMultilevel"/>
    <w:tmpl w:val="071C2EAE"/>
    <w:lvl w:ilvl="0" w:tplc="2DA0D438">
      <w:start w:val="1"/>
      <w:numFmt w:val="bullet"/>
      <w:lvlText w:val="•"/>
      <w:lvlJc w:val="left"/>
      <w:pPr>
        <w:tabs>
          <w:tab w:val="num" w:pos="720"/>
        </w:tabs>
        <w:ind w:left="720" w:hanging="360"/>
      </w:pPr>
      <w:rPr>
        <w:rFonts w:ascii="Arial" w:hAnsi="Arial" w:hint="default"/>
      </w:rPr>
    </w:lvl>
    <w:lvl w:ilvl="1" w:tplc="FC76D438" w:tentative="1">
      <w:start w:val="1"/>
      <w:numFmt w:val="bullet"/>
      <w:lvlText w:val="•"/>
      <w:lvlJc w:val="left"/>
      <w:pPr>
        <w:tabs>
          <w:tab w:val="num" w:pos="1440"/>
        </w:tabs>
        <w:ind w:left="1440" w:hanging="360"/>
      </w:pPr>
      <w:rPr>
        <w:rFonts w:ascii="Arial" w:hAnsi="Arial" w:hint="default"/>
      </w:rPr>
    </w:lvl>
    <w:lvl w:ilvl="2" w:tplc="11B6C418" w:tentative="1">
      <w:start w:val="1"/>
      <w:numFmt w:val="bullet"/>
      <w:lvlText w:val="•"/>
      <w:lvlJc w:val="left"/>
      <w:pPr>
        <w:tabs>
          <w:tab w:val="num" w:pos="2160"/>
        </w:tabs>
        <w:ind w:left="2160" w:hanging="360"/>
      </w:pPr>
      <w:rPr>
        <w:rFonts w:ascii="Arial" w:hAnsi="Arial" w:hint="default"/>
      </w:rPr>
    </w:lvl>
    <w:lvl w:ilvl="3" w:tplc="5CD4CA02" w:tentative="1">
      <w:start w:val="1"/>
      <w:numFmt w:val="bullet"/>
      <w:lvlText w:val="•"/>
      <w:lvlJc w:val="left"/>
      <w:pPr>
        <w:tabs>
          <w:tab w:val="num" w:pos="2880"/>
        </w:tabs>
        <w:ind w:left="2880" w:hanging="360"/>
      </w:pPr>
      <w:rPr>
        <w:rFonts w:ascii="Arial" w:hAnsi="Arial" w:hint="default"/>
      </w:rPr>
    </w:lvl>
    <w:lvl w:ilvl="4" w:tplc="53C62360" w:tentative="1">
      <w:start w:val="1"/>
      <w:numFmt w:val="bullet"/>
      <w:lvlText w:val="•"/>
      <w:lvlJc w:val="left"/>
      <w:pPr>
        <w:tabs>
          <w:tab w:val="num" w:pos="3600"/>
        </w:tabs>
        <w:ind w:left="3600" w:hanging="360"/>
      </w:pPr>
      <w:rPr>
        <w:rFonts w:ascii="Arial" w:hAnsi="Arial" w:hint="default"/>
      </w:rPr>
    </w:lvl>
    <w:lvl w:ilvl="5" w:tplc="5C4E97CE" w:tentative="1">
      <w:start w:val="1"/>
      <w:numFmt w:val="bullet"/>
      <w:lvlText w:val="•"/>
      <w:lvlJc w:val="left"/>
      <w:pPr>
        <w:tabs>
          <w:tab w:val="num" w:pos="4320"/>
        </w:tabs>
        <w:ind w:left="4320" w:hanging="360"/>
      </w:pPr>
      <w:rPr>
        <w:rFonts w:ascii="Arial" w:hAnsi="Arial" w:hint="default"/>
      </w:rPr>
    </w:lvl>
    <w:lvl w:ilvl="6" w:tplc="4A981F76" w:tentative="1">
      <w:start w:val="1"/>
      <w:numFmt w:val="bullet"/>
      <w:lvlText w:val="•"/>
      <w:lvlJc w:val="left"/>
      <w:pPr>
        <w:tabs>
          <w:tab w:val="num" w:pos="5040"/>
        </w:tabs>
        <w:ind w:left="5040" w:hanging="360"/>
      </w:pPr>
      <w:rPr>
        <w:rFonts w:ascii="Arial" w:hAnsi="Arial" w:hint="default"/>
      </w:rPr>
    </w:lvl>
    <w:lvl w:ilvl="7" w:tplc="38DE1A90" w:tentative="1">
      <w:start w:val="1"/>
      <w:numFmt w:val="bullet"/>
      <w:lvlText w:val="•"/>
      <w:lvlJc w:val="left"/>
      <w:pPr>
        <w:tabs>
          <w:tab w:val="num" w:pos="5760"/>
        </w:tabs>
        <w:ind w:left="5760" w:hanging="360"/>
      </w:pPr>
      <w:rPr>
        <w:rFonts w:ascii="Arial" w:hAnsi="Arial" w:hint="default"/>
      </w:rPr>
    </w:lvl>
    <w:lvl w:ilvl="8" w:tplc="82F42B18" w:tentative="1">
      <w:start w:val="1"/>
      <w:numFmt w:val="bullet"/>
      <w:lvlText w:val="•"/>
      <w:lvlJc w:val="left"/>
      <w:pPr>
        <w:tabs>
          <w:tab w:val="num" w:pos="6480"/>
        </w:tabs>
        <w:ind w:left="6480" w:hanging="360"/>
      </w:pPr>
      <w:rPr>
        <w:rFonts w:ascii="Arial" w:hAnsi="Arial" w:hint="default"/>
      </w:rPr>
    </w:lvl>
  </w:abstractNum>
  <w:abstractNum w:abstractNumId="36">
    <w:nsid w:val="1F22069A"/>
    <w:multiLevelType w:val="hybridMultilevel"/>
    <w:tmpl w:val="44F866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20B14F71"/>
    <w:multiLevelType w:val="hybridMultilevel"/>
    <w:tmpl w:val="FA285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nsid w:val="21074564"/>
    <w:multiLevelType w:val="hybridMultilevel"/>
    <w:tmpl w:val="94FE3760"/>
    <w:lvl w:ilvl="0" w:tplc="0C14A67C">
      <w:start w:val="1"/>
      <w:numFmt w:val="decimal"/>
      <w:lvlText w:val="%1."/>
      <w:lvlJc w:val="left"/>
      <w:pPr>
        <w:ind w:left="795" w:hanging="43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nsid w:val="210F7BF3"/>
    <w:multiLevelType w:val="hybridMultilevel"/>
    <w:tmpl w:val="706691B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nsid w:val="21905C6A"/>
    <w:multiLevelType w:val="hybridMultilevel"/>
    <w:tmpl w:val="30D82DB0"/>
    <w:lvl w:ilvl="0" w:tplc="3F5C3A2E">
      <w:start w:val="1"/>
      <w:numFmt w:val="bullet"/>
      <w:lvlText w:val="•"/>
      <w:lvlJc w:val="left"/>
      <w:pPr>
        <w:tabs>
          <w:tab w:val="num" w:pos="720"/>
        </w:tabs>
        <w:ind w:left="720" w:hanging="360"/>
      </w:pPr>
      <w:rPr>
        <w:rFonts w:ascii="Arial" w:hAnsi="Arial" w:hint="default"/>
      </w:rPr>
    </w:lvl>
    <w:lvl w:ilvl="1" w:tplc="57A01696" w:tentative="1">
      <w:start w:val="1"/>
      <w:numFmt w:val="bullet"/>
      <w:lvlText w:val="•"/>
      <w:lvlJc w:val="left"/>
      <w:pPr>
        <w:tabs>
          <w:tab w:val="num" w:pos="1440"/>
        </w:tabs>
        <w:ind w:left="1440" w:hanging="360"/>
      </w:pPr>
      <w:rPr>
        <w:rFonts w:ascii="Arial" w:hAnsi="Arial" w:hint="default"/>
      </w:rPr>
    </w:lvl>
    <w:lvl w:ilvl="2" w:tplc="B55C212A" w:tentative="1">
      <w:start w:val="1"/>
      <w:numFmt w:val="bullet"/>
      <w:lvlText w:val="•"/>
      <w:lvlJc w:val="left"/>
      <w:pPr>
        <w:tabs>
          <w:tab w:val="num" w:pos="2160"/>
        </w:tabs>
        <w:ind w:left="2160" w:hanging="360"/>
      </w:pPr>
      <w:rPr>
        <w:rFonts w:ascii="Arial" w:hAnsi="Arial" w:hint="default"/>
      </w:rPr>
    </w:lvl>
    <w:lvl w:ilvl="3" w:tplc="D2E2DCBA" w:tentative="1">
      <w:start w:val="1"/>
      <w:numFmt w:val="bullet"/>
      <w:lvlText w:val="•"/>
      <w:lvlJc w:val="left"/>
      <w:pPr>
        <w:tabs>
          <w:tab w:val="num" w:pos="2880"/>
        </w:tabs>
        <w:ind w:left="2880" w:hanging="360"/>
      </w:pPr>
      <w:rPr>
        <w:rFonts w:ascii="Arial" w:hAnsi="Arial" w:hint="default"/>
      </w:rPr>
    </w:lvl>
    <w:lvl w:ilvl="4" w:tplc="691A907A" w:tentative="1">
      <w:start w:val="1"/>
      <w:numFmt w:val="bullet"/>
      <w:lvlText w:val="•"/>
      <w:lvlJc w:val="left"/>
      <w:pPr>
        <w:tabs>
          <w:tab w:val="num" w:pos="3600"/>
        </w:tabs>
        <w:ind w:left="3600" w:hanging="360"/>
      </w:pPr>
      <w:rPr>
        <w:rFonts w:ascii="Arial" w:hAnsi="Arial" w:hint="default"/>
      </w:rPr>
    </w:lvl>
    <w:lvl w:ilvl="5" w:tplc="2D6030C8" w:tentative="1">
      <w:start w:val="1"/>
      <w:numFmt w:val="bullet"/>
      <w:lvlText w:val="•"/>
      <w:lvlJc w:val="left"/>
      <w:pPr>
        <w:tabs>
          <w:tab w:val="num" w:pos="4320"/>
        </w:tabs>
        <w:ind w:left="4320" w:hanging="360"/>
      </w:pPr>
      <w:rPr>
        <w:rFonts w:ascii="Arial" w:hAnsi="Arial" w:hint="default"/>
      </w:rPr>
    </w:lvl>
    <w:lvl w:ilvl="6" w:tplc="F1723698" w:tentative="1">
      <w:start w:val="1"/>
      <w:numFmt w:val="bullet"/>
      <w:lvlText w:val="•"/>
      <w:lvlJc w:val="left"/>
      <w:pPr>
        <w:tabs>
          <w:tab w:val="num" w:pos="5040"/>
        </w:tabs>
        <w:ind w:left="5040" w:hanging="360"/>
      </w:pPr>
      <w:rPr>
        <w:rFonts w:ascii="Arial" w:hAnsi="Arial" w:hint="default"/>
      </w:rPr>
    </w:lvl>
    <w:lvl w:ilvl="7" w:tplc="E334C958" w:tentative="1">
      <w:start w:val="1"/>
      <w:numFmt w:val="bullet"/>
      <w:lvlText w:val="•"/>
      <w:lvlJc w:val="left"/>
      <w:pPr>
        <w:tabs>
          <w:tab w:val="num" w:pos="5760"/>
        </w:tabs>
        <w:ind w:left="5760" w:hanging="360"/>
      </w:pPr>
      <w:rPr>
        <w:rFonts w:ascii="Arial" w:hAnsi="Arial" w:hint="default"/>
      </w:rPr>
    </w:lvl>
    <w:lvl w:ilvl="8" w:tplc="B01A5042" w:tentative="1">
      <w:start w:val="1"/>
      <w:numFmt w:val="bullet"/>
      <w:lvlText w:val="•"/>
      <w:lvlJc w:val="left"/>
      <w:pPr>
        <w:tabs>
          <w:tab w:val="num" w:pos="6480"/>
        </w:tabs>
        <w:ind w:left="6480" w:hanging="360"/>
      </w:pPr>
      <w:rPr>
        <w:rFonts w:ascii="Arial" w:hAnsi="Arial" w:hint="default"/>
      </w:rPr>
    </w:lvl>
  </w:abstractNum>
  <w:abstractNum w:abstractNumId="41">
    <w:nsid w:val="21CA7363"/>
    <w:multiLevelType w:val="hybridMultilevel"/>
    <w:tmpl w:val="C30AE51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hint="default"/>
      </w:rPr>
    </w:lvl>
    <w:lvl w:ilvl="8" w:tplc="080A0005">
      <w:start w:val="1"/>
      <w:numFmt w:val="bullet"/>
      <w:lvlText w:val=""/>
      <w:lvlJc w:val="left"/>
      <w:pPr>
        <w:ind w:left="6480" w:hanging="360"/>
      </w:pPr>
      <w:rPr>
        <w:rFonts w:ascii="Wingdings" w:hAnsi="Wingdings" w:hint="default"/>
      </w:rPr>
    </w:lvl>
  </w:abstractNum>
  <w:abstractNum w:abstractNumId="42">
    <w:nsid w:val="23400974"/>
    <w:multiLevelType w:val="hybridMultilevel"/>
    <w:tmpl w:val="A8F09508"/>
    <w:lvl w:ilvl="0" w:tplc="080A0001">
      <w:start w:val="1"/>
      <w:numFmt w:val="bullet"/>
      <w:lvlText w:val=""/>
      <w:lvlJc w:val="left"/>
      <w:pPr>
        <w:ind w:left="795" w:hanging="435"/>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nsid w:val="254E6AB0"/>
    <w:multiLevelType w:val="hybridMultilevel"/>
    <w:tmpl w:val="79D091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nsid w:val="285C04DF"/>
    <w:multiLevelType w:val="hybridMultilevel"/>
    <w:tmpl w:val="1452F95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hint="default"/>
      </w:rPr>
    </w:lvl>
    <w:lvl w:ilvl="8" w:tplc="080A0005">
      <w:start w:val="1"/>
      <w:numFmt w:val="bullet"/>
      <w:lvlText w:val=""/>
      <w:lvlJc w:val="left"/>
      <w:pPr>
        <w:ind w:left="6480" w:hanging="360"/>
      </w:pPr>
      <w:rPr>
        <w:rFonts w:ascii="Wingdings" w:hAnsi="Wingdings" w:hint="default"/>
      </w:rPr>
    </w:lvl>
  </w:abstractNum>
  <w:abstractNum w:abstractNumId="45">
    <w:nsid w:val="29E0387B"/>
    <w:multiLevelType w:val="hybridMultilevel"/>
    <w:tmpl w:val="07489664"/>
    <w:lvl w:ilvl="0" w:tplc="855CB59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nsid w:val="2AAD6A82"/>
    <w:multiLevelType w:val="hybridMultilevel"/>
    <w:tmpl w:val="58B69CD4"/>
    <w:lvl w:ilvl="0" w:tplc="F06291AC">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nsid w:val="2C031B6C"/>
    <w:multiLevelType w:val="hybridMultilevel"/>
    <w:tmpl w:val="7CF8BC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nsid w:val="2CFC0C7C"/>
    <w:multiLevelType w:val="hybridMultilevel"/>
    <w:tmpl w:val="94FE3760"/>
    <w:lvl w:ilvl="0" w:tplc="0C14A67C">
      <w:start w:val="1"/>
      <w:numFmt w:val="decimal"/>
      <w:lvlText w:val="%1."/>
      <w:lvlJc w:val="left"/>
      <w:pPr>
        <w:ind w:left="795" w:hanging="43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nsid w:val="2ED30FDF"/>
    <w:multiLevelType w:val="hybridMultilevel"/>
    <w:tmpl w:val="0EF4F14A"/>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50">
    <w:nsid w:val="2FA50CA7"/>
    <w:multiLevelType w:val="hybridMultilevel"/>
    <w:tmpl w:val="44F866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1">
    <w:nsid w:val="3089288E"/>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52">
    <w:nsid w:val="331C6DB0"/>
    <w:multiLevelType w:val="hybridMultilevel"/>
    <w:tmpl w:val="FA285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nsid w:val="33AF797E"/>
    <w:multiLevelType w:val="hybridMultilevel"/>
    <w:tmpl w:val="75EA00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hint="default"/>
      </w:rPr>
    </w:lvl>
    <w:lvl w:ilvl="8" w:tplc="080A0005">
      <w:start w:val="1"/>
      <w:numFmt w:val="bullet"/>
      <w:lvlText w:val=""/>
      <w:lvlJc w:val="left"/>
      <w:pPr>
        <w:ind w:left="6480" w:hanging="360"/>
      </w:pPr>
      <w:rPr>
        <w:rFonts w:ascii="Wingdings" w:hAnsi="Wingdings" w:hint="default"/>
      </w:rPr>
    </w:lvl>
  </w:abstractNum>
  <w:abstractNum w:abstractNumId="54">
    <w:nsid w:val="340432A8"/>
    <w:multiLevelType w:val="hybridMultilevel"/>
    <w:tmpl w:val="FA285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nsid w:val="3A32525B"/>
    <w:multiLevelType w:val="hybridMultilevel"/>
    <w:tmpl w:val="A408682A"/>
    <w:lvl w:ilvl="0" w:tplc="080A000F">
      <w:start w:val="1"/>
      <w:numFmt w:val="decimal"/>
      <w:lvlText w:val="%1."/>
      <w:lvlJc w:val="left"/>
      <w:pPr>
        <w:ind w:left="720" w:hanging="360"/>
      </w:pPr>
      <w:rPr>
        <w:rFonts w:hint="default"/>
      </w:rPr>
    </w:lvl>
    <w:lvl w:ilvl="1" w:tplc="6B2281F0">
      <w:start w:val="1"/>
      <w:numFmt w:val="upperRoman"/>
      <w:lvlText w:val="%2."/>
      <w:lvlJc w:val="left"/>
      <w:pPr>
        <w:ind w:left="1800" w:hanging="72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nsid w:val="3AA81035"/>
    <w:multiLevelType w:val="hybridMultilevel"/>
    <w:tmpl w:val="07CC61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nsid w:val="3C2B1040"/>
    <w:multiLevelType w:val="hybridMultilevel"/>
    <w:tmpl w:val="3394FBB8"/>
    <w:lvl w:ilvl="0" w:tplc="080A0001">
      <w:start w:val="1"/>
      <w:numFmt w:val="bullet"/>
      <w:lvlText w:val=""/>
      <w:lvlJc w:val="left"/>
      <w:pPr>
        <w:ind w:left="1008" w:hanging="360"/>
      </w:pPr>
      <w:rPr>
        <w:rFonts w:ascii="Symbol" w:hAnsi="Symbol" w:hint="default"/>
      </w:rPr>
    </w:lvl>
    <w:lvl w:ilvl="1" w:tplc="080A0003" w:tentative="1">
      <w:start w:val="1"/>
      <w:numFmt w:val="bullet"/>
      <w:lvlText w:val="o"/>
      <w:lvlJc w:val="left"/>
      <w:pPr>
        <w:ind w:left="1728" w:hanging="360"/>
      </w:pPr>
      <w:rPr>
        <w:rFonts w:ascii="Courier New" w:hAnsi="Courier New" w:cs="Courier New" w:hint="default"/>
      </w:rPr>
    </w:lvl>
    <w:lvl w:ilvl="2" w:tplc="080A0005" w:tentative="1">
      <w:start w:val="1"/>
      <w:numFmt w:val="bullet"/>
      <w:lvlText w:val=""/>
      <w:lvlJc w:val="left"/>
      <w:pPr>
        <w:ind w:left="2448" w:hanging="360"/>
      </w:pPr>
      <w:rPr>
        <w:rFonts w:ascii="Wingdings" w:hAnsi="Wingdings" w:hint="default"/>
      </w:rPr>
    </w:lvl>
    <w:lvl w:ilvl="3" w:tplc="080A0001" w:tentative="1">
      <w:start w:val="1"/>
      <w:numFmt w:val="bullet"/>
      <w:lvlText w:val=""/>
      <w:lvlJc w:val="left"/>
      <w:pPr>
        <w:ind w:left="3168" w:hanging="360"/>
      </w:pPr>
      <w:rPr>
        <w:rFonts w:ascii="Symbol" w:hAnsi="Symbol" w:hint="default"/>
      </w:rPr>
    </w:lvl>
    <w:lvl w:ilvl="4" w:tplc="080A0003" w:tentative="1">
      <w:start w:val="1"/>
      <w:numFmt w:val="bullet"/>
      <w:lvlText w:val="o"/>
      <w:lvlJc w:val="left"/>
      <w:pPr>
        <w:ind w:left="3888" w:hanging="360"/>
      </w:pPr>
      <w:rPr>
        <w:rFonts w:ascii="Courier New" w:hAnsi="Courier New" w:cs="Courier New" w:hint="default"/>
      </w:rPr>
    </w:lvl>
    <w:lvl w:ilvl="5" w:tplc="080A0005" w:tentative="1">
      <w:start w:val="1"/>
      <w:numFmt w:val="bullet"/>
      <w:lvlText w:val=""/>
      <w:lvlJc w:val="left"/>
      <w:pPr>
        <w:ind w:left="4608" w:hanging="360"/>
      </w:pPr>
      <w:rPr>
        <w:rFonts w:ascii="Wingdings" w:hAnsi="Wingdings" w:hint="default"/>
      </w:rPr>
    </w:lvl>
    <w:lvl w:ilvl="6" w:tplc="080A0001" w:tentative="1">
      <w:start w:val="1"/>
      <w:numFmt w:val="bullet"/>
      <w:lvlText w:val=""/>
      <w:lvlJc w:val="left"/>
      <w:pPr>
        <w:ind w:left="5328" w:hanging="360"/>
      </w:pPr>
      <w:rPr>
        <w:rFonts w:ascii="Symbol" w:hAnsi="Symbol" w:hint="default"/>
      </w:rPr>
    </w:lvl>
    <w:lvl w:ilvl="7" w:tplc="080A0003" w:tentative="1">
      <w:start w:val="1"/>
      <w:numFmt w:val="bullet"/>
      <w:lvlText w:val="o"/>
      <w:lvlJc w:val="left"/>
      <w:pPr>
        <w:ind w:left="6048" w:hanging="360"/>
      </w:pPr>
      <w:rPr>
        <w:rFonts w:ascii="Courier New" w:hAnsi="Courier New" w:cs="Courier New" w:hint="default"/>
      </w:rPr>
    </w:lvl>
    <w:lvl w:ilvl="8" w:tplc="080A0005" w:tentative="1">
      <w:start w:val="1"/>
      <w:numFmt w:val="bullet"/>
      <w:lvlText w:val=""/>
      <w:lvlJc w:val="left"/>
      <w:pPr>
        <w:ind w:left="6768" w:hanging="360"/>
      </w:pPr>
      <w:rPr>
        <w:rFonts w:ascii="Wingdings" w:hAnsi="Wingdings" w:hint="default"/>
      </w:rPr>
    </w:lvl>
  </w:abstractNum>
  <w:abstractNum w:abstractNumId="58">
    <w:nsid w:val="3C54137A"/>
    <w:multiLevelType w:val="hybridMultilevel"/>
    <w:tmpl w:val="C7386B4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hint="default"/>
      </w:rPr>
    </w:lvl>
    <w:lvl w:ilvl="8" w:tplc="080A0005">
      <w:start w:val="1"/>
      <w:numFmt w:val="bullet"/>
      <w:lvlText w:val=""/>
      <w:lvlJc w:val="left"/>
      <w:pPr>
        <w:ind w:left="6480" w:hanging="360"/>
      </w:pPr>
      <w:rPr>
        <w:rFonts w:ascii="Wingdings" w:hAnsi="Wingdings" w:hint="default"/>
      </w:rPr>
    </w:lvl>
  </w:abstractNum>
  <w:abstractNum w:abstractNumId="59">
    <w:nsid w:val="3C6C2BFD"/>
    <w:multiLevelType w:val="hybridMultilevel"/>
    <w:tmpl w:val="9A6CBE44"/>
    <w:lvl w:ilvl="0" w:tplc="EC484308">
      <w:start w:val="1"/>
      <w:numFmt w:val="decimal"/>
      <w:lvlText w:val="%1."/>
      <w:lvlJc w:val="left"/>
      <w:pPr>
        <w:tabs>
          <w:tab w:val="num" w:pos="720"/>
        </w:tabs>
        <w:ind w:left="720" w:hanging="360"/>
      </w:pPr>
    </w:lvl>
    <w:lvl w:ilvl="1" w:tplc="1780D2C2" w:tentative="1">
      <w:start w:val="1"/>
      <w:numFmt w:val="decimal"/>
      <w:lvlText w:val="%2."/>
      <w:lvlJc w:val="left"/>
      <w:pPr>
        <w:tabs>
          <w:tab w:val="num" w:pos="1440"/>
        </w:tabs>
        <w:ind w:left="1440" w:hanging="360"/>
      </w:pPr>
    </w:lvl>
    <w:lvl w:ilvl="2" w:tplc="E0141068" w:tentative="1">
      <w:start w:val="1"/>
      <w:numFmt w:val="decimal"/>
      <w:lvlText w:val="%3."/>
      <w:lvlJc w:val="left"/>
      <w:pPr>
        <w:tabs>
          <w:tab w:val="num" w:pos="2160"/>
        </w:tabs>
        <w:ind w:left="2160" w:hanging="360"/>
      </w:pPr>
    </w:lvl>
    <w:lvl w:ilvl="3" w:tplc="E6669BF0" w:tentative="1">
      <w:start w:val="1"/>
      <w:numFmt w:val="decimal"/>
      <w:lvlText w:val="%4."/>
      <w:lvlJc w:val="left"/>
      <w:pPr>
        <w:tabs>
          <w:tab w:val="num" w:pos="2880"/>
        </w:tabs>
        <w:ind w:left="2880" w:hanging="360"/>
      </w:pPr>
    </w:lvl>
    <w:lvl w:ilvl="4" w:tplc="F79A989A" w:tentative="1">
      <w:start w:val="1"/>
      <w:numFmt w:val="decimal"/>
      <w:lvlText w:val="%5."/>
      <w:lvlJc w:val="left"/>
      <w:pPr>
        <w:tabs>
          <w:tab w:val="num" w:pos="3600"/>
        </w:tabs>
        <w:ind w:left="3600" w:hanging="360"/>
      </w:pPr>
    </w:lvl>
    <w:lvl w:ilvl="5" w:tplc="B678D0F4" w:tentative="1">
      <w:start w:val="1"/>
      <w:numFmt w:val="decimal"/>
      <w:lvlText w:val="%6."/>
      <w:lvlJc w:val="left"/>
      <w:pPr>
        <w:tabs>
          <w:tab w:val="num" w:pos="4320"/>
        </w:tabs>
        <w:ind w:left="4320" w:hanging="360"/>
      </w:pPr>
    </w:lvl>
    <w:lvl w:ilvl="6" w:tplc="CBD8B44E" w:tentative="1">
      <w:start w:val="1"/>
      <w:numFmt w:val="decimal"/>
      <w:lvlText w:val="%7."/>
      <w:lvlJc w:val="left"/>
      <w:pPr>
        <w:tabs>
          <w:tab w:val="num" w:pos="5040"/>
        </w:tabs>
        <w:ind w:left="5040" w:hanging="360"/>
      </w:pPr>
    </w:lvl>
    <w:lvl w:ilvl="7" w:tplc="BCF6C9E8" w:tentative="1">
      <w:start w:val="1"/>
      <w:numFmt w:val="decimal"/>
      <w:lvlText w:val="%8."/>
      <w:lvlJc w:val="left"/>
      <w:pPr>
        <w:tabs>
          <w:tab w:val="num" w:pos="5760"/>
        </w:tabs>
        <w:ind w:left="5760" w:hanging="360"/>
      </w:pPr>
    </w:lvl>
    <w:lvl w:ilvl="8" w:tplc="7A5CB246" w:tentative="1">
      <w:start w:val="1"/>
      <w:numFmt w:val="decimal"/>
      <w:lvlText w:val="%9."/>
      <w:lvlJc w:val="left"/>
      <w:pPr>
        <w:tabs>
          <w:tab w:val="num" w:pos="6480"/>
        </w:tabs>
        <w:ind w:left="6480" w:hanging="360"/>
      </w:pPr>
    </w:lvl>
  </w:abstractNum>
  <w:abstractNum w:abstractNumId="60">
    <w:nsid w:val="3EF2101F"/>
    <w:multiLevelType w:val="hybridMultilevel"/>
    <w:tmpl w:val="39DC2FA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hint="default"/>
      </w:rPr>
    </w:lvl>
    <w:lvl w:ilvl="8" w:tplc="080A0005">
      <w:start w:val="1"/>
      <w:numFmt w:val="bullet"/>
      <w:lvlText w:val=""/>
      <w:lvlJc w:val="left"/>
      <w:pPr>
        <w:ind w:left="6480" w:hanging="360"/>
      </w:pPr>
      <w:rPr>
        <w:rFonts w:ascii="Wingdings" w:hAnsi="Wingdings" w:hint="default"/>
      </w:rPr>
    </w:lvl>
  </w:abstractNum>
  <w:abstractNum w:abstractNumId="61">
    <w:nsid w:val="42057ED7"/>
    <w:multiLevelType w:val="hybridMultilevel"/>
    <w:tmpl w:val="B9FCA10A"/>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2">
    <w:nsid w:val="453368F0"/>
    <w:multiLevelType w:val="hybridMultilevel"/>
    <w:tmpl w:val="9976D588"/>
    <w:lvl w:ilvl="0" w:tplc="080A0001">
      <w:start w:val="1"/>
      <w:numFmt w:val="bullet"/>
      <w:lvlText w:val=""/>
      <w:lvlJc w:val="left"/>
      <w:pPr>
        <w:tabs>
          <w:tab w:val="num" w:pos="720"/>
        </w:tabs>
        <w:ind w:left="720" w:hanging="360"/>
      </w:pPr>
      <w:rPr>
        <w:rFonts w:ascii="Symbol" w:hAnsi="Symbol" w:hint="default"/>
      </w:rPr>
    </w:lvl>
    <w:lvl w:ilvl="1" w:tplc="080A0003" w:tentative="1">
      <w:start w:val="1"/>
      <w:numFmt w:val="bullet"/>
      <w:lvlText w:val="o"/>
      <w:lvlJc w:val="left"/>
      <w:pPr>
        <w:tabs>
          <w:tab w:val="num" w:pos="1440"/>
        </w:tabs>
        <w:ind w:left="1440" w:hanging="360"/>
      </w:pPr>
      <w:rPr>
        <w:rFonts w:ascii="Courier New" w:hAnsi="Courier New" w:cs="Courier New" w:hint="default"/>
      </w:rPr>
    </w:lvl>
    <w:lvl w:ilvl="2" w:tplc="080A0005" w:tentative="1">
      <w:start w:val="1"/>
      <w:numFmt w:val="bullet"/>
      <w:lvlText w:val=""/>
      <w:lvlJc w:val="left"/>
      <w:pPr>
        <w:tabs>
          <w:tab w:val="num" w:pos="2160"/>
        </w:tabs>
        <w:ind w:left="2160" w:hanging="360"/>
      </w:pPr>
      <w:rPr>
        <w:rFonts w:ascii="Wingdings" w:hAnsi="Wingdings" w:hint="default"/>
      </w:rPr>
    </w:lvl>
    <w:lvl w:ilvl="3" w:tplc="080A0001" w:tentative="1">
      <w:start w:val="1"/>
      <w:numFmt w:val="bullet"/>
      <w:lvlText w:val=""/>
      <w:lvlJc w:val="left"/>
      <w:pPr>
        <w:tabs>
          <w:tab w:val="num" w:pos="2880"/>
        </w:tabs>
        <w:ind w:left="2880" w:hanging="360"/>
      </w:pPr>
      <w:rPr>
        <w:rFonts w:ascii="Symbol" w:hAnsi="Symbol" w:hint="default"/>
      </w:rPr>
    </w:lvl>
    <w:lvl w:ilvl="4" w:tplc="080A0003" w:tentative="1">
      <w:start w:val="1"/>
      <w:numFmt w:val="bullet"/>
      <w:lvlText w:val="o"/>
      <w:lvlJc w:val="left"/>
      <w:pPr>
        <w:tabs>
          <w:tab w:val="num" w:pos="3600"/>
        </w:tabs>
        <w:ind w:left="3600" w:hanging="360"/>
      </w:pPr>
      <w:rPr>
        <w:rFonts w:ascii="Courier New" w:hAnsi="Courier New" w:cs="Courier New" w:hint="default"/>
      </w:rPr>
    </w:lvl>
    <w:lvl w:ilvl="5" w:tplc="080A0005" w:tentative="1">
      <w:start w:val="1"/>
      <w:numFmt w:val="bullet"/>
      <w:lvlText w:val=""/>
      <w:lvlJc w:val="left"/>
      <w:pPr>
        <w:tabs>
          <w:tab w:val="num" w:pos="4320"/>
        </w:tabs>
        <w:ind w:left="4320" w:hanging="360"/>
      </w:pPr>
      <w:rPr>
        <w:rFonts w:ascii="Wingdings" w:hAnsi="Wingdings" w:hint="default"/>
      </w:rPr>
    </w:lvl>
    <w:lvl w:ilvl="6" w:tplc="080A0001" w:tentative="1">
      <w:start w:val="1"/>
      <w:numFmt w:val="bullet"/>
      <w:lvlText w:val=""/>
      <w:lvlJc w:val="left"/>
      <w:pPr>
        <w:tabs>
          <w:tab w:val="num" w:pos="5040"/>
        </w:tabs>
        <w:ind w:left="5040" w:hanging="360"/>
      </w:pPr>
      <w:rPr>
        <w:rFonts w:ascii="Symbol" w:hAnsi="Symbol" w:hint="default"/>
      </w:rPr>
    </w:lvl>
    <w:lvl w:ilvl="7" w:tplc="080A0003" w:tentative="1">
      <w:start w:val="1"/>
      <w:numFmt w:val="bullet"/>
      <w:lvlText w:val="o"/>
      <w:lvlJc w:val="left"/>
      <w:pPr>
        <w:tabs>
          <w:tab w:val="num" w:pos="5760"/>
        </w:tabs>
        <w:ind w:left="5760" w:hanging="360"/>
      </w:pPr>
      <w:rPr>
        <w:rFonts w:ascii="Courier New" w:hAnsi="Courier New" w:cs="Courier New" w:hint="default"/>
      </w:rPr>
    </w:lvl>
    <w:lvl w:ilvl="8" w:tplc="080A0005" w:tentative="1">
      <w:start w:val="1"/>
      <w:numFmt w:val="bullet"/>
      <w:lvlText w:val=""/>
      <w:lvlJc w:val="left"/>
      <w:pPr>
        <w:tabs>
          <w:tab w:val="num" w:pos="6480"/>
        </w:tabs>
        <w:ind w:left="6480" w:hanging="360"/>
      </w:pPr>
      <w:rPr>
        <w:rFonts w:ascii="Wingdings" w:hAnsi="Wingdings" w:hint="default"/>
      </w:rPr>
    </w:lvl>
  </w:abstractNum>
  <w:abstractNum w:abstractNumId="63">
    <w:nsid w:val="456E538A"/>
    <w:multiLevelType w:val="hybridMultilevel"/>
    <w:tmpl w:val="4F0841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4">
    <w:nsid w:val="46160124"/>
    <w:multiLevelType w:val="hybridMultilevel"/>
    <w:tmpl w:val="FB9AFF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hint="default"/>
      </w:rPr>
    </w:lvl>
    <w:lvl w:ilvl="8" w:tplc="080A0005">
      <w:start w:val="1"/>
      <w:numFmt w:val="bullet"/>
      <w:lvlText w:val=""/>
      <w:lvlJc w:val="left"/>
      <w:pPr>
        <w:ind w:left="6480" w:hanging="360"/>
      </w:pPr>
      <w:rPr>
        <w:rFonts w:ascii="Wingdings" w:hAnsi="Wingdings" w:hint="default"/>
      </w:rPr>
    </w:lvl>
  </w:abstractNum>
  <w:abstractNum w:abstractNumId="65">
    <w:nsid w:val="467539B7"/>
    <w:multiLevelType w:val="hybridMultilevel"/>
    <w:tmpl w:val="695ED1DA"/>
    <w:lvl w:ilvl="0" w:tplc="366AC6FE">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6">
    <w:nsid w:val="46D77509"/>
    <w:multiLevelType w:val="hybridMultilevel"/>
    <w:tmpl w:val="CC5C946A"/>
    <w:lvl w:ilvl="0" w:tplc="73C6F7CC">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nsid w:val="4701460B"/>
    <w:multiLevelType w:val="hybridMultilevel"/>
    <w:tmpl w:val="441C30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8">
    <w:nsid w:val="47F308C4"/>
    <w:multiLevelType w:val="hybridMultilevel"/>
    <w:tmpl w:val="FA285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9">
    <w:nsid w:val="49EA652F"/>
    <w:multiLevelType w:val="hybridMultilevel"/>
    <w:tmpl w:val="E6D289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0">
    <w:nsid w:val="4AA30F3C"/>
    <w:multiLevelType w:val="hybridMultilevel"/>
    <w:tmpl w:val="4C0491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1">
    <w:nsid w:val="4E3D483C"/>
    <w:multiLevelType w:val="hybridMultilevel"/>
    <w:tmpl w:val="AD12263C"/>
    <w:lvl w:ilvl="0" w:tplc="1E96B754">
      <w:start w:val="1"/>
      <w:numFmt w:val="bullet"/>
      <w:lvlText w:val="•"/>
      <w:lvlJc w:val="left"/>
      <w:pPr>
        <w:tabs>
          <w:tab w:val="num" w:pos="720"/>
        </w:tabs>
        <w:ind w:left="720" w:hanging="360"/>
      </w:pPr>
      <w:rPr>
        <w:rFonts w:ascii="Arial" w:hAnsi="Arial" w:hint="default"/>
      </w:rPr>
    </w:lvl>
    <w:lvl w:ilvl="1" w:tplc="BC580D7C" w:tentative="1">
      <w:start w:val="1"/>
      <w:numFmt w:val="bullet"/>
      <w:lvlText w:val="•"/>
      <w:lvlJc w:val="left"/>
      <w:pPr>
        <w:tabs>
          <w:tab w:val="num" w:pos="1440"/>
        </w:tabs>
        <w:ind w:left="1440" w:hanging="360"/>
      </w:pPr>
      <w:rPr>
        <w:rFonts w:ascii="Arial" w:hAnsi="Arial" w:hint="default"/>
      </w:rPr>
    </w:lvl>
    <w:lvl w:ilvl="2" w:tplc="BAA4C65E" w:tentative="1">
      <w:start w:val="1"/>
      <w:numFmt w:val="bullet"/>
      <w:lvlText w:val="•"/>
      <w:lvlJc w:val="left"/>
      <w:pPr>
        <w:tabs>
          <w:tab w:val="num" w:pos="2160"/>
        </w:tabs>
        <w:ind w:left="2160" w:hanging="360"/>
      </w:pPr>
      <w:rPr>
        <w:rFonts w:ascii="Arial" w:hAnsi="Arial" w:hint="default"/>
      </w:rPr>
    </w:lvl>
    <w:lvl w:ilvl="3" w:tplc="A54C0858" w:tentative="1">
      <w:start w:val="1"/>
      <w:numFmt w:val="bullet"/>
      <w:lvlText w:val="•"/>
      <w:lvlJc w:val="left"/>
      <w:pPr>
        <w:tabs>
          <w:tab w:val="num" w:pos="2880"/>
        </w:tabs>
        <w:ind w:left="2880" w:hanging="360"/>
      </w:pPr>
      <w:rPr>
        <w:rFonts w:ascii="Arial" w:hAnsi="Arial" w:hint="default"/>
      </w:rPr>
    </w:lvl>
    <w:lvl w:ilvl="4" w:tplc="96DCDB90" w:tentative="1">
      <w:start w:val="1"/>
      <w:numFmt w:val="bullet"/>
      <w:lvlText w:val="•"/>
      <w:lvlJc w:val="left"/>
      <w:pPr>
        <w:tabs>
          <w:tab w:val="num" w:pos="3600"/>
        </w:tabs>
        <w:ind w:left="3600" w:hanging="360"/>
      </w:pPr>
      <w:rPr>
        <w:rFonts w:ascii="Arial" w:hAnsi="Arial" w:hint="default"/>
      </w:rPr>
    </w:lvl>
    <w:lvl w:ilvl="5" w:tplc="A1E8E4BC" w:tentative="1">
      <w:start w:val="1"/>
      <w:numFmt w:val="bullet"/>
      <w:lvlText w:val="•"/>
      <w:lvlJc w:val="left"/>
      <w:pPr>
        <w:tabs>
          <w:tab w:val="num" w:pos="4320"/>
        </w:tabs>
        <w:ind w:left="4320" w:hanging="360"/>
      </w:pPr>
      <w:rPr>
        <w:rFonts w:ascii="Arial" w:hAnsi="Arial" w:hint="default"/>
      </w:rPr>
    </w:lvl>
    <w:lvl w:ilvl="6" w:tplc="C796626A" w:tentative="1">
      <w:start w:val="1"/>
      <w:numFmt w:val="bullet"/>
      <w:lvlText w:val="•"/>
      <w:lvlJc w:val="left"/>
      <w:pPr>
        <w:tabs>
          <w:tab w:val="num" w:pos="5040"/>
        </w:tabs>
        <w:ind w:left="5040" w:hanging="360"/>
      </w:pPr>
      <w:rPr>
        <w:rFonts w:ascii="Arial" w:hAnsi="Arial" w:hint="default"/>
      </w:rPr>
    </w:lvl>
    <w:lvl w:ilvl="7" w:tplc="EE48BED6" w:tentative="1">
      <w:start w:val="1"/>
      <w:numFmt w:val="bullet"/>
      <w:lvlText w:val="•"/>
      <w:lvlJc w:val="left"/>
      <w:pPr>
        <w:tabs>
          <w:tab w:val="num" w:pos="5760"/>
        </w:tabs>
        <w:ind w:left="5760" w:hanging="360"/>
      </w:pPr>
      <w:rPr>
        <w:rFonts w:ascii="Arial" w:hAnsi="Arial" w:hint="default"/>
      </w:rPr>
    </w:lvl>
    <w:lvl w:ilvl="8" w:tplc="96F22F6A" w:tentative="1">
      <w:start w:val="1"/>
      <w:numFmt w:val="bullet"/>
      <w:lvlText w:val="•"/>
      <w:lvlJc w:val="left"/>
      <w:pPr>
        <w:tabs>
          <w:tab w:val="num" w:pos="6480"/>
        </w:tabs>
        <w:ind w:left="6480" w:hanging="360"/>
      </w:pPr>
      <w:rPr>
        <w:rFonts w:ascii="Arial" w:hAnsi="Arial" w:hint="default"/>
      </w:rPr>
    </w:lvl>
  </w:abstractNum>
  <w:abstractNum w:abstractNumId="72">
    <w:nsid w:val="4F71588D"/>
    <w:multiLevelType w:val="hybridMultilevel"/>
    <w:tmpl w:val="9EF47538"/>
    <w:lvl w:ilvl="0" w:tplc="080A0001">
      <w:start w:val="1"/>
      <w:numFmt w:val="bullet"/>
      <w:lvlText w:val=""/>
      <w:lvlJc w:val="left"/>
      <w:pPr>
        <w:ind w:left="795" w:hanging="435"/>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3">
    <w:nsid w:val="50127649"/>
    <w:multiLevelType w:val="hybridMultilevel"/>
    <w:tmpl w:val="50A2AD5C"/>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74">
    <w:nsid w:val="51A2713E"/>
    <w:multiLevelType w:val="hybridMultilevel"/>
    <w:tmpl w:val="2A9ACB60"/>
    <w:lvl w:ilvl="0" w:tplc="FF446E10">
      <w:start w:val="1"/>
      <w:numFmt w:val="bullet"/>
      <w:pStyle w:val="Vietas"/>
      <w:lvlText w:val=""/>
      <w:lvlJc w:val="left"/>
      <w:pPr>
        <w:tabs>
          <w:tab w:val="num" w:pos="360"/>
        </w:tabs>
        <w:ind w:left="284" w:hanging="284"/>
      </w:pPr>
      <w:rPr>
        <w:rFonts w:ascii="Wingdings" w:hAnsi="Wingdings" w:hint="default"/>
      </w:rPr>
    </w:lvl>
    <w:lvl w:ilvl="1" w:tplc="0ACEFEC4">
      <w:start w:val="1"/>
      <w:numFmt w:val="bullet"/>
      <w:lvlText w:val=""/>
      <w:lvlJc w:val="left"/>
      <w:pPr>
        <w:tabs>
          <w:tab w:val="num" w:pos="360"/>
        </w:tabs>
        <w:ind w:left="340" w:hanging="340"/>
      </w:pPr>
      <w:rPr>
        <w:rFonts w:ascii="Symbol" w:hAnsi="Symbol" w:hint="default"/>
        <w:sz w:val="20"/>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75">
    <w:nsid w:val="541B5F67"/>
    <w:multiLevelType w:val="hybridMultilevel"/>
    <w:tmpl w:val="00143A50"/>
    <w:lvl w:ilvl="0" w:tplc="8FAEA64A">
      <w:start w:val="1"/>
      <w:numFmt w:val="decimal"/>
      <w:pStyle w:val="Ttulo4"/>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6">
    <w:nsid w:val="556A02B4"/>
    <w:multiLevelType w:val="hybridMultilevel"/>
    <w:tmpl w:val="44F866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7">
    <w:nsid w:val="55F1454C"/>
    <w:multiLevelType w:val="hybridMultilevel"/>
    <w:tmpl w:val="75EECF54"/>
    <w:lvl w:ilvl="0" w:tplc="56A69B0A">
      <w:start w:val="1"/>
      <w:numFmt w:val="bullet"/>
      <w:lvlText w:val="•"/>
      <w:lvlJc w:val="left"/>
      <w:pPr>
        <w:tabs>
          <w:tab w:val="num" w:pos="720"/>
        </w:tabs>
        <w:ind w:left="720" w:hanging="360"/>
      </w:pPr>
      <w:rPr>
        <w:rFonts w:ascii="Arial" w:hAnsi="Arial" w:hint="default"/>
      </w:rPr>
    </w:lvl>
    <w:lvl w:ilvl="1" w:tplc="7C7C4606" w:tentative="1">
      <w:start w:val="1"/>
      <w:numFmt w:val="bullet"/>
      <w:lvlText w:val="•"/>
      <w:lvlJc w:val="left"/>
      <w:pPr>
        <w:tabs>
          <w:tab w:val="num" w:pos="1440"/>
        </w:tabs>
        <w:ind w:left="1440" w:hanging="360"/>
      </w:pPr>
      <w:rPr>
        <w:rFonts w:ascii="Arial" w:hAnsi="Arial" w:hint="default"/>
      </w:rPr>
    </w:lvl>
    <w:lvl w:ilvl="2" w:tplc="D23031A2" w:tentative="1">
      <w:start w:val="1"/>
      <w:numFmt w:val="bullet"/>
      <w:lvlText w:val="•"/>
      <w:lvlJc w:val="left"/>
      <w:pPr>
        <w:tabs>
          <w:tab w:val="num" w:pos="2160"/>
        </w:tabs>
        <w:ind w:left="2160" w:hanging="360"/>
      </w:pPr>
      <w:rPr>
        <w:rFonts w:ascii="Arial" w:hAnsi="Arial" w:hint="default"/>
      </w:rPr>
    </w:lvl>
    <w:lvl w:ilvl="3" w:tplc="609EE4C6" w:tentative="1">
      <w:start w:val="1"/>
      <w:numFmt w:val="bullet"/>
      <w:lvlText w:val="•"/>
      <w:lvlJc w:val="left"/>
      <w:pPr>
        <w:tabs>
          <w:tab w:val="num" w:pos="2880"/>
        </w:tabs>
        <w:ind w:left="2880" w:hanging="360"/>
      </w:pPr>
      <w:rPr>
        <w:rFonts w:ascii="Arial" w:hAnsi="Arial" w:hint="default"/>
      </w:rPr>
    </w:lvl>
    <w:lvl w:ilvl="4" w:tplc="0C7C32F6" w:tentative="1">
      <w:start w:val="1"/>
      <w:numFmt w:val="bullet"/>
      <w:lvlText w:val="•"/>
      <w:lvlJc w:val="left"/>
      <w:pPr>
        <w:tabs>
          <w:tab w:val="num" w:pos="3600"/>
        </w:tabs>
        <w:ind w:left="3600" w:hanging="360"/>
      </w:pPr>
      <w:rPr>
        <w:rFonts w:ascii="Arial" w:hAnsi="Arial" w:hint="default"/>
      </w:rPr>
    </w:lvl>
    <w:lvl w:ilvl="5" w:tplc="6C1AAC9C" w:tentative="1">
      <w:start w:val="1"/>
      <w:numFmt w:val="bullet"/>
      <w:lvlText w:val="•"/>
      <w:lvlJc w:val="left"/>
      <w:pPr>
        <w:tabs>
          <w:tab w:val="num" w:pos="4320"/>
        </w:tabs>
        <w:ind w:left="4320" w:hanging="360"/>
      </w:pPr>
      <w:rPr>
        <w:rFonts w:ascii="Arial" w:hAnsi="Arial" w:hint="default"/>
      </w:rPr>
    </w:lvl>
    <w:lvl w:ilvl="6" w:tplc="67CA380E" w:tentative="1">
      <w:start w:val="1"/>
      <w:numFmt w:val="bullet"/>
      <w:lvlText w:val="•"/>
      <w:lvlJc w:val="left"/>
      <w:pPr>
        <w:tabs>
          <w:tab w:val="num" w:pos="5040"/>
        </w:tabs>
        <w:ind w:left="5040" w:hanging="360"/>
      </w:pPr>
      <w:rPr>
        <w:rFonts w:ascii="Arial" w:hAnsi="Arial" w:hint="default"/>
      </w:rPr>
    </w:lvl>
    <w:lvl w:ilvl="7" w:tplc="FD3ECE1C" w:tentative="1">
      <w:start w:val="1"/>
      <w:numFmt w:val="bullet"/>
      <w:lvlText w:val="•"/>
      <w:lvlJc w:val="left"/>
      <w:pPr>
        <w:tabs>
          <w:tab w:val="num" w:pos="5760"/>
        </w:tabs>
        <w:ind w:left="5760" w:hanging="360"/>
      </w:pPr>
      <w:rPr>
        <w:rFonts w:ascii="Arial" w:hAnsi="Arial" w:hint="default"/>
      </w:rPr>
    </w:lvl>
    <w:lvl w:ilvl="8" w:tplc="8278AB28" w:tentative="1">
      <w:start w:val="1"/>
      <w:numFmt w:val="bullet"/>
      <w:lvlText w:val="•"/>
      <w:lvlJc w:val="left"/>
      <w:pPr>
        <w:tabs>
          <w:tab w:val="num" w:pos="6480"/>
        </w:tabs>
        <w:ind w:left="6480" w:hanging="360"/>
      </w:pPr>
      <w:rPr>
        <w:rFonts w:ascii="Arial" w:hAnsi="Arial" w:hint="default"/>
      </w:rPr>
    </w:lvl>
  </w:abstractNum>
  <w:abstractNum w:abstractNumId="78">
    <w:nsid w:val="58A16796"/>
    <w:multiLevelType w:val="multilevel"/>
    <w:tmpl w:val="66820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nsid w:val="58F32EBD"/>
    <w:multiLevelType w:val="hybridMultilevel"/>
    <w:tmpl w:val="44F866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0">
    <w:nsid w:val="5A2F01A0"/>
    <w:multiLevelType w:val="hybridMultilevel"/>
    <w:tmpl w:val="ECAAC808"/>
    <w:lvl w:ilvl="0" w:tplc="710A103E">
      <w:start w:val="1"/>
      <w:numFmt w:val="bullet"/>
      <w:lvlText w:val="•"/>
      <w:lvlJc w:val="left"/>
      <w:pPr>
        <w:ind w:left="720" w:hanging="360"/>
      </w:pPr>
      <w:rPr>
        <w:rFonts w:ascii="Arial" w:hAnsi="Aria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1">
    <w:nsid w:val="5A3C6AE6"/>
    <w:multiLevelType w:val="hybridMultilevel"/>
    <w:tmpl w:val="83BEB244"/>
    <w:lvl w:ilvl="0" w:tplc="080A000F">
      <w:start w:val="1"/>
      <w:numFmt w:val="decimal"/>
      <w:lvlText w:val="%1."/>
      <w:lvlJc w:val="left"/>
      <w:pPr>
        <w:tabs>
          <w:tab w:val="num" w:pos="720"/>
        </w:tabs>
        <w:ind w:left="720" w:hanging="360"/>
      </w:pPr>
      <w:rPr>
        <w:rFonts w:hint="default"/>
      </w:rPr>
    </w:lvl>
    <w:lvl w:ilvl="1" w:tplc="44B64F8E" w:tentative="1">
      <w:start w:val="1"/>
      <w:numFmt w:val="bullet"/>
      <w:lvlText w:val="•"/>
      <w:lvlJc w:val="left"/>
      <w:pPr>
        <w:tabs>
          <w:tab w:val="num" w:pos="1440"/>
        </w:tabs>
        <w:ind w:left="1440" w:hanging="360"/>
      </w:pPr>
      <w:rPr>
        <w:rFonts w:ascii="Arial" w:hAnsi="Arial" w:hint="default"/>
      </w:rPr>
    </w:lvl>
    <w:lvl w:ilvl="2" w:tplc="50845EF4" w:tentative="1">
      <w:start w:val="1"/>
      <w:numFmt w:val="bullet"/>
      <w:lvlText w:val="•"/>
      <w:lvlJc w:val="left"/>
      <w:pPr>
        <w:tabs>
          <w:tab w:val="num" w:pos="2160"/>
        </w:tabs>
        <w:ind w:left="2160" w:hanging="360"/>
      </w:pPr>
      <w:rPr>
        <w:rFonts w:ascii="Arial" w:hAnsi="Arial" w:hint="default"/>
      </w:rPr>
    </w:lvl>
    <w:lvl w:ilvl="3" w:tplc="53647F92" w:tentative="1">
      <w:start w:val="1"/>
      <w:numFmt w:val="bullet"/>
      <w:lvlText w:val="•"/>
      <w:lvlJc w:val="left"/>
      <w:pPr>
        <w:tabs>
          <w:tab w:val="num" w:pos="2880"/>
        </w:tabs>
        <w:ind w:left="2880" w:hanging="360"/>
      </w:pPr>
      <w:rPr>
        <w:rFonts w:ascii="Arial" w:hAnsi="Arial" w:hint="default"/>
      </w:rPr>
    </w:lvl>
    <w:lvl w:ilvl="4" w:tplc="7F5C8BBE" w:tentative="1">
      <w:start w:val="1"/>
      <w:numFmt w:val="bullet"/>
      <w:lvlText w:val="•"/>
      <w:lvlJc w:val="left"/>
      <w:pPr>
        <w:tabs>
          <w:tab w:val="num" w:pos="3600"/>
        </w:tabs>
        <w:ind w:left="3600" w:hanging="360"/>
      </w:pPr>
      <w:rPr>
        <w:rFonts w:ascii="Arial" w:hAnsi="Arial" w:hint="default"/>
      </w:rPr>
    </w:lvl>
    <w:lvl w:ilvl="5" w:tplc="6216718E" w:tentative="1">
      <w:start w:val="1"/>
      <w:numFmt w:val="bullet"/>
      <w:lvlText w:val="•"/>
      <w:lvlJc w:val="left"/>
      <w:pPr>
        <w:tabs>
          <w:tab w:val="num" w:pos="4320"/>
        </w:tabs>
        <w:ind w:left="4320" w:hanging="360"/>
      </w:pPr>
      <w:rPr>
        <w:rFonts w:ascii="Arial" w:hAnsi="Arial" w:hint="default"/>
      </w:rPr>
    </w:lvl>
    <w:lvl w:ilvl="6" w:tplc="B85E749A" w:tentative="1">
      <w:start w:val="1"/>
      <w:numFmt w:val="bullet"/>
      <w:lvlText w:val="•"/>
      <w:lvlJc w:val="left"/>
      <w:pPr>
        <w:tabs>
          <w:tab w:val="num" w:pos="5040"/>
        </w:tabs>
        <w:ind w:left="5040" w:hanging="360"/>
      </w:pPr>
      <w:rPr>
        <w:rFonts w:ascii="Arial" w:hAnsi="Arial" w:hint="default"/>
      </w:rPr>
    </w:lvl>
    <w:lvl w:ilvl="7" w:tplc="C714FCE2" w:tentative="1">
      <w:start w:val="1"/>
      <w:numFmt w:val="bullet"/>
      <w:lvlText w:val="•"/>
      <w:lvlJc w:val="left"/>
      <w:pPr>
        <w:tabs>
          <w:tab w:val="num" w:pos="5760"/>
        </w:tabs>
        <w:ind w:left="5760" w:hanging="360"/>
      </w:pPr>
      <w:rPr>
        <w:rFonts w:ascii="Arial" w:hAnsi="Arial" w:hint="default"/>
      </w:rPr>
    </w:lvl>
    <w:lvl w:ilvl="8" w:tplc="093CC2AC" w:tentative="1">
      <w:start w:val="1"/>
      <w:numFmt w:val="bullet"/>
      <w:lvlText w:val="•"/>
      <w:lvlJc w:val="left"/>
      <w:pPr>
        <w:tabs>
          <w:tab w:val="num" w:pos="6480"/>
        </w:tabs>
        <w:ind w:left="6480" w:hanging="360"/>
      </w:pPr>
      <w:rPr>
        <w:rFonts w:ascii="Arial" w:hAnsi="Arial" w:hint="default"/>
      </w:rPr>
    </w:lvl>
  </w:abstractNum>
  <w:abstractNum w:abstractNumId="82">
    <w:nsid w:val="5B4E075F"/>
    <w:multiLevelType w:val="hybridMultilevel"/>
    <w:tmpl w:val="F884A766"/>
    <w:lvl w:ilvl="0" w:tplc="9356ACDA">
      <w:start w:val="1"/>
      <w:numFmt w:val="bullet"/>
      <w:lvlText w:val="•"/>
      <w:lvlJc w:val="left"/>
      <w:pPr>
        <w:tabs>
          <w:tab w:val="num" w:pos="720"/>
        </w:tabs>
        <w:ind w:left="720" w:hanging="360"/>
      </w:pPr>
      <w:rPr>
        <w:rFonts w:ascii="Arial" w:hAnsi="Arial" w:hint="default"/>
      </w:rPr>
    </w:lvl>
    <w:lvl w:ilvl="1" w:tplc="99A4B5C0" w:tentative="1">
      <w:start w:val="1"/>
      <w:numFmt w:val="bullet"/>
      <w:lvlText w:val="•"/>
      <w:lvlJc w:val="left"/>
      <w:pPr>
        <w:tabs>
          <w:tab w:val="num" w:pos="1440"/>
        </w:tabs>
        <w:ind w:left="1440" w:hanging="360"/>
      </w:pPr>
      <w:rPr>
        <w:rFonts w:ascii="Arial" w:hAnsi="Arial" w:hint="default"/>
      </w:rPr>
    </w:lvl>
    <w:lvl w:ilvl="2" w:tplc="0EA886EC" w:tentative="1">
      <w:start w:val="1"/>
      <w:numFmt w:val="bullet"/>
      <w:lvlText w:val="•"/>
      <w:lvlJc w:val="left"/>
      <w:pPr>
        <w:tabs>
          <w:tab w:val="num" w:pos="2160"/>
        </w:tabs>
        <w:ind w:left="2160" w:hanging="360"/>
      </w:pPr>
      <w:rPr>
        <w:rFonts w:ascii="Arial" w:hAnsi="Arial" w:hint="default"/>
      </w:rPr>
    </w:lvl>
    <w:lvl w:ilvl="3" w:tplc="9A7E38CE" w:tentative="1">
      <w:start w:val="1"/>
      <w:numFmt w:val="bullet"/>
      <w:lvlText w:val="•"/>
      <w:lvlJc w:val="left"/>
      <w:pPr>
        <w:tabs>
          <w:tab w:val="num" w:pos="2880"/>
        </w:tabs>
        <w:ind w:left="2880" w:hanging="360"/>
      </w:pPr>
      <w:rPr>
        <w:rFonts w:ascii="Arial" w:hAnsi="Arial" w:hint="default"/>
      </w:rPr>
    </w:lvl>
    <w:lvl w:ilvl="4" w:tplc="90661324" w:tentative="1">
      <w:start w:val="1"/>
      <w:numFmt w:val="bullet"/>
      <w:lvlText w:val="•"/>
      <w:lvlJc w:val="left"/>
      <w:pPr>
        <w:tabs>
          <w:tab w:val="num" w:pos="3600"/>
        </w:tabs>
        <w:ind w:left="3600" w:hanging="360"/>
      </w:pPr>
      <w:rPr>
        <w:rFonts w:ascii="Arial" w:hAnsi="Arial" w:hint="default"/>
      </w:rPr>
    </w:lvl>
    <w:lvl w:ilvl="5" w:tplc="D2046C74" w:tentative="1">
      <w:start w:val="1"/>
      <w:numFmt w:val="bullet"/>
      <w:lvlText w:val="•"/>
      <w:lvlJc w:val="left"/>
      <w:pPr>
        <w:tabs>
          <w:tab w:val="num" w:pos="4320"/>
        </w:tabs>
        <w:ind w:left="4320" w:hanging="360"/>
      </w:pPr>
      <w:rPr>
        <w:rFonts w:ascii="Arial" w:hAnsi="Arial" w:hint="default"/>
      </w:rPr>
    </w:lvl>
    <w:lvl w:ilvl="6" w:tplc="11C28DF2" w:tentative="1">
      <w:start w:val="1"/>
      <w:numFmt w:val="bullet"/>
      <w:lvlText w:val="•"/>
      <w:lvlJc w:val="left"/>
      <w:pPr>
        <w:tabs>
          <w:tab w:val="num" w:pos="5040"/>
        </w:tabs>
        <w:ind w:left="5040" w:hanging="360"/>
      </w:pPr>
      <w:rPr>
        <w:rFonts w:ascii="Arial" w:hAnsi="Arial" w:hint="default"/>
      </w:rPr>
    </w:lvl>
    <w:lvl w:ilvl="7" w:tplc="18DCFE5E" w:tentative="1">
      <w:start w:val="1"/>
      <w:numFmt w:val="bullet"/>
      <w:lvlText w:val="•"/>
      <w:lvlJc w:val="left"/>
      <w:pPr>
        <w:tabs>
          <w:tab w:val="num" w:pos="5760"/>
        </w:tabs>
        <w:ind w:left="5760" w:hanging="360"/>
      </w:pPr>
      <w:rPr>
        <w:rFonts w:ascii="Arial" w:hAnsi="Arial" w:hint="default"/>
      </w:rPr>
    </w:lvl>
    <w:lvl w:ilvl="8" w:tplc="0492D524" w:tentative="1">
      <w:start w:val="1"/>
      <w:numFmt w:val="bullet"/>
      <w:lvlText w:val="•"/>
      <w:lvlJc w:val="left"/>
      <w:pPr>
        <w:tabs>
          <w:tab w:val="num" w:pos="6480"/>
        </w:tabs>
        <w:ind w:left="6480" w:hanging="360"/>
      </w:pPr>
      <w:rPr>
        <w:rFonts w:ascii="Arial" w:hAnsi="Arial" w:hint="default"/>
      </w:rPr>
    </w:lvl>
  </w:abstractNum>
  <w:abstractNum w:abstractNumId="83">
    <w:nsid w:val="5E023D45"/>
    <w:multiLevelType w:val="hybridMultilevel"/>
    <w:tmpl w:val="FA285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4">
    <w:nsid w:val="5E6927DF"/>
    <w:multiLevelType w:val="hybridMultilevel"/>
    <w:tmpl w:val="A2729DA0"/>
    <w:lvl w:ilvl="0" w:tplc="798216B2">
      <w:start w:val="1"/>
      <w:numFmt w:val="decimal"/>
      <w:pStyle w:val="Ttulo5"/>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5">
    <w:nsid w:val="5EDE38BE"/>
    <w:multiLevelType w:val="hybridMultilevel"/>
    <w:tmpl w:val="05421C5A"/>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86">
    <w:nsid w:val="5FDB1288"/>
    <w:multiLevelType w:val="hybridMultilevel"/>
    <w:tmpl w:val="FA285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7">
    <w:nsid w:val="61472596"/>
    <w:multiLevelType w:val="hybridMultilevel"/>
    <w:tmpl w:val="44F866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8">
    <w:nsid w:val="62AB174A"/>
    <w:multiLevelType w:val="hybridMultilevel"/>
    <w:tmpl w:val="35788C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89">
    <w:nsid w:val="65053726"/>
    <w:multiLevelType w:val="hybridMultilevel"/>
    <w:tmpl w:val="DAEE60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nsid w:val="651366E6"/>
    <w:multiLevelType w:val="hybridMultilevel"/>
    <w:tmpl w:val="94FE3760"/>
    <w:lvl w:ilvl="0" w:tplc="0C14A67C">
      <w:start w:val="1"/>
      <w:numFmt w:val="decimal"/>
      <w:lvlText w:val="%1."/>
      <w:lvlJc w:val="left"/>
      <w:pPr>
        <w:ind w:left="795" w:hanging="43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1">
    <w:nsid w:val="66FD4ACB"/>
    <w:multiLevelType w:val="hybridMultilevel"/>
    <w:tmpl w:val="3F88D986"/>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2">
    <w:nsid w:val="684B4173"/>
    <w:multiLevelType w:val="hybridMultilevel"/>
    <w:tmpl w:val="695ED1DA"/>
    <w:lvl w:ilvl="0" w:tplc="366AC6FE">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3">
    <w:nsid w:val="695D50FD"/>
    <w:multiLevelType w:val="hybridMultilevel"/>
    <w:tmpl w:val="6EEA8330"/>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4">
    <w:nsid w:val="6A2F6955"/>
    <w:multiLevelType w:val="hybridMultilevel"/>
    <w:tmpl w:val="6550167A"/>
    <w:lvl w:ilvl="0" w:tplc="90DCCA36">
      <w:start w:val="1"/>
      <w:numFmt w:val="bullet"/>
      <w:lvlText w:val="•"/>
      <w:lvlJc w:val="left"/>
      <w:pPr>
        <w:tabs>
          <w:tab w:val="num" w:pos="720"/>
        </w:tabs>
        <w:ind w:left="720" w:hanging="360"/>
      </w:pPr>
      <w:rPr>
        <w:rFonts w:ascii="Arial" w:hAnsi="Arial" w:hint="default"/>
      </w:rPr>
    </w:lvl>
    <w:lvl w:ilvl="1" w:tplc="282CA28E" w:tentative="1">
      <w:start w:val="1"/>
      <w:numFmt w:val="bullet"/>
      <w:lvlText w:val="•"/>
      <w:lvlJc w:val="left"/>
      <w:pPr>
        <w:tabs>
          <w:tab w:val="num" w:pos="1440"/>
        </w:tabs>
        <w:ind w:left="1440" w:hanging="360"/>
      </w:pPr>
      <w:rPr>
        <w:rFonts w:ascii="Arial" w:hAnsi="Arial" w:hint="default"/>
      </w:rPr>
    </w:lvl>
    <w:lvl w:ilvl="2" w:tplc="ADBEF25A" w:tentative="1">
      <w:start w:val="1"/>
      <w:numFmt w:val="bullet"/>
      <w:lvlText w:val="•"/>
      <w:lvlJc w:val="left"/>
      <w:pPr>
        <w:tabs>
          <w:tab w:val="num" w:pos="2160"/>
        </w:tabs>
        <w:ind w:left="2160" w:hanging="360"/>
      </w:pPr>
      <w:rPr>
        <w:rFonts w:ascii="Arial" w:hAnsi="Arial" w:hint="default"/>
      </w:rPr>
    </w:lvl>
    <w:lvl w:ilvl="3" w:tplc="23CCB642" w:tentative="1">
      <w:start w:val="1"/>
      <w:numFmt w:val="bullet"/>
      <w:lvlText w:val="•"/>
      <w:lvlJc w:val="left"/>
      <w:pPr>
        <w:tabs>
          <w:tab w:val="num" w:pos="2880"/>
        </w:tabs>
        <w:ind w:left="2880" w:hanging="360"/>
      </w:pPr>
      <w:rPr>
        <w:rFonts w:ascii="Arial" w:hAnsi="Arial" w:hint="default"/>
      </w:rPr>
    </w:lvl>
    <w:lvl w:ilvl="4" w:tplc="9BD6F72C" w:tentative="1">
      <w:start w:val="1"/>
      <w:numFmt w:val="bullet"/>
      <w:lvlText w:val="•"/>
      <w:lvlJc w:val="left"/>
      <w:pPr>
        <w:tabs>
          <w:tab w:val="num" w:pos="3600"/>
        </w:tabs>
        <w:ind w:left="3600" w:hanging="360"/>
      </w:pPr>
      <w:rPr>
        <w:rFonts w:ascii="Arial" w:hAnsi="Arial" w:hint="default"/>
      </w:rPr>
    </w:lvl>
    <w:lvl w:ilvl="5" w:tplc="DC7294C0" w:tentative="1">
      <w:start w:val="1"/>
      <w:numFmt w:val="bullet"/>
      <w:lvlText w:val="•"/>
      <w:lvlJc w:val="left"/>
      <w:pPr>
        <w:tabs>
          <w:tab w:val="num" w:pos="4320"/>
        </w:tabs>
        <w:ind w:left="4320" w:hanging="360"/>
      </w:pPr>
      <w:rPr>
        <w:rFonts w:ascii="Arial" w:hAnsi="Arial" w:hint="default"/>
      </w:rPr>
    </w:lvl>
    <w:lvl w:ilvl="6" w:tplc="FAF4E5E0" w:tentative="1">
      <w:start w:val="1"/>
      <w:numFmt w:val="bullet"/>
      <w:lvlText w:val="•"/>
      <w:lvlJc w:val="left"/>
      <w:pPr>
        <w:tabs>
          <w:tab w:val="num" w:pos="5040"/>
        </w:tabs>
        <w:ind w:left="5040" w:hanging="360"/>
      </w:pPr>
      <w:rPr>
        <w:rFonts w:ascii="Arial" w:hAnsi="Arial" w:hint="default"/>
      </w:rPr>
    </w:lvl>
    <w:lvl w:ilvl="7" w:tplc="4320A9CC" w:tentative="1">
      <w:start w:val="1"/>
      <w:numFmt w:val="bullet"/>
      <w:lvlText w:val="•"/>
      <w:lvlJc w:val="left"/>
      <w:pPr>
        <w:tabs>
          <w:tab w:val="num" w:pos="5760"/>
        </w:tabs>
        <w:ind w:left="5760" w:hanging="360"/>
      </w:pPr>
      <w:rPr>
        <w:rFonts w:ascii="Arial" w:hAnsi="Arial" w:hint="default"/>
      </w:rPr>
    </w:lvl>
    <w:lvl w:ilvl="8" w:tplc="7292C61E" w:tentative="1">
      <w:start w:val="1"/>
      <w:numFmt w:val="bullet"/>
      <w:lvlText w:val="•"/>
      <w:lvlJc w:val="left"/>
      <w:pPr>
        <w:tabs>
          <w:tab w:val="num" w:pos="6480"/>
        </w:tabs>
        <w:ind w:left="6480" w:hanging="360"/>
      </w:pPr>
      <w:rPr>
        <w:rFonts w:ascii="Arial" w:hAnsi="Arial" w:hint="default"/>
      </w:rPr>
    </w:lvl>
  </w:abstractNum>
  <w:abstractNum w:abstractNumId="95">
    <w:nsid w:val="6B4E5548"/>
    <w:multiLevelType w:val="hybridMultilevel"/>
    <w:tmpl w:val="E4CC20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6">
    <w:nsid w:val="6CB35280"/>
    <w:multiLevelType w:val="hybridMultilevel"/>
    <w:tmpl w:val="8696B42C"/>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7">
    <w:nsid w:val="6DE4171E"/>
    <w:multiLevelType w:val="hybridMultilevel"/>
    <w:tmpl w:val="FA285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8">
    <w:nsid w:val="6EA801B7"/>
    <w:multiLevelType w:val="hybridMultilevel"/>
    <w:tmpl w:val="D5080A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hint="default"/>
      </w:rPr>
    </w:lvl>
    <w:lvl w:ilvl="8" w:tplc="080A0005">
      <w:start w:val="1"/>
      <w:numFmt w:val="bullet"/>
      <w:lvlText w:val=""/>
      <w:lvlJc w:val="left"/>
      <w:pPr>
        <w:ind w:left="6480" w:hanging="360"/>
      </w:pPr>
      <w:rPr>
        <w:rFonts w:ascii="Wingdings" w:hAnsi="Wingdings" w:hint="default"/>
      </w:rPr>
    </w:lvl>
  </w:abstractNum>
  <w:abstractNum w:abstractNumId="99">
    <w:nsid w:val="6F7F1DF9"/>
    <w:multiLevelType w:val="hybridMultilevel"/>
    <w:tmpl w:val="11D2F2FC"/>
    <w:lvl w:ilvl="0" w:tplc="B4B8A736">
      <w:start w:val="1"/>
      <w:numFmt w:val="bullet"/>
      <w:pStyle w:val="Listaconvietas"/>
      <w:lvlText w:val=""/>
      <w:lvlJc w:val="left"/>
      <w:pPr>
        <w:tabs>
          <w:tab w:val="num" w:pos="534"/>
        </w:tabs>
        <w:ind w:left="514" w:hanging="340"/>
      </w:pPr>
      <w:rPr>
        <w:rFonts w:ascii="Symbol" w:hAnsi="Symbol" w:hint="default"/>
        <w:sz w:val="20"/>
      </w:rPr>
    </w:lvl>
    <w:lvl w:ilvl="1" w:tplc="0C0A0003">
      <w:start w:val="1"/>
      <w:numFmt w:val="bullet"/>
      <w:lvlText w:val="o"/>
      <w:lvlJc w:val="left"/>
      <w:pPr>
        <w:tabs>
          <w:tab w:val="num" w:pos="1554"/>
        </w:tabs>
        <w:ind w:left="1554" w:hanging="360"/>
      </w:pPr>
      <w:rPr>
        <w:rFonts w:ascii="Courier New" w:hAnsi="Courier New" w:hint="default"/>
      </w:rPr>
    </w:lvl>
    <w:lvl w:ilvl="2" w:tplc="0C0A0005">
      <w:start w:val="1"/>
      <w:numFmt w:val="bullet"/>
      <w:lvlText w:val=""/>
      <w:lvlJc w:val="left"/>
      <w:pPr>
        <w:tabs>
          <w:tab w:val="num" w:pos="2274"/>
        </w:tabs>
        <w:ind w:left="2274" w:hanging="360"/>
      </w:pPr>
      <w:rPr>
        <w:rFonts w:ascii="Wingdings" w:hAnsi="Wingdings" w:hint="default"/>
      </w:rPr>
    </w:lvl>
    <w:lvl w:ilvl="3" w:tplc="0C0A0001">
      <w:start w:val="1"/>
      <w:numFmt w:val="bullet"/>
      <w:lvlText w:val=""/>
      <w:lvlJc w:val="left"/>
      <w:pPr>
        <w:tabs>
          <w:tab w:val="num" w:pos="2994"/>
        </w:tabs>
        <w:ind w:left="2994" w:hanging="360"/>
      </w:pPr>
      <w:rPr>
        <w:rFonts w:ascii="Symbol" w:hAnsi="Symbol" w:hint="default"/>
      </w:rPr>
    </w:lvl>
    <w:lvl w:ilvl="4" w:tplc="0C0A0003">
      <w:start w:val="1"/>
      <w:numFmt w:val="bullet"/>
      <w:lvlText w:val="o"/>
      <w:lvlJc w:val="left"/>
      <w:pPr>
        <w:tabs>
          <w:tab w:val="num" w:pos="3714"/>
        </w:tabs>
        <w:ind w:left="3714" w:hanging="360"/>
      </w:pPr>
      <w:rPr>
        <w:rFonts w:ascii="Courier New" w:hAnsi="Courier New" w:hint="default"/>
      </w:rPr>
    </w:lvl>
    <w:lvl w:ilvl="5" w:tplc="0C0A0005">
      <w:start w:val="1"/>
      <w:numFmt w:val="bullet"/>
      <w:lvlText w:val=""/>
      <w:lvlJc w:val="left"/>
      <w:pPr>
        <w:tabs>
          <w:tab w:val="num" w:pos="4434"/>
        </w:tabs>
        <w:ind w:left="4434" w:hanging="360"/>
      </w:pPr>
      <w:rPr>
        <w:rFonts w:ascii="Wingdings" w:hAnsi="Wingdings" w:hint="default"/>
      </w:rPr>
    </w:lvl>
    <w:lvl w:ilvl="6" w:tplc="0C0A0001">
      <w:start w:val="1"/>
      <w:numFmt w:val="bullet"/>
      <w:lvlText w:val=""/>
      <w:lvlJc w:val="left"/>
      <w:pPr>
        <w:tabs>
          <w:tab w:val="num" w:pos="5154"/>
        </w:tabs>
        <w:ind w:left="5154" w:hanging="360"/>
      </w:pPr>
      <w:rPr>
        <w:rFonts w:ascii="Symbol" w:hAnsi="Symbol" w:hint="default"/>
      </w:rPr>
    </w:lvl>
    <w:lvl w:ilvl="7" w:tplc="0C0A0003">
      <w:start w:val="1"/>
      <w:numFmt w:val="bullet"/>
      <w:lvlText w:val="o"/>
      <w:lvlJc w:val="left"/>
      <w:pPr>
        <w:tabs>
          <w:tab w:val="num" w:pos="5874"/>
        </w:tabs>
        <w:ind w:left="5874" w:hanging="360"/>
      </w:pPr>
      <w:rPr>
        <w:rFonts w:ascii="Courier New" w:hAnsi="Courier New" w:hint="default"/>
      </w:rPr>
    </w:lvl>
    <w:lvl w:ilvl="8" w:tplc="0C0A0005">
      <w:start w:val="1"/>
      <w:numFmt w:val="bullet"/>
      <w:lvlText w:val=""/>
      <w:lvlJc w:val="left"/>
      <w:pPr>
        <w:tabs>
          <w:tab w:val="num" w:pos="6594"/>
        </w:tabs>
        <w:ind w:left="6594" w:hanging="360"/>
      </w:pPr>
      <w:rPr>
        <w:rFonts w:ascii="Wingdings" w:hAnsi="Wingdings" w:hint="default"/>
      </w:rPr>
    </w:lvl>
  </w:abstractNum>
  <w:abstractNum w:abstractNumId="100">
    <w:nsid w:val="729A5A3F"/>
    <w:multiLevelType w:val="hybridMultilevel"/>
    <w:tmpl w:val="DEC0272A"/>
    <w:lvl w:ilvl="0" w:tplc="080A0013">
      <w:start w:val="1"/>
      <w:numFmt w:val="upperRoman"/>
      <w:lvlText w:val="%1."/>
      <w:lvlJc w:val="right"/>
      <w:pPr>
        <w:ind w:left="1004" w:hanging="360"/>
      </w:pPr>
    </w:lvl>
    <w:lvl w:ilvl="1" w:tplc="080A0013">
      <w:start w:val="1"/>
      <w:numFmt w:val="upperRoman"/>
      <w:lvlText w:val="%2."/>
      <w:lvlJc w:val="righ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101">
    <w:nsid w:val="7420451C"/>
    <w:multiLevelType w:val="hybridMultilevel"/>
    <w:tmpl w:val="63F2AA58"/>
    <w:lvl w:ilvl="0" w:tplc="BE0A0BB4">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2">
    <w:nsid w:val="76113F6B"/>
    <w:multiLevelType w:val="hybridMultilevel"/>
    <w:tmpl w:val="9CA4AC70"/>
    <w:lvl w:ilvl="0" w:tplc="080A0001">
      <w:start w:val="1"/>
      <w:numFmt w:val="bullet"/>
      <w:lvlText w:val=""/>
      <w:lvlJc w:val="left"/>
      <w:pPr>
        <w:tabs>
          <w:tab w:val="num" w:pos="720"/>
        </w:tabs>
        <w:ind w:left="720" w:hanging="360"/>
      </w:pPr>
      <w:rPr>
        <w:rFonts w:ascii="Symbol" w:hAnsi="Symbol" w:hint="default"/>
      </w:rPr>
    </w:lvl>
    <w:lvl w:ilvl="1" w:tplc="080A0003" w:tentative="1">
      <w:start w:val="1"/>
      <w:numFmt w:val="bullet"/>
      <w:lvlText w:val="o"/>
      <w:lvlJc w:val="left"/>
      <w:pPr>
        <w:tabs>
          <w:tab w:val="num" w:pos="1440"/>
        </w:tabs>
        <w:ind w:left="1440" w:hanging="360"/>
      </w:pPr>
      <w:rPr>
        <w:rFonts w:ascii="Courier New" w:hAnsi="Courier New" w:cs="Courier New" w:hint="default"/>
      </w:rPr>
    </w:lvl>
    <w:lvl w:ilvl="2" w:tplc="080A0005" w:tentative="1">
      <w:start w:val="1"/>
      <w:numFmt w:val="bullet"/>
      <w:lvlText w:val=""/>
      <w:lvlJc w:val="left"/>
      <w:pPr>
        <w:tabs>
          <w:tab w:val="num" w:pos="2160"/>
        </w:tabs>
        <w:ind w:left="2160" w:hanging="360"/>
      </w:pPr>
      <w:rPr>
        <w:rFonts w:ascii="Wingdings" w:hAnsi="Wingdings" w:hint="default"/>
      </w:rPr>
    </w:lvl>
    <w:lvl w:ilvl="3" w:tplc="080A0001" w:tentative="1">
      <w:start w:val="1"/>
      <w:numFmt w:val="bullet"/>
      <w:lvlText w:val=""/>
      <w:lvlJc w:val="left"/>
      <w:pPr>
        <w:tabs>
          <w:tab w:val="num" w:pos="2880"/>
        </w:tabs>
        <w:ind w:left="2880" w:hanging="360"/>
      </w:pPr>
      <w:rPr>
        <w:rFonts w:ascii="Symbol" w:hAnsi="Symbol" w:hint="default"/>
      </w:rPr>
    </w:lvl>
    <w:lvl w:ilvl="4" w:tplc="080A0003" w:tentative="1">
      <w:start w:val="1"/>
      <w:numFmt w:val="bullet"/>
      <w:lvlText w:val="o"/>
      <w:lvlJc w:val="left"/>
      <w:pPr>
        <w:tabs>
          <w:tab w:val="num" w:pos="3600"/>
        </w:tabs>
        <w:ind w:left="3600" w:hanging="360"/>
      </w:pPr>
      <w:rPr>
        <w:rFonts w:ascii="Courier New" w:hAnsi="Courier New" w:cs="Courier New" w:hint="default"/>
      </w:rPr>
    </w:lvl>
    <w:lvl w:ilvl="5" w:tplc="080A0005" w:tentative="1">
      <w:start w:val="1"/>
      <w:numFmt w:val="bullet"/>
      <w:lvlText w:val=""/>
      <w:lvlJc w:val="left"/>
      <w:pPr>
        <w:tabs>
          <w:tab w:val="num" w:pos="4320"/>
        </w:tabs>
        <w:ind w:left="4320" w:hanging="360"/>
      </w:pPr>
      <w:rPr>
        <w:rFonts w:ascii="Wingdings" w:hAnsi="Wingdings" w:hint="default"/>
      </w:rPr>
    </w:lvl>
    <w:lvl w:ilvl="6" w:tplc="080A0001" w:tentative="1">
      <w:start w:val="1"/>
      <w:numFmt w:val="bullet"/>
      <w:lvlText w:val=""/>
      <w:lvlJc w:val="left"/>
      <w:pPr>
        <w:tabs>
          <w:tab w:val="num" w:pos="5040"/>
        </w:tabs>
        <w:ind w:left="5040" w:hanging="360"/>
      </w:pPr>
      <w:rPr>
        <w:rFonts w:ascii="Symbol" w:hAnsi="Symbol" w:hint="default"/>
      </w:rPr>
    </w:lvl>
    <w:lvl w:ilvl="7" w:tplc="080A0003" w:tentative="1">
      <w:start w:val="1"/>
      <w:numFmt w:val="bullet"/>
      <w:lvlText w:val="o"/>
      <w:lvlJc w:val="left"/>
      <w:pPr>
        <w:tabs>
          <w:tab w:val="num" w:pos="5760"/>
        </w:tabs>
        <w:ind w:left="5760" w:hanging="360"/>
      </w:pPr>
      <w:rPr>
        <w:rFonts w:ascii="Courier New" w:hAnsi="Courier New" w:cs="Courier New" w:hint="default"/>
      </w:rPr>
    </w:lvl>
    <w:lvl w:ilvl="8" w:tplc="080A0005" w:tentative="1">
      <w:start w:val="1"/>
      <w:numFmt w:val="bullet"/>
      <w:lvlText w:val=""/>
      <w:lvlJc w:val="left"/>
      <w:pPr>
        <w:tabs>
          <w:tab w:val="num" w:pos="6480"/>
        </w:tabs>
        <w:ind w:left="6480" w:hanging="360"/>
      </w:pPr>
      <w:rPr>
        <w:rFonts w:ascii="Wingdings" w:hAnsi="Wingdings" w:hint="default"/>
      </w:rPr>
    </w:lvl>
  </w:abstractNum>
  <w:abstractNum w:abstractNumId="103">
    <w:nsid w:val="76F97AD7"/>
    <w:multiLevelType w:val="hybridMultilevel"/>
    <w:tmpl w:val="CB982AD0"/>
    <w:lvl w:ilvl="0" w:tplc="EB3AA8F8">
      <w:start w:val="1"/>
      <w:numFmt w:val="decimal"/>
      <w:lvlText w:val="%1."/>
      <w:lvlJc w:val="left"/>
      <w:pPr>
        <w:ind w:left="795" w:hanging="43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4">
    <w:nsid w:val="777C3137"/>
    <w:multiLevelType w:val="hybridMultilevel"/>
    <w:tmpl w:val="1004E4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5">
    <w:nsid w:val="785F1B13"/>
    <w:multiLevelType w:val="hybridMultilevel"/>
    <w:tmpl w:val="695ED1DA"/>
    <w:lvl w:ilvl="0" w:tplc="366AC6FE">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6">
    <w:nsid w:val="79D36532"/>
    <w:multiLevelType w:val="hybridMultilevel"/>
    <w:tmpl w:val="04D817E4"/>
    <w:lvl w:ilvl="0" w:tplc="C916FB50">
      <w:start w:val="1"/>
      <w:numFmt w:val="bullet"/>
      <w:lvlText w:val="•"/>
      <w:lvlJc w:val="left"/>
      <w:pPr>
        <w:tabs>
          <w:tab w:val="num" w:pos="720"/>
        </w:tabs>
        <w:ind w:left="720" w:hanging="360"/>
      </w:pPr>
      <w:rPr>
        <w:rFonts w:ascii="Arial" w:hAnsi="Arial" w:hint="default"/>
      </w:rPr>
    </w:lvl>
    <w:lvl w:ilvl="1" w:tplc="D62A8B1E" w:tentative="1">
      <w:start w:val="1"/>
      <w:numFmt w:val="bullet"/>
      <w:lvlText w:val="•"/>
      <w:lvlJc w:val="left"/>
      <w:pPr>
        <w:tabs>
          <w:tab w:val="num" w:pos="1440"/>
        </w:tabs>
        <w:ind w:left="1440" w:hanging="360"/>
      </w:pPr>
      <w:rPr>
        <w:rFonts w:ascii="Arial" w:hAnsi="Arial" w:hint="default"/>
      </w:rPr>
    </w:lvl>
    <w:lvl w:ilvl="2" w:tplc="6A18975E" w:tentative="1">
      <w:start w:val="1"/>
      <w:numFmt w:val="bullet"/>
      <w:lvlText w:val="•"/>
      <w:lvlJc w:val="left"/>
      <w:pPr>
        <w:tabs>
          <w:tab w:val="num" w:pos="2160"/>
        </w:tabs>
        <w:ind w:left="2160" w:hanging="360"/>
      </w:pPr>
      <w:rPr>
        <w:rFonts w:ascii="Arial" w:hAnsi="Arial" w:hint="default"/>
      </w:rPr>
    </w:lvl>
    <w:lvl w:ilvl="3" w:tplc="85EE9AAE" w:tentative="1">
      <w:start w:val="1"/>
      <w:numFmt w:val="bullet"/>
      <w:lvlText w:val="•"/>
      <w:lvlJc w:val="left"/>
      <w:pPr>
        <w:tabs>
          <w:tab w:val="num" w:pos="2880"/>
        </w:tabs>
        <w:ind w:left="2880" w:hanging="360"/>
      </w:pPr>
      <w:rPr>
        <w:rFonts w:ascii="Arial" w:hAnsi="Arial" w:hint="default"/>
      </w:rPr>
    </w:lvl>
    <w:lvl w:ilvl="4" w:tplc="6E04F210" w:tentative="1">
      <w:start w:val="1"/>
      <w:numFmt w:val="bullet"/>
      <w:lvlText w:val="•"/>
      <w:lvlJc w:val="left"/>
      <w:pPr>
        <w:tabs>
          <w:tab w:val="num" w:pos="3600"/>
        </w:tabs>
        <w:ind w:left="3600" w:hanging="360"/>
      </w:pPr>
      <w:rPr>
        <w:rFonts w:ascii="Arial" w:hAnsi="Arial" w:hint="default"/>
      </w:rPr>
    </w:lvl>
    <w:lvl w:ilvl="5" w:tplc="F176D778" w:tentative="1">
      <w:start w:val="1"/>
      <w:numFmt w:val="bullet"/>
      <w:lvlText w:val="•"/>
      <w:lvlJc w:val="left"/>
      <w:pPr>
        <w:tabs>
          <w:tab w:val="num" w:pos="4320"/>
        </w:tabs>
        <w:ind w:left="4320" w:hanging="360"/>
      </w:pPr>
      <w:rPr>
        <w:rFonts w:ascii="Arial" w:hAnsi="Arial" w:hint="default"/>
      </w:rPr>
    </w:lvl>
    <w:lvl w:ilvl="6" w:tplc="C1EE77E6" w:tentative="1">
      <w:start w:val="1"/>
      <w:numFmt w:val="bullet"/>
      <w:lvlText w:val="•"/>
      <w:lvlJc w:val="left"/>
      <w:pPr>
        <w:tabs>
          <w:tab w:val="num" w:pos="5040"/>
        </w:tabs>
        <w:ind w:left="5040" w:hanging="360"/>
      </w:pPr>
      <w:rPr>
        <w:rFonts w:ascii="Arial" w:hAnsi="Arial" w:hint="default"/>
      </w:rPr>
    </w:lvl>
    <w:lvl w:ilvl="7" w:tplc="27FA043E" w:tentative="1">
      <w:start w:val="1"/>
      <w:numFmt w:val="bullet"/>
      <w:lvlText w:val="•"/>
      <w:lvlJc w:val="left"/>
      <w:pPr>
        <w:tabs>
          <w:tab w:val="num" w:pos="5760"/>
        </w:tabs>
        <w:ind w:left="5760" w:hanging="360"/>
      </w:pPr>
      <w:rPr>
        <w:rFonts w:ascii="Arial" w:hAnsi="Arial" w:hint="default"/>
      </w:rPr>
    </w:lvl>
    <w:lvl w:ilvl="8" w:tplc="31E6D3DE" w:tentative="1">
      <w:start w:val="1"/>
      <w:numFmt w:val="bullet"/>
      <w:lvlText w:val="•"/>
      <w:lvlJc w:val="left"/>
      <w:pPr>
        <w:tabs>
          <w:tab w:val="num" w:pos="6480"/>
        </w:tabs>
        <w:ind w:left="6480" w:hanging="360"/>
      </w:pPr>
      <w:rPr>
        <w:rFonts w:ascii="Arial" w:hAnsi="Arial" w:hint="default"/>
      </w:rPr>
    </w:lvl>
  </w:abstractNum>
  <w:abstractNum w:abstractNumId="107">
    <w:nsid w:val="7AB41CE7"/>
    <w:multiLevelType w:val="hybridMultilevel"/>
    <w:tmpl w:val="FA285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8">
    <w:nsid w:val="7C2F7460"/>
    <w:multiLevelType w:val="hybridMultilevel"/>
    <w:tmpl w:val="C2EC6410"/>
    <w:lvl w:ilvl="0" w:tplc="4508D148">
      <w:start w:val="1"/>
      <w:numFmt w:val="bullet"/>
      <w:lvlText w:val="•"/>
      <w:lvlJc w:val="left"/>
      <w:pPr>
        <w:tabs>
          <w:tab w:val="num" w:pos="720"/>
        </w:tabs>
        <w:ind w:left="720" w:hanging="360"/>
      </w:pPr>
      <w:rPr>
        <w:rFonts w:ascii="Arial" w:hAnsi="Arial" w:hint="default"/>
      </w:rPr>
    </w:lvl>
    <w:lvl w:ilvl="1" w:tplc="77C43BF6" w:tentative="1">
      <w:start w:val="1"/>
      <w:numFmt w:val="bullet"/>
      <w:lvlText w:val="•"/>
      <w:lvlJc w:val="left"/>
      <w:pPr>
        <w:tabs>
          <w:tab w:val="num" w:pos="1440"/>
        </w:tabs>
        <w:ind w:left="1440" w:hanging="360"/>
      </w:pPr>
      <w:rPr>
        <w:rFonts w:ascii="Arial" w:hAnsi="Arial" w:hint="default"/>
      </w:rPr>
    </w:lvl>
    <w:lvl w:ilvl="2" w:tplc="B3F41D14" w:tentative="1">
      <w:start w:val="1"/>
      <w:numFmt w:val="bullet"/>
      <w:lvlText w:val="•"/>
      <w:lvlJc w:val="left"/>
      <w:pPr>
        <w:tabs>
          <w:tab w:val="num" w:pos="2160"/>
        </w:tabs>
        <w:ind w:left="2160" w:hanging="360"/>
      </w:pPr>
      <w:rPr>
        <w:rFonts w:ascii="Arial" w:hAnsi="Arial" w:hint="default"/>
      </w:rPr>
    </w:lvl>
    <w:lvl w:ilvl="3" w:tplc="F7CE369A" w:tentative="1">
      <w:start w:val="1"/>
      <w:numFmt w:val="bullet"/>
      <w:lvlText w:val="•"/>
      <w:lvlJc w:val="left"/>
      <w:pPr>
        <w:tabs>
          <w:tab w:val="num" w:pos="2880"/>
        </w:tabs>
        <w:ind w:left="2880" w:hanging="360"/>
      </w:pPr>
      <w:rPr>
        <w:rFonts w:ascii="Arial" w:hAnsi="Arial" w:hint="default"/>
      </w:rPr>
    </w:lvl>
    <w:lvl w:ilvl="4" w:tplc="2DEAEBD2" w:tentative="1">
      <w:start w:val="1"/>
      <w:numFmt w:val="bullet"/>
      <w:lvlText w:val="•"/>
      <w:lvlJc w:val="left"/>
      <w:pPr>
        <w:tabs>
          <w:tab w:val="num" w:pos="3600"/>
        </w:tabs>
        <w:ind w:left="3600" w:hanging="360"/>
      </w:pPr>
      <w:rPr>
        <w:rFonts w:ascii="Arial" w:hAnsi="Arial" w:hint="default"/>
      </w:rPr>
    </w:lvl>
    <w:lvl w:ilvl="5" w:tplc="60840434" w:tentative="1">
      <w:start w:val="1"/>
      <w:numFmt w:val="bullet"/>
      <w:lvlText w:val="•"/>
      <w:lvlJc w:val="left"/>
      <w:pPr>
        <w:tabs>
          <w:tab w:val="num" w:pos="4320"/>
        </w:tabs>
        <w:ind w:left="4320" w:hanging="360"/>
      </w:pPr>
      <w:rPr>
        <w:rFonts w:ascii="Arial" w:hAnsi="Arial" w:hint="default"/>
      </w:rPr>
    </w:lvl>
    <w:lvl w:ilvl="6" w:tplc="A7FC1266" w:tentative="1">
      <w:start w:val="1"/>
      <w:numFmt w:val="bullet"/>
      <w:lvlText w:val="•"/>
      <w:lvlJc w:val="left"/>
      <w:pPr>
        <w:tabs>
          <w:tab w:val="num" w:pos="5040"/>
        </w:tabs>
        <w:ind w:left="5040" w:hanging="360"/>
      </w:pPr>
      <w:rPr>
        <w:rFonts w:ascii="Arial" w:hAnsi="Arial" w:hint="default"/>
      </w:rPr>
    </w:lvl>
    <w:lvl w:ilvl="7" w:tplc="18500472" w:tentative="1">
      <w:start w:val="1"/>
      <w:numFmt w:val="bullet"/>
      <w:lvlText w:val="•"/>
      <w:lvlJc w:val="left"/>
      <w:pPr>
        <w:tabs>
          <w:tab w:val="num" w:pos="5760"/>
        </w:tabs>
        <w:ind w:left="5760" w:hanging="360"/>
      </w:pPr>
      <w:rPr>
        <w:rFonts w:ascii="Arial" w:hAnsi="Arial" w:hint="default"/>
      </w:rPr>
    </w:lvl>
    <w:lvl w:ilvl="8" w:tplc="EE8C3592" w:tentative="1">
      <w:start w:val="1"/>
      <w:numFmt w:val="bullet"/>
      <w:lvlText w:val="•"/>
      <w:lvlJc w:val="left"/>
      <w:pPr>
        <w:tabs>
          <w:tab w:val="num" w:pos="6480"/>
        </w:tabs>
        <w:ind w:left="6480" w:hanging="360"/>
      </w:pPr>
      <w:rPr>
        <w:rFonts w:ascii="Arial" w:hAnsi="Arial" w:hint="default"/>
      </w:rPr>
    </w:lvl>
  </w:abstractNum>
  <w:abstractNum w:abstractNumId="109">
    <w:nsid w:val="7C5646CB"/>
    <w:multiLevelType w:val="hybridMultilevel"/>
    <w:tmpl w:val="5AC82214"/>
    <w:lvl w:ilvl="0" w:tplc="AFD62488">
      <w:start w:val="1"/>
      <w:numFmt w:val="bullet"/>
      <w:lvlText w:val="•"/>
      <w:lvlJc w:val="left"/>
      <w:pPr>
        <w:tabs>
          <w:tab w:val="num" w:pos="720"/>
        </w:tabs>
        <w:ind w:left="720" w:hanging="360"/>
      </w:pPr>
      <w:rPr>
        <w:rFonts w:ascii="Arial" w:hAnsi="Arial" w:hint="default"/>
      </w:rPr>
    </w:lvl>
    <w:lvl w:ilvl="1" w:tplc="F5D0C0E6" w:tentative="1">
      <w:start w:val="1"/>
      <w:numFmt w:val="bullet"/>
      <w:lvlText w:val="•"/>
      <w:lvlJc w:val="left"/>
      <w:pPr>
        <w:tabs>
          <w:tab w:val="num" w:pos="1440"/>
        </w:tabs>
        <w:ind w:left="1440" w:hanging="360"/>
      </w:pPr>
      <w:rPr>
        <w:rFonts w:ascii="Arial" w:hAnsi="Arial" w:hint="default"/>
      </w:rPr>
    </w:lvl>
    <w:lvl w:ilvl="2" w:tplc="E4AC4BB6" w:tentative="1">
      <w:start w:val="1"/>
      <w:numFmt w:val="bullet"/>
      <w:lvlText w:val="•"/>
      <w:lvlJc w:val="left"/>
      <w:pPr>
        <w:tabs>
          <w:tab w:val="num" w:pos="2160"/>
        </w:tabs>
        <w:ind w:left="2160" w:hanging="360"/>
      </w:pPr>
      <w:rPr>
        <w:rFonts w:ascii="Arial" w:hAnsi="Arial" w:hint="default"/>
      </w:rPr>
    </w:lvl>
    <w:lvl w:ilvl="3" w:tplc="F7148658" w:tentative="1">
      <w:start w:val="1"/>
      <w:numFmt w:val="bullet"/>
      <w:lvlText w:val="•"/>
      <w:lvlJc w:val="left"/>
      <w:pPr>
        <w:tabs>
          <w:tab w:val="num" w:pos="2880"/>
        </w:tabs>
        <w:ind w:left="2880" w:hanging="360"/>
      </w:pPr>
      <w:rPr>
        <w:rFonts w:ascii="Arial" w:hAnsi="Arial" w:hint="default"/>
      </w:rPr>
    </w:lvl>
    <w:lvl w:ilvl="4" w:tplc="6D48D68A" w:tentative="1">
      <w:start w:val="1"/>
      <w:numFmt w:val="bullet"/>
      <w:lvlText w:val="•"/>
      <w:lvlJc w:val="left"/>
      <w:pPr>
        <w:tabs>
          <w:tab w:val="num" w:pos="3600"/>
        </w:tabs>
        <w:ind w:left="3600" w:hanging="360"/>
      </w:pPr>
      <w:rPr>
        <w:rFonts w:ascii="Arial" w:hAnsi="Arial" w:hint="default"/>
      </w:rPr>
    </w:lvl>
    <w:lvl w:ilvl="5" w:tplc="0952E84C" w:tentative="1">
      <w:start w:val="1"/>
      <w:numFmt w:val="bullet"/>
      <w:lvlText w:val="•"/>
      <w:lvlJc w:val="left"/>
      <w:pPr>
        <w:tabs>
          <w:tab w:val="num" w:pos="4320"/>
        </w:tabs>
        <w:ind w:left="4320" w:hanging="360"/>
      </w:pPr>
      <w:rPr>
        <w:rFonts w:ascii="Arial" w:hAnsi="Arial" w:hint="default"/>
      </w:rPr>
    </w:lvl>
    <w:lvl w:ilvl="6" w:tplc="46162180" w:tentative="1">
      <w:start w:val="1"/>
      <w:numFmt w:val="bullet"/>
      <w:lvlText w:val="•"/>
      <w:lvlJc w:val="left"/>
      <w:pPr>
        <w:tabs>
          <w:tab w:val="num" w:pos="5040"/>
        </w:tabs>
        <w:ind w:left="5040" w:hanging="360"/>
      </w:pPr>
      <w:rPr>
        <w:rFonts w:ascii="Arial" w:hAnsi="Arial" w:hint="default"/>
      </w:rPr>
    </w:lvl>
    <w:lvl w:ilvl="7" w:tplc="B14643C0" w:tentative="1">
      <w:start w:val="1"/>
      <w:numFmt w:val="bullet"/>
      <w:lvlText w:val="•"/>
      <w:lvlJc w:val="left"/>
      <w:pPr>
        <w:tabs>
          <w:tab w:val="num" w:pos="5760"/>
        </w:tabs>
        <w:ind w:left="5760" w:hanging="360"/>
      </w:pPr>
      <w:rPr>
        <w:rFonts w:ascii="Arial" w:hAnsi="Arial" w:hint="default"/>
      </w:rPr>
    </w:lvl>
    <w:lvl w:ilvl="8" w:tplc="67FC9854" w:tentative="1">
      <w:start w:val="1"/>
      <w:numFmt w:val="bullet"/>
      <w:lvlText w:val="•"/>
      <w:lvlJc w:val="left"/>
      <w:pPr>
        <w:tabs>
          <w:tab w:val="num" w:pos="6480"/>
        </w:tabs>
        <w:ind w:left="6480" w:hanging="360"/>
      </w:pPr>
      <w:rPr>
        <w:rFonts w:ascii="Arial" w:hAnsi="Arial" w:hint="default"/>
      </w:rPr>
    </w:lvl>
  </w:abstractNum>
  <w:abstractNum w:abstractNumId="110">
    <w:nsid w:val="7C8848C1"/>
    <w:multiLevelType w:val="hybridMultilevel"/>
    <w:tmpl w:val="B3F2E510"/>
    <w:lvl w:ilvl="0" w:tplc="2766FF04">
      <w:start w:val="1"/>
      <w:numFmt w:val="bullet"/>
      <w:lvlText w:val="•"/>
      <w:lvlJc w:val="left"/>
      <w:pPr>
        <w:tabs>
          <w:tab w:val="num" w:pos="720"/>
        </w:tabs>
        <w:ind w:left="720" w:hanging="360"/>
      </w:pPr>
      <w:rPr>
        <w:rFonts w:ascii="Arial" w:hAnsi="Arial" w:hint="default"/>
      </w:rPr>
    </w:lvl>
    <w:lvl w:ilvl="1" w:tplc="0A2CA518" w:tentative="1">
      <w:start w:val="1"/>
      <w:numFmt w:val="bullet"/>
      <w:lvlText w:val="•"/>
      <w:lvlJc w:val="left"/>
      <w:pPr>
        <w:tabs>
          <w:tab w:val="num" w:pos="1440"/>
        </w:tabs>
        <w:ind w:left="1440" w:hanging="360"/>
      </w:pPr>
      <w:rPr>
        <w:rFonts w:ascii="Arial" w:hAnsi="Arial" w:hint="default"/>
      </w:rPr>
    </w:lvl>
    <w:lvl w:ilvl="2" w:tplc="0532929C" w:tentative="1">
      <w:start w:val="1"/>
      <w:numFmt w:val="bullet"/>
      <w:lvlText w:val="•"/>
      <w:lvlJc w:val="left"/>
      <w:pPr>
        <w:tabs>
          <w:tab w:val="num" w:pos="2160"/>
        </w:tabs>
        <w:ind w:left="2160" w:hanging="360"/>
      </w:pPr>
      <w:rPr>
        <w:rFonts w:ascii="Arial" w:hAnsi="Arial" w:hint="default"/>
      </w:rPr>
    </w:lvl>
    <w:lvl w:ilvl="3" w:tplc="F5184048" w:tentative="1">
      <w:start w:val="1"/>
      <w:numFmt w:val="bullet"/>
      <w:lvlText w:val="•"/>
      <w:lvlJc w:val="left"/>
      <w:pPr>
        <w:tabs>
          <w:tab w:val="num" w:pos="2880"/>
        </w:tabs>
        <w:ind w:left="2880" w:hanging="360"/>
      </w:pPr>
      <w:rPr>
        <w:rFonts w:ascii="Arial" w:hAnsi="Arial" w:hint="default"/>
      </w:rPr>
    </w:lvl>
    <w:lvl w:ilvl="4" w:tplc="83CC86CA" w:tentative="1">
      <w:start w:val="1"/>
      <w:numFmt w:val="bullet"/>
      <w:lvlText w:val="•"/>
      <w:lvlJc w:val="left"/>
      <w:pPr>
        <w:tabs>
          <w:tab w:val="num" w:pos="3600"/>
        </w:tabs>
        <w:ind w:left="3600" w:hanging="360"/>
      </w:pPr>
      <w:rPr>
        <w:rFonts w:ascii="Arial" w:hAnsi="Arial" w:hint="default"/>
      </w:rPr>
    </w:lvl>
    <w:lvl w:ilvl="5" w:tplc="627A7D2E" w:tentative="1">
      <w:start w:val="1"/>
      <w:numFmt w:val="bullet"/>
      <w:lvlText w:val="•"/>
      <w:lvlJc w:val="left"/>
      <w:pPr>
        <w:tabs>
          <w:tab w:val="num" w:pos="4320"/>
        </w:tabs>
        <w:ind w:left="4320" w:hanging="360"/>
      </w:pPr>
      <w:rPr>
        <w:rFonts w:ascii="Arial" w:hAnsi="Arial" w:hint="default"/>
      </w:rPr>
    </w:lvl>
    <w:lvl w:ilvl="6" w:tplc="E0AA5B9C" w:tentative="1">
      <w:start w:val="1"/>
      <w:numFmt w:val="bullet"/>
      <w:lvlText w:val="•"/>
      <w:lvlJc w:val="left"/>
      <w:pPr>
        <w:tabs>
          <w:tab w:val="num" w:pos="5040"/>
        </w:tabs>
        <w:ind w:left="5040" w:hanging="360"/>
      </w:pPr>
      <w:rPr>
        <w:rFonts w:ascii="Arial" w:hAnsi="Arial" w:hint="default"/>
      </w:rPr>
    </w:lvl>
    <w:lvl w:ilvl="7" w:tplc="022CBA9C" w:tentative="1">
      <w:start w:val="1"/>
      <w:numFmt w:val="bullet"/>
      <w:lvlText w:val="•"/>
      <w:lvlJc w:val="left"/>
      <w:pPr>
        <w:tabs>
          <w:tab w:val="num" w:pos="5760"/>
        </w:tabs>
        <w:ind w:left="5760" w:hanging="360"/>
      </w:pPr>
      <w:rPr>
        <w:rFonts w:ascii="Arial" w:hAnsi="Arial" w:hint="default"/>
      </w:rPr>
    </w:lvl>
    <w:lvl w:ilvl="8" w:tplc="A5CAB296" w:tentative="1">
      <w:start w:val="1"/>
      <w:numFmt w:val="bullet"/>
      <w:lvlText w:val="•"/>
      <w:lvlJc w:val="left"/>
      <w:pPr>
        <w:tabs>
          <w:tab w:val="num" w:pos="6480"/>
        </w:tabs>
        <w:ind w:left="6480" w:hanging="360"/>
      </w:pPr>
      <w:rPr>
        <w:rFonts w:ascii="Arial" w:hAnsi="Arial" w:hint="default"/>
      </w:rPr>
    </w:lvl>
  </w:abstractNum>
  <w:abstractNum w:abstractNumId="111">
    <w:nsid w:val="7D5F6B9F"/>
    <w:multiLevelType w:val="hybridMultilevel"/>
    <w:tmpl w:val="706691B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2">
    <w:nsid w:val="7EDD41C0"/>
    <w:multiLevelType w:val="hybridMultilevel"/>
    <w:tmpl w:val="373670F4"/>
    <w:lvl w:ilvl="0" w:tplc="080A0013">
      <w:start w:val="1"/>
      <w:numFmt w:val="upperRoman"/>
      <w:lvlText w:val="%1."/>
      <w:lvlJc w:val="right"/>
      <w:pPr>
        <w:ind w:left="1008" w:hanging="360"/>
      </w:pPr>
    </w:lvl>
    <w:lvl w:ilvl="1" w:tplc="080A0019" w:tentative="1">
      <w:start w:val="1"/>
      <w:numFmt w:val="lowerLetter"/>
      <w:lvlText w:val="%2."/>
      <w:lvlJc w:val="left"/>
      <w:pPr>
        <w:ind w:left="1728" w:hanging="360"/>
      </w:pPr>
    </w:lvl>
    <w:lvl w:ilvl="2" w:tplc="080A001B" w:tentative="1">
      <w:start w:val="1"/>
      <w:numFmt w:val="lowerRoman"/>
      <w:lvlText w:val="%3."/>
      <w:lvlJc w:val="right"/>
      <w:pPr>
        <w:ind w:left="2448" w:hanging="180"/>
      </w:pPr>
    </w:lvl>
    <w:lvl w:ilvl="3" w:tplc="080A000F" w:tentative="1">
      <w:start w:val="1"/>
      <w:numFmt w:val="decimal"/>
      <w:lvlText w:val="%4."/>
      <w:lvlJc w:val="left"/>
      <w:pPr>
        <w:ind w:left="3168" w:hanging="360"/>
      </w:pPr>
    </w:lvl>
    <w:lvl w:ilvl="4" w:tplc="080A0019" w:tentative="1">
      <w:start w:val="1"/>
      <w:numFmt w:val="lowerLetter"/>
      <w:lvlText w:val="%5."/>
      <w:lvlJc w:val="left"/>
      <w:pPr>
        <w:ind w:left="3888" w:hanging="360"/>
      </w:pPr>
    </w:lvl>
    <w:lvl w:ilvl="5" w:tplc="080A001B" w:tentative="1">
      <w:start w:val="1"/>
      <w:numFmt w:val="lowerRoman"/>
      <w:lvlText w:val="%6."/>
      <w:lvlJc w:val="right"/>
      <w:pPr>
        <w:ind w:left="4608" w:hanging="180"/>
      </w:pPr>
    </w:lvl>
    <w:lvl w:ilvl="6" w:tplc="080A000F" w:tentative="1">
      <w:start w:val="1"/>
      <w:numFmt w:val="decimal"/>
      <w:lvlText w:val="%7."/>
      <w:lvlJc w:val="left"/>
      <w:pPr>
        <w:ind w:left="5328" w:hanging="360"/>
      </w:pPr>
    </w:lvl>
    <w:lvl w:ilvl="7" w:tplc="080A0019" w:tentative="1">
      <w:start w:val="1"/>
      <w:numFmt w:val="lowerLetter"/>
      <w:lvlText w:val="%8."/>
      <w:lvlJc w:val="left"/>
      <w:pPr>
        <w:ind w:left="6048" w:hanging="360"/>
      </w:pPr>
    </w:lvl>
    <w:lvl w:ilvl="8" w:tplc="080A001B" w:tentative="1">
      <w:start w:val="1"/>
      <w:numFmt w:val="lowerRoman"/>
      <w:lvlText w:val="%9."/>
      <w:lvlJc w:val="right"/>
      <w:pPr>
        <w:ind w:left="6768" w:hanging="180"/>
      </w:pPr>
    </w:lvl>
  </w:abstractNum>
  <w:abstractNum w:abstractNumId="113">
    <w:nsid w:val="7F693FC5"/>
    <w:multiLevelType w:val="hybridMultilevel"/>
    <w:tmpl w:val="63F2AA58"/>
    <w:lvl w:ilvl="0" w:tplc="BE0A0BB4">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9"/>
  </w:num>
  <w:num w:numId="2">
    <w:abstractNumId w:val="74"/>
  </w:num>
  <w:num w:numId="3">
    <w:abstractNumId w:val="6"/>
  </w:num>
  <w:num w:numId="4">
    <w:abstractNumId w:val="84"/>
  </w:num>
  <w:num w:numId="5">
    <w:abstractNumId w:val="75"/>
  </w:num>
  <w:num w:numId="6">
    <w:abstractNumId w:val="57"/>
  </w:num>
  <w:num w:numId="7">
    <w:abstractNumId w:val="39"/>
  </w:num>
  <w:num w:numId="8">
    <w:abstractNumId w:val="21"/>
  </w:num>
  <w:num w:numId="9">
    <w:abstractNumId w:val="54"/>
  </w:num>
  <w:num w:numId="10">
    <w:abstractNumId w:val="36"/>
  </w:num>
  <w:num w:numId="11">
    <w:abstractNumId w:val="111"/>
  </w:num>
  <w:num w:numId="12">
    <w:abstractNumId w:val="2"/>
  </w:num>
  <w:num w:numId="13">
    <w:abstractNumId w:val="4"/>
  </w:num>
  <w:num w:numId="14">
    <w:abstractNumId w:val="43"/>
  </w:num>
  <w:num w:numId="15">
    <w:abstractNumId w:val="0"/>
  </w:num>
  <w:num w:numId="16">
    <w:abstractNumId w:val="88"/>
  </w:num>
  <w:num w:numId="17">
    <w:abstractNumId w:val="27"/>
  </w:num>
  <w:num w:numId="18">
    <w:abstractNumId w:val="69"/>
  </w:num>
  <w:num w:numId="19">
    <w:abstractNumId w:val="14"/>
  </w:num>
  <w:num w:numId="20">
    <w:abstractNumId w:val="85"/>
  </w:num>
  <w:num w:numId="21">
    <w:abstractNumId w:val="10"/>
  </w:num>
  <w:num w:numId="22">
    <w:abstractNumId w:val="66"/>
  </w:num>
  <w:num w:numId="23">
    <w:abstractNumId w:val="47"/>
  </w:num>
  <w:num w:numId="24">
    <w:abstractNumId w:val="56"/>
  </w:num>
  <w:num w:numId="25">
    <w:abstractNumId w:val="62"/>
  </w:num>
  <w:num w:numId="26">
    <w:abstractNumId w:val="32"/>
  </w:num>
  <w:num w:numId="27">
    <w:abstractNumId w:val="58"/>
  </w:num>
  <w:num w:numId="28">
    <w:abstractNumId w:val="44"/>
  </w:num>
  <w:num w:numId="29">
    <w:abstractNumId w:val="98"/>
  </w:num>
  <w:num w:numId="30">
    <w:abstractNumId w:val="41"/>
  </w:num>
  <w:num w:numId="31">
    <w:abstractNumId w:val="53"/>
  </w:num>
  <w:num w:numId="32">
    <w:abstractNumId w:val="19"/>
  </w:num>
  <w:num w:numId="33">
    <w:abstractNumId w:val="73"/>
  </w:num>
  <w:num w:numId="34">
    <w:abstractNumId w:val="49"/>
  </w:num>
  <w:num w:numId="35">
    <w:abstractNumId w:val="12"/>
  </w:num>
  <w:num w:numId="36">
    <w:abstractNumId w:val="102"/>
  </w:num>
  <w:num w:numId="37">
    <w:abstractNumId w:val="51"/>
  </w:num>
  <w:num w:numId="38">
    <w:abstractNumId w:val="70"/>
  </w:num>
  <w:num w:numId="39">
    <w:abstractNumId w:val="67"/>
  </w:num>
  <w:num w:numId="40">
    <w:abstractNumId w:val="78"/>
  </w:num>
  <w:num w:numId="41">
    <w:abstractNumId w:val="63"/>
  </w:num>
  <w:num w:numId="42">
    <w:abstractNumId w:val="9"/>
  </w:num>
  <w:num w:numId="43">
    <w:abstractNumId w:val="95"/>
  </w:num>
  <w:num w:numId="44">
    <w:abstractNumId w:val="64"/>
  </w:num>
  <w:num w:numId="45">
    <w:abstractNumId w:val="24"/>
  </w:num>
  <w:num w:numId="46">
    <w:abstractNumId w:val="60"/>
  </w:num>
  <w:num w:numId="47">
    <w:abstractNumId w:val="22"/>
  </w:num>
  <w:num w:numId="48">
    <w:abstractNumId w:val="46"/>
  </w:num>
  <w:num w:numId="49">
    <w:abstractNumId w:val="38"/>
  </w:num>
  <w:num w:numId="50">
    <w:abstractNumId w:val="26"/>
  </w:num>
  <w:num w:numId="51">
    <w:abstractNumId w:val="25"/>
  </w:num>
  <w:num w:numId="52">
    <w:abstractNumId w:val="92"/>
  </w:num>
  <w:num w:numId="53">
    <w:abstractNumId w:val="3"/>
  </w:num>
  <w:num w:numId="54">
    <w:abstractNumId w:val="103"/>
  </w:num>
  <w:num w:numId="55">
    <w:abstractNumId w:val="87"/>
  </w:num>
  <w:num w:numId="56">
    <w:abstractNumId w:val="16"/>
  </w:num>
  <w:num w:numId="57">
    <w:abstractNumId w:val="79"/>
  </w:num>
  <w:num w:numId="58">
    <w:abstractNumId w:val="37"/>
  </w:num>
  <w:num w:numId="59">
    <w:abstractNumId w:val="11"/>
  </w:num>
  <w:num w:numId="60">
    <w:abstractNumId w:val="48"/>
  </w:num>
  <w:num w:numId="61">
    <w:abstractNumId w:val="5"/>
  </w:num>
  <w:num w:numId="62">
    <w:abstractNumId w:val="76"/>
  </w:num>
  <w:num w:numId="63">
    <w:abstractNumId w:val="90"/>
  </w:num>
  <w:num w:numId="64">
    <w:abstractNumId w:val="52"/>
  </w:num>
  <w:num w:numId="65">
    <w:abstractNumId w:val="28"/>
  </w:num>
  <w:num w:numId="66">
    <w:abstractNumId w:val="61"/>
  </w:num>
  <w:num w:numId="67">
    <w:abstractNumId w:val="83"/>
  </w:num>
  <w:num w:numId="68">
    <w:abstractNumId w:val="55"/>
  </w:num>
  <w:num w:numId="69">
    <w:abstractNumId w:val="65"/>
  </w:num>
  <w:num w:numId="70">
    <w:abstractNumId w:val="97"/>
  </w:num>
  <w:num w:numId="71">
    <w:abstractNumId w:val="29"/>
  </w:num>
  <w:num w:numId="72">
    <w:abstractNumId w:val="86"/>
  </w:num>
  <w:num w:numId="73">
    <w:abstractNumId w:val="23"/>
  </w:num>
  <w:num w:numId="74">
    <w:abstractNumId w:val="68"/>
  </w:num>
  <w:num w:numId="75">
    <w:abstractNumId w:val="105"/>
  </w:num>
  <w:num w:numId="76">
    <w:abstractNumId w:val="101"/>
  </w:num>
  <w:num w:numId="77">
    <w:abstractNumId w:val="113"/>
  </w:num>
  <w:num w:numId="78">
    <w:abstractNumId w:val="31"/>
  </w:num>
  <w:num w:numId="79">
    <w:abstractNumId w:val="34"/>
  </w:num>
  <w:num w:numId="80">
    <w:abstractNumId w:val="112"/>
  </w:num>
  <w:num w:numId="81">
    <w:abstractNumId w:val="100"/>
  </w:num>
  <w:num w:numId="82">
    <w:abstractNumId w:val="45"/>
  </w:num>
  <w:num w:numId="83">
    <w:abstractNumId w:val="107"/>
  </w:num>
  <w:num w:numId="84">
    <w:abstractNumId w:val="104"/>
  </w:num>
  <w:num w:numId="85">
    <w:abstractNumId w:val="30"/>
  </w:num>
  <w:num w:numId="86">
    <w:abstractNumId w:val="50"/>
  </w:num>
  <w:num w:numId="87">
    <w:abstractNumId w:val="71"/>
  </w:num>
  <w:num w:numId="88">
    <w:abstractNumId w:val="108"/>
  </w:num>
  <w:num w:numId="89">
    <w:abstractNumId w:val="110"/>
  </w:num>
  <w:num w:numId="90">
    <w:abstractNumId w:val="35"/>
  </w:num>
  <w:num w:numId="91">
    <w:abstractNumId w:val="109"/>
  </w:num>
  <w:num w:numId="92">
    <w:abstractNumId w:val="80"/>
  </w:num>
  <w:num w:numId="93">
    <w:abstractNumId w:val="91"/>
  </w:num>
  <w:num w:numId="94">
    <w:abstractNumId w:val="42"/>
  </w:num>
  <w:num w:numId="95">
    <w:abstractNumId w:val="93"/>
  </w:num>
  <w:num w:numId="96">
    <w:abstractNumId w:val="1"/>
  </w:num>
  <w:num w:numId="97">
    <w:abstractNumId w:val="33"/>
  </w:num>
  <w:num w:numId="98">
    <w:abstractNumId w:val="82"/>
  </w:num>
  <w:num w:numId="99">
    <w:abstractNumId w:val="59"/>
  </w:num>
  <w:num w:numId="100">
    <w:abstractNumId w:val="94"/>
  </w:num>
  <w:num w:numId="101">
    <w:abstractNumId w:val="106"/>
  </w:num>
  <w:num w:numId="102">
    <w:abstractNumId w:val="77"/>
  </w:num>
  <w:num w:numId="103">
    <w:abstractNumId w:val="15"/>
  </w:num>
  <w:num w:numId="104">
    <w:abstractNumId w:val="40"/>
  </w:num>
  <w:num w:numId="105">
    <w:abstractNumId w:val="17"/>
  </w:num>
  <w:num w:numId="106">
    <w:abstractNumId w:val="72"/>
  </w:num>
  <w:num w:numId="107">
    <w:abstractNumId w:val="89"/>
  </w:num>
  <w:num w:numId="108">
    <w:abstractNumId w:val="18"/>
  </w:num>
  <w:num w:numId="109">
    <w:abstractNumId w:val="81"/>
  </w:num>
  <w:num w:numId="110">
    <w:abstractNumId w:val="7"/>
  </w:num>
  <w:num w:numId="111">
    <w:abstractNumId w:val="20"/>
  </w:num>
  <w:num w:numId="112">
    <w:abstractNumId w:val="96"/>
  </w:num>
  <w:num w:numId="113">
    <w:abstractNumId w:val="13"/>
  </w:num>
  <w:num w:numId="114">
    <w:abstractNumId w:val="8"/>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hideSpellingErrors/>
  <w:activeWritingStyle w:appName="MSWord" w:lang="pt-BR" w:vendorID="64" w:dllVersion="131078" w:nlCheck="1" w:checkStyle="0"/>
  <w:activeWritingStyle w:appName="MSWord" w:lang="es-MX" w:vendorID="64" w:dllVersion="131078" w:nlCheck="1" w:checkStyle="0"/>
  <w:activeWritingStyle w:appName="MSWord" w:lang="en-US" w:vendorID="64" w:dllVersion="131078" w:nlCheck="1" w:checkStyle="0"/>
  <w:activeWritingStyle w:appName="MSWord" w:lang="es-ES" w:vendorID="64" w:dllVersion="131078" w:nlCheck="1" w:checkStyle="0"/>
  <w:activeWritingStyle w:appName="MSWord" w:lang="es-ES_tradnl" w:vendorID="64" w:dllVersion="131078" w:nlCheck="1" w:checkStyle="0"/>
  <w:proofState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3A84"/>
    <w:rsid w:val="00000220"/>
    <w:rsid w:val="000004E9"/>
    <w:rsid w:val="0000055A"/>
    <w:rsid w:val="00000611"/>
    <w:rsid w:val="00000AD4"/>
    <w:rsid w:val="00000EC0"/>
    <w:rsid w:val="00001782"/>
    <w:rsid w:val="00001F1B"/>
    <w:rsid w:val="000020F6"/>
    <w:rsid w:val="00003485"/>
    <w:rsid w:val="000035D9"/>
    <w:rsid w:val="00004BC2"/>
    <w:rsid w:val="00004D05"/>
    <w:rsid w:val="00006174"/>
    <w:rsid w:val="0000680F"/>
    <w:rsid w:val="00011819"/>
    <w:rsid w:val="00011D70"/>
    <w:rsid w:val="0001210B"/>
    <w:rsid w:val="0001228A"/>
    <w:rsid w:val="00012797"/>
    <w:rsid w:val="00013471"/>
    <w:rsid w:val="000146AA"/>
    <w:rsid w:val="00014E62"/>
    <w:rsid w:val="000151B9"/>
    <w:rsid w:val="00015546"/>
    <w:rsid w:val="00015907"/>
    <w:rsid w:val="00016B5D"/>
    <w:rsid w:val="0001700E"/>
    <w:rsid w:val="000177BF"/>
    <w:rsid w:val="00020979"/>
    <w:rsid w:val="000209B0"/>
    <w:rsid w:val="00021594"/>
    <w:rsid w:val="00021A9B"/>
    <w:rsid w:val="000229C0"/>
    <w:rsid w:val="000231D3"/>
    <w:rsid w:val="00023983"/>
    <w:rsid w:val="000239FB"/>
    <w:rsid w:val="00023A77"/>
    <w:rsid w:val="00023C7E"/>
    <w:rsid w:val="00023D5A"/>
    <w:rsid w:val="00023F7E"/>
    <w:rsid w:val="00024EC6"/>
    <w:rsid w:val="000251D2"/>
    <w:rsid w:val="000258C1"/>
    <w:rsid w:val="000267A3"/>
    <w:rsid w:val="000268FE"/>
    <w:rsid w:val="00026C2A"/>
    <w:rsid w:val="000270B4"/>
    <w:rsid w:val="00027107"/>
    <w:rsid w:val="0002780F"/>
    <w:rsid w:val="00027B38"/>
    <w:rsid w:val="00030856"/>
    <w:rsid w:val="000316B1"/>
    <w:rsid w:val="0003212A"/>
    <w:rsid w:val="000321C9"/>
    <w:rsid w:val="0003251B"/>
    <w:rsid w:val="00032764"/>
    <w:rsid w:val="00032C01"/>
    <w:rsid w:val="00033126"/>
    <w:rsid w:val="0003364F"/>
    <w:rsid w:val="000341A0"/>
    <w:rsid w:val="0003437F"/>
    <w:rsid w:val="00035B59"/>
    <w:rsid w:val="000361DF"/>
    <w:rsid w:val="00037258"/>
    <w:rsid w:val="00037925"/>
    <w:rsid w:val="00037D61"/>
    <w:rsid w:val="0004017C"/>
    <w:rsid w:val="000414C2"/>
    <w:rsid w:val="00041B15"/>
    <w:rsid w:val="00042906"/>
    <w:rsid w:val="00042F8B"/>
    <w:rsid w:val="000430A8"/>
    <w:rsid w:val="000432B6"/>
    <w:rsid w:val="00043537"/>
    <w:rsid w:val="00043BBB"/>
    <w:rsid w:val="000445E7"/>
    <w:rsid w:val="000456D3"/>
    <w:rsid w:val="000468A2"/>
    <w:rsid w:val="00046E4A"/>
    <w:rsid w:val="00047B44"/>
    <w:rsid w:val="00047C59"/>
    <w:rsid w:val="00050036"/>
    <w:rsid w:val="0005040F"/>
    <w:rsid w:val="00050584"/>
    <w:rsid w:val="00050F08"/>
    <w:rsid w:val="0005131A"/>
    <w:rsid w:val="000513F2"/>
    <w:rsid w:val="00052DFB"/>
    <w:rsid w:val="000530DD"/>
    <w:rsid w:val="000537EC"/>
    <w:rsid w:val="00053B69"/>
    <w:rsid w:val="00054597"/>
    <w:rsid w:val="00054888"/>
    <w:rsid w:val="00054BF3"/>
    <w:rsid w:val="00055B2D"/>
    <w:rsid w:val="00055FA7"/>
    <w:rsid w:val="00056A40"/>
    <w:rsid w:val="00056B7B"/>
    <w:rsid w:val="000574BC"/>
    <w:rsid w:val="000600F7"/>
    <w:rsid w:val="00060E1C"/>
    <w:rsid w:val="00061322"/>
    <w:rsid w:val="0006195A"/>
    <w:rsid w:val="00063285"/>
    <w:rsid w:val="00063EDB"/>
    <w:rsid w:val="00063FC9"/>
    <w:rsid w:val="0006400A"/>
    <w:rsid w:val="00064E94"/>
    <w:rsid w:val="0006527B"/>
    <w:rsid w:val="000653E6"/>
    <w:rsid w:val="00066453"/>
    <w:rsid w:val="00066650"/>
    <w:rsid w:val="000668AE"/>
    <w:rsid w:val="00066D04"/>
    <w:rsid w:val="000707DE"/>
    <w:rsid w:val="00071480"/>
    <w:rsid w:val="00071622"/>
    <w:rsid w:val="00071A44"/>
    <w:rsid w:val="00071E8D"/>
    <w:rsid w:val="00073454"/>
    <w:rsid w:val="0007446A"/>
    <w:rsid w:val="00074A65"/>
    <w:rsid w:val="00076DB2"/>
    <w:rsid w:val="0008032D"/>
    <w:rsid w:val="0008055F"/>
    <w:rsid w:val="00080F81"/>
    <w:rsid w:val="00081695"/>
    <w:rsid w:val="000824C0"/>
    <w:rsid w:val="00082CF0"/>
    <w:rsid w:val="0008346A"/>
    <w:rsid w:val="00083811"/>
    <w:rsid w:val="0008384F"/>
    <w:rsid w:val="00083F8C"/>
    <w:rsid w:val="00083FC0"/>
    <w:rsid w:val="0008410C"/>
    <w:rsid w:val="00087170"/>
    <w:rsid w:val="00087EC9"/>
    <w:rsid w:val="0009065A"/>
    <w:rsid w:val="00090B32"/>
    <w:rsid w:val="000926E0"/>
    <w:rsid w:val="00092F23"/>
    <w:rsid w:val="0009354E"/>
    <w:rsid w:val="00093700"/>
    <w:rsid w:val="0009384A"/>
    <w:rsid w:val="000938A6"/>
    <w:rsid w:val="00093AEC"/>
    <w:rsid w:val="00093B5A"/>
    <w:rsid w:val="00093C44"/>
    <w:rsid w:val="000941B2"/>
    <w:rsid w:val="0009485C"/>
    <w:rsid w:val="00095033"/>
    <w:rsid w:val="0009514C"/>
    <w:rsid w:val="000954E5"/>
    <w:rsid w:val="00095E22"/>
    <w:rsid w:val="00096206"/>
    <w:rsid w:val="0009648C"/>
    <w:rsid w:val="00096571"/>
    <w:rsid w:val="0009680A"/>
    <w:rsid w:val="0009691C"/>
    <w:rsid w:val="00097BDD"/>
    <w:rsid w:val="000A0A2F"/>
    <w:rsid w:val="000A0A69"/>
    <w:rsid w:val="000A12E6"/>
    <w:rsid w:val="000A274B"/>
    <w:rsid w:val="000A32CC"/>
    <w:rsid w:val="000A4264"/>
    <w:rsid w:val="000A42D6"/>
    <w:rsid w:val="000A7462"/>
    <w:rsid w:val="000B05AC"/>
    <w:rsid w:val="000B18C4"/>
    <w:rsid w:val="000B20C8"/>
    <w:rsid w:val="000B300B"/>
    <w:rsid w:val="000B332E"/>
    <w:rsid w:val="000B3617"/>
    <w:rsid w:val="000B4829"/>
    <w:rsid w:val="000B5600"/>
    <w:rsid w:val="000B5756"/>
    <w:rsid w:val="000B64D3"/>
    <w:rsid w:val="000B66FC"/>
    <w:rsid w:val="000B6E82"/>
    <w:rsid w:val="000B74F1"/>
    <w:rsid w:val="000C01A7"/>
    <w:rsid w:val="000C0CED"/>
    <w:rsid w:val="000C0E8C"/>
    <w:rsid w:val="000C1426"/>
    <w:rsid w:val="000C1D80"/>
    <w:rsid w:val="000C2B85"/>
    <w:rsid w:val="000C321B"/>
    <w:rsid w:val="000C369E"/>
    <w:rsid w:val="000C3CDE"/>
    <w:rsid w:val="000C404E"/>
    <w:rsid w:val="000C4345"/>
    <w:rsid w:val="000C4B78"/>
    <w:rsid w:val="000C5379"/>
    <w:rsid w:val="000C5672"/>
    <w:rsid w:val="000C6E2C"/>
    <w:rsid w:val="000C7587"/>
    <w:rsid w:val="000C78D4"/>
    <w:rsid w:val="000D099E"/>
    <w:rsid w:val="000D0D87"/>
    <w:rsid w:val="000D0DBB"/>
    <w:rsid w:val="000D1F8F"/>
    <w:rsid w:val="000D29DB"/>
    <w:rsid w:val="000D2F16"/>
    <w:rsid w:val="000D39C4"/>
    <w:rsid w:val="000D4428"/>
    <w:rsid w:val="000D5985"/>
    <w:rsid w:val="000D612E"/>
    <w:rsid w:val="000D613D"/>
    <w:rsid w:val="000D61BE"/>
    <w:rsid w:val="000D61DF"/>
    <w:rsid w:val="000D6ABB"/>
    <w:rsid w:val="000D72E2"/>
    <w:rsid w:val="000D796B"/>
    <w:rsid w:val="000D7C94"/>
    <w:rsid w:val="000E1360"/>
    <w:rsid w:val="000E1424"/>
    <w:rsid w:val="000E1799"/>
    <w:rsid w:val="000E1C0F"/>
    <w:rsid w:val="000E27A5"/>
    <w:rsid w:val="000E3074"/>
    <w:rsid w:val="000E3985"/>
    <w:rsid w:val="000E3A3D"/>
    <w:rsid w:val="000E5841"/>
    <w:rsid w:val="000E5E2F"/>
    <w:rsid w:val="000E608C"/>
    <w:rsid w:val="000E624E"/>
    <w:rsid w:val="000E63D5"/>
    <w:rsid w:val="000E6523"/>
    <w:rsid w:val="000E6820"/>
    <w:rsid w:val="000E6D35"/>
    <w:rsid w:val="000E7395"/>
    <w:rsid w:val="000F0D81"/>
    <w:rsid w:val="000F24CF"/>
    <w:rsid w:val="000F25A2"/>
    <w:rsid w:val="000F2ECD"/>
    <w:rsid w:val="000F2FD0"/>
    <w:rsid w:val="000F30D5"/>
    <w:rsid w:val="000F3179"/>
    <w:rsid w:val="000F31BF"/>
    <w:rsid w:val="000F3690"/>
    <w:rsid w:val="000F3AF2"/>
    <w:rsid w:val="000F42A4"/>
    <w:rsid w:val="000F44C8"/>
    <w:rsid w:val="000F4A90"/>
    <w:rsid w:val="000F4B8E"/>
    <w:rsid w:val="000F4E35"/>
    <w:rsid w:val="000F4FC5"/>
    <w:rsid w:val="000F5086"/>
    <w:rsid w:val="000F52A8"/>
    <w:rsid w:val="000F6399"/>
    <w:rsid w:val="000F7C6D"/>
    <w:rsid w:val="00100443"/>
    <w:rsid w:val="00100F3D"/>
    <w:rsid w:val="001015D2"/>
    <w:rsid w:val="0010241D"/>
    <w:rsid w:val="00102598"/>
    <w:rsid w:val="00103172"/>
    <w:rsid w:val="001032B3"/>
    <w:rsid w:val="00104039"/>
    <w:rsid w:val="0010476A"/>
    <w:rsid w:val="00104FE3"/>
    <w:rsid w:val="001060AA"/>
    <w:rsid w:val="0010624E"/>
    <w:rsid w:val="00106478"/>
    <w:rsid w:val="00106BB7"/>
    <w:rsid w:val="00107006"/>
    <w:rsid w:val="00110248"/>
    <w:rsid w:val="0011057D"/>
    <w:rsid w:val="0011140C"/>
    <w:rsid w:val="00111933"/>
    <w:rsid w:val="001119DC"/>
    <w:rsid w:val="0011222F"/>
    <w:rsid w:val="00113322"/>
    <w:rsid w:val="00113FBF"/>
    <w:rsid w:val="00113FDC"/>
    <w:rsid w:val="00113FF3"/>
    <w:rsid w:val="00115495"/>
    <w:rsid w:val="00115752"/>
    <w:rsid w:val="0011640E"/>
    <w:rsid w:val="00116540"/>
    <w:rsid w:val="00117780"/>
    <w:rsid w:val="001208EC"/>
    <w:rsid w:val="00121359"/>
    <w:rsid w:val="001217A2"/>
    <w:rsid w:val="00122672"/>
    <w:rsid w:val="001226B8"/>
    <w:rsid w:val="00122EF5"/>
    <w:rsid w:val="001232C3"/>
    <w:rsid w:val="00123CB0"/>
    <w:rsid w:val="001251FA"/>
    <w:rsid w:val="001254FE"/>
    <w:rsid w:val="00125C06"/>
    <w:rsid w:val="001267D2"/>
    <w:rsid w:val="00126D44"/>
    <w:rsid w:val="00126ED8"/>
    <w:rsid w:val="00127226"/>
    <w:rsid w:val="00127360"/>
    <w:rsid w:val="00130A15"/>
    <w:rsid w:val="00130DD2"/>
    <w:rsid w:val="00131119"/>
    <w:rsid w:val="00131152"/>
    <w:rsid w:val="001314EC"/>
    <w:rsid w:val="00132777"/>
    <w:rsid w:val="00132B33"/>
    <w:rsid w:val="00132DD9"/>
    <w:rsid w:val="001333AB"/>
    <w:rsid w:val="00133D74"/>
    <w:rsid w:val="001343D2"/>
    <w:rsid w:val="001349A5"/>
    <w:rsid w:val="0013561D"/>
    <w:rsid w:val="00135939"/>
    <w:rsid w:val="0013678B"/>
    <w:rsid w:val="001369D4"/>
    <w:rsid w:val="001377D6"/>
    <w:rsid w:val="00137CE3"/>
    <w:rsid w:val="00137E8E"/>
    <w:rsid w:val="00137EDC"/>
    <w:rsid w:val="00140196"/>
    <w:rsid w:val="0014046D"/>
    <w:rsid w:val="00140472"/>
    <w:rsid w:val="00140E1E"/>
    <w:rsid w:val="001413D9"/>
    <w:rsid w:val="001413E3"/>
    <w:rsid w:val="001413F7"/>
    <w:rsid w:val="00141A06"/>
    <w:rsid w:val="00141A29"/>
    <w:rsid w:val="001420DB"/>
    <w:rsid w:val="001428AE"/>
    <w:rsid w:val="001428D7"/>
    <w:rsid w:val="00144EC3"/>
    <w:rsid w:val="0014509A"/>
    <w:rsid w:val="001463B3"/>
    <w:rsid w:val="00146B97"/>
    <w:rsid w:val="001479EA"/>
    <w:rsid w:val="001513FE"/>
    <w:rsid w:val="0015159E"/>
    <w:rsid w:val="00152F9F"/>
    <w:rsid w:val="00153041"/>
    <w:rsid w:val="001543B4"/>
    <w:rsid w:val="00154519"/>
    <w:rsid w:val="001550FB"/>
    <w:rsid w:val="0015521F"/>
    <w:rsid w:val="00155666"/>
    <w:rsid w:val="0015596A"/>
    <w:rsid w:val="00155CD6"/>
    <w:rsid w:val="00156C46"/>
    <w:rsid w:val="00156F2F"/>
    <w:rsid w:val="001572BD"/>
    <w:rsid w:val="0015731B"/>
    <w:rsid w:val="001577FF"/>
    <w:rsid w:val="00160A72"/>
    <w:rsid w:val="00160B39"/>
    <w:rsid w:val="001613B9"/>
    <w:rsid w:val="00162D70"/>
    <w:rsid w:val="00164A9A"/>
    <w:rsid w:val="00165516"/>
    <w:rsid w:val="0016634B"/>
    <w:rsid w:val="00166CD2"/>
    <w:rsid w:val="00166E63"/>
    <w:rsid w:val="001701B3"/>
    <w:rsid w:val="0017125F"/>
    <w:rsid w:val="001718BF"/>
    <w:rsid w:val="00171ADD"/>
    <w:rsid w:val="00171DAF"/>
    <w:rsid w:val="00172976"/>
    <w:rsid w:val="001733AA"/>
    <w:rsid w:val="001738BB"/>
    <w:rsid w:val="00173B52"/>
    <w:rsid w:val="00173BB4"/>
    <w:rsid w:val="00174252"/>
    <w:rsid w:val="00174675"/>
    <w:rsid w:val="0017540A"/>
    <w:rsid w:val="00175A06"/>
    <w:rsid w:val="00175D15"/>
    <w:rsid w:val="00176944"/>
    <w:rsid w:val="00176AD1"/>
    <w:rsid w:val="00181269"/>
    <w:rsid w:val="00182AF7"/>
    <w:rsid w:val="00182E15"/>
    <w:rsid w:val="0018417B"/>
    <w:rsid w:val="00185085"/>
    <w:rsid w:val="001853D4"/>
    <w:rsid w:val="001857C0"/>
    <w:rsid w:val="00185CAA"/>
    <w:rsid w:val="0018746E"/>
    <w:rsid w:val="00187580"/>
    <w:rsid w:val="00187765"/>
    <w:rsid w:val="00190378"/>
    <w:rsid w:val="00190926"/>
    <w:rsid w:val="001918DE"/>
    <w:rsid w:val="00192DD2"/>
    <w:rsid w:val="00193754"/>
    <w:rsid w:val="00193772"/>
    <w:rsid w:val="001938CA"/>
    <w:rsid w:val="00193A1B"/>
    <w:rsid w:val="00193EEE"/>
    <w:rsid w:val="0019405D"/>
    <w:rsid w:val="00194F07"/>
    <w:rsid w:val="00195210"/>
    <w:rsid w:val="001963E3"/>
    <w:rsid w:val="001974FE"/>
    <w:rsid w:val="001976F2"/>
    <w:rsid w:val="001978C0"/>
    <w:rsid w:val="00197C3E"/>
    <w:rsid w:val="00197CFF"/>
    <w:rsid w:val="00197E2B"/>
    <w:rsid w:val="001A1053"/>
    <w:rsid w:val="001A1A27"/>
    <w:rsid w:val="001A1C95"/>
    <w:rsid w:val="001A2A5C"/>
    <w:rsid w:val="001A2F17"/>
    <w:rsid w:val="001A3127"/>
    <w:rsid w:val="001A322A"/>
    <w:rsid w:val="001A3DA8"/>
    <w:rsid w:val="001A3E3F"/>
    <w:rsid w:val="001A50EB"/>
    <w:rsid w:val="001A5246"/>
    <w:rsid w:val="001A53C8"/>
    <w:rsid w:val="001A5A03"/>
    <w:rsid w:val="001A5C9B"/>
    <w:rsid w:val="001A5F50"/>
    <w:rsid w:val="001A6E58"/>
    <w:rsid w:val="001A748E"/>
    <w:rsid w:val="001A7E30"/>
    <w:rsid w:val="001B0270"/>
    <w:rsid w:val="001B1408"/>
    <w:rsid w:val="001B1F3D"/>
    <w:rsid w:val="001B1FD5"/>
    <w:rsid w:val="001B26B4"/>
    <w:rsid w:val="001B3228"/>
    <w:rsid w:val="001B352F"/>
    <w:rsid w:val="001B3974"/>
    <w:rsid w:val="001B3DE3"/>
    <w:rsid w:val="001B40F9"/>
    <w:rsid w:val="001B4BDB"/>
    <w:rsid w:val="001B52AA"/>
    <w:rsid w:val="001B592F"/>
    <w:rsid w:val="001B5931"/>
    <w:rsid w:val="001B604A"/>
    <w:rsid w:val="001B6175"/>
    <w:rsid w:val="001B6687"/>
    <w:rsid w:val="001B6867"/>
    <w:rsid w:val="001B7521"/>
    <w:rsid w:val="001C0F99"/>
    <w:rsid w:val="001C11AD"/>
    <w:rsid w:val="001C1524"/>
    <w:rsid w:val="001C1940"/>
    <w:rsid w:val="001C1C81"/>
    <w:rsid w:val="001C20B7"/>
    <w:rsid w:val="001C2567"/>
    <w:rsid w:val="001C2730"/>
    <w:rsid w:val="001C3E4B"/>
    <w:rsid w:val="001C4A94"/>
    <w:rsid w:val="001C50EB"/>
    <w:rsid w:val="001C5296"/>
    <w:rsid w:val="001C5BB0"/>
    <w:rsid w:val="001C6417"/>
    <w:rsid w:val="001C658B"/>
    <w:rsid w:val="001D0122"/>
    <w:rsid w:val="001D013D"/>
    <w:rsid w:val="001D0F93"/>
    <w:rsid w:val="001D1063"/>
    <w:rsid w:val="001D1298"/>
    <w:rsid w:val="001D12FA"/>
    <w:rsid w:val="001D1E66"/>
    <w:rsid w:val="001D3694"/>
    <w:rsid w:val="001D3787"/>
    <w:rsid w:val="001D458F"/>
    <w:rsid w:val="001D4967"/>
    <w:rsid w:val="001D5508"/>
    <w:rsid w:val="001D560C"/>
    <w:rsid w:val="001D6437"/>
    <w:rsid w:val="001D6802"/>
    <w:rsid w:val="001D77CD"/>
    <w:rsid w:val="001E0EA2"/>
    <w:rsid w:val="001E1333"/>
    <w:rsid w:val="001E1D1B"/>
    <w:rsid w:val="001E2266"/>
    <w:rsid w:val="001E3003"/>
    <w:rsid w:val="001E3850"/>
    <w:rsid w:val="001E3E73"/>
    <w:rsid w:val="001E496D"/>
    <w:rsid w:val="001E4D33"/>
    <w:rsid w:val="001E5019"/>
    <w:rsid w:val="001E50D3"/>
    <w:rsid w:val="001E5739"/>
    <w:rsid w:val="001E5DDC"/>
    <w:rsid w:val="001E6294"/>
    <w:rsid w:val="001E64AB"/>
    <w:rsid w:val="001E6D9D"/>
    <w:rsid w:val="001E7AAA"/>
    <w:rsid w:val="001E7FEA"/>
    <w:rsid w:val="001F16D7"/>
    <w:rsid w:val="001F1F7F"/>
    <w:rsid w:val="001F284B"/>
    <w:rsid w:val="001F4090"/>
    <w:rsid w:val="001F50BB"/>
    <w:rsid w:val="001F65C3"/>
    <w:rsid w:val="001F7102"/>
    <w:rsid w:val="001F74FA"/>
    <w:rsid w:val="002002FB"/>
    <w:rsid w:val="00201718"/>
    <w:rsid w:val="00201FCE"/>
    <w:rsid w:val="002045A0"/>
    <w:rsid w:val="002047C6"/>
    <w:rsid w:val="00204857"/>
    <w:rsid w:val="00204EAC"/>
    <w:rsid w:val="00205271"/>
    <w:rsid w:val="00205A06"/>
    <w:rsid w:val="00205CF8"/>
    <w:rsid w:val="00205D74"/>
    <w:rsid w:val="00205EC6"/>
    <w:rsid w:val="00206ADC"/>
    <w:rsid w:val="00206C0D"/>
    <w:rsid w:val="0020708C"/>
    <w:rsid w:val="00207BA2"/>
    <w:rsid w:val="00210161"/>
    <w:rsid w:val="00212411"/>
    <w:rsid w:val="00212692"/>
    <w:rsid w:val="002135B6"/>
    <w:rsid w:val="00214342"/>
    <w:rsid w:val="00214CFD"/>
    <w:rsid w:val="002157ED"/>
    <w:rsid w:val="00215D7D"/>
    <w:rsid w:val="00217145"/>
    <w:rsid w:val="002176D1"/>
    <w:rsid w:val="00217F4B"/>
    <w:rsid w:val="00217F5E"/>
    <w:rsid w:val="00221875"/>
    <w:rsid w:val="00221D4E"/>
    <w:rsid w:val="00221E1F"/>
    <w:rsid w:val="0022202B"/>
    <w:rsid w:val="002226DE"/>
    <w:rsid w:val="00222917"/>
    <w:rsid w:val="00222B2F"/>
    <w:rsid w:val="00222E1D"/>
    <w:rsid w:val="00223199"/>
    <w:rsid w:val="002235B8"/>
    <w:rsid w:val="0022391C"/>
    <w:rsid w:val="00223CFA"/>
    <w:rsid w:val="00224887"/>
    <w:rsid w:val="00224C68"/>
    <w:rsid w:val="0022526E"/>
    <w:rsid w:val="00225C28"/>
    <w:rsid w:val="00225C49"/>
    <w:rsid w:val="00227CDF"/>
    <w:rsid w:val="002302E5"/>
    <w:rsid w:val="002305EC"/>
    <w:rsid w:val="00230FA5"/>
    <w:rsid w:val="002316A6"/>
    <w:rsid w:val="00231805"/>
    <w:rsid w:val="00232BA7"/>
    <w:rsid w:val="00233351"/>
    <w:rsid w:val="002333E7"/>
    <w:rsid w:val="0023379E"/>
    <w:rsid w:val="00234194"/>
    <w:rsid w:val="002346B2"/>
    <w:rsid w:val="00234E76"/>
    <w:rsid w:val="00235404"/>
    <w:rsid w:val="00235476"/>
    <w:rsid w:val="00235CBF"/>
    <w:rsid w:val="00236130"/>
    <w:rsid w:val="00236726"/>
    <w:rsid w:val="00236CF7"/>
    <w:rsid w:val="0023735D"/>
    <w:rsid w:val="00237FB9"/>
    <w:rsid w:val="0024042F"/>
    <w:rsid w:val="00240748"/>
    <w:rsid w:val="00241188"/>
    <w:rsid w:val="00241AE7"/>
    <w:rsid w:val="00242F12"/>
    <w:rsid w:val="0024303D"/>
    <w:rsid w:val="0024344B"/>
    <w:rsid w:val="0024348C"/>
    <w:rsid w:val="002437D9"/>
    <w:rsid w:val="00243C85"/>
    <w:rsid w:val="00245D9D"/>
    <w:rsid w:val="00245FA2"/>
    <w:rsid w:val="0024663A"/>
    <w:rsid w:val="00246966"/>
    <w:rsid w:val="00247BD0"/>
    <w:rsid w:val="00247C70"/>
    <w:rsid w:val="0025058D"/>
    <w:rsid w:val="00250E4B"/>
    <w:rsid w:val="00251474"/>
    <w:rsid w:val="00251D77"/>
    <w:rsid w:val="00252C54"/>
    <w:rsid w:val="00254081"/>
    <w:rsid w:val="002546E8"/>
    <w:rsid w:val="00255543"/>
    <w:rsid w:val="002555A3"/>
    <w:rsid w:val="00255C58"/>
    <w:rsid w:val="0025633E"/>
    <w:rsid w:val="002565D3"/>
    <w:rsid w:val="00256981"/>
    <w:rsid w:val="00256B15"/>
    <w:rsid w:val="00257122"/>
    <w:rsid w:val="00257661"/>
    <w:rsid w:val="002576F8"/>
    <w:rsid w:val="00257B73"/>
    <w:rsid w:val="00257D94"/>
    <w:rsid w:val="002605E5"/>
    <w:rsid w:val="002607AC"/>
    <w:rsid w:val="00261184"/>
    <w:rsid w:val="00262159"/>
    <w:rsid w:val="00262E6D"/>
    <w:rsid w:val="002631C3"/>
    <w:rsid w:val="0026336E"/>
    <w:rsid w:val="00264128"/>
    <w:rsid w:val="0026458F"/>
    <w:rsid w:val="002645FD"/>
    <w:rsid w:val="00265259"/>
    <w:rsid w:val="00265A2A"/>
    <w:rsid w:val="00265ECF"/>
    <w:rsid w:val="002666AF"/>
    <w:rsid w:val="0026672E"/>
    <w:rsid w:val="00266AEA"/>
    <w:rsid w:val="00266CF1"/>
    <w:rsid w:val="0027075F"/>
    <w:rsid w:val="00270B3E"/>
    <w:rsid w:val="00271516"/>
    <w:rsid w:val="00271F42"/>
    <w:rsid w:val="00272231"/>
    <w:rsid w:val="00272322"/>
    <w:rsid w:val="002746BD"/>
    <w:rsid w:val="00274854"/>
    <w:rsid w:val="00274CA6"/>
    <w:rsid w:val="00275B40"/>
    <w:rsid w:val="00275E76"/>
    <w:rsid w:val="00276630"/>
    <w:rsid w:val="0027767E"/>
    <w:rsid w:val="002807FF"/>
    <w:rsid w:val="002813E8"/>
    <w:rsid w:val="00281F5B"/>
    <w:rsid w:val="00282064"/>
    <w:rsid w:val="002828E6"/>
    <w:rsid w:val="00282BF1"/>
    <w:rsid w:val="002839C1"/>
    <w:rsid w:val="00283C83"/>
    <w:rsid w:val="00283CF5"/>
    <w:rsid w:val="00283D0D"/>
    <w:rsid w:val="002842E0"/>
    <w:rsid w:val="002843B4"/>
    <w:rsid w:val="0028477E"/>
    <w:rsid w:val="002857DA"/>
    <w:rsid w:val="00285E92"/>
    <w:rsid w:val="0028613A"/>
    <w:rsid w:val="002861A6"/>
    <w:rsid w:val="0029023B"/>
    <w:rsid w:val="00290481"/>
    <w:rsid w:val="002911C6"/>
    <w:rsid w:val="002914C8"/>
    <w:rsid w:val="00292273"/>
    <w:rsid w:val="00292414"/>
    <w:rsid w:val="00292F21"/>
    <w:rsid w:val="00293276"/>
    <w:rsid w:val="002937B2"/>
    <w:rsid w:val="00293FA4"/>
    <w:rsid w:val="00295170"/>
    <w:rsid w:val="002956BB"/>
    <w:rsid w:val="00296325"/>
    <w:rsid w:val="002968D1"/>
    <w:rsid w:val="00297715"/>
    <w:rsid w:val="00297930"/>
    <w:rsid w:val="0029795F"/>
    <w:rsid w:val="00297A39"/>
    <w:rsid w:val="002A01C6"/>
    <w:rsid w:val="002A0CF7"/>
    <w:rsid w:val="002A11DA"/>
    <w:rsid w:val="002A1B23"/>
    <w:rsid w:val="002A2456"/>
    <w:rsid w:val="002A2512"/>
    <w:rsid w:val="002A2716"/>
    <w:rsid w:val="002A3D4C"/>
    <w:rsid w:val="002A431B"/>
    <w:rsid w:val="002A46AA"/>
    <w:rsid w:val="002A5476"/>
    <w:rsid w:val="002A55F5"/>
    <w:rsid w:val="002A64B1"/>
    <w:rsid w:val="002A7A8C"/>
    <w:rsid w:val="002B040A"/>
    <w:rsid w:val="002B0577"/>
    <w:rsid w:val="002B06D0"/>
    <w:rsid w:val="002B0703"/>
    <w:rsid w:val="002B091F"/>
    <w:rsid w:val="002B0B9C"/>
    <w:rsid w:val="002B0F1E"/>
    <w:rsid w:val="002B1358"/>
    <w:rsid w:val="002B18B5"/>
    <w:rsid w:val="002B2753"/>
    <w:rsid w:val="002B2862"/>
    <w:rsid w:val="002B2A01"/>
    <w:rsid w:val="002B47D5"/>
    <w:rsid w:val="002B4E87"/>
    <w:rsid w:val="002B5F96"/>
    <w:rsid w:val="002B635C"/>
    <w:rsid w:val="002B6927"/>
    <w:rsid w:val="002C071F"/>
    <w:rsid w:val="002C130D"/>
    <w:rsid w:val="002C1E73"/>
    <w:rsid w:val="002C247B"/>
    <w:rsid w:val="002C25D2"/>
    <w:rsid w:val="002C29FF"/>
    <w:rsid w:val="002C312C"/>
    <w:rsid w:val="002C3213"/>
    <w:rsid w:val="002C326B"/>
    <w:rsid w:val="002C340F"/>
    <w:rsid w:val="002C4204"/>
    <w:rsid w:val="002C5FCB"/>
    <w:rsid w:val="002C61D9"/>
    <w:rsid w:val="002C68FB"/>
    <w:rsid w:val="002C7CDA"/>
    <w:rsid w:val="002C7FB4"/>
    <w:rsid w:val="002D12EC"/>
    <w:rsid w:val="002D2207"/>
    <w:rsid w:val="002D25E3"/>
    <w:rsid w:val="002D3472"/>
    <w:rsid w:val="002D4520"/>
    <w:rsid w:val="002D4741"/>
    <w:rsid w:val="002D4803"/>
    <w:rsid w:val="002D4A28"/>
    <w:rsid w:val="002D4C67"/>
    <w:rsid w:val="002D4F65"/>
    <w:rsid w:val="002D50DA"/>
    <w:rsid w:val="002D58FC"/>
    <w:rsid w:val="002D6002"/>
    <w:rsid w:val="002D6231"/>
    <w:rsid w:val="002D628C"/>
    <w:rsid w:val="002D7CBE"/>
    <w:rsid w:val="002D7CD2"/>
    <w:rsid w:val="002D7FD9"/>
    <w:rsid w:val="002E10DB"/>
    <w:rsid w:val="002E1583"/>
    <w:rsid w:val="002E284E"/>
    <w:rsid w:val="002E30AD"/>
    <w:rsid w:val="002E34A7"/>
    <w:rsid w:val="002E3EA3"/>
    <w:rsid w:val="002E45C6"/>
    <w:rsid w:val="002E5027"/>
    <w:rsid w:val="002E52D7"/>
    <w:rsid w:val="002E5BFF"/>
    <w:rsid w:val="002E5DC1"/>
    <w:rsid w:val="002E5DF7"/>
    <w:rsid w:val="002E77BC"/>
    <w:rsid w:val="002E7E68"/>
    <w:rsid w:val="002F07FD"/>
    <w:rsid w:val="002F0BCA"/>
    <w:rsid w:val="002F1294"/>
    <w:rsid w:val="002F1CF3"/>
    <w:rsid w:val="002F3658"/>
    <w:rsid w:val="002F39C0"/>
    <w:rsid w:val="002F7919"/>
    <w:rsid w:val="002F7C0B"/>
    <w:rsid w:val="002F7D41"/>
    <w:rsid w:val="003000E6"/>
    <w:rsid w:val="00300814"/>
    <w:rsid w:val="003008E5"/>
    <w:rsid w:val="00300ABA"/>
    <w:rsid w:val="00300C4C"/>
    <w:rsid w:val="00303820"/>
    <w:rsid w:val="00306BBF"/>
    <w:rsid w:val="0030763C"/>
    <w:rsid w:val="00307DCC"/>
    <w:rsid w:val="00310343"/>
    <w:rsid w:val="0031038D"/>
    <w:rsid w:val="00310DE0"/>
    <w:rsid w:val="00311F32"/>
    <w:rsid w:val="003123AB"/>
    <w:rsid w:val="00312419"/>
    <w:rsid w:val="00312945"/>
    <w:rsid w:val="00312EF7"/>
    <w:rsid w:val="003133A6"/>
    <w:rsid w:val="003134EE"/>
    <w:rsid w:val="00313725"/>
    <w:rsid w:val="0031398D"/>
    <w:rsid w:val="00314431"/>
    <w:rsid w:val="003146E5"/>
    <w:rsid w:val="00314CFB"/>
    <w:rsid w:val="00314E8B"/>
    <w:rsid w:val="003154F0"/>
    <w:rsid w:val="00315D6B"/>
    <w:rsid w:val="00315F9D"/>
    <w:rsid w:val="00316C12"/>
    <w:rsid w:val="00320B60"/>
    <w:rsid w:val="00320FC7"/>
    <w:rsid w:val="003217AE"/>
    <w:rsid w:val="00321E50"/>
    <w:rsid w:val="00322B0E"/>
    <w:rsid w:val="00322CAF"/>
    <w:rsid w:val="00322F6C"/>
    <w:rsid w:val="00323137"/>
    <w:rsid w:val="0032355A"/>
    <w:rsid w:val="003236B1"/>
    <w:rsid w:val="00323C28"/>
    <w:rsid w:val="003248B2"/>
    <w:rsid w:val="00326B03"/>
    <w:rsid w:val="00327091"/>
    <w:rsid w:val="003271F5"/>
    <w:rsid w:val="00327658"/>
    <w:rsid w:val="0033000A"/>
    <w:rsid w:val="003302EA"/>
    <w:rsid w:val="00330351"/>
    <w:rsid w:val="00330484"/>
    <w:rsid w:val="0033130D"/>
    <w:rsid w:val="00331BEA"/>
    <w:rsid w:val="00331E54"/>
    <w:rsid w:val="00331E75"/>
    <w:rsid w:val="0033232E"/>
    <w:rsid w:val="00332577"/>
    <w:rsid w:val="00332813"/>
    <w:rsid w:val="003329FB"/>
    <w:rsid w:val="00332F7E"/>
    <w:rsid w:val="00333B62"/>
    <w:rsid w:val="003346CB"/>
    <w:rsid w:val="0033489D"/>
    <w:rsid w:val="003352EE"/>
    <w:rsid w:val="003359BC"/>
    <w:rsid w:val="00335AC2"/>
    <w:rsid w:val="00335BF1"/>
    <w:rsid w:val="00335BF6"/>
    <w:rsid w:val="00335F30"/>
    <w:rsid w:val="00336CD8"/>
    <w:rsid w:val="0033704A"/>
    <w:rsid w:val="00337E94"/>
    <w:rsid w:val="00340557"/>
    <w:rsid w:val="00340C0B"/>
    <w:rsid w:val="0034183E"/>
    <w:rsid w:val="003418E0"/>
    <w:rsid w:val="00342322"/>
    <w:rsid w:val="00342DBA"/>
    <w:rsid w:val="00343924"/>
    <w:rsid w:val="00343A99"/>
    <w:rsid w:val="00343FC1"/>
    <w:rsid w:val="003441F5"/>
    <w:rsid w:val="00345A54"/>
    <w:rsid w:val="00346183"/>
    <w:rsid w:val="00346618"/>
    <w:rsid w:val="00347414"/>
    <w:rsid w:val="003474BE"/>
    <w:rsid w:val="00347A6D"/>
    <w:rsid w:val="00347B02"/>
    <w:rsid w:val="00350A53"/>
    <w:rsid w:val="00350A97"/>
    <w:rsid w:val="00350B22"/>
    <w:rsid w:val="00351207"/>
    <w:rsid w:val="00351685"/>
    <w:rsid w:val="003517A4"/>
    <w:rsid w:val="00351984"/>
    <w:rsid w:val="0035212A"/>
    <w:rsid w:val="00352299"/>
    <w:rsid w:val="003527B6"/>
    <w:rsid w:val="003529A0"/>
    <w:rsid w:val="00352AEC"/>
    <w:rsid w:val="0035316C"/>
    <w:rsid w:val="00353582"/>
    <w:rsid w:val="00353D87"/>
    <w:rsid w:val="00354238"/>
    <w:rsid w:val="00354A5A"/>
    <w:rsid w:val="00354AFE"/>
    <w:rsid w:val="0035513C"/>
    <w:rsid w:val="00356414"/>
    <w:rsid w:val="003564CD"/>
    <w:rsid w:val="003568A2"/>
    <w:rsid w:val="00356EFD"/>
    <w:rsid w:val="00356FB1"/>
    <w:rsid w:val="00357C1F"/>
    <w:rsid w:val="003600FB"/>
    <w:rsid w:val="003601AE"/>
    <w:rsid w:val="00360F6D"/>
    <w:rsid w:val="0036292C"/>
    <w:rsid w:val="00362D65"/>
    <w:rsid w:val="00364672"/>
    <w:rsid w:val="003646C7"/>
    <w:rsid w:val="003649C2"/>
    <w:rsid w:val="00364A03"/>
    <w:rsid w:val="00364FB7"/>
    <w:rsid w:val="003651CA"/>
    <w:rsid w:val="003654D9"/>
    <w:rsid w:val="00365987"/>
    <w:rsid w:val="003661CD"/>
    <w:rsid w:val="0036628C"/>
    <w:rsid w:val="0036647D"/>
    <w:rsid w:val="0036664E"/>
    <w:rsid w:val="00366ADC"/>
    <w:rsid w:val="00366B2A"/>
    <w:rsid w:val="00366C10"/>
    <w:rsid w:val="0037010E"/>
    <w:rsid w:val="003709CC"/>
    <w:rsid w:val="003715D7"/>
    <w:rsid w:val="00372DEE"/>
    <w:rsid w:val="003740BC"/>
    <w:rsid w:val="00374443"/>
    <w:rsid w:val="00374E4B"/>
    <w:rsid w:val="00376508"/>
    <w:rsid w:val="00376715"/>
    <w:rsid w:val="00376B31"/>
    <w:rsid w:val="00376C96"/>
    <w:rsid w:val="00377D16"/>
    <w:rsid w:val="003800EC"/>
    <w:rsid w:val="003811E1"/>
    <w:rsid w:val="0038121F"/>
    <w:rsid w:val="003816B5"/>
    <w:rsid w:val="003820DB"/>
    <w:rsid w:val="003820F8"/>
    <w:rsid w:val="003829F0"/>
    <w:rsid w:val="00382C42"/>
    <w:rsid w:val="00384205"/>
    <w:rsid w:val="003847A4"/>
    <w:rsid w:val="00385701"/>
    <w:rsid w:val="00386ABA"/>
    <w:rsid w:val="00386B54"/>
    <w:rsid w:val="00386DD9"/>
    <w:rsid w:val="0038754B"/>
    <w:rsid w:val="00390055"/>
    <w:rsid w:val="003900E1"/>
    <w:rsid w:val="00390607"/>
    <w:rsid w:val="00391323"/>
    <w:rsid w:val="003918DB"/>
    <w:rsid w:val="00391FAE"/>
    <w:rsid w:val="003920A0"/>
    <w:rsid w:val="0039249A"/>
    <w:rsid w:val="00392BB0"/>
    <w:rsid w:val="00393B3B"/>
    <w:rsid w:val="003946C5"/>
    <w:rsid w:val="003953BC"/>
    <w:rsid w:val="00395D47"/>
    <w:rsid w:val="00396B78"/>
    <w:rsid w:val="00396E6A"/>
    <w:rsid w:val="003A06DA"/>
    <w:rsid w:val="003A08E0"/>
    <w:rsid w:val="003A09AD"/>
    <w:rsid w:val="003A0BDA"/>
    <w:rsid w:val="003A181C"/>
    <w:rsid w:val="003A1B46"/>
    <w:rsid w:val="003A1CD7"/>
    <w:rsid w:val="003A1D47"/>
    <w:rsid w:val="003A1E0D"/>
    <w:rsid w:val="003A2780"/>
    <w:rsid w:val="003A3439"/>
    <w:rsid w:val="003A4807"/>
    <w:rsid w:val="003A4875"/>
    <w:rsid w:val="003A4B01"/>
    <w:rsid w:val="003A4FEE"/>
    <w:rsid w:val="003A5115"/>
    <w:rsid w:val="003A5298"/>
    <w:rsid w:val="003A59BB"/>
    <w:rsid w:val="003A59EA"/>
    <w:rsid w:val="003A65BA"/>
    <w:rsid w:val="003A6C9C"/>
    <w:rsid w:val="003A737F"/>
    <w:rsid w:val="003A74BF"/>
    <w:rsid w:val="003A777F"/>
    <w:rsid w:val="003A7F2E"/>
    <w:rsid w:val="003B09B3"/>
    <w:rsid w:val="003B0A52"/>
    <w:rsid w:val="003B0AF6"/>
    <w:rsid w:val="003B0DC5"/>
    <w:rsid w:val="003B2019"/>
    <w:rsid w:val="003B209B"/>
    <w:rsid w:val="003B253E"/>
    <w:rsid w:val="003B2744"/>
    <w:rsid w:val="003B2F81"/>
    <w:rsid w:val="003B2FE4"/>
    <w:rsid w:val="003B35A9"/>
    <w:rsid w:val="003B3CC9"/>
    <w:rsid w:val="003B3DD4"/>
    <w:rsid w:val="003B3F39"/>
    <w:rsid w:val="003B539F"/>
    <w:rsid w:val="003B590D"/>
    <w:rsid w:val="003B593B"/>
    <w:rsid w:val="003B5960"/>
    <w:rsid w:val="003B66B6"/>
    <w:rsid w:val="003B67F8"/>
    <w:rsid w:val="003B6989"/>
    <w:rsid w:val="003B7369"/>
    <w:rsid w:val="003B7BE0"/>
    <w:rsid w:val="003B7E9C"/>
    <w:rsid w:val="003C076C"/>
    <w:rsid w:val="003C08EA"/>
    <w:rsid w:val="003C090A"/>
    <w:rsid w:val="003C151A"/>
    <w:rsid w:val="003C2164"/>
    <w:rsid w:val="003C31FB"/>
    <w:rsid w:val="003C4618"/>
    <w:rsid w:val="003C4AD1"/>
    <w:rsid w:val="003C4F61"/>
    <w:rsid w:val="003C4F6D"/>
    <w:rsid w:val="003C52F0"/>
    <w:rsid w:val="003C5367"/>
    <w:rsid w:val="003C5377"/>
    <w:rsid w:val="003C5933"/>
    <w:rsid w:val="003C645C"/>
    <w:rsid w:val="003D04F9"/>
    <w:rsid w:val="003D0E52"/>
    <w:rsid w:val="003D142E"/>
    <w:rsid w:val="003D1EDE"/>
    <w:rsid w:val="003D25AC"/>
    <w:rsid w:val="003D37A9"/>
    <w:rsid w:val="003D412B"/>
    <w:rsid w:val="003D4903"/>
    <w:rsid w:val="003D49A2"/>
    <w:rsid w:val="003D4F83"/>
    <w:rsid w:val="003D5247"/>
    <w:rsid w:val="003D5293"/>
    <w:rsid w:val="003D5A31"/>
    <w:rsid w:val="003D5A33"/>
    <w:rsid w:val="003D69FF"/>
    <w:rsid w:val="003D712B"/>
    <w:rsid w:val="003D75F9"/>
    <w:rsid w:val="003E1221"/>
    <w:rsid w:val="003E1BA4"/>
    <w:rsid w:val="003E2D5B"/>
    <w:rsid w:val="003E38E0"/>
    <w:rsid w:val="003E40CA"/>
    <w:rsid w:val="003E5069"/>
    <w:rsid w:val="003E6554"/>
    <w:rsid w:val="003E6629"/>
    <w:rsid w:val="003E68E9"/>
    <w:rsid w:val="003E6E45"/>
    <w:rsid w:val="003E6F9B"/>
    <w:rsid w:val="003E7D08"/>
    <w:rsid w:val="003E7F63"/>
    <w:rsid w:val="003F0153"/>
    <w:rsid w:val="003F0254"/>
    <w:rsid w:val="003F02CC"/>
    <w:rsid w:val="003F0FAC"/>
    <w:rsid w:val="003F3511"/>
    <w:rsid w:val="003F360C"/>
    <w:rsid w:val="003F36AA"/>
    <w:rsid w:val="003F3799"/>
    <w:rsid w:val="003F4195"/>
    <w:rsid w:val="003F5D0B"/>
    <w:rsid w:val="003F5D8E"/>
    <w:rsid w:val="003F5FA8"/>
    <w:rsid w:val="003F633D"/>
    <w:rsid w:val="003F66D6"/>
    <w:rsid w:val="003F7E1F"/>
    <w:rsid w:val="00400283"/>
    <w:rsid w:val="0040075B"/>
    <w:rsid w:val="00400AA3"/>
    <w:rsid w:val="00400DDB"/>
    <w:rsid w:val="004012FE"/>
    <w:rsid w:val="004021AB"/>
    <w:rsid w:val="00402CED"/>
    <w:rsid w:val="00403754"/>
    <w:rsid w:val="00403ADE"/>
    <w:rsid w:val="00403E73"/>
    <w:rsid w:val="00404CD6"/>
    <w:rsid w:val="00407C07"/>
    <w:rsid w:val="0041028F"/>
    <w:rsid w:val="00410553"/>
    <w:rsid w:val="00411E1C"/>
    <w:rsid w:val="0041201C"/>
    <w:rsid w:val="00412108"/>
    <w:rsid w:val="0041359C"/>
    <w:rsid w:val="004137BB"/>
    <w:rsid w:val="00413CD9"/>
    <w:rsid w:val="00414E22"/>
    <w:rsid w:val="00416ECF"/>
    <w:rsid w:val="00416F50"/>
    <w:rsid w:val="0041756F"/>
    <w:rsid w:val="0042081B"/>
    <w:rsid w:val="0042090D"/>
    <w:rsid w:val="004210C3"/>
    <w:rsid w:val="00421303"/>
    <w:rsid w:val="00423FB0"/>
    <w:rsid w:val="00425257"/>
    <w:rsid w:val="0042543A"/>
    <w:rsid w:val="00425DF6"/>
    <w:rsid w:val="00426979"/>
    <w:rsid w:val="00427733"/>
    <w:rsid w:val="00427AA5"/>
    <w:rsid w:val="00430647"/>
    <w:rsid w:val="00430964"/>
    <w:rsid w:val="00432239"/>
    <w:rsid w:val="004322D5"/>
    <w:rsid w:val="0043271E"/>
    <w:rsid w:val="004330A4"/>
    <w:rsid w:val="004333B6"/>
    <w:rsid w:val="00433515"/>
    <w:rsid w:val="00433845"/>
    <w:rsid w:val="00434DD7"/>
    <w:rsid w:val="0043506F"/>
    <w:rsid w:val="00435907"/>
    <w:rsid w:val="00435B6A"/>
    <w:rsid w:val="00435DD1"/>
    <w:rsid w:val="004360DD"/>
    <w:rsid w:val="004368A9"/>
    <w:rsid w:val="0043772D"/>
    <w:rsid w:val="004408ED"/>
    <w:rsid w:val="00440A4E"/>
    <w:rsid w:val="00440A58"/>
    <w:rsid w:val="00441946"/>
    <w:rsid w:val="00442537"/>
    <w:rsid w:val="00442907"/>
    <w:rsid w:val="00443315"/>
    <w:rsid w:val="00443548"/>
    <w:rsid w:val="00443BBF"/>
    <w:rsid w:val="004450D4"/>
    <w:rsid w:val="0044566D"/>
    <w:rsid w:val="004458A9"/>
    <w:rsid w:val="00445995"/>
    <w:rsid w:val="00446876"/>
    <w:rsid w:val="004470C0"/>
    <w:rsid w:val="004501D0"/>
    <w:rsid w:val="004501E3"/>
    <w:rsid w:val="00450D31"/>
    <w:rsid w:val="0045159A"/>
    <w:rsid w:val="00451859"/>
    <w:rsid w:val="00451D64"/>
    <w:rsid w:val="004528D1"/>
    <w:rsid w:val="004532B8"/>
    <w:rsid w:val="00453B46"/>
    <w:rsid w:val="004548C2"/>
    <w:rsid w:val="004554C0"/>
    <w:rsid w:val="0045591F"/>
    <w:rsid w:val="00456726"/>
    <w:rsid w:val="00457403"/>
    <w:rsid w:val="004574C6"/>
    <w:rsid w:val="00457794"/>
    <w:rsid w:val="0045789C"/>
    <w:rsid w:val="00457A41"/>
    <w:rsid w:val="00457D90"/>
    <w:rsid w:val="00457FF3"/>
    <w:rsid w:val="00460244"/>
    <w:rsid w:val="0046066C"/>
    <w:rsid w:val="004606C2"/>
    <w:rsid w:val="004607D9"/>
    <w:rsid w:val="00461106"/>
    <w:rsid w:val="0046147B"/>
    <w:rsid w:val="0046205A"/>
    <w:rsid w:val="0046231C"/>
    <w:rsid w:val="0046271F"/>
    <w:rsid w:val="004629F2"/>
    <w:rsid w:val="00462A5A"/>
    <w:rsid w:val="004635B1"/>
    <w:rsid w:val="0046426D"/>
    <w:rsid w:val="00464DCF"/>
    <w:rsid w:val="00464E9F"/>
    <w:rsid w:val="00465589"/>
    <w:rsid w:val="00465719"/>
    <w:rsid w:val="0046756C"/>
    <w:rsid w:val="00467693"/>
    <w:rsid w:val="00467736"/>
    <w:rsid w:val="00467B1D"/>
    <w:rsid w:val="00467C6C"/>
    <w:rsid w:val="00467E99"/>
    <w:rsid w:val="00470857"/>
    <w:rsid w:val="00470E94"/>
    <w:rsid w:val="004713F5"/>
    <w:rsid w:val="00471576"/>
    <w:rsid w:val="00471605"/>
    <w:rsid w:val="00471BCA"/>
    <w:rsid w:val="00472472"/>
    <w:rsid w:val="00472871"/>
    <w:rsid w:val="004737A8"/>
    <w:rsid w:val="00473C87"/>
    <w:rsid w:val="00474212"/>
    <w:rsid w:val="00474DC3"/>
    <w:rsid w:val="004755EF"/>
    <w:rsid w:val="00475A20"/>
    <w:rsid w:val="00476FA5"/>
    <w:rsid w:val="00477050"/>
    <w:rsid w:val="0047771E"/>
    <w:rsid w:val="00477A60"/>
    <w:rsid w:val="00477F55"/>
    <w:rsid w:val="0048073C"/>
    <w:rsid w:val="00480A30"/>
    <w:rsid w:val="00480AC0"/>
    <w:rsid w:val="00480DE3"/>
    <w:rsid w:val="004810D6"/>
    <w:rsid w:val="004818B9"/>
    <w:rsid w:val="00481AE4"/>
    <w:rsid w:val="00481D41"/>
    <w:rsid w:val="00482110"/>
    <w:rsid w:val="004822DE"/>
    <w:rsid w:val="00482775"/>
    <w:rsid w:val="00482B62"/>
    <w:rsid w:val="00482CD0"/>
    <w:rsid w:val="00483378"/>
    <w:rsid w:val="00483C2D"/>
    <w:rsid w:val="004852CE"/>
    <w:rsid w:val="00485794"/>
    <w:rsid w:val="004858DB"/>
    <w:rsid w:val="00486125"/>
    <w:rsid w:val="00486516"/>
    <w:rsid w:val="0048685C"/>
    <w:rsid w:val="00486A0F"/>
    <w:rsid w:val="00486DF7"/>
    <w:rsid w:val="00487055"/>
    <w:rsid w:val="00487102"/>
    <w:rsid w:val="004871EE"/>
    <w:rsid w:val="0048720C"/>
    <w:rsid w:val="00487246"/>
    <w:rsid w:val="004875A2"/>
    <w:rsid w:val="004877D0"/>
    <w:rsid w:val="00490A75"/>
    <w:rsid w:val="00491F0F"/>
    <w:rsid w:val="00492BA2"/>
    <w:rsid w:val="00493E77"/>
    <w:rsid w:val="00493EEA"/>
    <w:rsid w:val="0049402C"/>
    <w:rsid w:val="0049415F"/>
    <w:rsid w:val="00494AFB"/>
    <w:rsid w:val="00495812"/>
    <w:rsid w:val="00496FFC"/>
    <w:rsid w:val="0049734F"/>
    <w:rsid w:val="004A04DF"/>
    <w:rsid w:val="004A06A5"/>
    <w:rsid w:val="004A379F"/>
    <w:rsid w:val="004A3F10"/>
    <w:rsid w:val="004A44F2"/>
    <w:rsid w:val="004A51B2"/>
    <w:rsid w:val="004A51F1"/>
    <w:rsid w:val="004A62C7"/>
    <w:rsid w:val="004A6ED2"/>
    <w:rsid w:val="004A6F1B"/>
    <w:rsid w:val="004A6FDB"/>
    <w:rsid w:val="004A75CE"/>
    <w:rsid w:val="004A7623"/>
    <w:rsid w:val="004A7700"/>
    <w:rsid w:val="004A78D5"/>
    <w:rsid w:val="004A7B2B"/>
    <w:rsid w:val="004A7DDE"/>
    <w:rsid w:val="004B1060"/>
    <w:rsid w:val="004B16FC"/>
    <w:rsid w:val="004B181F"/>
    <w:rsid w:val="004B2134"/>
    <w:rsid w:val="004B21DA"/>
    <w:rsid w:val="004B2558"/>
    <w:rsid w:val="004B2A65"/>
    <w:rsid w:val="004B3DC1"/>
    <w:rsid w:val="004B4154"/>
    <w:rsid w:val="004B46B9"/>
    <w:rsid w:val="004B5D79"/>
    <w:rsid w:val="004B5F52"/>
    <w:rsid w:val="004B6533"/>
    <w:rsid w:val="004B7670"/>
    <w:rsid w:val="004B76EA"/>
    <w:rsid w:val="004B7EE1"/>
    <w:rsid w:val="004C089F"/>
    <w:rsid w:val="004C0A2E"/>
    <w:rsid w:val="004C0FAD"/>
    <w:rsid w:val="004C28BC"/>
    <w:rsid w:val="004C3632"/>
    <w:rsid w:val="004C4EC0"/>
    <w:rsid w:val="004C5DBB"/>
    <w:rsid w:val="004C5F4E"/>
    <w:rsid w:val="004C60C7"/>
    <w:rsid w:val="004C653D"/>
    <w:rsid w:val="004C6854"/>
    <w:rsid w:val="004C6BE7"/>
    <w:rsid w:val="004C76DF"/>
    <w:rsid w:val="004C7D39"/>
    <w:rsid w:val="004C7E8E"/>
    <w:rsid w:val="004D0738"/>
    <w:rsid w:val="004D0E5B"/>
    <w:rsid w:val="004D19E4"/>
    <w:rsid w:val="004D2014"/>
    <w:rsid w:val="004D207F"/>
    <w:rsid w:val="004D2268"/>
    <w:rsid w:val="004D256B"/>
    <w:rsid w:val="004D3571"/>
    <w:rsid w:val="004D3B3C"/>
    <w:rsid w:val="004D3E06"/>
    <w:rsid w:val="004D4037"/>
    <w:rsid w:val="004D4FF6"/>
    <w:rsid w:val="004D5F22"/>
    <w:rsid w:val="004D68D2"/>
    <w:rsid w:val="004D7AA4"/>
    <w:rsid w:val="004D7BD4"/>
    <w:rsid w:val="004D7FAC"/>
    <w:rsid w:val="004E0006"/>
    <w:rsid w:val="004E06C0"/>
    <w:rsid w:val="004E08A4"/>
    <w:rsid w:val="004E1A9C"/>
    <w:rsid w:val="004E2706"/>
    <w:rsid w:val="004E37BC"/>
    <w:rsid w:val="004E38E5"/>
    <w:rsid w:val="004E4BF2"/>
    <w:rsid w:val="004E555D"/>
    <w:rsid w:val="004E5673"/>
    <w:rsid w:val="004E5B5C"/>
    <w:rsid w:val="004E5FA1"/>
    <w:rsid w:val="004E6A0C"/>
    <w:rsid w:val="004E6C05"/>
    <w:rsid w:val="004E6F80"/>
    <w:rsid w:val="004E6FB6"/>
    <w:rsid w:val="004E7B37"/>
    <w:rsid w:val="004F0659"/>
    <w:rsid w:val="004F2811"/>
    <w:rsid w:val="004F2BC9"/>
    <w:rsid w:val="004F41F4"/>
    <w:rsid w:val="004F4805"/>
    <w:rsid w:val="004F49B3"/>
    <w:rsid w:val="004F4F3D"/>
    <w:rsid w:val="004F53ED"/>
    <w:rsid w:val="004F57B1"/>
    <w:rsid w:val="004F585D"/>
    <w:rsid w:val="004F602B"/>
    <w:rsid w:val="004F64B3"/>
    <w:rsid w:val="004F6574"/>
    <w:rsid w:val="004F7701"/>
    <w:rsid w:val="00500433"/>
    <w:rsid w:val="005008C9"/>
    <w:rsid w:val="00501D46"/>
    <w:rsid w:val="00502D27"/>
    <w:rsid w:val="00502EC8"/>
    <w:rsid w:val="00503051"/>
    <w:rsid w:val="00503306"/>
    <w:rsid w:val="00503E8C"/>
    <w:rsid w:val="005042E9"/>
    <w:rsid w:val="005044D4"/>
    <w:rsid w:val="0050457B"/>
    <w:rsid w:val="005045DE"/>
    <w:rsid w:val="00504B3D"/>
    <w:rsid w:val="00504B6D"/>
    <w:rsid w:val="00504BCF"/>
    <w:rsid w:val="00504EE7"/>
    <w:rsid w:val="0050644C"/>
    <w:rsid w:val="00506B87"/>
    <w:rsid w:val="00506E66"/>
    <w:rsid w:val="0050710B"/>
    <w:rsid w:val="00507211"/>
    <w:rsid w:val="005074A1"/>
    <w:rsid w:val="00507AA6"/>
    <w:rsid w:val="00507E6C"/>
    <w:rsid w:val="00510331"/>
    <w:rsid w:val="00510684"/>
    <w:rsid w:val="00510C9E"/>
    <w:rsid w:val="00512232"/>
    <w:rsid w:val="00512C0F"/>
    <w:rsid w:val="00512DD0"/>
    <w:rsid w:val="00513F99"/>
    <w:rsid w:val="005146A2"/>
    <w:rsid w:val="0051569F"/>
    <w:rsid w:val="00516724"/>
    <w:rsid w:val="00517914"/>
    <w:rsid w:val="00517946"/>
    <w:rsid w:val="005205FE"/>
    <w:rsid w:val="00521400"/>
    <w:rsid w:val="0052188A"/>
    <w:rsid w:val="005245FC"/>
    <w:rsid w:val="00524B76"/>
    <w:rsid w:val="00524C4E"/>
    <w:rsid w:val="00525B4D"/>
    <w:rsid w:val="00525B51"/>
    <w:rsid w:val="00526683"/>
    <w:rsid w:val="005306AB"/>
    <w:rsid w:val="00532385"/>
    <w:rsid w:val="005328CA"/>
    <w:rsid w:val="0053293C"/>
    <w:rsid w:val="00534FB0"/>
    <w:rsid w:val="00535378"/>
    <w:rsid w:val="00535EA1"/>
    <w:rsid w:val="005371A8"/>
    <w:rsid w:val="00537A3B"/>
    <w:rsid w:val="00537BCF"/>
    <w:rsid w:val="00537D37"/>
    <w:rsid w:val="00540021"/>
    <w:rsid w:val="00541CBE"/>
    <w:rsid w:val="0054250F"/>
    <w:rsid w:val="0054354B"/>
    <w:rsid w:val="00543693"/>
    <w:rsid w:val="0054449A"/>
    <w:rsid w:val="00545119"/>
    <w:rsid w:val="005452C6"/>
    <w:rsid w:val="005453A7"/>
    <w:rsid w:val="005463A9"/>
    <w:rsid w:val="00546C94"/>
    <w:rsid w:val="00547E10"/>
    <w:rsid w:val="00547F74"/>
    <w:rsid w:val="00550B45"/>
    <w:rsid w:val="00551043"/>
    <w:rsid w:val="00551389"/>
    <w:rsid w:val="00551681"/>
    <w:rsid w:val="0055296F"/>
    <w:rsid w:val="00553249"/>
    <w:rsid w:val="005532AF"/>
    <w:rsid w:val="00553864"/>
    <w:rsid w:val="00553A3F"/>
    <w:rsid w:val="0055404E"/>
    <w:rsid w:val="00555002"/>
    <w:rsid w:val="0055501E"/>
    <w:rsid w:val="0055580D"/>
    <w:rsid w:val="0055581B"/>
    <w:rsid w:val="005558C1"/>
    <w:rsid w:val="005567E6"/>
    <w:rsid w:val="005568B2"/>
    <w:rsid w:val="00557002"/>
    <w:rsid w:val="0055783B"/>
    <w:rsid w:val="00560D28"/>
    <w:rsid w:val="00561BAC"/>
    <w:rsid w:val="00562CB0"/>
    <w:rsid w:val="00563297"/>
    <w:rsid w:val="005633C6"/>
    <w:rsid w:val="0056422B"/>
    <w:rsid w:val="00564351"/>
    <w:rsid w:val="005643F1"/>
    <w:rsid w:val="005644C3"/>
    <w:rsid w:val="005646F2"/>
    <w:rsid w:val="00564D54"/>
    <w:rsid w:val="005651BC"/>
    <w:rsid w:val="00565651"/>
    <w:rsid w:val="00567600"/>
    <w:rsid w:val="00567DCB"/>
    <w:rsid w:val="00567FF0"/>
    <w:rsid w:val="00570311"/>
    <w:rsid w:val="00570580"/>
    <w:rsid w:val="00570EC2"/>
    <w:rsid w:val="005711A3"/>
    <w:rsid w:val="0057134B"/>
    <w:rsid w:val="0057170D"/>
    <w:rsid w:val="00571E8F"/>
    <w:rsid w:val="00571F08"/>
    <w:rsid w:val="00572309"/>
    <w:rsid w:val="005726A7"/>
    <w:rsid w:val="005729C8"/>
    <w:rsid w:val="00572C5C"/>
    <w:rsid w:val="00572FC1"/>
    <w:rsid w:val="00572FFC"/>
    <w:rsid w:val="005736FF"/>
    <w:rsid w:val="005748F6"/>
    <w:rsid w:val="00574F65"/>
    <w:rsid w:val="00575462"/>
    <w:rsid w:val="0057564B"/>
    <w:rsid w:val="00575886"/>
    <w:rsid w:val="0057655D"/>
    <w:rsid w:val="00576954"/>
    <w:rsid w:val="00576E7F"/>
    <w:rsid w:val="00577F7A"/>
    <w:rsid w:val="005800E0"/>
    <w:rsid w:val="00580172"/>
    <w:rsid w:val="00581183"/>
    <w:rsid w:val="00582401"/>
    <w:rsid w:val="0058384E"/>
    <w:rsid w:val="00583E2F"/>
    <w:rsid w:val="00585193"/>
    <w:rsid w:val="005863CF"/>
    <w:rsid w:val="00586BC5"/>
    <w:rsid w:val="00586C58"/>
    <w:rsid w:val="00587120"/>
    <w:rsid w:val="00587171"/>
    <w:rsid w:val="00587E7C"/>
    <w:rsid w:val="005905B2"/>
    <w:rsid w:val="00590F1E"/>
    <w:rsid w:val="00591424"/>
    <w:rsid w:val="00591465"/>
    <w:rsid w:val="00591DF0"/>
    <w:rsid w:val="005924B9"/>
    <w:rsid w:val="00592721"/>
    <w:rsid w:val="00593E3E"/>
    <w:rsid w:val="00594B7A"/>
    <w:rsid w:val="00594C50"/>
    <w:rsid w:val="00595686"/>
    <w:rsid w:val="00595896"/>
    <w:rsid w:val="00595903"/>
    <w:rsid w:val="00595C3A"/>
    <w:rsid w:val="00595E8D"/>
    <w:rsid w:val="00596A3A"/>
    <w:rsid w:val="00596C31"/>
    <w:rsid w:val="0059705D"/>
    <w:rsid w:val="0059723A"/>
    <w:rsid w:val="00597302"/>
    <w:rsid w:val="00597368"/>
    <w:rsid w:val="005973EF"/>
    <w:rsid w:val="00597536"/>
    <w:rsid w:val="005A08ED"/>
    <w:rsid w:val="005A0FCD"/>
    <w:rsid w:val="005A13C3"/>
    <w:rsid w:val="005A2B44"/>
    <w:rsid w:val="005A345A"/>
    <w:rsid w:val="005A3DE5"/>
    <w:rsid w:val="005A4231"/>
    <w:rsid w:val="005A6FDC"/>
    <w:rsid w:val="005A76A8"/>
    <w:rsid w:val="005A7EF4"/>
    <w:rsid w:val="005A7F38"/>
    <w:rsid w:val="005A7F65"/>
    <w:rsid w:val="005B053F"/>
    <w:rsid w:val="005B055C"/>
    <w:rsid w:val="005B10A5"/>
    <w:rsid w:val="005B1936"/>
    <w:rsid w:val="005B2A09"/>
    <w:rsid w:val="005B32F3"/>
    <w:rsid w:val="005B3577"/>
    <w:rsid w:val="005B37D3"/>
    <w:rsid w:val="005B41FE"/>
    <w:rsid w:val="005B434B"/>
    <w:rsid w:val="005B4734"/>
    <w:rsid w:val="005B47A5"/>
    <w:rsid w:val="005B4B85"/>
    <w:rsid w:val="005B4E64"/>
    <w:rsid w:val="005B5945"/>
    <w:rsid w:val="005B59CA"/>
    <w:rsid w:val="005B66F7"/>
    <w:rsid w:val="005B6C57"/>
    <w:rsid w:val="005B748E"/>
    <w:rsid w:val="005B7A2F"/>
    <w:rsid w:val="005C0405"/>
    <w:rsid w:val="005C06AC"/>
    <w:rsid w:val="005C0B10"/>
    <w:rsid w:val="005C0B75"/>
    <w:rsid w:val="005C0BC7"/>
    <w:rsid w:val="005C0E78"/>
    <w:rsid w:val="005C160E"/>
    <w:rsid w:val="005C1B8B"/>
    <w:rsid w:val="005C2355"/>
    <w:rsid w:val="005C263C"/>
    <w:rsid w:val="005C2B17"/>
    <w:rsid w:val="005C3648"/>
    <w:rsid w:val="005C3D48"/>
    <w:rsid w:val="005C43BB"/>
    <w:rsid w:val="005C46CE"/>
    <w:rsid w:val="005C4DD4"/>
    <w:rsid w:val="005C5410"/>
    <w:rsid w:val="005C5F22"/>
    <w:rsid w:val="005C650D"/>
    <w:rsid w:val="005C69CF"/>
    <w:rsid w:val="005C6F66"/>
    <w:rsid w:val="005C75A5"/>
    <w:rsid w:val="005C789F"/>
    <w:rsid w:val="005C7ED5"/>
    <w:rsid w:val="005D0A3F"/>
    <w:rsid w:val="005D1222"/>
    <w:rsid w:val="005D123E"/>
    <w:rsid w:val="005D18FD"/>
    <w:rsid w:val="005D237C"/>
    <w:rsid w:val="005D310C"/>
    <w:rsid w:val="005D31A6"/>
    <w:rsid w:val="005D4002"/>
    <w:rsid w:val="005D41A8"/>
    <w:rsid w:val="005D4759"/>
    <w:rsid w:val="005D50C2"/>
    <w:rsid w:val="005D5AC3"/>
    <w:rsid w:val="005D5D94"/>
    <w:rsid w:val="005D63EB"/>
    <w:rsid w:val="005D6F20"/>
    <w:rsid w:val="005D7D9B"/>
    <w:rsid w:val="005E0640"/>
    <w:rsid w:val="005E0A74"/>
    <w:rsid w:val="005E0DBC"/>
    <w:rsid w:val="005E18D0"/>
    <w:rsid w:val="005E1EB5"/>
    <w:rsid w:val="005E224A"/>
    <w:rsid w:val="005E285F"/>
    <w:rsid w:val="005E2913"/>
    <w:rsid w:val="005E2B30"/>
    <w:rsid w:val="005E3244"/>
    <w:rsid w:val="005E38F0"/>
    <w:rsid w:val="005E48FA"/>
    <w:rsid w:val="005E568D"/>
    <w:rsid w:val="005E5BCE"/>
    <w:rsid w:val="005E6701"/>
    <w:rsid w:val="005E6B8A"/>
    <w:rsid w:val="005E6D4B"/>
    <w:rsid w:val="005E7053"/>
    <w:rsid w:val="005E7C7E"/>
    <w:rsid w:val="005E7DB3"/>
    <w:rsid w:val="005F0789"/>
    <w:rsid w:val="005F07F3"/>
    <w:rsid w:val="005F1D1C"/>
    <w:rsid w:val="005F1E05"/>
    <w:rsid w:val="005F32AC"/>
    <w:rsid w:val="005F3B42"/>
    <w:rsid w:val="005F3FE2"/>
    <w:rsid w:val="005F4484"/>
    <w:rsid w:val="005F478B"/>
    <w:rsid w:val="005F52D3"/>
    <w:rsid w:val="005F6988"/>
    <w:rsid w:val="005F699C"/>
    <w:rsid w:val="005F6AEC"/>
    <w:rsid w:val="005F6B35"/>
    <w:rsid w:val="005F7124"/>
    <w:rsid w:val="005F735A"/>
    <w:rsid w:val="005F78CE"/>
    <w:rsid w:val="005F79E3"/>
    <w:rsid w:val="005F7F2A"/>
    <w:rsid w:val="0060027D"/>
    <w:rsid w:val="006004C7"/>
    <w:rsid w:val="0060065F"/>
    <w:rsid w:val="00600968"/>
    <w:rsid w:val="00600F20"/>
    <w:rsid w:val="006016DE"/>
    <w:rsid w:val="0060196F"/>
    <w:rsid w:val="00602245"/>
    <w:rsid w:val="0060292E"/>
    <w:rsid w:val="0060344E"/>
    <w:rsid w:val="00603A84"/>
    <w:rsid w:val="00604D70"/>
    <w:rsid w:val="00606854"/>
    <w:rsid w:val="0060686D"/>
    <w:rsid w:val="00606F28"/>
    <w:rsid w:val="00607816"/>
    <w:rsid w:val="0061055F"/>
    <w:rsid w:val="00610732"/>
    <w:rsid w:val="006122CB"/>
    <w:rsid w:val="00612CFB"/>
    <w:rsid w:val="00612FA2"/>
    <w:rsid w:val="0061316B"/>
    <w:rsid w:val="00613BD2"/>
    <w:rsid w:val="00613D69"/>
    <w:rsid w:val="006147A0"/>
    <w:rsid w:val="00614F71"/>
    <w:rsid w:val="00615408"/>
    <w:rsid w:val="00615AD2"/>
    <w:rsid w:val="00617104"/>
    <w:rsid w:val="00617175"/>
    <w:rsid w:val="00617E33"/>
    <w:rsid w:val="00620FB2"/>
    <w:rsid w:val="006213D5"/>
    <w:rsid w:val="00621E6A"/>
    <w:rsid w:val="006226F1"/>
    <w:rsid w:val="00623460"/>
    <w:rsid w:val="00624AD0"/>
    <w:rsid w:val="00624BF2"/>
    <w:rsid w:val="00624D54"/>
    <w:rsid w:val="0062532A"/>
    <w:rsid w:val="00625868"/>
    <w:rsid w:val="00626C14"/>
    <w:rsid w:val="00627B72"/>
    <w:rsid w:val="00627FBF"/>
    <w:rsid w:val="006305CC"/>
    <w:rsid w:val="00630F11"/>
    <w:rsid w:val="006310CB"/>
    <w:rsid w:val="00631246"/>
    <w:rsid w:val="00631B61"/>
    <w:rsid w:val="00631C52"/>
    <w:rsid w:val="00632564"/>
    <w:rsid w:val="0063283B"/>
    <w:rsid w:val="00632AF4"/>
    <w:rsid w:val="00633445"/>
    <w:rsid w:val="00633AB3"/>
    <w:rsid w:val="00635329"/>
    <w:rsid w:val="0063559C"/>
    <w:rsid w:val="00635FCC"/>
    <w:rsid w:val="00637B8A"/>
    <w:rsid w:val="0064024D"/>
    <w:rsid w:val="0064106F"/>
    <w:rsid w:val="006413DB"/>
    <w:rsid w:val="006416E3"/>
    <w:rsid w:val="0064267B"/>
    <w:rsid w:val="006432DF"/>
    <w:rsid w:val="00643E93"/>
    <w:rsid w:val="00644379"/>
    <w:rsid w:val="006446E7"/>
    <w:rsid w:val="006447B5"/>
    <w:rsid w:val="006451B8"/>
    <w:rsid w:val="0064589A"/>
    <w:rsid w:val="00645C25"/>
    <w:rsid w:val="00645CBE"/>
    <w:rsid w:val="00646984"/>
    <w:rsid w:val="006469D5"/>
    <w:rsid w:val="00646CFD"/>
    <w:rsid w:val="00646D61"/>
    <w:rsid w:val="00646DFA"/>
    <w:rsid w:val="00646FC1"/>
    <w:rsid w:val="00647A7B"/>
    <w:rsid w:val="00647D85"/>
    <w:rsid w:val="00647F81"/>
    <w:rsid w:val="006514A2"/>
    <w:rsid w:val="00652087"/>
    <w:rsid w:val="006522E7"/>
    <w:rsid w:val="006528D5"/>
    <w:rsid w:val="00652DE7"/>
    <w:rsid w:val="00652F12"/>
    <w:rsid w:val="006532E7"/>
    <w:rsid w:val="00654269"/>
    <w:rsid w:val="00654C50"/>
    <w:rsid w:val="006550FF"/>
    <w:rsid w:val="006555C6"/>
    <w:rsid w:val="006557F8"/>
    <w:rsid w:val="00656EF7"/>
    <w:rsid w:val="0066008D"/>
    <w:rsid w:val="0066011D"/>
    <w:rsid w:val="00660978"/>
    <w:rsid w:val="006617CB"/>
    <w:rsid w:val="00661DDE"/>
    <w:rsid w:val="006625AE"/>
    <w:rsid w:val="00662DF8"/>
    <w:rsid w:val="00662E15"/>
    <w:rsid w:val="0066494B"/>
    <w:rsid w:val="00664B77"/>
    <w:rsid w:val="0066524D"/>
    <w:rsid w:val="00665C02"/>
    <w:rsid w:val="006665FE"/>
    <w:rsid w:val="00666C01"/>
    <w:rsid w:val="00666C91"/>
    <w:rsid w:val="00670BA4"/>
    <w:rsid w:val="00670D2F"/>
    <w:rsid w:val="006718BD"/>
    <w:rsid w:val="00672C5F"/>
    <w:rsid w:val="00673943"/>
    <w:rsid w:val="00674679"/>
    <w:rsid w:val="00674ED9"/>
    <w:rsid w:val="00675089"/>
    <w:rsid w:val="0067590A"/>
    <w:rsid w:val="00676007"/>
    <w:rsid w:val="00676325"/>
    <w:rsid w:val="006766BF"/>
    <w:rsid w:val="00676A37"/>
    <w:rsid w:val="0067762F"/>
    <w:rsid w:val="006808FA"/>
    <w:rsid w:val="00680BFB"/>
    <w:rsid w:val="00682998"/>
    <w:rsid w:val="00682A36"/>
    <w:rsid w:val="006837F2"/>
    <w:rsid w:val="00684468"/>
    <w:rsid w:val="00684DBC"/>
    <w:rsid w:val="006851AF"/>
    <w:rsid w:val="00685754"/>
    <w:rsid w:val="00685942"/>
    <w:rsid w:val="00685995"/>
    <w:rsid w:val="0068659F"/>
    <w:rsid w:val="00686858"/>
    <w:rsid w:val="00686FF2"/>
    <w:rsid w:val="00690109"/>
    <w:rsid w:val="0069011D"/>
    <w:rsid w:val="00691056"/>
    <w:rsid w:val="00691356"/>
    <w:rsid w:val="00692A84"/>
    <w:rsid w:val="00693107"/>
    <w:rsid w:val="006936FC"/>
    <w:rsid w:val="00694668"/>
    <w:rsid w:val="00695C26"/>
    <w:rsid w:val="006970E0"/>
    <w:rsid w:val="006978B0"/>
    <w:rsid w:val="006A0271"/>
    <w:rsid w:val="006A225A"/>
    <w:rsid w:val="006A351D"/>
    <w:rsid w:val="006A3658"/>
    <w:rsid w:val="006A3B3B"/>
    <w:rsid w:val="006A42C8"/>
    <w:rsid w:val="006A45AC"/>
    <w:rsid w:val="006A503D"/>
    <w:rsid w:val="006A505E"/>
    <w:rsid w:val="006A55D8"/>
    <w:rsid w:val="006A5C9F"/>
    <w:rsid w:val="006A5D9A"/>
    <w:rsid w:val="006A5FC0"/>
    <w:rsid w:val="006A6271"/>
    <w:rsid w:val="006A6565"/>
    <w:rsid w:val="006A6C05"/>
    <w:rsid w:val="006A791B"/>
    <w:rsid w:val="006A7F04"/>
    <w:rsid w:val="006B088A"/>
    <w:rsid w:val="006B0B38"/>
    <w:rsid w:val="006B0BCF"/>
    <w:rsid w:val="006B1537"/>
    <w:rsid w:val="006B162A"/>
    <w:rsid w:val="006B162F"/>
    <w:rsid w:val="006B249A"/>
    <w:rsid w:val="006B4D26"/>
    <w:rsid w:val="006B57DF"/>
    <w:rsid w:val="006B58F7"/>
    <w:rsid w:val="006B5EA9"/>
    <w:rsid w:val="006B7755"/>
    <w:rsid w:val="006B7AEC"/>
    <w:rsid w:val="006B7FDE"/>
    <w:rsid w:val="006C028E"/>
    <w:rsid w:val="006C13E5"/>
    <w:rsid w:val="006C20A4"/>
    <w:rsid w:val="006C33AE"/>
    <w:rsid w:val="006C3EAC"/>
    <w:rsid w:val="006C4940"/>
    <w:rsid w:val="006C4C46"/>
    <w:rsid w:val="006C54C0"/>
    <w:rsid w:val="006C581D"/>
    <w:rsid w:val="006C5959"/>
    <w:rsid w:val="006C5C3B"/>
    <w:rsid w:val="006C6175"/>
    <w:rsid w:val="006C6887"/>
    <w:rsid w:val="006C6954"/>
    <w:rsid w:val="006C7A09"/>
    <w:rsid w:val="006D0AB1"/>
    <w:rsid w:val="006D199B"/>
    <w:rsid w:val="006D1E22"/>
    <w:rsid w:val="006D25E1"/>
    <w:rsid w:val="006D267E"/>
    <w:rsid w:val="006D2B36"/>
    <w:rsid w:val="006D2E5C"/>
    <w:rsid w:val="006D2EA9"/>
    <w:rsid w:val="006D3BFD"/>
    <w:rsid w:val="006D4BDA"/>
    <w:rsid w:val="006D5583"/>
    <w:rsid w:val="006D5742"/>
    <w:rsid w:val="006D7460"/>
    <w:rsid w:val="006D79A4"/>
    <w:rsid w:val="006D7D22"/>
    <w:rsid w:val="006E08C5"/>
    <w:rsid w:val="006E0B7E"/>
    <w:rsid w:val="006E0D74"/>
    <w:rsid w:val="006E0FA4"/>
    <w:rsid w:val="006E2569"/>
    <w:rsid w:val="006E2AD6"/>
    <w:rsid w:val="006E3E98"/>
    <w:rsid w:val="006E4026"/>
    <w:rsid w:val="006E5A06"/>
    <w:rsid w:val="006E74CC"/>
    <w:rsid w:val="006E7655"/>
    <w:rsid w:val="006F0645"/>
    <w:rsid w:val="006F0FDC"/>
    <w:rsid w:val="006F117F"/>
    <w:rsid w:val="006F1B65"/>
    <w:rsid w:val="006F2516"/>
    <w:rsid w:val="006F2E94"/>
    <w:rsid w:val="006F30D4"/>
    <w:rsid w:val="006F3196"/>
    <w:rsid w:val="006F3748"/>
    <w:rsid w:val="006F463C"/>
    <w:rsid w:val="006F4A49"/>
    <w:rsid w:val="006F4D86"/>
    <w:rsid w:val="006F4DD3"/>
    <w:rsid w:val="006F4F95"/>
    <w:rsid w:val="006F50DC"/>
    <w:rsid w:val="006F5105"/>
    <w:rsid w:val="006F51A2"/>
    <w:rsid w:val="006F52D3"/>
    <w:rsid w:val="006F52E7"/>
    <w:rsid w:val="006F5A98"/>
    <w:rsid w:val="006F5E4D"/>
    <w:rsid w:val="006F644F"/>
    <w:rsid w:val="006F7161"/>
    <w:rsid w:val="006F7B64"/>
    <w:rsid w:val="007004A6"/>
    <w:rsid w:val="0070084E"/>
    <w:rsid w:val="0070103A"/>
    <w:rsid w:val="00701792"/>
    <w:rsid w:val="00701AEE"/>
    <w:rsid w:val="00701FE2"/>
    <w:rsid w:val="007020F8"/>
    <w:rsid w:val="00702799"/>
    <w:rsid w:val="00702F86"/>
    <w:rsid w:val="00703021"/>
    <w:rsid w:val="0070317B"/>
    <w:rsid w:val="00703C3E"/>
    <w:rsid w:val="0070507A"/>
    <w:rsid w:val="007052CE"/>
    <w:rsid w:val="007055C5"/>
    <w:rsid w:val="007064E9"/>
    <w:rsid w:val="00706A99"/>
    <w:rsid w:val="00706BB1"/>
    <w:rsid w:val="00706F77"/>
    <w:rsid w:val="007076C7"/>
    <w:rsid w:val="007079F5"/>
    <w:rsid w:val="0071012D"/>
    <w:rsid w:val="00710A9B"/>
    <w:rsid w:val="00710EFC"/>
    <w:rsid w:val="00711398"/>
    <w:rsid w:val="00711FB8"/>
    <w:rsid w:val="00711FD6"/>
    <w:rsid w:val="00712228"/>
    <w:rsid w:val="007129C0"/>
    <w:rsid w:val="00713133"/>
    <w:rsid w:val="007132EF"/>
    <w:rsid w:val="00714537"/>
    <w:rsid w:val="00715D7A"/>
    <w:rsid w:val="007160BE"/>
    <w:rsid w:val="007169D7"/>
    <w:rsid w:val="00716B53"/>
    <w:rsid w:val="0072040B"/>
    <w:rsid w:val="00720699"/>
    <w:rsid w:val="00720874"/>
    <w:rsid w:val="00720A46"/>
    <w:rsid w:val="0072114F"/>
    <w:rsid w:val="0072120E"/>
    <w:rsid w:val="00721DC1"/>
    <w:rsid w:val="00721E60"/>
    <w:rsid w:val="007221B6"/>
    <w:rsid w:val="00723556"/>
    <w:rsid w:val="00725316"/>
    <w:rsid w:val="00725ABB"/>
    <w:rsid w:val="00726EB7"/>
    <w:rsid w:val="00727763"/>
    <w:rsid w:val="00727C77"/>
    <w:rsid w:val="00727FBF"/>
    <w:rsid w:val="00730D8B"/>
    <w:rsid w:val="00731557"/>
    <w:rsid w:val="007321FB"/>
    <w:rsid w:val="00733046"/>
    <w:rsid w:val="0073390D"/>
    <w:rsid w:val="007340D3"/>
    <w:rsid w:val="00734237"/>
    <w:rsid w:val="00734A2F"/>
    <w:rsid w:val="0073601A"/>
    <w:rsid w:val="00736455"/>
    <w:rsid w:val="00737311"/>
    <w:rsid w:val="0074003A"/>
    <w:rsid w:val="007405AB"/>
    <w:rsid w:val="00741C21"/>
    <w:rsid w:val="00741CE1"/>
    <w:rsid w:val="00742B25"/>
    <w:rsid w:val="00743176"/>
    <w:rsid w:val="00743EEA"/>
    <w:rsid w:val="007442BE"/>
    <w:rsid w:val="007453A9"/>
    <w:rsid w:val="00745664"/>
    <w:rsid w:val="007457B3"/>
    <w:rsid w:val="00745847"/>
    <w:rsid w:val="00745B0F"/>
    <w:rsid w:val="00745C48"/>
    <w:rsid w:val="00745FF3"/>
    <w:rsid w:val="0074611E"/>
    <w:rsid w:val="00746E1E"/>
    <w:rsid w:val="00746F7F"/>
    <w:rsid w:val="00747128"/>
    <w:rsid w:val="00747B2C"/>
    <w:rsid w:val="007510E9"/>
    <w:rsid w:val="007511A9"/>
    <w:rsid w:val="007524BD"/>
    <w:rsid w:val="00752917"/>
    <w:rsid w:val="00752996"/>
    <w:rsid w:val="00753448"/>
    <w:rsid w:val="007543E8"/>
    <w:rsid w:val="007547EA"/>
    <w:rsid w:val="00754A23"/>
    <w:rsid w:val="0075540E"/>
    <w:rsid w:val="00755652"/>
    <w:rsid w:val="0075581B"/>
    <w:rsid w:val="0075594F"/>
    <w:rsid w:val="00755DB2"/>
    <w:rsid w:val="00755E56"/>
    <w:rsid w:val="00756DE4"/>
    <w:rsid w:val="007572FB"/>
    <w:rsid w:val="00757A4C"/>
    <w:rsid w:val="00760042"/>
    <w:rsid w:val="00760183"/>
    <w:rsid w:val="00760334"/>
    <w:rsid w:val="007609DF"/>
    <w:rsid w:val="00760AAC"/>
    <w:rsid w:val="00760B4F"/>
    <w:rsid w:val="007614B2"/>
    <w:rsid w:val="00763B0A"/>
    <w:rsid w:val="00763B0F"/>
    <w:rsid w:val="00763E8B"/>
    <w:rsid w:val="00763F39"/>
    <w:rsid w:val="00766515"/>
    <w:rsid w:val="007668E3"/>
    <w:rsid w:val="00766E55"/>
    <w:rsid w:val="007672FF"/>
    <w:rsid w:val="007675B3"/>
    <w:rsid w:val="007676F0"/>
    <w:rsid w:val="00767AAF"/>
    <w:rsid w:val="00767F3B"/>
    <w:rsid w:val="0077027D"/>
    <w:rsid w:val="007703F2"/>
    <w:rsid w:val="007706F7"/>
    <w:rsid w:val="007719EC"/>
    <w:rsid w:val="00772771"/>
    <w:rsid w:val="0077278B"/>
    <w:rsid w:val="00772F1B"/>
    <w:rsid w:val="007731E1"/>
    <w:rsid w:val="0077452E"/>
    <w:rsid w:val="00774836"/>
    <w:rsid w:val="00774ABA"/>
    <w:rsid w:val="00775036"/>
    <w:rsid w:val="007750BC"/>
    <w:rsid w:val="00775B0E"/>
    <w:rsid w:val="00776163"/>
    <w:rsid w:val="007765D1"/>
    <w:rsid w:val="007766EC"/>
    <w:rsid w:val="0077674E"/>
    <w:rsid w:val="00776D5C"/>
    <w:rsid w:val="007772E5"/>
    <w:rsid w:val="00777683"/>
    <w:rsid w:val="007778E5"/>
    <w:rsid w:val="00780BCE"/>
    <w:rsid w:val="00780D03"/>
    <w:rsid w:val="007811FE"/>
    <w:rsid w:val="007816CC"/>
    <w:rsid w:val="00782F24"/>
    <w:rsid w:val="007847C6"/>
    <w:rsid w:val="00785502"/>
    <w:rsid w:val="0078552C"/>
    <w:rsid w:val="00785693"/>
    <w:rsid w:val="00785754"/>
    <w:rsid w:val="00786B87"/>
    <w:rsid w:val="00787385"/>
    <w:rsid w:val="00787518"/>
    <w:rsid w:val="0078791B"/>
    <w:rsid w:val="00787C34"/>
    <w:rsid w:val="007901A2"/>
    <w:rsid w:val="00790CCB"/>
    <w:rsid w:val="00790E20"/>
    <w:rsid w:val="00791553"/>
    <w:rsid w:val="00791D82"/>
    <w:rsid w:val="00792205"/>
    <w:rsid w:val="00792229"/>
    <w:rsid w:val="007926C7"/>
    <w:rsid w:val="00792792"/>
    <w:rsid w:val="00793978"/>
    <w:rsid w:val="00793C2E"/>
    <w:rsid w:val="007943D2"/>
    <w:rsid w:val="007948B9"/>
    <w:rsid w:val="0079498E"/>
    <w:rsid w:val="00794D2C"/>
    <w:rsid w:val="007A134B"/>
    <w:rsid w:val="007A1D4C"/>
    <w:rsid w:val="007A1F67"/>
    <w:rsid w:val="007A21BC"/>
    <w:rsid w:val="007A3CC1"/>
    <w:rsid w:val="007A41BF"/>
    <w:rsid w:val="007A47E9"/>
    <w:rsid w:val="007A520C"/>
    <w:rsid w:val="007A5476"/>
    <w:rsid w:val="007A54A2"/>
    <w:rsid w:val="007A559A"/>
    <w:rsid w:val="007A7028"/>
    <w:rsid w:val="007A7919"/>
    <w:rsid w:val="007A7B1E"/>
    <w:rsid w:val="007B0554"/>
    <w:rsid w:val="007B13B4"/>
    <w:rsid w:val="007B13B6"/>
    <w:rsid w:val="007B23A6"/>
    <w:rsid w:val="007B2AE9"/>
    <w:rsid w:val="007B328E"/>
    <w:rsid w:val="007B3D5A"/>
    <w:rsid w:val="007B4146"/>
    <w:rsid w:val="007B4179"/>
    <w:rsid w:val="007B484E"/>
    <w:rsid w:val="007B495C"/>
    <w:rsid w:val="007B5A86"/>
    <w:rsid w:val="007B5D50"/>
    <w:rsid w:val="007B5F28"/>
    <w:rsid w:val="007B61CB"/>
    <w:rsid w:val="007B620D"/>
    <w:rsid w:val="007B622D"/>
    <w:rsid w:val="007B6690"/>
    <w:rsid w:val="007B6A52"/>
    <w:rsid w:val="007B6F1F"/>
    <w:rsid w:val="007C032D"/>
    <w:rsid w:val="007C0DA7"/>
    <w:rsid w:val="007C264E"/>
    <w:rsid w:val="007C31CC"/>
    <w:rsid w:val="007C32B2"/>
    <w:rsid w:val="007C3539"/>
    <w:rsid w:val="007C4868"/>
    <w:rsid w:val="007C49EF"/>
    <w:rsid w:val="007C5083"/>
    <w:rsid w:val="007C5573"/>
    <w:rsid w:val="007C634F"/>
    <w:rsid w:val="007D0171"/>
    <w:rsid w:val="007D0647"/>
    <w:rsid w:val="007D06E2"/>
    <w:rsid w:val="007D1269"/>
    <w:rsid w:val="007D1969"/>
    <w:rsid w:val="007D1C03"/>
    <w:rsid w:val="007D1C2D"/>
    <w:rsid w:val="007D1F54"/>
    <w:rsid w:val="007D226E"/>
    <w:rsid w:val="007D279D"/>
    <w:rsid w:val="007D2BE1"/>
    <w:rsid w:val="007D4071"/>
    <w:rsid w:val="007D491D"/>
    <w:rsid w:val="007D5B0D"/>
    <w:rsid w:val="007D74F2"/>
    <w:rsid w:val="007D795F"/>
    <w:rsid w:val="007E014E"/>
    <w:rsid w:val="007E06F2"/>
    <w:rsid w:val="007E0E69"/>
    <w:rsid w:val="007E276B"/>
    <w:rsid w:val="007E2C74"/>
    <w:rsid w:val="007E2FAB"/>
    <w:rsid w:val="007E357B"/>
    <w:rsid w:val="007E3A46"/>
    <w:rsid w:val="007E3B83"/>
    <w:rsid w:val="007E4282"/>
    <w:rsid w:val="007E49A2"/>
    <w:rsid w:val="007E4F31"/>
    <w:rsid w:val="007E5393"/>
    <w:rsid w:val="007E544F"/>
    <w:rsid w:val="007E5627"/>
    <w:rsid w:val="007E6914"/>
    <w:rsid w:val="007E7179"/>
    <w:rsid w:val="007E76F3"/>
    <w:rsid w:val="007E779D"/>
    <w:rsid w:val="007E7AFE"/>
    <w:rsid w:val="007E7C64"/>
    <w:rsid w:val="007E7D73"/>
    <w:rsid w:val="007F0576"/>
    <w:rsid w:val="007F0C17"/>
    <w:rsid w:val="007F0CC1"/>
    <w:rsid w:val="007F15C0"/>
    <w:rsid w:val="007F1ADF"/>
    <w:rsid w:val="007F25FF"/>
    <w:rsid w:val="007F33EF"/>
    <w:rsid w:val="007F4099"/>
    <w:rsid w:val="007F4FCF"/>
    <w:rsid w:val="007F6F68"/>
    <w:rsid w:val="007F7A2D"/>
    <w:rsid w:val="0080028F"/>
    <w:rsid w:val="008005AA"/>
    <w:rsid w:val="00800771"/>
    <w:rsid w:val="00800D4C"/>
    <w:rsid w:val="00802479"/>
    <w:rsid w:val="00802B7D"/>
    <w:rsid w:val="00802EEB"/>
    <w:rsid w:val="00803179"/>
    <w:rsid w:val="00803914"/>
    <w:rsid w:val="0080447F"/>
    <w:rsid w:val="00804654"/>
    <w:rsid w:val="008047C0"/>
    <w:rsid w:val="0080529C"/>
    <w:rsid w:val="00805776"/>
    <w:rsid w:val="0080585B"/>
    <w:rsid w:val="00805E7D"/>
    <w:rsid w:val="0080762E"/>
    <w:rsid w:val="00807687"/>
    <w:rsid w:val="00810173"/>
    <w:rsid w:val="0081049D"/>
    <w:rsid w:val="00810535"/>
    <w:rsid w:val="00810805"/>
    <w:rsid w:val="00812330"/>
    <w:rsid w:val="0081238A"/>
    <w:rsid w:val="00812710"/>
    <w:rsid w:val="0081305B"/>
    <w:rsid w:val="00813CB9"/>
    <w:rsid w:val="008150B5"/>
    <w:rsid w:val="008152FF"/>
    <w:rsid w:val="00815844"/>
    <w:rsid w:val="00815903"/>
    <w:rsid w:val="00815B5F"/>
    <w:rsid w:val="00815D0F"/>
    <w:rsid w:val="00816688"/>
    <w:rsid w:val="008166C6"/>
    <w:rsid w:val="00817D0E"/>
    <w:rsid w:val="00817FA2"/>
    <w:rsid w:val="008205FF"/>
    <w:rsid w:val="008216C5"/>
    <w:rsid w:val="008217E0"/>
    <w:rsid w:val="00822304"/>
    <w:rsid w:val="00822676"/>
    <w:rsid w:val="00822C24"/>
    <w:rsid w:val="00823376"/>
    <w:rsid w:val="008233B5"/>
    <w:rsid w:val="008235B1"/>
    <w:rsid w:val="00823B7E"/>
    <w:rsid w:val="00823C6A"/>
    <w:rsid w:val="00825326"/>
    <w:rsid w:val="00825BD3"/>
    <w:rsid w:val="00826D8D"/>
    <w:rsid w:val="0082754C"/>
    <w:rsid w:val="00827A1F"/>
    <w:rsid w:val="008305EA"/>
    <w:rsid w:val="008310E4"/>
    <w:rsid w:val="00831604"/>
    <w:rsid w:val="00832411"/>
    <w:rsid w:val="008325E2"/>
    <w:rsid w:val="0083386A"/>
    <w:rsid w:val="00833B20"/>
    <w:rsid w:val="00833F50"/>
    <w:rsid w:val="00834BD4"/>
    <w:rsid w:val="00834C2B"/>
    <w:rsid w:val="00834FEA"/>
    <w:rsid w:val="0083603A"/>
    <w:rsid w:val="00836FCD"/>
    <w:rsid w:val="008371A5"/>
    <w:rsid w:val="00837472"/>
    <w:rsid w:val="008374FE"/>
    <w:rsid w:val="0083783D"/>
    <w:rsid w:val="00837A21"/>
    <w:rsid w:val="00837B5F"/>
    <w:rsid w:val="00837B78"/>
    <w:rsid w:val="008407E3"/>
    <w:rsid w:val="00840DFF"/>
    <w:rsid w:val="00841219"/>
    <w:rsid w:val="008424DD"/>
    <w:rsid w:val="0084287F"/>
    <w:rsid w:val="00842AA3"/>
    <w:rsid w:val="00842FE0"/>
    <w:rsid w:val="0084323B"/>
    <w:rsid w:val="00843373"/>
    <w:rsid w:val="00843AA6"/>
    <w:rsid w:val="0084437C"/>
    <w:rsid w:val="008444E1"/>
    <w:rsid w:val="0084471A"/>
    <w:rsid w:val="00844D4E"/>
    <w:rsid w:val="008453CE"/>
    <w:rsid w:val="0084613E"/>
    <w:rsid w:val="0084646D"/>
    <w:rsid w:val="008467F3"/>
    <w:rsid w:val="00847493"/>
    <w:rsid w:val="00850DBD"/>
    <w:rsid w:val="00851245"/>
    <w:rsid w:val="0085194A"/>
    <w:rsid w:val="00852005"/>
    <w:rsid w:val="0085202C"/>
    <w:rsid w:val="00852549"/>
    <w:rsid w:val="00852B14"/>
    <w:rsid w:val="00852C24"/>
    <w:rsid w:val="00852DE4"/>
    <w:rsid w:val="00853458"/>
    <w:rsid w:val="00853DB3"/>
    <w:rsid w:val="00854712"/>
    <w:rsid w:val="00854B54"/>
    <w:rsid w:val="00854ECA"/>
    <w:rsid w:val="00855F98"/>
    <w:rsid w:val="00856E1D"/>
    <w:rsid w:val="00857193"/>
    <w:rsid w:val="008571A3"/>
    <w:rsid w:val="0085728D"/>
    <w:rsid w:val="008572E4"/>
    <w:rsid w:val="00857B89"/>
    <w:rsid w:val="0086043F"/>
    <w:rsid w:val="0086191D"/>
    <w:rsid w:val="00862395"/>
    <w:rsid w:val="00862D80"/>
    <w:rsid w:val="00862F2E"/>
    <w:rsid w:val="00863098"/>
    <w:rsid w:val="00863632"/>
    <w:rsid w:val="008661FC"/>
    <w:rsid w:val="00867482"/>
    <w:rsid w:val="00867AB7"/>
    <w:rsid w:val="00867B94"/>
    <w:rsid w:val="008726EE"/>
    <w:rsid w:val="00872953"/>
    <w:rsid w:val="00872E7F"/>
    <w:rsid w:val="00873243"/>
    <w:rsid w:val="00873A70"/>
    <w:rsid w:val="00874F63"/>
    <w:rsid w:val="00875131"/>
    <w:rsid w:val="00876728"/>
    <w:rsid w:val="00876EFD"/>
    <w:rsid w:val="00877DF2"/>
    <w:rsid w:val="0088093C"/>
    <w:rsid w:val="00880EE9"/>
    <w:rsid w:val="008811A2"/>
    <w:rsid w:val="008812F4"/>
    <w:rsid w:val="008814B3"/>
    <w:rsid w:val="00881714"/>
    <w:rsid w:val="0088234E"/>
    <w:rsid w:val="0088253E"/>
    <w:rsid w:val="0088350A"/>
    <w:rsid w:val="00883D38"/>
    <w:rsid w:val="00883FDC"/>
    <w:rsid w:val="00884952"/>
    <w:rsid w:val="00884C6D"/>
    <w:rsid w:val="008856C4"/>
    <w:rsid w:val="00886A3C"/>
    <w:rsid w:val="00890027"/>
    <w:rsid w:val="00891A08"/>
    <w:rsid w:val="00891CBF"/>
    <w:rsid w:val="00892824"/>
    <w:rsid w:val="00892BB3"/>
    <w:rsid w:val="0089312E"/>
    <w:rsid w:val="00893A9B"/>
    <w:rsid w:val="00893EF7"/>
    <w:rsid w:val="00894019"/>
    <w:rsid w:val="0089404C"/>
    <w:rsid w:val="00894FF9"/>
    <w:rsid w:val="0089728B"/>
    <w:rsid w:val="00897BEA"/>
    <w:rsid w:val="008A04A5"/>
    <w:rsid w:val="008A0748"/>
    <w:rsid w:val="008A0BC5"/>
    <w:rsid w:val="008A116E"/>
    <w:rsid w:val="008A277B"/>
    <w:rsid w:val="008A290D"/>
    <w:rsid w:val="008A3CF8"/>
    <w:rsid w:val="008A4111"/>
    <w:rsid w:val="008A446A"/>
    <w:rsid w:val="008A4AF6"/>
    <w:rsid w:val="008A4CF6"/>
    <w:rsid w:val="008A6328"/>
    <w:rsid w:val="008A6864"/>
    <w:rsid w:val="008A6A71"/>
    <w:rsid w:val="008A6F06"/>
    <w:rsid w:val="008A715D"/>
    <w:rsid w:val="008A7622"/>
    <w:rsid w:val="008A7C2F"/>
    <w:rsid w:val="008A7CEB"/>
    <w:rsid w:val="008B0602"/>
    <w:rsid w:val="008B0E82"/>
    <w:rsid w:val="008B1FFB"/>
    <w:rsid w:val="008B24CF"/>
    <w:rsid w:val="008B3286"/>
    <w:rsid w:val="008B330D"/>
    <w:rsid w:val="008B3703"/>
    <w:rsid w:val="008B3E11"/>
    <w:rsid w:val="008B4184"/>
    <w:rsid w:val="008B45AE"/>
    <w:rsid w:val="008B51D1"/>
    <w:rsid w:val="008B5A78"/>
    <w:rsid w:val="008B604F"/>
    <w:rsid w:val="008B637D"/>
    <w:rsid w:val="008B6742"/>
    <w:rsid w:val="008B6AD2"/>
    <w:rsid w:val="008B7224"/>
    <w:rsid w:val="008B74FF"/>
    <w:rsid w:val="008B78F8"/>
    <w:rsid w:val="008B796C"/>
    <w:rsid w:val="008B7AC5"/>
    <w:rsid w:val="008B7FC8"/>
    <w:rsid w:val="008C0911"/>
    <w:rsid w:val="008C0C2F"/>
    <w:rsid w:val="008C0F4D"/>
    <w:rsid w:val="008C19F7"/>
    <w:rsid w:val="008C2051"/>
    <w:rsid w:val="008C23E3"/>
    <w:rsid w:val="008C3138"/>
    <w:rsid w:val="008C3571"/>
    <w:rsid w:val="008C3C9B"/>
    <w:rsid w:val="008C69DD"/>
    <w:rsid w:val="008C7646"/>
    <w:rsid w:val="008C7EDF"/>
    <w:rsid w:val="008D0EDD"/>
    <w:rsid w:val="008D11A5"/>
    <w:rsid w:val="008D11D3"/>
    <w:rsid w:val="008D1B04"/>
    <w:rsid w:val="008D1BBC"/>
    <w:rsid w:val="008D1F56"/>
    <w:rsid w:val="008D23D3"/>
    <w:rsid w:val="008D3A32"/>
    <w:rsid w:val="008D3F76"/>
    <w:rsid w:val="008D427E"/>
    <w:rsid w:val="008D4310"/>
    <w:rsid w:val="008D445C"/>
    <w:rsid w:val="008D4505"/>
    <w:rsid w:val="008D4601"/>
    <w:rsid w:val="008D6A56"/>
    <w:rsid w:val="008D6F58"/>
    <w:rsid w:val="008D778B"/>
    <w:rsid w:val="008E0A5F"/>
    <w:rsid w:val="008E1043"/>
    <w:rsid w:val="008E1208"/>
    <w:rsid w:val="008E13CC"/>
    <w:rsid w:val="008E1940"/>
    <w:rsid w:val="008E1E86"/>
    <w:rsid w:val="008E2437"/>
    <w:rsid w:val="008E2732"/>
    <w:rsid w:val="008E374B"/>
    <w:rsid w:val="008E38A2"/>
    <w:rsid w:val="008E3C24"/>
    <w:rsid w:val="008E4781"/>
    <w:rsid w:val="008E5551"/>
    <w:rsid w:val="008E5D03"/>
    <w:rsid w:val="008E75B3"/>
    <w:rsid w:val="008E785F"/>
    <w:rsid w:val="008E7A12"/>
    <w:rsid w:val="008E7F62"/>
    <w:rsid w:val="008F03E2"/>
    <w:rsid w:val="008F1251"/>
    <w:rsid w:val="008F1969"/>
    <w:rsid w:val="008F325C"/>
    <w:rsid w:val="008F3ED3"/>
    <w:rsid w:val="008F3F2D"/>
    <w:rsid w:val="008F43D3"/>
    <w:rsid w:val="008F4B89"/>
    <w:rsid w:val="008F53CA"/>
    <w:rsid w:val="008F5ACC"/>
    <w:rsid w:val="008F61A4"/>
    <w:rsid w:val="008F61E9"/>
    <w:rsid w:val="008F6269"/>
    <w:rsid w:val="008F6FEE"/>
    <w:rsid w:val="008F75DD"/>
    <w:rsid w:val="0090047F"/>
    <w:rsid w:val="00900ACC"/>
    <w:rsid w:val="00900FD3"/>
    <w:rsid w:val="00901ED7"/>
    <w:rsid w:val="009037EA"/>
    <w:rsid w:val="00904ACD"/>
    <w:rsid w:val="00904E02"/>
    <w:rsid w:val="009050B4"/>
    <w:rsid w:val="00905DBB"/>
    <w:rsid w:val="00905DE6"/>
    <w:rsid w:val="009076E3"/>
    <w:rsid w:val="00910ACB"/>
    <w:rsid w:val="00911206"/>
    <w:rsid w:val="009118C6"/>
    <w:rsid w:val="00911972"/>
    <w:rsid w:val="009123AA"/>
    <w:rsid w:val="00912C8B"/>
    <w:rsid w:val="00913767"/>
    <w:rsid w:val="00913D77"/>
    <w:rsid w:val="0091432F"/>
    <w:rsid w:val="00914E02"/>
    <w:rsid w:val="009156FE"/>
    <w:rsid w:val="00915BD2"/>
    <w:rsid w:val="00916944"/>
    <w:rsid w:val="00916AEF"/>
    <w:rsid w:val="00916E11"/>
    <w:rsid w:val="00916EE2"/>
    <w:rsid w:val="0092042D"/>
    <w:rsid w:val="009205B4"/>
    <w:rsid w:val="00920BAB"/>
    <w:rsid w:val="00921B20"/>
    <w:rsid w:val="00921BDE"/>
    <w:rsid w:val="00922369"/>
    <w:rsid w:val="009229A0"/>
    <w:rsid w:val="00922CAA"/>
    <w:rsid w:val="009230DB"/>
    <w:rsid w:val="0092467F"/>
    <w:rsid w:val="00925025"/>
    <w:rsid w:val="0092508D"/>
    <w:rsid w:val="009250D0"/>
    <w:rsid w:val="00925185"/>
    <w:rsid w:val="00925FA7"/>
    <w:rsid w:val="00926561"/>
    <w:rsid w:val="00926643"/>
    <w:rsid w:val="0092688E"/>
    <w:rsid w:val="00926ABC"/>
    <w:rsid w:val="00927735"/>
    <w:rsid w:val="009278D8"/>
    <w:rsid w:val="00927B92"/>
    <w:rsid w:val="00930BF2"/>
    <w:rsid w:val="00930C1D"/>
    <w:rsid w:val="00930D34"/>
    <w:rsid w:val="009328AF"/>
    <w:rsid w:val="00934200"/>
    <w:rsid w:val="0093462A"/>
    <w:rsid w:val="00935011"/>
    <w:rsid w:val="009354F5"/>
    <w:rsid w:val="009357B2"/>
    <w:rsid w:val="00935CCF"/>
    <w:rsid w:val="0093665B"/>
    <w:rsid w:val="009405C1"/>
    <w:rsid w:val="00940700"/>
    <w:rsid w:val="0094129A"/>
    <w:rsid w:val="009422FE"/>
    <w:rsid w:val="009426C7"/>
    <w:rsid w:val="00942965"/>
    <w:rsid w:val="00942AF7"/>
    <w:rsid w:val="009436FA"/>
    <w:rsid w:val="00943A8F"/>
    <w:rsid w:val="00943E43"/>
    <w:rsid w:val="00943E94"/>
    <w:rsid w:val="009442C3"/>
    <w:rsid w:val="00944340"/>
    <w:rsid w:val="00945337"/>
    <w:rsid w:val="0094565C"/>
    <w:rsid w:val="0094585A"/>
    <w:rsid w:val="00950AA9"/>
    <w:rsid w:val="00951491"/>
    <w:rsid w:val="00951DC3"/>
    <w:rsid w:val="00951EF9"/>
    <w:rsid w:val="009521C5"/>
    <w:rsid w:val="0095342C"/>
    <w:rsid w:val="0095345E"/>
    <w:rsid w:val="00954120"/>
    <w:rsid w:val="009543F4"/>
    <w:rsid w:val="0095472D"/>
    <w:rsid w:val="00954DD8"/>
    <w:rsid w:val="00955622"/>
    <w:rsid w:val="00955F41"/>
    <w:rsid w:val="009564F0"/>
    <w:rsid w:val="00956ABF"/>
    <w:rsid w:val="0095705F"/>
    <w:rsid w:val="00957178"/>
    <w:rsid w:val="009573CE"/>
    <w:rsid w:val="009579BB"/>
    <w:rsid w:val="009603BC"/>
    <w:rsid w:val="009610FD"/>
    <w:rsid w:val="009612DF"/>
    <w:rsid w:val="009614FB"/>
    <w:rsid w:val="009617BE"/>
    <w:rsid w:val="009618AE"/>
    <w:rsid w:val="009620BA"/>
    <w:rsid w:val="00962676"/>
    <w:rsid w:val="00962C1A"/>
    <w:rsid w:val="00962C43"/>
    <w:rsid w:val="0096325C"/>
    <w:rsid w:val="009632B9"/>
    <w:rsid w:val="00963D08"/>
    <w:rsid w:val="009647BD"/>
    <w:rsid w:val="009647C7"/>
    <w:rsid w:val="009649CE"/>
    <w:rsid w:val="00964AA1"/>
    <w:rsid w:val="00965670"/>
    <w:rsid w:val="009657B3"/>
    <w:rsid w:val="00965CDF"/>
    <w:rsid w:val="00966001"/>
    <w:rsid w:val="0096740E"/>
    <w:rsid w:val="009674AE"/>
    <w:rsid w:val="009674EA"/>
    <w:rsid w:val="0096791D"/>
    <w:rsid w:val="00967BD7"/>
    <w:rsid w:val="0097037D"/>
    <w:rsid w:val="009706E1"/>
    <w:rsid w:val="00970E53"/>
    <w:rsid w:val="0097190F"/>
    <w:rsid w:val="00971BA7"/>
    <w:rsid w:val="009720BB"/>
    <w:rsid w:val="0097495F"/>
    <w:rsid w:val="00974DCD"/>
    <w:rsid w:val="00975270"/>
    <w:rsid w:val="00975CA4"/>
    <w:rsid w:val="00976139"/>
    <w:rsid w:val="009778E8"/>
    <w:rsid w:val="00977908"/>
    <w:rsid w:val="00977C82"/>
    <w:rsid w:val="009810B2"/>
    <w:rsid w:val="009818E6"/>
    <w:rsid w:val="00981F29"/>
    <w:rsid w:val="00982328"/>
    <w:rsid w:val="00983A05"/>
    <w:rsid w:val="00984A2F"/>
    <w:rsid w:val="00984B9E"/>
    <w:rsid w:val="00985289"/>
    <w:rsid w:val="00985C18"/>
    <w:rsid w:val="0098670C"/>
    <w:rsid w:val="00986870"/>
    <w:rsid w:val="009868DD"/>
    <w:rsid w:val="009870B8"/>
    <w:rsid w:val="00987AF3"/>
    <w:rsid w:val="00990FA5"/>
    <w:rsid w:val="0099106F"/>
    <w:rsid w:val="00991071"/>
    <w:rsid w:val="0099129B"/>
    <w:rsid w:val="009918A1"/>
    <w:rsid w:val="00991DB4"/>
    <w:rsid w:val="00992535"/>
    <w:rsid w:val="0099281E"/>
    <w:rsid w:val="0099383B"/>
    <w:rsid w:val="00993C11"/>
    <w:rsid w:val="00994C62"/>
    <w:rsid w:val="00994E60"/>
    <w:rsid w:val="00995070"/>
    <w:rsid w:val="009956ED"/>
    <w:rsid w:val="009963D1"/>
    <w:rsid w:val="00996706"/>
    <w:rsid w:val="009967FC"/>
    <w:rsid w:val="009969D4"/>
    <w:rsid w:val="00996A0C"/>
    <w:rsid w:val="00996AA2"/>
    <w:rsid w:val="00997229"/>
    <w:rsid w:val="009A00BF"/>
    <w:rsid w:val="009A0110"/>
    <w:rsid w:val="009A012E"/>
    <w:rsid w:val="009A1843"/>
    <w:rsid w:val="009A18D4"/>
    <w:rsid w:val="009A1D5B"/>
    <w:rsid w:val="009A1F25"/>
    <w:rsid w:val="009A2251"/>
    <w:rsid w:val="009A2879"/>
    <w:rsid w:val="009A2A51"/>
    <w:rsid w:val="009A2AE1"/>
    <w:rsid w:val="009A2E9C"/>
    <w:rsid w:val="009A30E5"/>
    <w:rsid w:val="009A4A34"/>
    <w:rsid w:val="009A4AA1"/>
    <w:rsid w:val="009A52B9"/>
    <w:rsid w:val="009A5DCE"/>
    <w:rsid w:val="009A6910"/>
    <w:rsid w:val="009B182C"/>
    <w:rsid w:val="009B1CCF"/>
    <w:rsid w:val="009B1F54"/>
    <w:rsid w:val="009B1FA8"/>
    <w:rsid w:val="009B29D9"/>
    <w:rsid w:val="009B2D56"/>
    <w:rsid w:val="009B3287"/>
    <w:rsid w:val="009B345A"/>
    <w:rsid w:val="009B38A3"/>
    <w:rsid w:val="009B3BA9"/>
    <w:rsid w:val="009B3FD7"/>
    <w:rsid w:val="009B43D3"/>
    <w:rsid w:val="009B5665"/>
    <w:rsid w:val="009B5B63"/>
    <w:rsid w:val="009B68AC"/>
    <w:rsid w:val="009B6A1D"/>
    <w:rsid w:val="009B7B29"/>
    <w:rsid w:val="009C04B9"/>
    <w:rsid w:val="009C07A4"/>
    <w:rsid w:val="009C0C2B"/>
    <w:rsid w:val="009C126D"/>
    <w:rsid w:val="009C22FE"/>
    <w:rsid w:val="009C2E2E"/>
    <w:rsid w:val="009C3FEE"/>
    <w:rsid w:val="009C4077"/>
    <w:rsid w:val="009C4C4B"/>
    <w:rsid w:val="009C52E3"/>
    <w:rsid w:val="009C5EDF"/>
    <w:rsid w:val="009C64C3"/>
    <w:rsid w:val="009C72E5"/>
    <w:rsid w:val="009C7523"/>
    <w:rsid w:val="009C7787"/>
    <w:rsid w:val="009C79D6"/>
    <w:rsid w:val="009C7C42"/>
    <w:rsid w:val="009C7D1D"/>
    <w:rsid w:val="009C7D44"/>
    <w:rsid w:val="009D0058"/>
    <w:rsid w:val="009D020E"/>
    <w:rsid w:val="009D0421"/>
    <w:rsid w:val="009D05C2"/>
    <w:rsid w:val="009D08F0"/>
    <w:rsid w:val="009D1789"/>
    <w:rsid w:val="009D1C18"/>
    <w:rsid w:val="009D20DD"/>
    <w:rsid w:val="009D263C"/>
    <w:rsid w:val="009D2BC7"/>
    <w:rsid w:val="009D2DEE"/>
    <w:rsid w:val="009D3296"/>
    <w:rsid w:val="009D3BC4"/>
    <w:rsid w:val="009D3BDA"/>
    <w:rsid w:val="009D447D"/>
    <w:rsid w:val="009D456D"/>
    <w:rsid w:val="009D48CA"/>
    <w:rsid w:val="009D49E1"/>
    <w:rsid w:val="009D5771"/>
    <w:rsid w:val="009D5C0F"/>
    <w:rsid w:val="009D5D69"/>
    <w:rsid w:val="009D5DA1"/>
    <w:rsid w:val="009D705D"/>
    <w:rsid w:val="009D7746"/>
    <w:rsid w:val="009D77DA"/>
    <w:rsid w:val="009D7B12"/>
    <w:rsid w:val="009D7CB0"/>
    <w:rsid w:val="009D7F44"/>
    <w:rsid w:val="009E01DE"/>
    <w:rsid w:val="009E0B24"/>
    <w:rsid w:val="009E1333"/>
    <w:rsid w:val="009E14F0"/>
    <w:rsid w:val="009E1809"/>
    <w:rsid w:val="009E1AB2"/>
    <w:rsid w:val="009E1B57"/>
    <w:rsid w:val="009E1F53"/>
    <w:rsid w:val="009E2875"/>
    <w:rsid w:val="009E2D34"/>
    <w:rsid w:val="009E2E89"/>
    <w:rsid w:val="009E36D6"/>
    <w:rsid w:val="009E4B47"/>
    <w:rsid w:val="009E544C"/>
    <w:rsid w:val="009E62EB"/>
    <w:rsid w:val="009E6661"/>
    <w:rsid w:val="009E67A2"/>
    <w:rsid w:val="009E7549"/>
    <w:rsid w:val="009E7809"/>
    <w:rsid w:val="009F05F4"/>
    <w:rsid w:val="009F0F28"/>
    <w:rsid w:val="009F1608"/>
    <w:rsid w:val="009F1737"/>
    <w:rsid w:val="009F1C87"/>
    <w:rsid w:val="009F2441"/>
    <w:rsid w:val="009F3589"/>
    <w:rsid w:val="009F370B"/>
    <w:rsid w:val="009F40C9"/>
    <w:rsid w:val="009F41BD"/>
    <w:rsid w:val="009F41F8"/>
    <w:rsid w:val="009F4AA4"/>
    <w:rsid w:val="009F53B5"/>
    <w:rsid w:val="009F6B41"/>
    <w:rsid w:val="009F758C"/>
    <w:rsid w:val="009F764E"/>
    <w:rsid w:val="009F7E0E"/>
    <w:rsid w:val="00A0006C"/>
    <w:rsid w:val="00A02616"/>
    <w:rsid w:val="00A02813"/>
    <w:rsid w:val="00A02F6F"/>
    <w:rsid w:val="00A03C90"/>
    <w:rsid w:val="00A04192"/>
    <w:rsid w:val="00A0423B"/>
    <w:rsid w:val="00A04953"/>
    <w:rsid w:val="00A049EB"/>
    <w:rsid w:val="00A04D6F"/>
    <w:rsid w:val="00A04EC5"/>
    <w:rsid w:val="00A04EC9"/>
    <w:rsid w:val="00A04FFE"/>
    <w:rsid w:val="00A0509C"/>
    <w:rsid w:val="00A05259"/>
    <w:rsid w:val="00A05891"/>
    <w:rsid w:val="00A05B66"/>
    <w:rsid w:val="00A062DB"/>
    <w:rsid w:val="00A07313"/>
    <w:rsid w:val="00A07FA4"/>
    <w:rsid w:val="00A106E0"/>
    <w:rsid w:val="00A10C1D"/>
    <w:rsid w:val="00A10CAF"/>
    <w:rsid w:val="00A11616"/>
    <w:rsid w:val="00A12027"/>
    <w:rsid w:val="00A125A5"/>
    <w:rsid w:val="00A1392B"/>
    <w:rsid w:val="00A139CA"/>
    <w:rsid w:val="00A13A6F"/>
    <w:rsid w:val="00A14519"/>
    <w:rsid w:val="00A145F9"/>
    <w:rsid w:val="00A1469D"/>
    <w:rsid w:val="00A14790"/>
    <w:rsid w:val="00A14ED8"/>
    <w:rsid w:val="00A16C8E"/>
    <w:rsid w:val="00A17D22"/>
    <w:rsid w:val="00A211BF"/>
    <w:rsid w:val="00A21206"/>
    <w:rsid w:val="00A21784"/>
    <w:rsid w:val="00A21938"/>
    <w:rsid w:val="00A22120"/>
    <w:rsid w:val="00A2461B"/>
    <w:rsid w:val="00A24701"/>
    <w:rsid w:val="00A24709"/>
    <w:rsid w:val="00A2650B"/>
    <w:rsid w:val="00A27202"/>
    <w:rsid w:val="00A27879"/>
    <w:rsid w:val="00A306EF"/>
    <w:rsid w:val="00A30CDC"/>
    <w:rsid w:val="00A30D07"/>
    <w:rsid w:val="00A30D7D"/>
    <w:rsid w:val="00A31858"/>
    <w:rsid w:val="00A32A4F"/>
    <w:rsid w:val="00A32ECB"/>
    <w:rsid w:val="00A3322A"/>
    <w:rsid w:val="00A33E75"/>
    <w:rsid w:val="00A3492D"/>
    <w:rsid w:val="00A35E71"/>
    <w:rsid w:val="00A3605B"/>
    <w:rsid w:val="00A36303"/>
    <w:rsid w:val="00A365DB"/>
    <w:rsid w:val="00A37207"/>
    <w:rsid w:val="00A3771F"/>
    <w:rsid w:val="00A40D70"/>
    <w:rsid w:val="00A414DA"/>
    <w:rsid w:val="00A42589"/>
    <w:rsid w:val="00A43220"/>
    <w:rsid w:val="00A43526"/>
    <w:rsid w:val="00A4355E"/>
    <w:rsid w:val="00A43723"/>
    <w:rsid w:val="00A43821"/>
    <w:rsid w:val="00A44219"/>
    <w:rsid w:val="00A4522E"/>
    <w:rsid w:val="00A45264"/>
    <w:rsid w:val="00A4642C"/>
    <w:rsid w:val="00A464D4"/>
    <w:rsid w:val="00A464FF"/>
    <w:rsid w:val="00A4688B"/>
    <w:rsid w:val="00A47DDE"/>
    <w:rsid w:val="00A50206"/>
    <w:rsid w:val="00A508DC"/>
    <w:rsid w:val="00A50D3D"/>
    <w:rsid w:val="00A517F7"/>
    <w:rsid w:val="00A5195C"/>
    <w:rsid w:val="00A52ADE"/>
    <w:rsid w:val="00A53349"/>
    <w:rsid w:val="00A541A8"/>
    <w:rsid w:val="00A54395"/>
    <w:rsid w:val="00A55339"/>
    <w:rsid w:val="00A5619C"/>
    <w:rsid w:val="00A56FA4"/>
    <w:rsid w:val="00A57032"/>
    <w:rsid w:val="00A57197"/>
    <w:rsid w:val="00A57561"/>
    <w:rsid w:val="00A575AB"/>
    <w:rsid w:val="00A577B2"/>
    <w:rsid w:val="00A57D53"/>
    <w:rsid w:val="00A60037"/>
    <w:rsid w:val="00A60423"/>
    <w:rsid w:val="00A60511"/>
    <w:rsid w:val="00A61348"/>
    <w:rsid w:val="00A61CE8"/>
    <w:rsid w:val="00A631BD"/>
    <w:rsid w:val="00A63619"/>
    <w:rsid w:val="00A64B51"/>
    <w:rsid w:val="00A65192"/>
    <w:rsid w:val="00A66941"/>
    <w:rsid w:val="00A66A59"/>
    <w:rsid w:val="00A6728D"/>
    <w:rsid w:val="00A67677"/>
    <w:rsid w:val="00A67695"/>
    <w:rsid w:val="00A67A5B"/>
    <w:rsid w:val="00A67EAA"/>
    <w:rsid w:val="00A67EBD"/>
    <w:rsid w:val="00A702A5"/>
    <w:rsid w:val="00A7066C"/>
    <w:rsid w:val="00A707A0"/>
    <w:rsid w:val="00A708F1"/>
    <w:rsid w:val="00A71724"/>
    <w:rsid w:val="00A7183E"/>
    <w:rsid w:val="00A71D6D"/>
    <w:rsid w:val="00A72D7D"/>
    <w:rsid w:val="00A73339"/>
    <w:rsid w:val="00A7392A"/>
    <w:rsid w:val="00A73BD5"/>
    <w:rsid w:val="00A73FD5"/>
    <w:rsid w:val="00A740F2"/>
    <w:rsid w:val="00A745B6"/>
    <w:rsid w:val="00A7497F"/>
    <w:rsid w:val="00A74F87"/>
    <w:rsid w:val="00A75012"/>
    <w:rsid w:val="00A76817"/>
    <w:rsid w:val="00A76C76"/>
    <w:rsid w:val="00A76FC9"/>
    <w:rsid w:val="00A77F2B"/>
    <w:rsid w:val="00A800BA"/>
    <w:rsid w:val="00A81B6E"/>
    <w:rsid w:val="00A81FCC"/>
    <w:rsid w:val="00A8209A"/>
    <w:rsid w:val="00A82B9B"/>
    <w:rsid w:val="00A833AE"/>
    <w:rsid w:val="00A84655"/>
    <w:rsid w:val="00A84783"/>
    <w:rsid w:val="00A8486A"/>
    <w:rsid w:val="00A84B39"/>
    <w:rsid w:val="00A8520F"/>
    <w:rsid w:val="00A85B18"/>
    <w:rsid w:val="00A86502"/>
    <w:rsid w:val="00A86A0C"/>
    <w:rsid w:val="00A86D01"/>
    <w:rsid w:val="00A86D93"/>
    <w:rsid w:val="00A86EFB"/>
    <w:rsid w:val="00A87041"/>
    <w:rsid w:val="00A871B6"/>
    <w:rsid w:val="00A87720"/>
    <w:rsid w:val="00A877FE"/>
    <w:rsid w:val="00A8783A"/>
    <w:rsid w:val="00A87C5A"/>
    <w:rsid w:val="00A901A2"/>
    <w:rsid w:val="00A90D77"/>
    <w:rsid w:val="00A9181D"/>
    <w:rsid w:val="00A9196E"/>
    <w:rsid w:val="00A920CF"/>
    <w:rsid w:val="00A92354"/>
    <w:rsid w:val="00A92BD3"/>
    <w:rsid w:val="00A92FB7"/>
    <w:rsid w:val="00A93280"/>
    <w:rsid w:val="00A9455B"/>
    <w:rsid w:val="00A94722"/>
    <w:rsid w:val="00A949CB"/>
    <w:rsid w:val="00A94D41"/>
    <w:rsid w:val="00A955B8"/>
    <w:rsid w:val="00A96C91"/>
    <w:rsid w:val="00A97BE2"/>
    <w:rsid w:val="00AA0155"/>
    <w:rsid w:val="00AA0518"/>
    <w:rsid w:val="00AA066A"/>
    <w:rsid w:val="00AA0BFF"/>
    <w:rsid w:val="00AA1164"/>
    <w:rsid w:val="00AA2496"/>
    <w:rsid w:val="00AA2B23"/>
    <w:rsid w:val="00AA2DA9"/>
    <w:rsid w:val="00AA50B3"/>
    <w:rsid w:val="00AA62D1"/>
    <w:rsid w:val="00AA6815"/>
    <w:rsid w:val="00AA799F"/>
    <w:rsid w:val="00AA7CF1"/>
    <w:rsid w:val="00AB017C"/>
    <w:rsid w:val="00AB0A61"/>
    <w:rsid w:val="00AB0E60"/>
    <w:rsid w:val="00AB17FD"/>
    <w:rsid w:val="00AB196F"/>
    <w:rsid w:val="00AB1E2C"/>
    <w:rsid w:val="00AB3A32"/>
    <w:rsid w:val="00AB41D8"/>
    <w:rsid w:val="00AB4EE5"/>
    <w:rsid w:val="00AB54FA"/>
    <w:rsid w:val="00AB685B"/>
    <w:rsid w:val="00AB6C21"/>
    <w:rsid w:val="00AB787B"/>
    <w:rsid w:val="00AB79E8"/>
    <w:rsid w:val="00AB7E2A"/>
    <w:rsid w:val="00AC0201"/>
    <w:rsid w:val="00AC108F"/>
    <w:rsid w:val="00AC11A6"/>
    <w:rsid w:val="00AC12EC"/>
    <w:rsid w:val="00AC1578"/>
    <w:rsid w:val="00AC2083"/>
    <w:rsid w:val="00AC2CDB"/>
    <w:rsid w:val="00AC2D70"/>
    <w:rsid w:val="00AC4869"/>
    <w:rsid w:val="00AC4F2D"/>
    <w:rsid w:val="00AC5AFC"/>
    <w:rsid w:val="00AC6151"/>
    <w:rsid w:val="00AC62EC"/>
    <w:rsid w:val="00AC6A30"/>
    <w:rsid w:val="00AC6A74"/>
    <w:rsid w:val="00AC7AC2"/>
    <w:rsid w:val="00AD1A2D"/>
    <w:rsid w:val="00AD1A89"/>
    <w:rsid w:val="00AD2091"/>
    <w:rsid w:val="00AD24B7"/>
    <w:rsid w:val="00AD2BE5"/>
    <w:rsid w:val="00AD356F"/>
    <w:rsid w:val="00AD3D73"/>
    <w:rsid w:val="00AD3D94"/>
    <w:rsid w:val="00AD41AD"/>
    <w:rsid w:val="00AD41BD"/>
    <w:rsid w:val="00AD4524"/>
    <w:rsid w:val="00AD480B"/>
    <w:rsid w:val="00AD4D16"/>
    <w:rsid w:val="00AD586C"/>
    <w:rsid w:val="00AD6112"/>
    <w:rsid w:val="00AD6367"/>
    <w:rsid w:val="00AD69DD"/>
    <w:rsid w:val="00AD6D3C"/>
    <w:rsid w:val="00AD7B6B"/>
    <w:rsid w:val="00AD7CC3"/>
    <w:rsid w:val="00AD7F71"/>
    <w:rsid w:val="00AD7FC5"/>
    <w:rsid w:val="00AE03DC"/>
    <w:rsid w:val="00AE1406"/>
    <w:rsid w:val="00AE1756"/>
    <w:rsid w:val="00AE18ED"/>
    <w:rsid w:val="00AE1A66"/>
    <w:rsid w:val="00AE2349"/>
    <w:rsid w:val="00AE27A0"/>
    <w:rsid w:val="00AE2815"/>
    <w:rsid w:val="00AE2AAE"/>
    <w:rsid w:val="00AE2FE1"/>
    <w:rsid w:val="00AE3385"/>
    <w:rsid w:val="00AE38A0"/>
    <w:rsid w:val="00AE38E2"/>
    <w:rsid w:val="00AE3F75"/>
    <w:rsid w:val="00AE4D0A"/>
    <w:rsid w:val="00AE5762"/>
    <w:rsid w:val="00AE59C6"/>
    <w:rsid w:val="00AE6385"/>
    <w:rsid w:val="00AE70FE"/>
    <w:rsid w:val="00AE73FD"/>
    <w:rsid w:val="00AE78EA"/>
    <w:rsid w:val="00AF0510"/>
    <w:rsid w:val="00AF0659"/>
    <w:rsid w:val="00AF0F5F"/>
    <w:rsid w:val="00AF1E10"/>
    <w:rsid w:val="00AF1F55"/>
    <w:rsid w:val="00AF3925"/>
    <w:rsid w:val="00AF4286"/>
    <w:rsid w:val="00AF46A3"/>
    <w:rsid w:val="00AF4EBD"/>
    <w:rsid w:val="00AF4F6D"/>
    <w:rsid w:val="00AF5081"/>
    <w:rsid w:val="00AF510D"/>
    <w:rsid w:val="00AF5706"/>
    <w:rsid w:val="00AF61DC"/>
    <w:rsid w:val="00AF6439"/>
    <w:rsid w:val="00AF6AB0"/>
    <w:rsid w:val="00AF6EA6"/>
    <w:rsid w:val="00AF729A"/>
    <w:rsid w:val="00AF74F6"/>
    <w:rsid w:val="00AF76A0"/>
    <w:rsid w:val="00AF7A19"/>
    <w:rsid w:val="00AF7E52"/>
    <w:rsid w:val="00B0084B"/>
    <w:rsid w:val="00B00961"/>
    <w:rsid w:val="00B0108F"/>
    <w:rsid w:val="00B013CD"/>
    <w:rsid w:val="00B030F8"/>
    <w:rsid w:val="00B03463"/>
    <w:rsid w:val="00B03A3C"/>
    <w:rsid w:val="00B03CFA"/>
    <w:rsid w:val="00B04400"/>
    <w:rsid w:val="00B04B8E"/>
    <w:rsid w:val="00B053E3"/>
    <w:rsid w:val="00B056AD"/>
    <w:rsid w:val="00B05C12"/>
    <w:rsid w:val="00B06125"/>
    <w:rsid w:val="00B06A13"/>
    <w:rsid w:val="00B071E0"/>
    <w:rsid w:val="00B07225"/>
    <w:rsid w:val="00B101F0"/>
    <w:rsid w:val="00B10467"/>
    <w:rsid w:val="00B1089B"/>
    <w:rsid w:val="00B11170"/>
    <w:rsid w:val="00B115B1"/>
    <w:rsid w:val="00B12F24"/>
    <w:rsid w:val="00B145ED"/>
    <w:rsid w:val="00B149CD"/>
    <w:rsid w:val="00B14A3D"/>
    <w:rsid w:val="00B14DA0"/>
    <w:rsid w:val="00B15E6E"/>
    <w:rsid w:val="00B160AA"/>
    <w:rsid w:val="00B200C6"/>
    <w:rsid w:val="00B2045D"/>
    <w:rsid w:val="00B20D5C"/>
    <w:rsid w:val="00B21223"/>
    <w:rsid w:val="00B2149C"/>
    <w:rsid w:val="00B21732"/>
    <w:rsid w:val="00B21A3F"/>
    <w:rsid w:val="00B22BC6"/>
    <w:rsid w:val="00B22F94"/>
    <w:rsid w:val="00B23002"/>
    <w:rsid w:val="00B2317B"/>
    <w:rsid w:val="00B237A4"/>
    <w:rsid w:val="00B23DFC"/>
    <w:rsid w:val="00B23E2D"/>
    <w:rsid w:val="00B2469F"/>
    <w:rsid w:val="00B247A9"/>
    <w:rsid w:val="00B247C6"/>
    <w:rsid w:val="00B2522F"/>
    <w:rsid w:val="00B25EB0"/>
    <w:rsid w:val="00B261F4"/>
    <w:rsid w:val="00B2642C"/>
    <w:rsid w:val="00B26F00"/>
    <w:rsid w:val="00B27057"/>
    <w:rsid w:val="00B2719E"/>
    <w:rsid w:val="00B273CD"/>
    <w:rsid w:val="00B27474"/>
    <w:rsid w:val="00B27540"/>
    <w:rsid w:val="00B2764B"/>
    <w:rsid w:val="00B279EE"/>
    <w:rsid w:val="00B27C11"/>
    <w:rsid w:val="00B30B7F"/>
    <w:rsid w:val="00B320C1"/>
    <w:rsid w:val="00B32916"/>
    <w:rsid w:val="00B337B3"/>
    <w:rsid w:val="00B33967"/>
    <w:rsid w:val="00B33CCB"/>
    <w:rsid w:val="00B34769"/>
    <w:rsid w:val="00B35286"/>
    <w:rsid w:val="00B363EF"/>
    <w:rsid w:val="00B36FF9"/>
    <w:rsid w:val="00B37233"/>
    <w:rsid w:val="00B3771E"/>
    <w:rsid w:val="00B37B10"/>
    <w:rsid w:val="00B4071E"/>
    <w:rsid w:val="00B411F4"/>
    <w:rsid w:val="00B41981"/>
    <w:rsid w:val="00B421D1"/>
    <w:rsid w:val="00B4297D"/>
    <w:rsid w:val="00B434E0"/>
    <w:rsid w:val="00B43552"/>
    <w:rsid w:val="00B44062"/>
    <w:rsid w:val="00B44F00"/>
    <w:rsid w:val="00B45ABB"/>
    <w:rsid w:val="00B45E46"/>
    <w:rsid w:val="00B46903"/>
    <w:rsid w:val="00B4691F"/>
    <w:rsid w:val="00B4696E"/>
    <w:rsid w:val="00B46AC1"/>
    <w:rsid w:val="00B46CFA"/>
    <w:rsid w:val="00B46F1C"/>
    <w:rsid w:val="00B46F22"/>
    <w:rsid w:val="00B4705E"/>
    <w:rsid w:val="00B4721E"/>
    <w:rsid w:val="00B4739E"/>
    <w:rsid w:val="00B47FCE"/>
    <w:rsid w:val="00B5002B"/>
    <w:rsid w:val="00B505D9"/>
    <w:rsid w:val="00B51396"/>
    <w:rsid w:val="00B51EF0"/>
    <w:rsid w:val="00B52472"/>
    <w:rsid w:val="00B52FCE"/>
    <w:rsid w:val="00B541C9"/>
    <w:rsid w:val="00B54205"/>
    <w:rsid w:val="00B54919"/>
    <w:rsid w:val="00B54C48"/>
    <w:rsid w:val="00B553FA"/>
    <w:rsid w:val="00B55774"/>
    <w:rsid w:val="00B55D9F"/>
    <w:rsid w:val="00B55E9A"/>
    <w:rsid w:val="00B56285"/>
    <w:rsid w:val="00B57210"/>
    <w:rsid w:val="00B5756B"/>
    <w:rsid w:val="00B576D8"/>
    <w:rsid w:val="00B6050B"/>
    <w:rsid w:val="00B60A2A"/>
    <w:rsid w:val="00B60B55"/>
    <w:rsid w:val="00B61012"/>
    <w:rsid w:val="00B61031"/>
    <w:rsid w:val="00B61BE6"/>
    <w:rsid w:val="00B61C31"/>
    <w:rsid w:val="00B62084"/>
    <w:rsid w:val="00B62117"/>
    <w:rsid w:val="00B62747"/>
    <w:rsid w:val="00B628D1"/>
    <w:rsid w:val="00B62AA5"/>
    <w:rsid w:val="00B62B4D"/>
    <w:rsid w:val="00B62E33"/>
    <w:rsid w:val="00B63170"/>
    <w:rsid w:val="00B63316"/>
    <w:rsid w:val="00B63469"/>
    <w:rsid w:val="00B636C1"/>
    <w:rsid w:val="00B65003"/>
    <w:rsid w:val="00B65E0D"/>
    <w:rsid w:val="00B65FDE"/>
    <w:rsid w:val="00B66529"/>
    <w:rsid w:val="00B66AAB"/>
    <w:rsid w:val="00B66C76"/>
    <w:rsid w:val="00B7099F"/>
    <w:rsid w:val="00B70BF2"/>
    <w:rsid w:val="00B7100B"/>
    <w:rsid w:val="00B71772"/>
    <w:rsid w:val="00B71A11"/>
    <w:rsid w:val="00B73596"/>
    <w:rsid w:val="00B73A19"/>
    <w:rsid w:val="00B73C88"/>
    <w:rsid w:val="00B74939"/>
    <w:rsid w:val="00B75667"/>
    <w:rsid w:val="00B75DD2"/>
    <w:rsid w:val="00B75E81"/>
    <w:rsid w:val="00B7625B"/>
    <w:rsid w:val="00B77240"/>
    <w:rsid w:val="00B81360"/>
    <w:rsid w:val="00B815EA"/>
    <w:rsid w:val="00B8253F"/>
    <w:rsid w:val="00B834D7"/>
    <w:rsid w:val="00B835C5"/>
    <w:rsid w:val="00B835F2"/>
    <w:rsid w:val="00B846B4"/>
    <w:rsid w:val="00B84C16"/>
    <w:rsid w:val="00B853C2"/>
    <w:rsid w:val="00B85527"/>
    <w:rsid w:val="00B85F99"/>
    <w:rsid w:val="00B86EC5"/>
    <w:rsid w:val="00B871AB"/>
    <w:rsid w:val="00B879BE"/>
    <w:rsid w:val="00B90872"/>
    <w:rsid w:val="00B90EB3"/>
    <w:rsid w:val="00B92740"/>
    <w:rsid w:val="00B92F28"/>
    <w:rsid w:val="00B934A6"/>
    <w:rsid w:val="00B93AD1"/>
    <w:rsid w:val="00B93BAA"/>
    <w:rsid w:val="00B93FB0"/>
    <w:rsid w:val="00B94A99"/>
    <w:rsid w:val="00B94BF6"/>
    <w:rsid w:val="00B973DE"/>
    <w:rsid w:val="00B9790C"/>
    <w:rsid w:val="00B97E08"/>
    <w:rsid w:val="00BA0587"/>
    <w:rsid w:val="00BA0836"/>
    <w:rsid w:val="00BA0AA6"/>
    <w:rsid w:val="00BA0CC3"/>
    <w:rsid w:val="00BA1E6D"/>
    <w:rsid w:val="00BA1FF1"/>
    <w:rsid w:val="00BA202A"/>
    <w:rsid w:val="00BA2607"/>
    <w:rsid w:val="00BA2794"/>
    <w:rsid w:val="00BA2D72"/>
    <w:rsid w:val="00BA2F35"/>
    <w:rsid w:val="00BA34A3"/>
    <w:rsid w:val="00BA3780"/>
    <w:rsid w:val="00BA4025"/>
    <w:rsid w:val="00BA45E1"/>
    <w:rsid w:val="00BA4658"/>
    <w:rsid w:val="00BA4661"/>
    <w:rsid w:val="00BA5B41"/>
    <w:rsid w:val="00BA6322"/>
    <w:rsid w:val="00BA6854"/>
    <w:rsid w:val="00BA6A00"/>
    <w:rsid w:val="00BA6DD5"/>
    <w:rsid w:val="00BA7218"/>
    <w:rsid w:val="00BA74AC"/>
    <w:rsid w:val="00BB0605"/>
    <w:rsid w:val="00BB197C"/>
    <w:rsid w:val="00BB1D78"/>
    <w:rsid w:val="00BB1E1D"/>
    <w:rsid w:val="00BB21CC"/>
    <w:rsid w:val="00BB25F7"/>
    <w:rsid w:val="00BB2D49"/>
    <w:rsid w:val="00BB3066"/>
    <w:rsid w:val="00BB3339"/>
    <w:rsid w:val="00BB3448"/>
    <w:rsid w:val="00BB3C9B"/>
    <w:rsid w:val="00BB41EB"/>
    <w:rsid w:val="00BB67BC"/>
    <w:rsid w:val="00BB75AF"/>
    <w:rsid w:val="00BC14E3"/>
    <w:rsid w:val="00BC175D"/>
    <w:rsid w:val="00BC1C98"/>
    <w:rsid w:val="00BC1CB3"/>
    <w:rsid w:val="00BC2E28"/>
    <w:rsid w:val="00BC31C1"/>
    <w:rsid w:val="00BC3C41"/>
    <w:rsid w:val="00BC44A1"/>
    <w:rsid w:val="00BC488B"/>
    <w:rsid w:val="00BC5483"/>
    <w:rsid w:val="00BC5891"/>
    <w:rsid w:val="00BC5F9F"/>
    <w:rsid w:val="00BC6428"/>
    <w:rsid w:val="00BC6D7F"/>
    <w:rsid w:val="00BC78AC"/>
    <w:rsid w:val="00BC7BE3"/>
    <w:rsid w:val="00BC7CA9"/>
    <w:rsid w:val="00BC7F84"/>
    <w:rsid w:val="00BD04C5"/>
    <w:rsid w:val="00BD06CF"/>
    <w:rsid w:val="00BD06D7"/>
    <w:rsid w:val="00BD076E"/>
    <w:rsid w:val="00BD0987"/>
    <w:rsid w:val="00BD0F85"/>
    <w:rsid w:val="00BD12C9"/>
    <w:rsid w:val="00BD1633"/>
    <w:rsid w:val="00BD2157"/>
    <w:rsid w:val="00BD2DE1"/>
    <w:rsid w:val="00BD2E9C"/>
    <w:rsid w:val="00BD2F60"/>
    <w:rsid w:val="00BD41C1"/>
    <w:rsid w:val="00BD42E8"/>
    <w:rsid w:val="00BD60B2"/>
    <w:rsid w:val="00BD60FC"/>
    <w:rsid w:val="00BD6100"/>
    <w:rsid w:val="00BD7BC4"/>
    <w:rsid w:val="00BE0522"/>
    <w:rsid w:val="00BE0855"/>
    <w:rsid w:val="00BE0BB5"/>
    <w:rsid w:val="00BE0C85"/>
    <w:rsid w:val="00BE1474"/>
    <w:rsid w:val="00BE2219"/>
    <w:rsid w:val="00BE2293"/>
    <w:rsid w:val="00BE31EF"/>
    <w:rsid w:val="00BE3F29"/>
    <w:rsid w:val="00BE40DE"/>
    <w:rsid w:val="00BE4239"/>
    <w:rsid w:val="00BE4E49"/>
    <w:rsid w:val="00BE66F7"/>
    <w:rsid w:val="00BE67FE"/>
    <w:rsid w:val="00BE6CFB"/>
    <w:rsid w:val="00BE77C2"/>
    <w:rsid w:val="00BF053A"/>
    <w:rsid w:val="00BF0B56"/>
    <w:rsid w:val="00BF1276"/>
    <w:rsid w:val="00BF1F52"/>
    <w:rsid w:val="00BF245C"/>
    <w:rsid w:val="00BF263A"/>
    <w:rsid w:val="00BF2A3A"/>
    <w:rsid w:val="00BF2F31"/>
    <w:rsid w:val="00BF3318"/>
    <w:rsid w:val="00BF4655"/>
    <w:rsid w:val="00BF4D9A"/>
    <w:rsid w:val="00BF5110"/>
    <w:rsid w:val="00BF6614"/>
    <w:rsid w:val="00BF6650"/>
    <w:rsid w:val="00BF6F6F"/>
    <w:rsid w:val="00BF7C26"/>
    <w:rsid w:val="00C00240"/>
    <w:rsid w:val="00C00F6F"/>
    <w:rsid w:val="00C013B5"/>
    <w:rsid w:val="00C014AA"/>
    <w:rsid w:val="00C016D5"/>
    <w:rsid w:val="00C016EB"/>
    <w:rsid w:val="00C01C93"/>
    <w:rsid w:val="00C021BD"/>
    <w:rsid w:val="00C02BFC"/>
    <w:rsid w:val="00C02F4F"/>
    <w:rsid w:val="00C0364E"/>
    <w:rsid w:val="00C03C3A"/>
    <w:rsid w:val="00C047D7"/>
    <w:rsid w:val="00C04B01"/>
    <w:rsid w:val="00C04CE1"/>
    <w:rsid w:val="00C04F48"/>
    <w:rsid w:val="00C05382"/>
    <w:rsid w:val="00C0661C"/>
    <w:rsid w:val="00C10441"/>
    <w:rsid w:val="00C10483"/>
    <w:rsid w:val="00C10917"/>
    <w:rsid w:val="00C11975"/>
    <w:rsid w:val="00C13F0D"/>
    <w:rsid w:val="00C13F46"/>
    <w:rsid w:val="00C14EBF"/>
    <w:rsid w:val="00C15157"/>
    <w:rsid w:val="00C1544C"/>
    <w:rsid w:val="00C1613A"/>
    <w:rsid w:val="00C1683C"/>
    <w:rsid w:val="00C16F58"/>
    <w:rsid w:val="00C201F4"/>
    <w:rsid w:val="00C202A4"/>
    <w:rsid w:val="00C20CFA"/>
    <w:rsid w:val="00C213E9"/>
    <w:rsid w:val="00C219A7"/>
    <w:rsid w:val="00C219B4"/>
    <w:rsid w:val="00C21AB2"/>
    <w:rsid w:val="00C21BE0"/>
    <w:rsid w:val="00C21E16"/>
    <w:rsid w:val="00C224E3"/>
    <w:rsid w:val="00C22868"/>
    <w:rsid w:val="00C22CAE"/>
    <w:rsid w:val="00C22E98"/>
    <w:rsid w:val="00C230EF"/>
    <w:rsid w:val="00C2332F"/>
    <w:rsid w:val="00C24A8A"/>
    <w:rsid w:val="00C25320"/>
    <w:rsid w:val="00C2615C"/>
    <w:rsid w:val="00C261CA"/>
    <w:rsid w:val="00C26D35"/>
    <w:rsid w:val="00C270D4"/>
    <w:rsid w:val="00C27625"/>
    <w:rsid w:val="00C2766A"/>
    <w:rsid w:val="00C277FA"/>
    <w:rsid w:val="00C27DD3"/>
    <w:rsid w:val="00C30280"/>
    <w:rsid w:val="00C31023"/>
    <w:rsid w:val="00C313EF"/>
    <w:rsid w:val="00C31A60"/>
    <w:rsid w:val="00C33683"/>
    <w:rsid w:val="00C34675"/>
    <w:rsid w:val="00C34B10"/>
    <w:rsid w:val="00C34F1B"/>
    <w:rsid w:val="00C35C32"/>
    <w:rsid w:val="00C369E3"/>
    <w:rsid w:val="00C36CCF"/>
    <w:rsid w:val="00C37ACF"/>
    <w:rsid w:val="00C37B66"/>
    <w:rsid w:val="00C404DD"/>
    <w:rsid w:val="00C42298"/>
    <w:rsid w:val="00C42A6C"/>
    <w:rsid w:val="00C442AA"/>
    <w:rsid w:val="00C444EE"/>
    <w:rsid w:val="00C448EC"/>
    <w:rsid w:val="00C45302"/>
    <w:rsid w:val="00C4546D"/>
    <w:rsid w:val="00C45CE6"/>
    <w:rsid w:val="00C45E7F"/>
    <w:rsid w:val="00C4610B"/>
    <w:rsid w:val="00C4633C"/>
    <w:rsid w:val="00C46848"/>
    <w:rsid w:val="00C46AD1"/>
    <w:rsid w:val="00C47B0A"/>
    <w:rsid w:val="00C501D0"/>
    <w:rsid w:val="00C507DB"/>
    <w:rsid w:val="00C50B52"/>
    <w:rsid w:val="00C510C2"/>
    <w:rsid w:val="00C51271"/>
    <w:rsid w:val="00C51428"/>
    <w:rsid w:val="00C51544"/>
    <w:rsid w:val="00C51655"/>
    <w:rsid w:val="00C52AC9"/>
    <w:rsid w:val="00C52CC9"/>
    <w:rsid w:val="00C534E7"/>
    <w:rsid w:val="00C53BCB"/>
    <w:rsid w:val="00C542D8"/>
    <w:rsid w:val="00C54A23"/>
    <w:rsid w:val="00C562D3"/>
    <w:rsid w:val="00C57156"/>
    <w:rsid w:val="00C57719"/>
    <w:rsid w:val="00C57DC5"/>
    <w:rsid w:val="00C57F76"/>
    <w:rsid w:val="00C600E5"/>
    <w:rsid w:val="00C621EC"/>
    <w:rsid w:val="00C625BD"/>
    <w:rsid w:val="00C6303C"/>
    <w:rsid w:val="00C63A73"/>
    <w:rsid w:val="00C63C59"/>
    <w:rsid w:val="00C6429D"/>
    <w:rsid w:val="00C64828"/>
    <w:rsid w:val="00C64F4C"/>
    <w:rsid w:val="00C64F63"/>
    <w:rsid w:val="00C65A4A"/>
    <w:rsid w:val="00C65C46"/>
    <w:rsid w:val="00C65C89"/>
    <w:rsid w:val="00C6604A"/>
    <w:rsid w:val="00C664A4"/>
    <w:rsid w:val="00C669BE"/>
    <w:rsid w:val="00C66B3E"/>
    <w:rsid w:val="00C6756F"/>
    <w:rsid w:val="00C70640"/>
    <w:rsid w:val="00C70B3C"/>
    <w:rsid w:val="00C70F3D"/>
    <w:rsid w:val="00C719BC"/>
    <w:rsid w:val="00C71E4C"/>
    <w:rsid w:val="00C71E8A"/>
    <w:rsid w:val="00C720E6"/>
    <w:rsid w:val="00C728EA"/>
    <w:rsid w:val="00C736E6"/>
    <w:rsid w:val="00C73D16"/>
    <w:rsid w:val="00C74B20"/>
    <w:rsid w:val="00C74E31"/>
    <w:rsid w:val="00C74FEF"/>
    <w:rsid w:val="00C75134"/>
    <w:rsid w:val="00C7576E"/>
    <w:rsid w:val="00C7641C"/>
    <w:rsid w:val="00C7747C"/>
    <w:rsid w:val="00C77F62"/>
    <w:rsid w:val="00C80695"/>
    <w:rsid w:val="00C80A26"/>
    <w:rsid w:val="00C81159"/>
    <w:rsid w:val="00C81718"/>
    <w:rsid w:val="00C819A7"/>
    <w:rsid w:val="00C828B3"/>
    <w:rsid w:val="00C82DE2"/>
    <w:rsid w:val="00C83758"/>
    <w:rsid w:val="00C83EFE"/>
    <w:rsid w:val="00C847FD"/>
    <w:rsid w:val="00C8518F"/>
    <w:rsid w:val="00C8598A"/>
    <w:rsid w:val="00C85B62"/>
    <w:rsid w:val="00C86496"/>
    <w:rsid w:val="00C870EA"/>
    <w:rsid w:val="00C8796E"/>
    <w:rsid w:val="00C87BE6"/>
    <w:rsid w:val="00C87DEB"/>
    <w:rsid w:val="00C9042A"/>
    <w:rsid w:val="00C9055D"/>
    <w:rsid w:val="00C90A0E"/>
    <w:rsid w:val="00C90D8D"/>
    <w:rsid w:val="00C90EBD"/>
    <w:rsid w:val="00C92C33"/>
    <w:rsid w:val="00C9382A"/>
    <w:rsid w:val="00C93AAA"/>
    <w:rsid w:val="00C93AD4"/>
    <w:rsid w:val="00C9490F"/>
    <w:rsid w:val="00C949DF"/>
    <w:rsid w:val="00C94C6B"/>
    <w:rsid w:val="00C9589A"/>
    <w:rsid w:val="00C95F8A"/>
    <w:rsid w:val="00C961E4"/>
    <w:rsid w:val="00C962B0"/>
    <w:rsid w:val="00C96430"/>
    <w:rsid w:val="00C96471"/>
    <w:rsid w:val="00C967B5"/>
    <w:rsid w:val="00C9720A"/>
    <w:rsid w:val="00C97473"/>
    <w:rsid w:val="00C97581"/>
    <w:rsid w:val="00C97AF2"/>
    <w:rsid w:val="00CA07FF"/>
    <w:rsid w:val="00CA0A9E"/>
    <w:rsid w:val="00CA128F"/>
    <w:rsid w:val="00CA3DE5"/>
    <w:rsid w:val="00CA49A0"/>
    <w:rsid w:val="00CA4FC1"/>
    <w:rsid w:val="00CA50CB"/>
    <w:rsid w:val="00CA54C7"/>
    <w:rsid w:val="00CA741F"/>
    <w:rsid w:val="00CB0801"/>
    <w:rsid w:val="00CB143B"/>
    <w:rsid w:val="00CB18BC"/>
    <w:rsid w:val="00CB2A69"/>
    <w:rsid w:val="00CB3E01"/>
    <w:rsid w:val="00CB44BD"/>
    <w:rsid w:val="00CB4597"/>
    <w:rsid w:val="00CB5086"/>
    <w:rsid w:val="00CB540E"/>
    <w:rsid w:val="00CB5FED"/>
    <w:rsid w:val="00CB725A"/>
    <w:rsid w:val="00CB7542"/>
    <w:rsid w:val="00CB7567"/>
    <w:rsid w:val="00CB79AF"/>
    <w:rsid w:val="00CB79BF"/>
    <w:rsid w:val="00CB7CE8"/>
    <w:rsid w:val="00CB7EF8"/>
    <w:rsid w:val="00CB7FE6"/>
    <w:rsid w:val="00CC00A7"/>
    <w:rsid w:val="00CC0219"/>
    <w:rsid w:val="00CC04F7"/>
    <w:rsid w:val="00CC062F"/>
    <w:rsid w:val="00CC15DA"/>
    <w:rsid w:val="00CC1654"/>
    <w:rsid w:val="00CC1D0F"/>
    <w:rsid w:val="00CC2774"/>
    <w:rsid w:val="00CC2918"/>
    <w:rsid w:val="00CC3B2C"/>
    <w:rsid w:val="00CC4338"/>
    <w:rsid w:val="00CC57C4"/>
    <w:rsid w:val="00CC595B"/>
    <w:rsid w:val="00CC6498"/>
    <w:rsid w:val="00CC6E14"/>
    <w:rsid w:val="00CC7364"/>
    <w:rsid w:val="00CC7402"/>
    <w:rsid w:val="00CD0047"/>
    <w:rsid w:val="00CD0D2E"/>
    <w:rsid w:val="00CD1044"/>
    <w:rsid w:val="00CD1586"/>
    <w:rsid w:val="00CD1A52"/>
    <w:rsid w:val="00CD1B65"/>
    <w:rsid w:val="00CD1EE6"/>
    <w:rsid w:val="00CD24D0"/>
    <w:rsid w:val="00CD24E1"/>
    <w:rsid w:val="00CD2941"/>
    <w:rsid w:val="00CD2D05"/>
    <w:rsid w:val="00CD34AD"/>
    <w:rsid w:val="00CD39F1"/>
    <w:rsid w:val="00CD41BC"/>
    <w:rsid w:val="00CD5305"/>
    <w:rsid w:val="00CD5512"/>
    <w:rsid w:val="00CD55C4"/>
    <w:rsid w:val="00CD57CF"/>
    <w:rsid w:val="00CD5CB3"/>
    <w:rsid w:val="00CD5E4E"/>
    <w:rsid w:val="00CD67E0"/>
    <w:rsid w:val="00CD68A6"/>
    <w:rsid w:val="00CD690E"/>
    <w:rsid w:val="00CD7B2A"/>
    <w:rsid w:val="00CE04A5"/>
    <w:rsid w:val="00CE0688"/>
    <w:rsid w:val="00CE08A6"/>
    <w:rsid w:val="00CE1131"/>
    <w:rsid w:val="00CE1A9D"/>
    <w:rsid w:val="00CE25D8"/>
    <w:rsid w:val="00CE2EE4"/>
    <w:rsid w:val="00CE3DA0"/>
    <w:rsid w:val="00CE4EF3"/>
    <w:rsid w:val="00CE55AA"/>
    <w:rsid w:val="00CE6D6C"/>
    <w:rsid w:val="00CE72B2"/>
    <w:rsid w:val="00CE7A65"/>
    <w:rsid w:val="00CE7DE9"/>
    <w:rsid w:val="00CF01B9"/>
    <w:rsid w:val="00CF08B8"/>
    <w:rsid w:val="00CF0947"/>
    <w:rsid w:val="00CF0E4B"/>
    <w:rsid w:val="00CF1B09"/>
    <w:rsid w:val="00CF2A7A"/>
    <w:rsid w:val="00CF38C1"/>
    <w:rsid w:val="00CF3995"/>
    <w:rsid w:val="00CF3A02"/>
    <w:rsid w:val="00CF3F45"/>
    <w:rsid w:val="00CF42B2"/>
    <w:rsid w:val="00CF435B"/>
    <w:rsid w:val="00CF55DD"/>
    <w:rsid w:val="00CF6061"/>
    <w:rsid w:val="00CF682F"/>
    <w:rsid w:val="00CF6ED1"/>
    <w:rsid w:val="00CF6FBA"/>
    <w:rsid w:val="00CF703D"/>
    <w:rsid w:val="00D030EC"/>
    <w:rsid w:val="00D0331A"/>
    <w:rsid w:val="00D0352B"/>
    <w:rsid w:val="00D039C4"/>
    <w:rsid w:val="00D03B1F"/>
    <w:rsid w:val="00D03D84"/>
    <w:rsid w:val="00D04BAA"/>
    <w:rsid w:val="00D06D1E"/>
    <w:rsid w:val="00D07A69"/>
    <w:rsid w:val="00D103F7"/>
    <w:rsid w:val="00D10458"/>
    <w:rsid w:val="00D104A1"/>
    <w:rsid w:val="00D10F52"/>
    <w:rsid w:val="00D11C75"/>
    <w:rsid w:val="00D12237"/>
    <w:rsid w:val="00D12500"/>
    <w:rsid w:val="00D13868"/>
    <w:rsid w:val="00D146CC"/>
    <w:rsid w:val="00D14D5E"/>
    <w:rsid w:val="00D1762D"/>
    <w:rsid w:val="00D177E5"/>
    <w:rsid w:val="00D20FCA"/>
    <w:rsid w:val="00D21349"/>
    <w:rsid w:val="00D21A55"/>
    <w:rsid w:val="00D21DB3"/>
    <w:rsid w:val="00D2217B"/>
    <w:rsid w:val="00D22686"/>
    <w:rsid w:val="00D22E85"/>
    <w:rsid w:val="00D240F8"/>
    <w:rsid w:val="00D24317"/>
    <w:rsid w:val="00D24712"/>
    <w:rsid w:val="00D25B34"/>
    <w:rsid w:val="00D25B35"/>
    <w:rsid w:val="00D25D15"/>
    <w:rsid w:val="00D25DDB"/>
    <w:rsid w:val="00D26280"/>
    <w:rsid w:val="00D26B04"/>
    <w:rsid w:val="00D27277"/>
    <w:rsid w:val="00D27655"/>
    <w:rsid w:val="00D27658"/>
    <w:rsid w:val="00D27725"/>
    <w:rsid w:val="00D30640"/>
    <w:rsid w:val="00D30A91"/>
    <w:rsid w:val="00D31044"/>
    <w:rsid w:val="00D320A6"/>
    <w:rsid w:val="00D32653"/>
    <w:rsid w:val="00D32C72"/>
    <w:rsid w:val="00D3366E"/>
    <w:rsid w:val="00D3387D"/>
    <w:rsid w:val="00D33A15"/>
    <w:rsid w:val="00D34A04"/>
    <w:rsid w:val="00D34D48"/>
    <w:rsid w:val="00D355AB"/>
    <w:rsid w:val="00D366DD"/>
    <w:rsid w:val="00D403E0"/>
    <w:rsid w:val="00D40B17"/>
    <w:rsid w:val="00D413B8"/>
    <w:rsid w:val="00D416AF"/>
    <w:rsid w:val="00D41D98"/>
    <w:rsid w:val="00D42AD0"/>
    <w:rsid w:val="00D43236"/>
    <w:rsid w:val="00D439F2"/>
    <w:rsid w:val="00D4489E"/>
    <w:rsid w:val="00D452A8"/>
    <w:rsid w:val="00D454FA"/>
    <w:rsid w:val="00D456FE"/>
    <w:rsid w:val="00D46905"/>
    <w:rsid w:val="00D46BB1"/>
    <w:rsid w:val="00D4700F"/>
    <w:rsid w:val="00D47C74"/>
    <w:rsid w:val="00D500C8"/>
    <w:rsid w:val="00D50CFF"/>
    <w:rsid w:val="00D51527"/>
    <w:rsid w:val="00D52E25"/>
    <w:rsid w:val="00D548F9"/>
    <w:rsid w:val="00D54F83"/>
    <w:rsid w:val="00D55062"/>
    <w:rsid w:val="00D554A6"/>
    <w:rsid w:val="00D563E3"/>
    <w:rsid w:val="00D56990"/>
    <w:rsid w:val="00D574DD"/>
    <w:rsid w:val="00D60BA4"/>
    <w:rsid w:val="00D6113B"/>
    <w:rsid w:val="00D61CD4"/>
    <w:rsid w:val="00D62188"/>
    <w:rsid w:val="00D6295B"/>
    <w:rsid w:val="00D62E5A"/>
    <w:rsid w:val="00D63E00"/>
    <w:rsid w:val="00D63E30"/>
    <w:rsid w:val="00D64608"/>
    <w:rsid w:val="00D64649"/>
    <w:rsid w:val="00D661BA"/>
    <w:rsid w:val="00D701CA"/>
    <w:rsid w:val="00D713D0"/>
    <w:rsid w:val="00D72B39"/>
    <w:rsid w:val="00D735B4"/>
    <w:rsid w:val="00D73C44"/>
    <w:rsid w:val="00D73FEB"/>
    <w:rsid w:val="00D74597"/>
    <w:rsid w:val="00D74CB8"/>
    <w:rsid w:val="00D74F04"/>
    <w:rsid w:val="00D75FD7"/>
    <w:rsid w:val="00D7624C"/>
    <w:rsid w:val="00D763B7"/>
    <w:rsid w:val="00D7667E"/>
    <w:rsid w:val="00D80297"/>
    <w:rsid w:val="00D80D3E"/>
    <w:rsid w:val="00D810F0"/>
    <w:rsid w:val="00D81621"/>
    <w:rsid w:val="00D816A7"/>
    <w:rsid w:val="00D82301"/>
    <w:rsid w:val="00D82EF0"/>
    <w:rsid w:val="00D82F52"/>
    <w:rsid w:val="00D8303A"/>
    <w:rsid w:val="00D841A9"/>
    <w:rsid w:val="00D84504"/>
    <w:rsid w:val="00D85F77"/>
    <w:rsid w:val="00D87872"/>
    <w:rsid w:val="00D9025E"/>
    <w:rsid w:val="00D9058B"/>
    <w:rsid w:val="00D907C9"/>
    <w:rsid w:val="00D916B6"/>
    <w:rsid w:val="00D935AB"/>
    <w:rsid w:val="00D93856"/>
    <w:rsid w:val="00D93BBC"/>
    <w:rsid w:val="00D940CC"/>
    <w:rsid w:val="00D944E2"/>
    <w:rsid w:val="00D946E9"/>
    <w:rsid w:val="00D9556A"/>
    <w:rsid w:val="00D9571A"/>
    <w:rsid w:val="00D95978"/>
    <w:rsid w:val="00D959ED"/>
    <w:rsid w:val="00DA0686"/>
    <w:rsid w:val="00DA0F92"/>
    <w:rsid w:val="00DA11B7"/>
    <w:rsid w:val="00DA15BC"/>
    <w:rsid w:val="00DA1BB0"/>
    <w:rsid w:val="00DA303D"/>
    <w:rsid w:val="00DA34C0"/>
    <w:rsid w:val="00DA34E2"/>
    <w:rsid w:val="00DA3647"/>
    <w:rsid w:val="00DA3E84"/>
    <w:rsid w:val="00DA436B"/>
    <w:rsid w:val="00DA497A"/>
    <w:rsid w:val="00DA4A04"/>
    <w:rsid w:val="00DA4B12"/>
    <w:rsid w:val="00DA4C16"/>
    <w:rsid w:val="00DA4C9D"/>
    <w:rsid w:val="00DA4E10"/>
    <w:rsid w:val="00DA4EF4"/>
    <w:rsid w:val="00DA69EB"/>
    <w:rsid w:val="00DA7694"/>
    <w:rsid w:val="00DA7750"/>
    <w:rsid w:val="00DA7912"/>
    <w:rsid w:val="00DB0130"/>
    <w:rsid w:val="00DB0427"/>
    <w:rsid w:val="00DB09E7"/>
    <w:rsid w:val="00DB1BF0"/>
    <w:rsid w:val="00DB1E31"/>
    <w:rsid w:val="00DB3241"/>
    <w:rsid w:val="00DB3D31"/>
    <w:rsid w:val="00DB3DAD"/>
    <w:rsid w:val="00DB457D"/>
    <w:rsid w:val="00DB535B"/>
    <w:rsid w:val="00DB5F19"/>
    <w:rsid w:val="00DB601E"/>
    <w:rsid w:val="00DB61EB"/>
    <w:rsid w:val="00DB63DD"/>
    <w:rsid w:val="00DC07BB"/>
    <w:rsid w:val="00DC1D72"/>
    <w:rsid w:val="00DC1F4A"/>
    <w:rsid w:val="00DC2DA6"/>
    <w:rsid w:val="00DC30C8"/>
    <w:rsid w:val="00DC3312"/>
    <w:rsid w:val="00DC33C8"/>
    <w:rsid w:val="00DC35D9"/>
    <w:rsid w:val="00DC3F23"/>
    <w:rsid w:val="00DC4B4C"/>
    <w:rsid w:val="00DC5204"/>
    <w:rsid w:val="00DC526D"/>
    <w:rsid w:val="00DC52F4"/>
    <w:rsid w:val="00DC6160"/>
    <w:rsid w:val="00DC6D03"/>
    <w:rsid w:val="00DC7044"/>
    <w:rsid w:val="00DC74B4"/>
    <w:rsid w:val="00DD010B"/>
    <w:rsid w:val="00DD0638"/>
    <w:rsid w:val="00DD0A14"/>
    <w:rsid w:val="00DD1B61"/>
    <w:rsid w:val="00DD2670"/>
    <w:rsid w:val="00DD2A19"/>
    <w:rsid w:val="00DD3701"/>
    <w:rsid w:val="00DD4143"/>
    <w:rsid w:val="00DD4F06"/>
    <w:rsid w:val="00DD5AF3"/>
    <w:rsid w:val="00DD735E"/>
    <w:rsid w:val="00DD75F3"/>
    <w:rsid w:val="00DE07A0"/>
    <w:rsid w:val="00DE11BA"/>
    <w:rsid w:val="00DE1F63"/>
    <w:rsid w:val="00DE24F7"/>
    <w:rsid w:val="00DE26D8"/>
    <w:rsid w:val="00DE2B1B"/>
    <w:rsid w:val="00DE2D8A"/>
    <w:rsid w:val="00DE3AB1"/>
    <w:rsid w:val="00DE3BE9"/>
    <w:rsid w:val="00DE3C52"/>
    <w:rsid w:val="00DE41D7"/>
    <w:rsid w:val="00DE4491"/>
    <w:rsid w:val="00DE5039"/>
    <w:rsid w:val="00DE5FFF"/>
    <w:rsid w:val="00DE60A5"/>
    <w:rsid w:val="00DE681B"/>
    <w:rsid w:val="00DE75BF"/>
    <w:rsid w:val="00DF02E6"/>
    <w:rsid w:val="00DF0726"/>
    <w:rsid w:val="00DF08D5"/>
    <w:rsid w:val="00DF1C9D"/>
    <w:rsid w:val="00DF211F"/>
    <w:rsid w:val="00DF21D9"/>
    <w:rsid w:val="00DF2F0C"/>
    <w:rsid w:val="00DF36C8"/>
    <w:rsid w:val="00DF474D"/>
    <w:rsid w:val="00DF5054"/>
    <w:rsid w:val="00DF5E17"/>
    <w:rsid w:val="00DF5F92"/>
    <w:rsid w:val="00DF6447"/>
    <w:rsid w:val="00DF699A"/>
    <w:rsid w:val="00DF6CED"/>
    <w:rsid w:val="00DF7268"/>
    <w:rsid w:val="00E00869"/>
    <w:rsid w:val="00E00A62"/>
    <w:rsid w:val="00E014EE"/>
    <w:rsid w:val="00E02272"/>
    <w:rsid w:val="00E0239E"/>
    <w:rsid w:val="00E02A4E"/>
    <w:rsid w:val="00E02B00"/>
    <w:rsid w:val="00E02FA7"/>
    <w:rsid w:val="00E034EB"/>
    <w:rsid w:val="00E03E62"/>
    <w:rsid w:val="00E0420D"/>
    <w:rsid w:val="00E04A6D"/>
    <w:rsid w:val="00E04C4D"/>
    <w:rsid w:val="00E05933"/>
    <w:rsid w:val="00E06119"/>
    <w:rsid w:val="00E06A96"/>
    <w:rsid w:val="00E06CCA"/>
    <w:rsid w:val="00E06E6D"/>
    <w:rsid w:val="00E06FBC"/>
    <w:rsid w:val="00E07192"/>
    <w:rsid w:val="00E07FD0"/>
    <w:rsid w:val="00E10766"/>
    <w:rsid w:val="00E10C13"/>
    <w:rsid w:val="00E11BBA"/>
    <w:rsid w:val="00E12143"/>
    <w:rsid w:val="00E12504"/>
    <w:rsid w:val="00E12A61"/>
    <w:rsid w:val="00E134C0"/>
    <w:rsid w:val="00E13631"/>
    <w:rsid w:val="00E142B6"/>
    <w:rsid w:val="00E14962"/>
    <w:rsid w:val="00E14982"/>
    <w:rsid w:val="00E15334"/>
    <w:rsid w:val="00E17F21"/>
    <w:rsid w:val="00E201DA"/>
    <w:rsid w:val="00E20452"/>
    <w:rsid w:val="00E20B27"/>
    <w:rsid w:val="00E20C86"/>
    <w:rsid w:val="00E21133"/>
    <w:rsid w:val="00E21EB2"/>
    <w:rsid w:val="00E22797"/>
    <w:rsid w:val="00E22852"/>
    <w:rsid w:val="00E22FB4"/>
    <w:rsid w:val="00E23A68"/>
    <w:rsid w:val="00E23B3A"/>
    <w:rsid w:val="00E24783"/>
    <w:rsid w:val="00E24ECE"/>
    <w:rsid w:val="00E250FE"/>
    <w:rsid w:val="00E25459"/>
    <w:rsid w:val="00E261D3"/>
    <w:rsid w:val="00E26A6D"/>
    <w:rsid w:val="00E27007"/>
    <w:rsid w:val="00E30002"/>
    <w:rsid w:val="00E30695"/>
    <w:rsid w:val="00E30CD6"/>
    <w:rsid w:val="00E3153C"/>
    <w:rsid w:val="00E3196D"/>
    <w:rsid w:val="00E326D4"/>
    <w:rsid w:val="00E32751"/>
    <w:rsid w:val="00E33300"/>
    <w:rsid w:val="00E34F86"/>
    <w:rsid w:val="00E35232"/>
    <w:rsid w:val="00E3622D"/>
    <w:rsid w:val="00E3632D"/>
    <w:rsid w:val="00E36E7C"/>
    <w:rsid w:val="00E378B5"/>
    <w:rsid w:val="00E37EAF"/>
    <w:rsid w:val="00E40258"/>
    <w:rsid w:val="00E409C6"/>
    <w:rsid w:val="00E4114C"/>
    <w:rsid w:val="00E413B2"/>
    <w:rsid w:val="00E41827"/>
    <w:rsid w:val="00E4266F"/>
    <w:rsid w:val="00E433C9"/>
    <w:rsid w:val="00E43B0B"/>
    <w:rsid w:val="00E44A91"/>
    <w:rsid w:val="00E4505B"/>
    <w:rsid w:val="00E452DC"/>
    <w:rsid w:val="00E454E3"/>
    <w:rsid w:val="00E45ECE"/>
    <w:rsid w:val="00E45F8F"/>
    <w:rsid w:val="00E4660A"/>
    <w:rsid w:val="00E46666"/>
    <w:rsid w:val="00E46954"/>
    <w:rsid w:val="00E46C50"/>
    <w:rsid w:val="00E474D4"/>
    <w:rsid w:val="00E47CBC"/>
    <w:rsid w:val="00E50E49"/>
    <w:rsid w:val="00E5195C"/>
    <w:rsid w:val="00E519E0"/>
    <w:rsid w:val="00E522AE"/>
    <w:rsid w:val="00E52326"/>
    <w:rsid w:val="00E52DFA"/>
    <w:rsid w:val="00E52F53"/>
    <w:rsid w:val="00E54741"/>
    <w:rsid w:val="00E547A6"/>
    <w:rsid w:val="00E54FF7"/>
    <w:rsid w:val="00E550E7"/>
    <w:rsid w:val="00E555DF"/>
    <w:rsid w:val="00E55EB5"/>
    <w:rsid w:val="00E56612"/>
    <w:rsid w:val="00E56D58"/>
    <w:rsid w:val="00E57C3C"/>
    <w:rsid w:val="00E57F83"/>
    <w:rsid w:val="00E60571"/>
    <w:rsid w:val="00E60694"/>
    <w:rsid w:val="00E60B65"/>
    <w:rsid w:val="00E610E0"/>
    <w:rsid w:val="00E61591"/>
    <w:rsid w:val="00E61B46"/>
    <w:rsid w:val="00E62324"/>
    <w:rsid w:val="00E6267F"/>
    <w:rsid w:val="00E633CC"/>
    <w:rsid w:val="00E63C9D"/>
    <w:rsid w:val="00E63E69"/>
    <w:rsid w:val="00E64306"/>
    <w:rsid w:val="00E655F7"/>
    <w:rsid w:val="00E662DB"/>
    <w:rsid w:val="00E66703"/>
    <w:rsid w:val="00E71C06"/>
    <w:rsid w:val="00E72892"/>
    <w:rsid w:val="00E72BD0"/>
    <w:rsid w:val="00E72DFB"/>
    <w:rsid w:val="00E73B6D"/>
    <w:rsid w:val="00E7664B"/>
    <w:rsid w:val="00E76B56"/>
    <w:rsid w:val="00E76C70"/>
    <w:rsid w:val="00E76F3F"/>
    <w:rsid w:val="00E771F1"/>
    <w:rsid w:val="00E801F6"/>
    <w:rsid w:val="00E8061F"/>
    <w:rsid w:val="00E80D4C"/>
    <w:rsid w:val="00E8235F"/>
    <w:rsid w:val="00E826F1"/>
    <w:rsid w:val="00E827DD"/>
    <w:rsid w:val="00E82DA6"/>
    <w:rsid w:val="00E82FBF"/>
    <w:rsid w:val="00E8403F"/>
    <w:rsid w:val="00E84867"/>
    <w:rsid w:val="00E84C76"/>
    <w:rsid w:val="00E84EBE"/>
    <w:rsid w:val="00E8542F"/>
    <w:rsid w:val="00E854B4"/>
    <w:rsid w:val="00E8556A"/>
    <w:rsid w:val="00E85667"/>
    <w:rsid w:val="00E862B8"/>
    <w:rsid w:val="00E86A0E"/>
    <w:rsid w:val="00E874B2"/>
    <w:rsid w:val="00E87E2B"/>
    <w:rsid w:val="00E90854"/>
    <w:rsid w:val="00E90E5E"/>
    <w:rsid w:val="00E911F9"/>
    <w:rsid w:val="00E91A90"/>
    <w:rsid w:val="00E91B0F"/>
    <w:rsid w:val="00E92477"/>
    <w:rsid w:val="00E93473"/>
    <w:rsid w:val="00E94009"/>
    <w:rsid w:val="00E94B34"/>
    <w:rsid w:val="00E9561A"/>
    <w:rsid w:val="00E95B56"/>
    <w:rsid w:val="00E96324"/>
    <w:rsid w:val="00E96751"/>
    <w:rsid w:val="00E96996"/>
    <w:rsid w:val="00E96B51"/>
    <w:rsid w:val="00EA028D"/>
    <w:rsid w:val="00EA0ECD"/>
    <w:rsid w:val="00EA10B6"/>
    <w:rsid w:val="00EA220B"/>
    <w:rsid w:val="00EA23E3"/>
    <w:rsid w:val="00EA2959"/>
    <w:rsid w:val="00EA3190"/>
    <w:rsid w:val="00EA3D70"/>
    <w:rsid w:val="00EA4218"/>
    <w:rsid w:val="00EA42CC"/>
    <w:rsid w:val="00EA42F1"/>
    <w:rsid w:val="00EA474E"/>
    <w:rsid w:val="00EA4B40"/>
    <w:rsid w:val="00EA4E47"/>
    <w:rsid w:val="00EA52AC"/>
    <w:rsid w:val="00EA58BF"/>
    <w:rsid w:val="00EA5CB7"/>
    <w:rsid w:val="00EA5F6E"/>
    <w:rsid w:val="00EA681B"/>
    <w:rsid w:val="00EA6EFE"/>
    <w:rsid w:val="00EB199D"/>
    <w:rsid w:val="00EB1B9D"/>
    <w:rsid w:val="00EB1DA6"/>
    <w:rsid w:val="00EB321B"/>
    <w:rsid w:val="00EB32C8"/>
    <w:rsid w:val="00EB40DA"/>
    <w:rsid w:val="00EB4547"/>
    <w:rsid w:val="00EB5787"/>
    <w:rsid w:val="00EB5A98"/>
    <w:rsid w:val="00EB686E"/>
    <w:rsid w:val="00EB6FB8"/>
    <w:rsid w:val="00EB78CF"/>
    <w:rsid w:val="00EB7F0C"/>
    <w:rsid w:val="00EC0EA0"/>
    <w:rsid w:val="00EC0EA7"/>
    <w:rsid w:val="00EC1115"/>
    <w:rsid w:val="00EC2881"/>
    <w:rsid w:val="00EC28B4"/>
    <w:rsid w:val="00EC299A"/>
    <w:rsid w:val="00EC2CC3"/>
    <w:rsid w:val="00EC4B28"/>
    <w:rsid w:val="00EC4EF5"/>
    <w:rsid w:val="00EC5F30"/>
    <w:rsid w:val="00EC62FC"/>
    <w:rsid w:val="00EC64CB"/>
    <w:rsid w:val="00EC6CB2"/>
    <w:rsid w:val="00EC70CB"/>
    <w:rsid w:val="00EC70DB"/>
    <w:rsid w:val="00EC7380"/>
    <w:rsid w:val="00EC7644"/>
    <w:rsid w:val="00EC7AC3"/>
    <w:rsid w:val="00EC7D19"/>
    <w:rsid w:val="00ED02C0"/>
    <w:rsid w:val="00ED0444"/>
    <w:rsid w:val="00ED08D1"/>
    <w:rsid w:val="00ED19B2"/>
    <w:rsid w:val="00ED1E70"/>
    <w:rsid w:val="00ED3160"/>
    <w:rsid w:val="00ED3220"/>
    <w:rsid w:val="00ED3513"/>
    <w:rsid w:val="00ED3C30"/>
    <w:rsid w:val="00ED4FF2"/>
    <w:rsid w:val="00ED5224"/>
    <w:rsid w:val="00ED52CE"/>
    <w:rsid w:val="00ED53DE"/>
    <w:rsid w:val="00ED546B"/>
    <w:rsid w:val="00ED58E7"/>
    <w:rsid w:val="00ED5E49"/>
    <w:rsid w:val="00ED5FA0"/>
    <w:rsid w:val="00ED71C0"/>
    <w:rsid w:val="00ED76F5"/>
    <w:rsid w:val="00ED79FC"/>
    <w:rsid w:val="00ED7F4C"/>
    <w:rsid w:val="00EE0871"/>
    <w:rsid w:val="00EE1F0D"/>
    <w:rsid w:val="00EE25CC"/>
    <w:rsid w:val="00EE3230"/>
    <w:rsid w:val="00EE3D69"/>
    <w:rsid w:val="00EE4CA3"/>
    <w:rsid w:val="00EE4F08"/>
    <w:rsid w:val="00EE54F0"/>
    <w:rsid w:val="00EE5C82"/>
    <w:rsid w:val="00EE6FD9"/>
    <w:rsid w:val="00EE76FC"/>
    <w:rsid w:val="00EE7E93"/>
    <w:rsid w:val="00EF0976"/>
    <w:rsid w:val="00EF0AFD"/>
    <w:rsid w:val="00EF19BB"/>
    <w:rsid w:val="00EF2331"/>
    <w:rsid w:val="00EF278F"/>
    <w:rsid w:val="00EF3637"/>
    <w:rsid w:val="00EF4D54"/>
    <w:rsid w:val="00EF4E5A"/>
    <w:rsid w:val="00EF57DE"/>
    <w:rsid w:val="00EF6737"/>
    <w:rsid w:val="00EF6D88"/>
    <w:rsid w:val="00EF6E71"/>
    <w:rsid w:val="00EF71F4"/>
    <w:rsid w:val="00EF7223"/>
    <w:rsid w:val="00EF733F"/>
    <w:rsid w:val="00F00F44"/>
    <w:rsid w:val="00F0137F"/>
    <w:rsid w:val="00F01660"/>
    <w:rsid w:val="00F01A63"/>
    <w:rsid w:val="00F02396"/>
    <w:rsid w:val="00F026F9"/>
    <w:rsid w:val="00F02A6C"/>
    <w:rsid w:val="00F03DE4"/>
    <w:rsid w:val="00F04069"/>
    <w:rsid w:val="00F04DAA"/>
    <w:rsid w:val="00F04ED2"/>
    <w:rsid w:val="00F05C00"/>
    <w:rsid w:val="00F05D25"/>
    <w:rsid w:val="00F063A8"/>
    <w:rsid w:val="00F06A38"/>
    <w:rsid w:val="00F06CE9"/>
    <w:rsid w:val="00F0779D"/>
    <w:rsid w:val="00F07B1D"/>
    <w:rsid w:val="00F07BA6"/>
    <w:rsid w:val="00F1044C"/>
    <w:rsid w:val="00F115E2"/>
    <w:rsid w:val="00F11F67"/>
    <w:rsid w:val="00F1236B"/>
    <w:rsid w:val="00F12676"/>
    <w:rsid w:val="00F12D8F"/>
    <w:rsid w:val="00F13ECE"/>
    <w:rsid w:val="00F143F9"/>
    <w:rsid w:val="00F145C1"/>
    <w:rsid w:val="00F14B01"/>
    <w:rsid w:val="00F150CF"/>
    <w:rsid w:val="00F15793"/>
    <w:rsid w:val="00F15A68"/>
    <w:rsid w:val="00F15C2F"/>
    <w:rsid w:val="00F1647E"/>
    <w:rsid w:val="00F16928"/>
    <w:rsid w:val="00F16A09"/>
    <w:rsid w:val="00F16B0A"/>
    <w:rsid w:val="00F16FDF"/>
    <w:rsid w:val="00F17DC0"/>
    <w:rsid w:val="00F2083B"/>
    <w:rsid w:val="00F20DB8"/>
    <w:rsid w:val="00F22D2E"/>
    <w:rsid w:val="00F2302C"/>
    <w:rsid w:val="00F23693"/>
    <w:rsid w:val="00F24381"/>
    <w:rsid w:val="00F25011"/>
    <w:rsid w:val="00F256D7"/>
    <w:rsid w:val="00F25EF1"/>
    <w:rsid w:val="00F25FDF"/>
    <w:rsid w:val="00F26320"/>
    <w:rsid w:val="00F26B00"/>
    <w:rsid w:val="00F26CFB"/>
    <w:rsid w:val="00F27A99"/>
    <w:rsid w:val="00F30072"/>
    <w:rsid w:val="00F302CA"/>
    <w:rsid w:val="00F30568"/>
    <w:rsid w:val="00F30655"/>
    <w:rsid w:val="00F30E86"/>
    <w:rsid w:val="00F30EA6"/>
    <w:rsid w:val="00F317F4"/>
    <w:rsid w:val="00F31D63"/>
    <w:rsid w:val="00F31DA6"/>
    <w:rsid w:val="00F31ED6"/>
    <w:rsid w:val="00F31F4C"/>
    <w:rsid w:val="00F31FF3"/>
    <w:rsid w:val="00F32396"/>
    <w:rsid w:val="00F32AA0"/>
    <w:rsid w:val="00F33867"/>
    <w:rsid w:val="00F33E08"/>
    <w:rsid w:val="00F35503"/>
    <w:rsid w:val="00F3595B"/>
    <w:rsid w:val="00F361C9"/>
    <w:rsid w:val="00F3644A"/>
    <w:rsid w:val="00F364B9"/>
    <w:rsid w:val="00F400AD"/>
    <w:rsid w:val="00F41069"/>
    <w:rsid w:val="00F41E9B"/>
    <w:rsid w:val="00F42417"/>
    <w:rsid w:val="00F42E3E"/>
    <w:rsid w:val="00F44948"/>
    <w:rsid w:val="00F44AD9"/>
    <w:rsid w:val="00F44C88"/>
    <w:rsid w:val="00F467DC"/>
    <w:rsid w:val="00F46C96"/>
    <w:rsid w:val="00F4750B"/>
    <w:rsid w:val="00F47EF9"/>
    <w:rsid w:val="00F50A73"/>
    <w:rsid w:val="00F50EA5"/>
    <w:rsid w:val="00F5110E"/>
    <w:rsid w:val="00F5132A"/>
    <w:rsid w:val="00F52ADC"/>
    <w:rsid w:val="00F52D3C"/>
    <w:rsid w:val="00F52DC9"/>
    <w:rsid w:val="00F52F9D"/>
    <w:rsid w:val="00F52FA3"/>
    <w:rsid w:val="00F547DE"/>
    <w:rsid w:val="00F5495A"/>
    <w:rsid w:val="00F54C1E"/>
    <w:rsid w:val="00F5544A"/>
    <w:rsid w:val="00F5587D"/>
    <w:rsid w:val="00F56136"/>
    <w:rsid w:val="00F56167"/>
    <w:rsid w:val="00F56FD8"/>
    <w:rsid w:val="00F6064A"/>
    <w:rsid w:val="00F6113A"/>
    <w:rsid w:val="00F6231D"/>
    <w:rsid w:val="00F62AC2"/>
    <w:rsid w:val="00F642A8"/>
    <w:rsid w:val="00F64402"/>
    <w:rsid w:val="00F6459D"/>
    <w:rsid w:val="00F645E1"/>
    <w:rsid w:val="00F64E4B"/>
    <w:rsid w:val="00F6506F"/>
    <w:rsid w:val="00F65853"/>
    <w:rsid w:val="00F6595D"/>
    <w:rsid w:val="00F66E98"/>
    <w:rsid w:val="00F70599"/>
    <w:rsid w:val="00F70930"/>
    <w:rsid w:val="00F71000"/>
    <w:rsid w:val="00F712EC"/>
    <w:rsid w:val="00F71317"/>
    <w:rsid w:val="00F71B13"/>
    <w:rsid w:val="00F724CD"/>
    <w:rsid w:val="00F72523"/>
    <w:rsid w:val="00F7281E"/>
    <w:rsid w:val="00F737AD"/>
    <w:rsid w:val="00F73AC8"/>
    <w:rsid w:val="00F73D05"/>
    <w:rsid w:val="00F7438A"/>
    <w:rsid w:val="00F744A6"/>
    <w:rsid w:val="00F74680"/>
    <w:rsid w:val="00F74B1E"/>
    <w:rsid w:val="00F751BD"/>
    <w:rsid w:val="00F756E8"/>
    <w:rsid w:val="00F77132"/>
    <w:rsid w:val="00F775B9"/>
    <w:rsid w:val="00F804B3"/>
    <w:rsid w:val="00F80CBD"/>
    <w:rsid w:val="00F81059"/>
    <w:rsid w:val="00F8151C"/>
    <w:rsid w:val="00F819B7"/>
    <w:rsid w:val="00F8284D"/>
    <w:rsid w:val="00F82F80"/>
    <w:rsid w:val="00F83541"/>
    <w:rsid w:val="00F840AF"/>
    <w:rsid w:val="00F845B5"/>
    <w:rsid w:val="00F85209"/>
    <w:rsid w:val="00F857EF"/>
    <w:rsid w:val="00F85D9F"/>
    <w:rsid w:val="00F8643F"/>
    <w:rsid w:val="00F86CDE"/>
    <w:rsid w:val="00F86FF0"/>
    <w:rsid w:val="00F87248"/>
    <w:rsid w:val="00F8775A"/>
    <w:rsid w:val="00F87AA8"/>
    <w:rsid w:val="00F87E1E"/>
    <w:rsid w:val="00F9084D"/>
    <w:rsid w:val="00F90A6D"/>
    <w:rsid w:val="00F91896"/>
    <w:rsid w:val="00F940A2"/>
    <w:rsid w:val="00F9473B"/>
    <w:rsid w:val="00F951E8"/>
    <w:rsid w:val="00F958C1"/>
    <w:rsid w:val="00F9681D"/>
    <w:rsid w:val="00F96A76"/>
    <w:rsid w:val="00F96AAC"/>
    <w:rsid w:val="00FA013C"/>
    <w:rsid w:val="00FA02DE"/>
    <w:rsid w:val="00FA0EF2"/>
    <w:rsid w:val="00FA2C95"/>
    <w:rsid w:val="00FA55CA"/>
    <w:rsid w:val="00FA611E"/>
    <w:rsid w:val="00FA66A3"/>
    <w:rsid w:val="00FA7418"/>
    <w:rsid w:val="00FA7E28"/>
    <w:rsid w:val="00FB16D7"/>
    <w:rsid w:val="00FB19EF"/>
    <w:rsid w:val="00FB2692"/>
    <w:rsid w:val="00FB2758"/>
    <w:rsid w:val="00FB2C9A"/>
    <w:rsid w:val="00FB2EC3"/>
    <w:rsid w:val="00FB3399"/>
    <w:rsid w:val="00FB3FF2"/>
    <w:rsid w:val="00FB415E"/>
    <w:rsid w:val="00FB42C8"/>
    <w:rsid w:val="00FB4335"/>
    <w:rsid w:val="00FB4F9A"/>
    <w:rsid w:val="00FB56E9"/>
    <w:rsid w:val="00FB5939"/>
    <w:rsid w:val="00FB5CD2"/>
    <w:rsid w:val="00FB66B0"/>
    <w:rsid w:val="00FB6824"/>
    <w:rsid w:val="00FB7340"/>
    <w:rsid w:val="00FB743A"/>
    <w:rsid w:val="00FB7EAE"/>
    <w:rsid w:val="00FC114D"/>
    <w:rsid w:val="00FC1F69"/>
    <w:rsid w:val="00FC291F"/>
    <w:rsid w:val="00FC3617"/>
    <w:rsid w:val="00FC3EF4"/>
    <w:rsid w:val="00FC40BC"/>
    <w:rsid w:val="00FC4244"/>
    <w:rsid w:val="00FC43AA"/>
    <w:rsid w:val="00FC462B"/>
    <w:rsid w:val="00FC471E"/>
    <w:rsid w:val="00FC4ACA"/>
    <w:rsid w:val="00FC590D"/>
    <w:rsid w:val="00FC65F2"/>
    <w:rsid w:val="00FC769B"/>
    <w:rsid w:val="00FC77B7"/>
    <w:rsid w:val="00FC7C6C"/>
    <w:rsid w:val="00FC7F36"/>
    <w:rsid w:val="00FD021A"/>
    <w:rsid w:val="00FD13D7"/>
    <w:rsid w:val="00FD169F"/>
    <w:rsid w:val="00FD18CA"/>
    <w:rsid w:val="00FD1DFD"/>
    <w:rsid w:val="00FD20EB"/>
    <w:rsid w:val="00FD269F"/>
    <w:rsid w:val="00FD35F3"/>
    <w:rsid w:val="00FD38A7"/>
    <w:rsid w:val="00FD478B"/>
    <w:rsid w:val="00FD5263"/>
    <w:rsid w:val="00FD6115"/>
    <w:rsid w:val="00FE02F2"/>
    <w:rsid w:val="00FE039D"/>
    <w:rsid w:val="00FE046B"/>
    <w:rsid w:val="00FE1CB5"/>
    <w:rsid w:val="00FE2D8B"/>
    <w:rsid w:val="00FE324A"/>
    <w:rsid w:val="00FE38D1"/>
    <w:rsid w:val="00FE3B5E"/>
    <w:rsid w:val="00FE3E26"/>
    <w:rsid w:val="00FE4BC6"/>
    <w:rsid w:val="00FE546B"/>
    <w:rsid w:val="00FE6368"/>
    <w:rsid w:val="00FE6777"/>
    <w:rsid w:val="00FE6EF8"/>
    <w:rsid w:val="00FE7658"/>
    <w:rsid w:val="00FE7756"/>
    <w:rsid w:val="00FF05F8"/>
    <w:rsid w:val="00FF10D1"/>
    <w:rsid w:val="00FF1D42"/>
    <w:rsid w:val="00FF1EF3"/>
    <w:rsid w:val="00FF49AB"/>
    <w:rsid w:val="00FF4CC2"/>
    <w:rsid w:val="00FF5836"/>
    <w:rsid w:val="00FF58B6"/>
    <w:rsid w:val="00FF5C05"/>
    <w:rsid w:val="00FF5E75"/>
    <w:rsid w:val="00FF6AF3"/>
    <w:rsid w:val="00FF7208"/>
    <w:rsid w:val="00FF787B"/>
    <w:rsid w:val="00FF7E05"/>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757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39"/>
    <w:lsdException w:name="footnote text" w:uiPriority="0"/>
    <w:lsdException w:name="annotation text" w:uiPriority="0"/>
    <w:lsdException w:name="header" w:uiPriority="0"/>
    <w:lsdException w:name="caption" w:qFormat="1"/>
    <w:lsdException w:name="table of figures" w:uiPriority="0"/>
    <w:lsdException w:name="footnote reference" w:uiPriority="0"/>
    <w:lsdException w:name="annotation reference" w:uiPriority="0"/>
    <w:lsdException w:name="page number" w:uiPriority="0"/>
    <w:lsdException w:name="endnote reference" w:uiPriority="0"/>
    <w:lsdException w:name="List 2" w:uiPriority="0"/>
    <w:lsdException w:name="List 3" w:uiPriority="0"/>
    <w:lsdException w:name="List 4" w:uiPriority="0"/>
    <w:lsdException w:name="List 5" w:uiPriority="0"/>
    <w:lsdException w:name="Title" w:semiHidden="0" w:uiPriority="0" w:unhideWhenUsed="0" w:qFormat="1"/>
    <w:lsdException w:name="Default Paragraph Font" w:uiPriority="1"/>
    <w:lsdException w:name="Body Text" w:uiPriority="0"/>
    <w:lsdException w:name="Body Text Indent" w:uiPriority="0"/>
    <w:lsdException w:name="List Continue 2" w:uiPriority="0"/>
    <w:lsdException w:name="Subtitle" w:semiHidden="0" w:uiPriority="0" w:unhideWhenUsed="0" w:qFormat="1"/>
    <w:lsdException w:name="Body Text 3" w:uiPriority="0"/>
    <w:lsdException w:name="Body Text Indent 2"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E61B46"/>
    <w:pPr>
      <w:spacing w:before="120" w:after="120"/>
      <w:jc w:val="both"/>
    </w:pPr>
  </w:style>
  <w:style w:type="paragraph" w:styleId="Ttulo1">
    <w:name w:val="heading 1"/>
    <w:aliases w:val="cita textual"/>
    <w:basedOn w:val="Normal"/>
    <w:next w:val="Normal"/>
    <w:link w:val="Ttulo1Car"/>
    <w:autoRedefine/>
    <w:qFormat/>
    <w:rsid w:val="00C51544"/>
    <w:pPr>
      <w:keepNext/>
      <w:keepLines/>
      <w:autoSpaceDE w:val="0"/>
      <w:autoSpaceDN w:val="0"/>
      <w:adjustRightInd w:val="0"/>
      <w:spacing w:before="0" w:after="0" w:line="240" w:lineRule="auto"/>
      <w:ind w:left="720"/>
      <w:outlineLvl w:val="0"/>
    </w:pPr>
    <w:rPr>
      <w:rFonts w:ascii="Arial" w:eastAsia="Calibri" w:hAnsi="Arial" w:cs="Arial"/>
      <w:b/>
      <w:bCs/>
      <w:sz w:val="24"/>
      <w:szCs w:val="24"/>
      <w:lang w:eastAsia="es-ES"/>
    </w:rPr>
  </w:style>
  <w:style w:type="paragraph" w:styleId="Ttulo2">
    <w:name w:val="heading 2"/>
    <w:basedOn w:val="Normal"/>
    <w:next w:val="Normal"/>
    <w:link w:val="Ttulo2Car"/>
    <w:autoRedefine/>
    <w:qFormat/>
    <w:rsid w:val="009D1789"/>
    <w:pPr>
      <w:keepNext/>
      <w:spacing w:before="0" w:after="0" w:line="240" w:lineRule="auto"/>
      <w:ind w:left="1444"/>
      <w:jc w:val="left"/>
      <w:outlineLvl w:val="1"/>
    </w:pPr>
    <w:rPr>
      <w:rFonts w:ascii="Arial" w:eastAsia="Calibri" w:hAnsi="Arial" w:cs="Arial"/>
      <w:b/>
      <w:bCs/>
      <w:szCs w:val="24"/>
      <w:lang w:val="en-US" w:eastAsia="es-ES"/>
    </w:rPr>
  </w:style>
  <w:style w:type="paragraph" w:styleId="Ttulo3">
    <w:name w:val="heading 3"/>
    <w:basedOn w:val="Normal"/>
    <w:next w:val="Normal"/>
    <w:link w:val="Ttulo3Car"/>
    <w:autoRedefine/>
    <w:qFormat/>
    <w:rsid w:val="00DC33C8"/>
    <w:pPr>
      <w:keepNext/>
      <w:numPr>
        <w:numId w:val="3"/>
      </w:numPr>
      <w:spacing w:after="0" w:line="240" w:lineRule="auto"/>
      <w:jc w:val="left"/>
      <w:outlineLvl w:val="2"/>
    </w:pPr>
    <w:rPr>
      <w:rFonts w:ascii="Arial" w:hAnsi="Arial" w:cs="Arial"/>
      <w:b/>
      <w:color w:val="0070C0"/>
    </w:rPr>
  </w:style>
  <w:style w:type="paragraph" w:styleId="Ttulo4">
    <w:name w:val="heading 4"/>
    <w:basedOn w:val="Normal"/>
    <w:next w:val="Normal"/>
    <w:link w:val="Ttulo4Car"/>
    <w:autoRedefine/>
    <w:qFormat/>
    <w:rsid w:val="004D7AA4"/>
    <w:pPr>
      <w:keepNext/>
      <w:numPr>
        <w:numId w:val="5"/>
      </w:numPr>
      <w:spacing w:before="0" w:after="0" w:line="240" w:lineRule="auto"/>
      <w:outlineLvl w:val="3"/>
    </w:pPr>
    <w:rPr>
      <w:rFonts w:eastAsia="Calibri" w:cs="Times New Roman"/>
      <w:b/>
      <w:bCs/>
      <w:szCs w:val="24"/>
      <w:lang w:val="es-ES_tradnl" w:eastAsia="es-ES"/>
    </w:rPr>
  </w:style>
  <w:style w:type="paragraph" w:styleId="Ttulo5">
    <w:name w:val="heading 5"/>
    <w:basedOn w:val="Normal"/>
    <w:next w:val="Normal"/>
    <w:link w:val="Ttulo5Car"/>
    <w:autoRedefine/>
    <w:qFormat/>
    <w:rsid w:val="00591424"/>
    <w:pPr>
      <w:keepNext/>
      <w:numPr>
        <w:numId w:val="4"/>
      </w:numPr>
      <w:spacing w:after="0" w:line="240" w:lineRule="auto"/>
      <w:ind w:left="1276"/>
      <w:jc w:val="left"/>
      <w:outlineLvl w:val="4"/>
    </w:pPr>
    <w:rPr>
      <w:rFonts w:eastAsia="Calibri" w:cs="Times New Roman"/>
      <w:b/>
      <w:bCs/>
      <w:sz w:val="24"/>
      <w:szCs w:val="24"/>
      <w:lang w:val="es-ES_tradnl" w:eastAsia="es-ES"/>
    </w:rPr>
  </w:style>
  <w:style w:type="paragraph" w:styleId="Ttulo6">
    <w:name w:val="heading 6"/>
    <w:basedOn w:val="Normal"/>
    <w:next w:val="Normal"/>
    <w:link w:val="Ttulo6Car"/>
    <w:qFormat/>
    <w:rsid w:val="001C1C81"/>
    <w:pPr>
      <w:keepNext/>
      <w:spacing w:after="0" w:line="240" w:lineRule="auto"/>
      <w:jc w:val="center"/>
      <w:outlineLvl w:val="5"/>
    </w:pPr>
    <w:rPr>
      <w:rFonts w:eastAsia="Calibri" w:cs="Times New Roman"/>
      <w:i/>
      <w:iCs/>
      <w:color w:val="000000"/>
      <w:szCs w:val="24"/>
      <w:lang w:eastAsia="es-ES"/>
    </w:rPr>
  </w:style>
  <w:style w:type="paragraph" w:styleId="Ttulo7">
    <w:name w:val="heading 7"/>
    <w:basedOn w:val="Normal"/>
    <w:next w:val="Normal"/>
    <w:link w:val="Ttulo7Car"/>
    <w:qFormat/>
    <w:rsid w:val="0009680A"/>
    <w:pPr>
      <w:keepNext/>
      <w:spacing w:after="0" w:line="240" w:lineRule="auto"/>
      <w:jc w:val="center"/>
      <w:outlineLvl w:val="6"/>
    </w:pPr>
    <w:rPr>
      <w:rFonts w:ascii="Times New Roman" w:eastAsia="Calibri" w:hAnsi="Times New Roman" w:cs="Times New Roman"/>
      <w:i/>
      <w:iCs/>
      <w:sz w:val="24"/>
      <w:szCs w:val="24"/>
      <w:lang w:val="en-US" w:eastAsia="es-ES"/>
    </w:rPr>
  </w:style>
  <w:style w:type="paragraph" w:styleId="Ttulo8">
    <w:name w:val="heading 8"/>
    <w:basedOn w:val="Normal"/>
    <w:next w:val="Normal"/>
    <w:link w:val="Ttulo8Car"/>
    <w:qFormat/>
    <w:rsid w:val="0009680A"/>
    <w:pPr>
      <w:keepNext/>
      <w:spacing w:after="0" w:line="240" w:lineRule="auto"/>
      <w:outlineLvl w:val="7"/>
    </w:pPr>
    <w:rPr>
      <w:rFonts w:ascii="Times New Roman" w:eastAsia="Calibri" w:hAnsi="Times New Roman" w:cs="Times New Roman"/>
      <w:i/>
      <w:iCs/>
      <w:color w:val="000000"/>
      <w:sz w:val="24"/>
      <w:szCs w:val="24"/>
      <w:lang w:val="en-US" w:eastAsia="es-ES"/>
    </w:rPr>
  </w:style>
  <w:style w:type="paragraph" w:styleId="Ttulo9">
    <w:name w:val="heading 9"/>
    <w:aliases w:val="Título tabla"/>
    <w:basedOn w:val="Normal"/>
    <w:next w:val="Normal"/>
    <w:link w:val="Ttulo9Car"/>
    <w:autoRedefine/>
    <w:qFormat/>
    <w:rsid w:val="0009485C"/>
    <w:pPr>
      <w:keepNext/>
      <w:keepLines/>
      <w:spacing w:before="80" w:after="0" w:line="240" w:lineRule="auto"/>
      <w:jc w:val="left"/>
      <w:outlineLvl w:val="8"/>
    </w:pPr>
    <w:rPr>
      <w:rFonts w:eastAsia="Calibri" w:cs="Times New Roman"/>
      <w:b/>
      <w:iCs/>
      <w:sz w:val="1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cita textual Car"/>
    <w:basedOn w:val="Fuentedeprrafopredeter"/>
    <w:link w:val="Ttulo1"/>
    <w:rsid w:val="00C51544"/>
    <w:rPr>
      <w:rFonts w:ascii="Arial" w:eastAsia="Calibri" w:hAnsi="Arial" w:cs="Arial"/>
      <w:b/>
      <w:bCs/>
      <w:sz w:val="24"/>
      <w:szCs w:val="24"/>
      <w:lang w:eastAsia="es-ES"/>
    </w:rPr>
  </w:style>
  <w:style w:type="character" w:customStyle="1" w:styleId="Ttulo2Car">
    <w:name w:val="Título 2 Car"/>
    <w:basedOn w:val="Fuentedeprrafopredeter"/>
    <w:link w:val="Ttulo2"/>
    <w:rsid w:val="009D1789"/>
    <w:rPr>
      <w:rFonts w:ascii="Arial" w:eastAsia="Calibri" w:hAnsi="Arial" w:cs="Arial"/>
      <w:b/>
      <w:bCs/>
      <w:szCs w:val="24"/>
      <w:lang w:val="en-US" w:eastAsia="es-ES"/>
    </w:rPr>
  </w:style>
  <w:style w:type="character" w:customStyle="1" w:styleId="Ttulo3Car">
    <w:name w:val="Título 3 Car"/>
    <w:basedOn w:val="Fuentedeprrafopredeter"/>
    <w:link w:val="Ttulo3"/>
    <w:rsid w:val="00DC33C8"/>
    <w:rPr>
      <w:rFonts w:ascii="Arial" w:hAnsi="Arial" w:cs="Arial"/>
      <w:b/>
      <w:color w:val="0070C0"/>
    </w:rPr>
  </w:style>
  <w:style w:type="character" w:customStyle="1" w:styleId="Ttulo4Car">
    <w:name w:val="Título 4 Car"/>
    <w:basedOn w:val="Fuentedeprrafopredeter"/>
    <w:link w:val="Ttulo4"/>
    <w:rsid w:val="004D7AA4"/>
    <w:rPr>
      <w:rFonts w:eastAsia="Calibri" w:cs="Times New Roman"/>
      <w:b/>
      <w:bCs/>
      <w:szCs w:val="24"/>
      <w:lang w:val="es-ES_tradnl" w:eastAsia="es-ES"/>
    </w:rPr>
  </w:style>
  <w:style w:type="character" w:customStyle="1" w:styleId="Ttulo5Car">
    <w:name w:val="Título 5 Car"/>
    <w:basedOn w:val="Fuentedeprrafopredeter"/>
    <w:link w:val="Ttulo5"/>
    <w:rsid w:val="00591424"/>
    <w:rPr>
      <w:rFonts w:eastAsia="Calibri" w:cs="Times New Roman"/>
      <w:b/>
      <w:bCs/>
      <w:sz w:val="24"/>
      <w:szCs w:val="24"/>
      <w:lang w:val="es-ES_tradnl" w:eastAsia="es-ES"/>
    </w:rPr>
  </w:style>
  <w:style w:type="character" w:customStyle="1" w:styleId="Ttulo6Car">
    <w:name w:val="Título 6 Car"/>
    <w:basedOn w:val="Fuentedeprrafopredeter"/>
    <w:link w:val="Ttulo6"/>
    <w:rsid w:val="001C1C81"/>
    <w:rPr>
      <w:rFonts w:eastAsia="Calibri" w:cs="Times New Roman"/>
      <w:i/>
      <w:iCs/>
      <w:color w:val="000000"/>
      <w:szCs w:val="24"/>
      <w:lang w:eastAsia="es-ES"/>
    </w:rPr>
  </w:style>
  <w:style w:type="character" w:customStyle="1" w:styleId="Ttulo7Car">
    <w:name w:val="Título 7 Car"/>
    <w:basedOn w:val="Fuentedeprrafopredeter"/>
    <w:link w:val="Ttulo7"/>
    <w:rsid w:val="0009680A"/>
    <w:rPr>
      <w:rFonts w:ascii="Times New Roman" w:eastAsia="Calibri" w:hAnsi="Times New Roman" w:cs="Times New Roman"/>
      <w:i/>
      <w:iCs/>
      <w:sz w:val="24"/>
      <w:szCs w:val="24"/>
      <w:lang w:val="en-US" w:eastAsia="es-ES"/>
    </w:rPr>
  </w:style>
  <w:style w:type="character" w:customStyle="1" w:styleId="Ttulo8Car">
    <w:name w:val="Título 8 Car"/>
    <w:basedOn w:val="Fuentedeprrafopredeter"/>
    <w:link w:val="Ttulo8"/>
    <w:rsid w:val="0009680A"/>
    <w:rPr>
      <w:rFonts w:ascii="Times New Roman" w:eastAsia="Calibri" w:hAnsi="Times New Roman" w:cs="Times New Roman"/>
      <w:i/>
      <w:iCs/>
      <w:color w:val="000000"/>
      <w:sz w:val="24"/>
      <w:szCs w:val="24"/>
      <w:lang w:val="en-US" w:eastAsia="es-ES"/>
    </w:rPr>
  </w:style>
  <w:style w:type="character" w:customStyle="1" w:styleId="Ttulo9Car">
    <w:name w:val="Título 9 Car"/>
    <w:aliases w:val="Título tabla Car"/>
    <w:basedOn w:val="Fuentedeprrafopredeter"/>
    <w:link w:val="Ttulo9"/>
    <w:rsid w:val="0009485C"/>
    <w:rPr>
      <w:rFonts w:eastAsia="Calibri" w:cs="Times New Roman"/>
      <w:b/>
      <w:iCs/>
      <w:sz w:val="18"/>
      <w:szCs w:val="20"/>
      <w:lang w:eastAsia="es-ES"/>
    </w:rPr>
  </w:style>
  <w:style w:type="paragraph" w:styleId="Prrafodelista">
    <w:name w:val="List Paragraph"/>
    <w:aliases w:val="tabla contenido"/>
    <w:basedOn w:val="Normal"/>
    <w:link w:val="PrrafodelistaCar"/>
    <w:autoRedefine/>
    <w:uiPriority w:val="34"/>
    <w:qFormat/>
    <w:rsid w:val="009B345A"/>
    <w:pPr>
      <w:numPr>
        <w:numId w:val="13"/>
      </w:numPr>
      <w:spacing w:before="0" w:after="0" w:line="240" w:lineRule="auto"/>
      <w:contextualSpacing/>
    </w:pPr>
    <w:rPr>
      <w:rFonts w:ascii="Arial" w:hAnsi="Arial" w:cs="Arial"/>
    </w:rPr>
  </w:style>
  <w:style w:type="paragraph" w:styleId="Sinespaciado">
    <w:name w:val="No Spacing"/>
    <w:aliases w:val="viñetas"/>
    <w:basedOn w:val="Normal"/>
    <w:link w:val="SinespaciadoCar"/>
    <w:autoRedefine/>
    <w:uiPriority w:val="1"/>
    <w:qFormat/>
    <w:rsid w:val="008A3CF8"/>
    <w:pPr>
      <w:spacing w:before="0" w:after="0"/>
      <w:jc w:val="right"/>
    </w:pPr>
    <w:rPr>
      <w:b/>
      <w:sz w:val="18"/>
    </w:rPr>
  </w:style>
  <w:style w:type="paragraph" w:customStyle="1" w:styleId="Default">
    <w:name w:val="Default"/>
    <w:link w:val="DefaultCar"/>
    <w:rsid w:val="009C778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itulo1">
    <w:name w:val="Titulo 1"/>
    <w:basedOn w:val="Default"/>
    <w:next w:val="Default"/>
    <w:rsid w:val="009C7787"/>
    <w:rPr>
      <w:color w:val="auto"/>
    </w:rPr>
  </w:style>
  <w:style w:type="paragraph" w:customStyle="1" w:styleId="Titulo2">
    <w:name w:val="Titulo 2"/>
    <w:basedOn w:val="Default"/>
    <w:next w:val="Default"/>
    <w:rsid w:val="009C7787"/>
    <w:rPr>
      <w:color w:val="auto"/>
    </w:rPr>
  </w:style>
  <w:style w:type="paragraph" w:customStyle="1" w:styleId="Texto">
    <w:name w:val="Texto"/>
    <w:basedOn w:val="Default"/>
    <w:next w:val="Default"/>
    <w:rsid w:val="009C7787"/>
    <w:rPr>
      <w:color w:val="auto"/>
    </w:rPr>
  </w:style>
  <w:style w:type="paragraph" w:customStyle="1" w:styleId="ANOTACION">
    <w:name w:val="ANOTACION"/>
    <w:basedOn w:val="Default"/>
    <w:next w:val="Default"/>
    <w:link w:val="ANOTACIONCar"/>
    <w:rsid w:val="009C7787"/>
    <w:rPr>
      <w:color w:val="auto"/>
    </w:rPr>
  </w:style>
  <w:style w:type="paragraph" w:customStyle="1" w:styleId="ROMANOS">
    <w:name w:val="ROMANOS"/>
    <w:basedOn w:val="Default"/>
    <w:next w:val="Default"/>
    <w:link w:val="ROMANOSCar"/>
    <w:rsid w:val="009C7787"/>
    <w:rPr>
      <w:color w:val="auto"/>
    </w:rPr>
  </w:style>
  <w:style w:type="character" w:customStyle="1" w:styleId="ROMANOSCar">
    <w:name w:val="ROMANOS Car"/>
    <w:link w:val="ROMANOS"/>
    <w:locked/>
    <w:rsid w:val="0009680A"/>
    <w:rPr>
      <w:rFonts w:ascii="Times New Roman" w:hAnsi="Times New Roman" w:cs="Times New Roman"/>
      <w:sz w:val="24"/>
      <w:szCs w:val="24"/>
    </w:rPr>
  </w:style>
  <w:style w:type="paragraph" w:styleId="Textodeglobo">
    <w:name w:val="Balloon Text"/>
    <w:basedOn w:val="Normal"/>
    <w:link w:val="TextodegloboCar"/>
    <w:semiHidden/>
    <w:unhideWhenUsed/>
    <w:rsid w:val="00CE7D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7DE9"/>
    <w:rPr>
      <w:rFonts w:ascii="Tahoma" w:hAnsi="Tahoma" w:cs="Tahoma"/>
      <w:sz w:val="16"/>
      <w:szCs w:val="16"/>
    </w:rPr>
  </w:style>
  <w:style w:type="table" w:styleId="Tablaconcuadrcula">
    <w:name w:val="Table Grid"/>
    <w:basedOn w:val="Tablanormal"/>
    <w:rsid w:val="009918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link w:val="NormalWebCar"/>
    <w:uiPriority w:val="99"/>
    <w:unhideWhenUsed/>
    <w:rsid w:val="004C4EC0"/>
    <w:rPr>
      <w:rFonts w:ascii="Times New Roman" w:hAnsi="Times New Roman" w:cs="Times New Roman"/>
      <w:sz w:val="24"/>
      <w:szCs w:val="24"/>
    </w:rPr>
  </w:style>
  <w:style w:type="character" w:customStyle="1" w:styleId="NormalWebCar">
    <w:name w:val="Normal (Web) Car"/>
    <w:basedOn w:val="Fuentedeprrafopredeter"/>
    <w:link w:val="NormalWeb"/>
    <w:uiPriority w:val="99"/>
    <w:locked/>
    <w:rsid w:val="003F4195"/>
    <w:rPr>
      <w:rFonts w:ascii="Times New Roman" w:hAnsi="Times New Roman" w:cs="Times New Roman"/>
      <w:sz w:val="24"/>
      <w:szCs w:val="24"/>
    </w:rPr>
  </w:style>
  <w:style w:type="paragraph" w:styleId="Encabezado">
    <w:name w:val="header"/>
    <w:basedOn w:val="Normal"/>
    <w:link w:val="EncabezadoCar"/>
    <w:unhideWhenUsed/>
    <w:rsid w:val="00741C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41CE1"/>
  </w:style>
  <w:style w:type="paragraph" w:styleId="Piedepgina">
    <w:name w:val="footer"/>
    <w:basedOn w:val="Normal"/>
    <w:link w:val="PiedepginaCar"/>
    <w:uiPriority w:val="99"/>
    <w:unhideWhenUsed/>
    <w:rsid w:val="00741C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41CE1"/>
  </w:style>
  <w:style w:type="paragraph" w:styleId="Textodecuerpo2">
    <w:name w:val="Body Text 2"/>
    <w:basedOn w:val="Normal"/>
    <w:link w:val="Textodecuerpo2Car"/>
    <w:uiPriority w:val="99"/>
    <w:unhideWhenUsed/>
    <w:rsid w:val="00C37B66"/>
    <w:pPr>
      <w:spacing w:line="480" w:lineRule="auto"/>
    </w:pPr>
  </w:style>
  <w:style w:type="character" w:customStyle="1" w:styleId="Textodecuerpo2Car">
    <w:name w:val="Texto de cuerpo 2 Car"/>
    <w:basedOn w:val="Fuentedeprrafopredeter"/>
    <w:link w:val="Textodecuerpo2"/>
    <w:uiPriority w:val="99"/>
    <w:rsid w:val="00C37B66"/>
  </w:style>
  <w:style w:type="paragraph" w:styleId="Sangra2detdecuerpo">
    <w:name w:val="Body Text Indent 2"/>
    <w:basedOn w:val="Normal"/>
    <w:link w:val="Sangra2detdecuerpoCar"/>
    <w:unhideWhenUsed/>
    <w:rsid w:val="00A6728D"/>
    <w:pPr>
      <w:spacing w:line="480" w:lineRule="auto"/>
      <w:ind w:left="283"/>
    </w:pPr>
  </w:style>
  <w:style w:type="character" w:customStyle="1" w:styleId="Sangra2detdecuerpoCar">
    <w:name w:val="Sangría 2 de t. de cuerpo Car"/>
    <w:basedOn w:val="Fuentedeprrafopredeter"/>
    <w:link w:val="Sangra2detdecuerpo"/>
    <w:rsid w:val="00A6728D"/>
  </w:style>
  <w:style w:type="paragraph" w:styleId="Sangradetdecuerpo">
    <w:name w:val="Body Text Indent"/>
    <w:basedOn w:val="Normal"/>
    <w:link w:val="SangradetdecuerpoCar"/>
    <w:unhideWhenUsed/>
    <w:rsid w:val="0009680A"/>
    <w:pPr>
      <w:ind w:left="283"/>
    </w:pPr>
  </w:style>
  <w:style w:type="character" w:customStyle="1" w:styleId="SangradetdecuerpoCar">
    <w:name w:val="Sangría de t. de cuerpo Car"/>
    <w:basedOn w:val="Fuentedeprrafopredeter"/>
    <w:link w:val="Sangradetdecuerpo"/>
    <w:rsid w:val="0009680A"/>
  </w:style>
  <w:style w:type="paragraph" w:styleId="Textodecuerpo">
    <w:name w:val="Body Text"/>
    <w:basedOn w:val="Normal"/>
    <w:link w:val="TextodecuerpoCar"/>
    <w:unhideWhenUsed/>
    <w:rsid w:val="0009680A"/>
  </w:style>
  <w:style w:type="character" w:customStyle="1" w:styleId="TextodecuerpoCar">
    <w:name w:val="Texto de cuerpo Car"/>
    <w:basedOn w:val="Fuentedeprrafopredeter"/>
    <w:link w:val="Textodecuerpo"/>
    <w:rsid w:val="0009680A"/>
  </w:style>
  <w:style w:type="character" w:styleId="Refdenotaalpie">
    <w:name w:val="footnote reference"/>
    <w:basedOn w:val="Fuentedeprrafopredeter"/>
    <w:rsid w:val="0009680A"/>
    <w:rPr>
      <w:rFonts w:cs="Times New Roman"/>
      <w:vertAlign w:val="superscript"/>
    </w:rPr>
  </w:style>
  <w:style w:type="paragraph" w:styleId="Textonotapie">
    <w:name w:val="footnote text"/>
    <w:basedOn w:val="Normal"/>
    <w:link w:val="TextonotapieCar"/>
    <w:rsid w:val="0009680A"/>
    <w:pPr>
      <w:spacing w:after="0" w:line="240" w:lineRule="auto"/>
    </w:pPr>
    <w:rPr>
      <w:rFonts w:ascii="Times New Roman" w:eastAsia="Calibri" w:hAnsi="Times New Roman" w:cs="Times New Roman"/>
      <w:sz w:val="20"/>
      <w:szCs w:val="20"/>
      <w:lang w:eastAsia="es-ES"/>
    </w:rPr>
  </w:style>
  <w:style w:type="character" w:customStyle="1" w:styleId="TextonotapieCar">
    <w:name w:val="Texto nota pie Car"/>
    <w:basedOn w:val="Fuentedeprrafopredeter"/>
    <w:link w:val="Textonotapie"/>
    <w:rsid w:val="0009680A"/>
    <w:rPr>
      <w:rFonts w:ascii="Times New Roman" w:eastAsia="Calibri" w:hAnsi="Times New Roman" w:cs="Times New Roman"/>
      <w:sz w:val="20"/>
      <w:szCs w:val="20"/>
      <w:lang w:eastAsia="es-ES"/>
    </w:rPr>
  </w:style>
  <w:style w:type="paragraph" w:customStyle="1" w:styleId="texto0">
    <w:name w:val="texto"/>
    <w:basedOn w:val="Normal"/>
    <w:rsid w:val="0009680A"/>
    <w:pPr>
      <w:spacing w:before="100" w:beforeAutospacing="1" w:after="100" w:afterAutospacing="1" w:line="240" w:lineRule="auto"/>
    </w:pPr>
    <w:rPr>
      <w:rFonts w:ascii="Arial" w:eastAsia="Times New Roman" w:hAnsi="Arial" w:cs="Arial"/>
      <w:color w:val="000000"/>
      <w:sz w:val="20"/>
      <w:szCs w:val="20"/>
      <w:lang w:eastAsia="es-MX"/>
    </w:rPr>
  </w:style>
  <w:style w:type="character" w:customStyle="1" w:styleId="A1">
    <w:name w:val="A1"/>
    <w:uiPriority w:val="99"/>
    <w:rsid w:val="0009680A"/>
    <w:rPr>
      <w:color w:val="221E1F"/>
      <w:sz w:val="20"/>
    </w:rPr>
  </w:style>
  <w:style w:type="paragraph" w:customStyle="1" w:styleId="Pa79">
    <w:name w:val="Pa79"/>
    <w:basedOn w:val="Normal"/>
    <w:next w:val="Normal"/>
    <w:rsid w:val="0009680A"/>
    <w:pPr>
      <w:widowControl w:val="0"/>
      <w:autoSpaceDE w:val="0"/>
      <w:autoSpaceDN w:val="0"/>
      <w:adjustRightInd w:val="0"/>
      <w:spacing w:after="0" w:line="241" w:lineRule="atLeast"/>
    </w:pPr>
    <w:rPr>
      <w:rFonts w:ascii="Arial Narrow" w:eastAsia="Times New Roman" w:hAnsi="Arial Narrow" w:cs="Arial Narrow"/>
      <w:sz w:val="20"/>
      <w:szCs w:val="20"/>
      <w:lang w:val="es-ES" w:eastAsia="es-ES"/>
    </w:rPr>
  </w:style>
  <w:style w:type="paragraph" w:customStyle="1" w:styleId="pcstexto">
    <w:name w:val="pcstexto"/>
    <w:basedOn w:val="Normal"/>
    <w:rsid w:val="0009680A"/>
    <w:pPr>
      <w:spacing w:after="0" w:line="240" w:lineRule="exact"/>
      <w:ind w:firstLine="270"/>
    </w:pPr>
    <w:rPr>
      <w:rFonts w:ascii="Helv" w:eastAsia="Times New Roman" w:hAnsi="Helv" w:cs="Helv"/>
      <w:sz w:val="18"/>
      <w:szCs w:val="18"/>
      <w:lang w:eastAsia="es-MX"/>
    </w:rPr>
  </w:style>
  <w:style w:type="character" w:styleId="Nmerodepgina">
    <w:name w:val="page number"/>
    <w:basedOn w:val="Fuentedeprrafopredeter"/>
    <w:rsid w:val="0009680A"/>
    <w:rPr>
      <w:rFonts w:cs="Times New Roman"/>
    </w:rPr>
  </w:style>
  <w:style w:type="paragraph" w:customStyle="1" w:styleId="PiedeTabla">
    <w:name w:val="Pie de Tabla"/>
    <w:basedOn w:val="Normal"/>
    <w:uiPriority w:val="99"/>
    <w:rsid w:val="0009680A"/>
    <w:pPr>
      <w:widowControl w:val="0"/>
      <w:spacing w:before="20" w:after="20" w:line="240" w:lineRule="auto"/>
      <w:jc w:val="center"/>
    </w:pPr>
    <w:rPr>
      <w:rFonts w:ascii="Arial" w:eastAsia="Times New Roman" w:hAnsi="Arial" w:cs="Arial"/>
      <w:b/>
      <w:bCs/>
      <w:sz w:val="20"/>
      <w:szCs w:val="20"/>
    </w:rPr>
  </w:style>
  <w:style w:type="paragraph" w:styleId="Textodecuerpo3">
    <w:name w:val="Body Text 3"/>
    <w:basedOn w:val="Normal"/>
    <w:link w:val="Textodecuerpo3Car"/>
    <w:rsid w:val="0009680A"/>
    <w:pPr>
      <w:spacing w:line="240" w:lineRule="auto"/>
    </w:pPr>
    <w:rPr>
      <w:rFonts w:ascii="Times New Roman" w:eastAsia="Calibri" w:hAnsi="Times New Roman" w:cs="Times New Roman"/>
      <w:sz w:val="16"/>
      <w:szCs w:val="16"/>
      <w:lang w:eastAsia="es-ES"/>
    </w:rPr>
  </w:style>
  <w:style w:type="character" w:customStyle="1" w:styleId="Textodecuerpo3Car">
    <w:name w:val="Texto de cuerpo 3 Car"/>
    <w:basedOn w:val="Fuentedeprrafopredeter"/>
    <w:link w:val="Textodecuerpo3"/>
    <w:uiPriority w:val="99"/>
    <w:rsid w:val="0009680A"/>
    <w:rPr>
      <w:rFonts w:ascii="Times New Roman" w:eastAsia="Calibri" w:hAnsi="Times New Roman" w:cs="Times New Roman"/>
      <w:sz w:val="16"/>
      <w:szCs w:val="16"/>
      <w:lang w:eastAsia="es-ES"/>
    </w:rPr>
  </w:style>
  <w:style w:type="paragraph" w:customStyle="1" w:styleId="Prrafo2">
    <w:name w:val="Párrafo2"/>
    <w:basedOn w:val="Normal"/>
    <w:autoRedefine/>
    <w:rsid w:val="0009680A"/>
    <w:pPr>
      <w:spacing w:after="0" w:line="240" w:lineRule="auto"/>
    </w:pPr>
    <w:rPr>
      <w:rFonts w:ascii="Arial" w:eastAsia="Times New Roman" w:hAnsi="Arial" w:cs="Arial"/>
      <w:lang w:val="es-ES" w:eastAsia="es-ES"/>
    </w:rPr>
  </w:style>
  <w:style w:type="paragraph" w:customStyle="1" w:styleId="Prrafodelista1">
    <w:name w:val="Párrafo de lista1"/>
    <w:basedOn w:val="Normal"/>
    <w:uiPriority w:val="99"/>
    <w:rsid w:val="0009680A"/>
    <w:pPr>
      <w:spacing w:after="0" w:line="240" w:lineRule="auto"/>
      <w:ind w:left="720"/>
    </w:pPr>
    <w:rPr>
      <w:rFonts w:ascii="Times New Roman" w:eastAsia="Times New Roman" w:hAnsi="Times New Roman" w:cs="Times New Roman"/>
      <w:sz w:val="24"/>
      <w:szCs w:val="24"/>
      <w:lang w:val="es-ES"/>
    </w:rPr>
  </w:style>
  <w:style w:type="paragraph" w:customStyle="1" w:styleId="Centrado">
    <w:name w:val="Centrado"/>
    <w:basedOn w:val="Normal"/>
    <w:rsid w:val="0009680A"/>
    <w:pPr>
      <w:widowControl w:val="0"/>
      <w:autoSpaceDE w:val="0"/>
      <w:autoSpaceDN w:val="0"/>
      <w:adjustRightInd w:val="0"/>
      <w:spacing w:after="0" w:line="240" w:lineRule="auto"/>
      <w:jc w:val="center"/>
    </w:pPr>
    <w:rPr>
      <w:rFonts w:ascii="Arial" w:eastAsia="Times New Roman" w:hAnsi="Arial" w:cs="Arial"/>
      <w:lang w:val="es-ES" w:eastAsia="es-ES"/>
    </w:rPr>
  </w:style>
  <w:style w:type="paragraph" w:customStyle="1" w:styleId="Ttulo-base">
    <w:name w:val="Título - base"/>
    <w:basedOn w:val="Textodecuerpo"/>
    <w:next w:val="Textodecuerpo"/>
    <w:uiPriority w:val="99"/>
    <w:rsid w:val="0009680A"/>
    <w:pPr>
      <w:keepNext/>
      <w:keepLines/>
      <w:spacing w:after="0" w:line="240" w:lineRule="atLeast"/>
    </w:pPr>
    <w:rPr>
      <w:rFonts w:ascii="Garamond" w:eastAsia="Calibri" w:hAnsi="Garamond" w:cs="Garamond"/>
      <w:kern w:val="20"/>
      <w:lang w:val="es-ES" w:eastAsia="es-ES"/>
    </w:rPr>
  </w:style>
  <w:style w:type="paragraph" w:styleId="Sangra3detdecuerpo">
    <w:name w:val="Body Text Indent 3"/>
    <w:basedOn w:val="Normal"/>
    <w:link w:val="Sangra3detdecuerpoCar"/>
    <w:uiPriority w:val="99"/>
    <w:rsid w:val="0009680A"/>
    <w:pPr>
      <w:spacing w:after="0" w:line="240" w:lineRule="auto"/>
      <w:ind w:left="1080" w:hanging="1080"/>
    </w:pPr>
    <w:rPr>
      <w:rFonts w:ascii="Times New Roman" w:eastAsia="Calibri" w:hAnsi="Times New Roman" w:cs="Times New Roman"/>
      <w:sz w:val="24"/>
      <w:szCs w:val="24"/>
      <w:lang w:val="es-ES_tradnl" w:eastAsia="es-ES"/>
    </w:rPr>
  </w:style>
  <w:style w:type="character" w:customStyle="1" w:styleId="Sangra3detdecuerpoCar">
    <w:name w:val="Sangría 3 de t. de cuerpo Car"/>
    <w:basedOn w:val="Fuentedeprrafopredeter"/>
    <w:link w:val="Sangra3detdecuerpo"/>
    <w:uiPriority w:val="99"/>
    <w:rsid w:val="0009680A"/>
    <w:rPr>
      <w:rFonts w:ascii="Times New Roman" w:eastAsia="Calibri" w:hAnsi="Times New Roman" w:cs="Times New Roman"/>
      <w:sz w:val="24"/>
      <w:szCs w:val="24"/>
      <w:lang w:val="es-ES_tradnl" w:eastAsia="es-ES"/>
    </w:rPr>
  </w:style>
  <w:style w:type="paragraph" w:styleId="Ttulo">
    <w:name w:val="Title"/>
    <w:basedOn w:val="Normal"/>
    <w:link w:val="TtuloCar"/>
    <w:qFormat/>
    <w:rsid w:val="0009680A"/>
    <w:pPr>
      <w:spacing w:after="0" w:line="240" w:lineRule="auto"/>
      <w:jc w:val="center"/>
    </w:pPr>
    <w:rPr>
      <w:rFonts w:ascii="Times New Roman" w:eastAsia="Calibri" w:hAnsi="Times New Roman" w:cs="Times New Roman"/>
      <w:b/>
      <w:bCs/>
      <w:sz w:val="24"/>
      <w:szCs w:val="24"/>
      <w:lang w:eastAsia="es-ES"/>
    </w:rPr>
  </w:style>
  <w:style w:type="character" w:customStyle="1" w:styleId="TtuloCar">
    <w:name w:val="Título Car"/>
    <w:basedOn w:val="Fuentedeprrafopredeter"/>
    <w:link w:val="Ttulo"/>
    <w:rsid w:val="0009680A"/>
    <w:rPr>
      <w:rFonts w:ascii="Times New Roman" w:eastAsia="Calibri" w:hAnsi="Times New Roman" w:cs="Times New Roman"/>
      <w:b/>
      <w:bCs/>
      <w:sz w:val="24"/>
      <w:szCs w:val="24"/>
      <w:lang w:eastAsia="es-ES"/>
    </w:rPr>
  </w:style>
  <w:style w:type="paragraph" w:styleId="Epgrafe">
    <w:name w:val="caption"/>
    <w:basedOn w:val="Normal"/>
    <w:next w:val="Normal"/>
    <w:uiPriority w:val="99"/>
    <w:qFormat/>
    <w:rsid w:val="003B7E9C"/>
    <w:pPr>
      <w:tabs>
        <w:tab w:val="left" w:pos="0"/>
        <w:tab w:val="left" w:pos="50"/>
        <w:tab w:val="left" w:pos="150"/>
        <w:tab w:val="left" w:pos="4466"/>
        <w:tab w:val="left" w:pos="7894"/>
        <w:tab w:val="right" w:pos="9299"/>
      </w:tabs>
      <w:spacing w:after="0" w:line="240" w:lineRule="auto"/>
    </w:pPr>
    <w:rPr>
      <w:rFonts w:eastAsia="Times New Roman" w:cs="Times New Roman"/>
      <w:b/>
      <w:bCs/>
      <w:szCs w:val="24"/>
      <w:lang w:val="es-ES_tradnl" w:eastAsia="es-ES"/>
    </w:rPr>
  </w:style>
  <w:style w:type="paragraph" w:styleId="Listaconvietas">
    <w:name w:val="List Bullet"/>
    <w:basedOn w:val="Normal"/>
    <w:autoRedefine/>
    <w:uiPriority w:val="99"/>
    <w:rsid w:val="0009680A"/>
    <w:pPr>
      <w:numPr>
        <w:numId w:val="1"/>
      </w:numPr>
      <w:spacing w:after="0" w:line="240" w:lineRule="auto"/>
    </w:pPr>
    <w:rPr>
      <w:rFonts w:ascii="Times New Roman" w:eastAsia="Times New Roman" w:hAnsi="Times New Roman" w:cs="Times New Roman"/>
      <w:sz w:val="24"/>
      <w:szCs w:val="24"/>
      <w:lang w:val="es-ES" w:eastAsia="es-ES"/>
    </w:rPr>
  </w:style>
  <w:style w:type="character" w:customStyle="1" w:styleId="MapadeldocumentoCar">
    <w:name w:val="Mapa del documento Car"/>
    <w:basedOn w:val="Fuentedeprrafopredeter"/>
    <w:link w:val="Mapadeldocumento"/>
    <w:uiPriority w:val="99"/>
    <w:semiHidden/>
    <w:rsid w:val="0009680A"/>
    <w:rPr>
      <w:rFonts w:ascii="Tahoma" w:eastAsia="Calibri" w:hAnsi="Tahoma" w:cs="Times New Roman"/>
      <w:sz w:val="24"/>
      <w:szCs w:val="24"/>
      <w:shd w:val="clear" w:color="auto" w:fill="000080"/>
      <w:lang w:val="es-ES" w:eastAsia="es-ES"/>
    </w:rPr>
  </w:style>
  <w:style w:type="paragraph" w:styleId="Mapadeldocumento">
    <w:name w:val="Document Map"/>
    <w:basedOn w:val="Normal"/>
    <w:link w:val="MapadeldocumentoCar"/>
    <w:uiPriority w:val="99"/>
    <w:semiHidden/>
    <w:rsid w:val="0009680A"/>
    <w:pPr>
      <w:shd w:val="clear" w:color="auto" w:fill="000080"/>
      <w:spacing w:after="0" w:line="240" w:lineRule="auto"/>
    </w:pPr>
    <w:rPr>
      <w:rFonts w:ascii="Tahoma" w:eastAsia="Calibri" w:hAnsi="Tahoma" w:cs="Times New Roman"/>
      <w:sz w:val="24"/>
      <w:szCs w:val="24"/>
      <w:lang w:val="es-ES" w:eastAsia="es-ES"/>
    </w:rPr>
  </w:style>
  <w:style w:type="character" w:customStyle="1" w:styleId="TextocomentarioCar">
    <w:name w:val="Texto comentario Car"/>
    <w:basedOn w:val="Fuentedeprrafopredeter"/>
    <w:link w:val="Textocomentario"/>
    <w:rsid w:val="0009680A"/>
    <w:rPr>
      <w:rFonts w:ascii="Times New Roman" w:eastAsia="Calibri" w:hAnsi="Times New Roman" w:cs="Times New Roman"/>
      <w:sz w:val="20"/>
      <w:szCs w:val="20"/>
      <w:lang w:eastAsia="es-ES"/>
    </w:rPr>
  </w:style>
  <w:style w:type="paragraph" w:styleId="Textocomentario">
    <w:name w:val="annotation text"/>
    <w:basedOn w:val="Normal"/>
    <w:link w:val="TextocomentarioCar"/>
    <w:rsid w:val="0009680A"/>
    <w:pPr>
      <w:spacing w:after="0" w:line="240" w:lineRule="auto"/>
    </w:pPr>
    <w:rPr>
      <w:rFonts w:ascii="Times New Roman" w:eastAsia="Calibri" w:hAnsi="Times New Roman" w:cs="Times New Roman"/>
      <w:sz w:val="20"/>
      <w:szCs w:val="20"/>
      <w:lang w:eastAsia="es-ES"/>
    </w:rPr>
  </w:style>
  <w:style w:type="character" w:customStyle="1" w:styleId="AsuntodelcomentarioCar">
    <w:name w:val="Asunto del comentario Car"/>
    <w:basedOn w:val="TextocomentarioCar"/>
    <w:link w:val="Asuntodelcomentario"/>
    <w:uiPriority w:val="99"/>
    <w:semiHidden/>
    <w:rsid w:val="0009680A"/>
    <w:rPr>
      <w:rFonts w:ascii="Times New Roman" w:eastAsia="Calibri" w:hAnsi="Times New Roman" w:cs="Times New Roman"/>
      <w:b/>
      <w:bCs/>
      <w:sz w:val="20"/>
      <w:szCs w:val="20"/>
      <w:lang w:eastAsia="es-ES"/>
    </w:rPr>
  </w:style>
  <w:style w:type="paragraph" w:styleId="Asuntodelcomentario">
    <w:name w:val="annotation subject"/>
    <w:basedOn w:val="Textocomentario"/>
    <w:next w:val="Textocomentario"/>
    <w:link w:val="AsuntodelcomentarioCar"/>
    <w:uiPriority w:val="99"/>
    <w:semiHidden/>
    <w:rsid w:val="0009680A"/>
    <w:rPr>
      <w:b/>
      <w:bCs/>
    </w:rPr>
  </w:style>
  <w:style w:type="character" w:styleId="Hipervnculo">
    <w:name w:val="Hyperlink"/>
    <w:basedOn w:val="Fuentedeprrafopredeter"/>
    <w:uiPriority w:val="99"/>
    <w:rsid w:val="0009680A"/>
    <w:rPr>
      <w:rFonts w:cs="Times New Roman"/>
      <w:color w:val="0000FF"/>
      <w:u w:val="none"/>
      <w:effect w:val="none"/>
    </w:rPr>
  </w:style>
  <w:style w:type="paragraph" w:customStyle="1" w:styleId="WW-Sangra2detindependiente">
    <w:name w:val="WW-Sangría 2 de t. independiente"/>
    <w:basedOn w:val="Normal"/>
    <w:uiPriority w:val="99"/>
    <w:rsid w:val="0009680A"/>
    <w:pPr>
      <w:widowControl w:val="0"/>
      <w:suppressAutoHyphens/>
      <w:spacing w:after="0" w:line="360" w:lineRule="auto"/>
      <w:ind w:firstLine="720"/>
    </w:pPr>
    <w:rPr>
      <w:rFonts w:ascii="Arial" w:eastAsia="Times New Roman" w:hAnsi="Arial" w:cs="Arial"/>
      <w:lang w:val="es-ES_tradnl" w:eastAsia="es-ES"/>
    </w:rPr>
  </w:style>
  <w:style w:type="character" w:customStyle="1" w:styleId="Fuentedeencabezadopredeter">
    <w:name w:val="Fuente de encabezado predeter."/>
    <w:uiPriority w:val="99"/>
    <w:rsid w:val="0009680A"/>
  </w:style>
  <w:style w:type="paragraph" w:customStyle="1" w:styleId="Normal1">
    <w:name w:val="Normal1"/>
    <w:basedOn w:val="Normal"/>
    <w:rsid w:val="0009680A"/>
    <w:pPr>
      <w:widowControl w:val="0"/>
      <w:autoSpaceDE w:val="0"/>
      <w:autoSpaceDN w:val="0"/>
      <w:adjustRightInd w:val="0"/>
      <w:spacing w:after="270" w:line="270" w:lineRule="atLeast"/>
      <w:textAlignment w:val="center"/>
    </w:pPr>
    <w:rPr>
      <w:rFonts w:ascii="Helvetica" w:eastAsia="Times New Roman" w:hAnsi="Helvetica" w:cs="Helvetica"/>
      <w:color w:val="000000"/>
      <w:w w:val="90"/>
      <w:sz w:val="21"/>
      <w:szCs w:val="21"/>
      <w:lang w:val="es-ES_tradnl" w:eastAsia="es-ES"/>
    </w:rPr>
  </w:style>
  <w:style w:type="paragraph" w:customStyle="1" w:styleId="LISTA1">
    <w:name w:val="LISTA 1"/>
    <w:basedOn w:val="Normal1"/>
    <w:rsid w:val="0009680A"/>
    <w:pPr>
      <w:tabs>
        <w:tab w:val="left" w:pos="283"/>
        <w:tab w:val="left" w:pos="567"/>
      </w:tabs>
      <w:spacing w:after="0"/>
      <w:ind w:left="283" w:hanging="283"/>
    </w:pPr>
  </w:style>
  <w:style w:type="paragraph" w:customStyle="1" w:styleId="Tipo5">
    <w:name w:val="Tipo 5"/>
    <w:basedOn w:val="Normal"/>
    <w:rsid w:val="0009680A"/>
    <w:pPr>
      <w:keepNext/>
      <w:keepLines/>
      <w:widowControl w:val="0"/>
      <w:suppressAutoHyphens/>
      <w:autoSpaceDE w:val="0"/>
      <w:autoSpaceDN w:val="0"/>
      <w:adjustRightInd w:val="0"/>
      <w:spacing w:after="270" w:line="270" w:lineRule="atLeast"/>
      <w:textAlignment w:val="center"/>
    </w:pPr>
    <w:rPr>
      <w:rFonts w:ascii="Garamond" w:eastAsia="Times New Roman" w:hAnsi="Garamond" w:cs="Garamond"/>
      <w:color w:val="000000"/>
      <w:spacing w:val="1"/>
      <w:sz w:val="24"/>
      <w:szCs w:val="24"/>
      <w:lang w:val="es-ES_tradnl" w:eastAsia="es-ES"/>
    </w:rPr>
  </w:style>
  <w:style w:type="paragraph" w:customStyle="1" w:styleId="Tablaspie">
    <w:name w:val="Tablas pie"/>
    <w:basedOn w:val="Normal"/>
    <w:next w:val="Normal"/>
    <w:uiPriority w:val="99"/>
    <w:rsid w:val="0009680A"/>
    <w:pPr>
      <w:widowControl w:val="0"/>
      <w:tabs>
        <w:tab w:val="left" w:pos="283"/>
      </w:tabs>
      <w:autoSpaceDE w:val="0"/>
      <w:autoSpaceDN w:val="0"/>
      <w:adjustRightInd w:val="0"/>
      <w:spacing w:after="270" w:line="180" w:lineRule="atLeast"/>
      <w:textAlignment w:val="center"/>
    </w:pPr>
    <w:rPr>
      <w:rFonts w:ascii="Helvetica" w:eastAsia="Times New Roman" w:hAnsi="Helvetica" w:cs="Helvetica"/>
      <w:color w:val="000000"/>
      <w:w w:val="90"/>
      <w:sz w:val="16"/>
      <w:szCs w:val="16"/>
      <w:lang w:val="es-ES_tradnl" w:eastAsia="es-ES"/>
    </w:rPr>
  </w:style>
  <w:style w:type="paragraph" w:customStyle="1" w:styleId="Tablas">
    <w:name w:val="Tablas"/>
    <w:basedOn w:val="Normal1"/>
    <w:uiPriority w:val="99"/>
    <w:rsid w:val="0009680A"/>
    <w:pPr>
      <w:tabs>
        <w:tab w:val="right" w:pos="5102"/>
      </w:tabs>
      <w:suppressAutoHyphens/>
      <w:spacing w:after="0" w:line="200" w:lineRule="atLeast"/>
    </w:pPr>
    <w:rPr>
      <w:sz w:val="18"/>
      <w:szCs w:val="18"/>
    </w:rPr>
  </w:style>
  <w:style w:type="paragraph" w:customStyle="1" w:styleId="Tipo3">
    <w:name w:val="Tipo 3"/>
    <w:basedOn w:val="Normal"/>
    <w:rsid w:val="0009680A"/>
    <w:pPr>
      <w:keepNext/>
      <w:keepLines/>
      <w:widowControl w:val="0"/>
      <w:suppressAutoHyphens/>
      <w:autoSpaceDE w:val="0"/>
      <w:autoSpaceDN w:val="0"/>
      <w:adjustRightInd w:val="0"/>
      <w:spacing w:after="270" w:line="270" w:lineRule="atLeast"/>
      <w:textAlignment w:val="center"/>
    </w:pPr>
    <w:rPr>
      <w:rFonts w:ascii="Garamond-Bold" w:eastAsia="Times New Roman" w:hAnsi="Garamond-Bold" w:cs="Garamond-Bold"/>
      <w:b/>
      <w:bCs/>
      <w:color w:val="000000"/>
      <w:spacing w:val="1"/>
      <w:sz w:val="24"/>
      <w:szCs w:val="24"/>
      <w:lang w:val="es-ES_tradnl" w:eastAsia="es-ES"/>
    </w:rPr>
  </w:style>
  <w:style w:type="paragraph" w:customStyle="1" w:styleId="TextoCar">
    <w:name w:val="Texto Car"/>
    <w:basedOn w:val="Normal"/>
    <w:link w:val="TextoCarCar"/>
    <w:rsid w:val="0009680A"/>
    <w:pPr>
      <w:spacing w:after="101" w:line="216" w:lineRule="exact"/>
      <w:ind w:firstLine="288"/>
    </w:pPr>
    <w:rPr>
      <w:rFonts w:ascii="Arial" w:eastAsia="Calibri" w:hAnsi="Arial" w:cs="Times New Roman"/>
      <w:sz w:val="18"/>
      <w:szCs w:val="20"/>
      <w:lang w:val="en-US" w:eastAsia="es-ES"/>
    </w:rPr>
  </w:style>
  <w:style w:type="character" w:customStyle="1" w:styleId="TextoCarCar">
    <w:name w:val="Texto Car Car"/>
    <w:link w:val="TextoCar"/>
    <w:uiPriority w:val="99"/>
    <w:locked/>
    <w:rsid w:val="0009680A"/>
    <w:rPr>
      <w:rFonts w:ascii="Arial" w:eastAsia="Calibri" w:hAnsi="Arial" w:cs="Times New Roman"/>
      <w:sz w:val="18"/>
      <w:szCs w:val="20"/>
      <w:lang w:val="en-US" w:eastAsia="es-ES"/>
    </w:rPr>
  </w:style>
  <w:style w:type="paragraph" w:customStyle="1" w:styleId="Titulotablas">
    <w:name w:val="Titulo tablas"/>
    <w:basedOn w:val="Normal1"/>
    <w:uiPriority w:val="99"/>
    <w:rsid w:val="0009680A"/>
    <w:pPr>
      <w:keepLines/>
      <w:suppressAutoHyphens/>
      <w:spacing w:after="170"/>
      <w:jc w:val="center"/>
    </w:pPr>
    <w:rPr>
      <w:b/>
      <w:bCs/>
      <w:w w:val="85"/>
      <w:sz w:val="20"/>
      <w:szCs w:val="20"/>
    </w:rPr>
  </w:style>
  <w:style w:type="paragraph" w:customStyle="1" w:styleId="CM27">
    <w:name w:val="CM27"/>
    <w:basedOn w:val="Default"/>
    <w:next w:val="Default"/>
    <w:uiPriority w:val="99"/>
    <w:rsid w:val="0009680A"/>
    <w:pPr>
      <w:widowControl w:val="0"/>
    </w:pPr>
    <w:rPr>
      <w:rFonts w:ascii="Times" w:eastAsia="Times New Roman" w:hAnsi="Times" w:cs="Times"/>
      <w:color w:val="auto"/>
      <w:lang w:val="es-ES" w:eastAsia="es-ES"/>
    </w:rPr>
  </w:style>
  <w:style w:type="paragraph" w:customStyle="1" w:styleId="CM28">
    <w:name w:val="CM28"/>
    <w:basedOn w:val="Default"/>
    <w:next w:val="Default"/>
    <w:uiPriority w:val="99"/>
    <w:rsid w:val="0009680A"/>
    <w:pPr>
      <w:widowControl w:val="0"/>
    </w:pPr>
    <w:rPr>
      <w:rFonts w:ascii="Times" w:eastAsia="Times New Roman" w:hAnsi="Times" w:cs="Times"/>
      <w:color w:val="auto"/>
      <w:lang w:val="es-ES" w:eastAsia="es-ES"/>
    </w:rPr>
  </w:style>
  <w:style w:type="paragraph" w:customStyle="1" w:styleId="CM29">
    <w:name w:val="CM29"/>
    <w:basedOn w:val="Default"/>
    <w:next w:val="Default"/>
    <w:uiPriority w:val="99"/>
    <w:rsid w:val="0009680A"/>
    <w:pPr>
      <w:widowControl w:val="0"/>
    </w:pPr>
    <w:rPr>
      <w:rFonts w:ascii="Times" w:eastAsia="Times New Roman" w:hAnsi="Times" w:cs="Times"/>
      <w:color w:val="auto"/>
      <w:lang w:val="es-ES" w:eastAsia="es-ES"/>
    </w:rPr>
  </w:style>
  <w:style w:type="paragraph" w:customStyle="1" w:styleId="CM2">
    <w:name w:val="CM2"/>
    <w:basedOn w:val="Default"/>
    <w:next w:val="Default"/>
    <w:uiPriority w:val="99"/>
    <w:rsid w:val="0009680A"/>
    <w:pPr>
      <w:widowControl w:val="0"/>
    </w:pPr>
    <w:rPr>
      <w:rFonts w:ascii="Times" w:eastAsia="Times New Roman" w:hAnsi="Times" w:cs="Times"/>
      <w:color w:val="auto"/>
      <w:lang w:val="es-ES" w:eastAsia="es-ES"/>
    </w:rPr>
  </w:style>
  <w:style w:type="paragraph" w:customStyle="1" w:styleId="Estndar">
    <w:name w:val="Estándar"/>
    <w:basedOn w:val="Normal"/>
    <w:rsid w:val="0009680A"/>
    <w:pPr>
      <w:spacing w:after="0" w:line="240" w:lineRule="auto"/>
    </w:pPr>
    <w:rPr>
      <w:rFonts w:ascii="Times New Roman" w:eastAsia="Times New Roman" w:hAnsi="Times New Roman" w:cs="Times New Roman"/>
      <w:noProof/>
      <w:color w:val="000000"/>
      <w:sz w:val="20"/>
      <w:szCs w:val="20"/>
      <w:lang w:val="en-US" w:eastAsia="es-ES"/>
    </w:rPr>
  </w:style>
  <w:style w:type="paragraph" w:customStyle="1" w:styleId="Vietas">
    <w:name w:val="Viñetas"/>
    <w:basedOn w:val="Normal"/>
    <w:next w:val="Normal"/>
    <w:link w:val="VietasCar"/>
    <w:rsid w:val="0009680A"/>
    <w:pPr>
      <w:widowControl w:val="0"/>
      <w:numPr>
        <w:numId w:val="2"/>
      </w:numPr>
      <w:autoSpaceDE w:val="0"/>
      <w:autoSpaceDN w:val="0"/>
      <w:adjustRightInd w:val="0"/>
      <w:spacing w:after="0" w:line="240" w:lineRule="auto"/>
    </w:pPr>
    <w:rPr>
      <w:rFonts w:ascii="Arial" w:eastAsia="Times New Roman" w:hAnsi="Arial" w:cs="Times New Roman"/>
      <w:sz w:val="20"/>
      <w:szCs w:val="20"/>
      <w:lang w:val="es-ES" w:eastAsia="es-ES"/>
    </w:rPr>
  </w:style>
  <w:style w:type="character" w:customStyle="1" w:styleId="VietasCar">
    <w:name w:val="Viñetas Car"/>
    <w:link w:val="Vietas"/>
    <w:locked/>
    <w:rsid w:val="0009680A"/>
    <w:rPr>
      <w:rFonts w:ascii="Arial" w:eastAsia="Times New Roman" w:hAnsi="Arial" w:cs="Times New Roman"/>
      <w:sz w:val="20"/>
      <w:szCs w:val="20"/>
      <w:lang w:val="es-ES" w:eastAsia="es-ES"/>
    </w:rPr>
  </w:style>
  <w:style w:type="paragraph" w:customStyle="1" w:styleId="Tema">
    <w:name w:val="Tema"/>
    <w:basedOn w:val="Normal"/>
    <w:next w:val="Normal"/>
    <w:rsid w:val="0009680A"/>
    <w:pPr>
      <w:autoSpaceDE w:val="0"/>
      <w:autoSpaceDN w:val="0"/>
      <w:adjustRightInd w:val="0"/>
      <w:spacing w:after="0" w:line="240" w:lineRule="auto"/>
    </w:pPr>
    <w:rPr>
      <w:rFonts w:ascii="Arial" w:eastAsia="Times New Roman" w:hAnsi="Arial" w:cs="Arial"/>
      <w:sz w:val="20"/>
      <w:szCs w:val="20"/>
      <w:lang w:val="es-ES" w:eastAsia="es-ES"/>
    </w:rPr>
  </w:style>
  <w:style w:type="paragraph" w:customStyle="1" w:styleId="LISTARomanos1">
    <w:name w:val="LISTA Romanos1"/>
    <w:basedOn w:val="Normal"/>
    <w:uiPriority w:val="99"/>
    <w:rsid w:val="0009680A"/>
    <w:pPr>
      <w:widowControl w:val="0"/>
      <w:tabs>
        <w:tab w:val="right" w:pos="454"/>
        <w:tab w:val="left" w:pos="567"/>
      </w:tabs>
      <w:autoSpaceDE w:val="0"/>
      <w:autoSpaceDN w:val="0"/>
      <w:adjustRightInd w:val="0"/>
      <w:spacing w:after="0" w:line="270" w:lineRule="atLeast"/>
      <w:ind w:left="567" w:hanging="567"/>
      <w:textAlignment w:val="center"/>
    </w:pPr>
    <w:rPr>
      <w:rFonts w:ascii="Helvetica" w:eastAsia="Times New Roman" w:hAnsi="Helvetica" w:cs="Helvetica"/>
      <w:color w:val="000000"/>
      <w:w w:val="90"/>
      <w:sz w:val="21"/>
      <w:szCs w:val="21"/>
      <w:lang w:val="es-ES_tradnl" w:eastAsia="es-ES"/>
    </w:rPr>
  </w:style>
  <w:style w:type="paragraph" w:customStyle="1" w:styleId="BIBLIOGRAFIA">
    <w:name w:val="BIBLIOGRAFIA"/>
    <w:basedOn w:val="Normal"/>
    <w:uiPriority w:val="99"/>
    <w:rsid w:val="0009680A"/>
    <w:pPr>
      <w:widowControl w:val="0"/>
      <w:suppressAutoHyphens/>
      <w:autoSpaceDE w:val="0"/>
      <w:autoSpaceDN w:val="0"/>
      <w:adjustRightInd w:val="0"/>
      <w:spacing w:after="135" w:line="270" w:lineRule="atLeast"/>
      <w:ind w:left="283" w:hanging="283"/>
      <w:textAlignment w:val="center"/>
    </w:pPr>
    <w:rPr>
      <w:rFonts w:ascii="Helvetica" w:eastAsia="Times New Roman" w:hAnsi="Helvetica" w:cs="Helvetica"/>
      <w:color w:val="000000"/>
      <w:w w:val="90"/>
      <w:sz w:val="21"/>
      <w:szCs w:val="21"/>
      <w:lang w:val="es-ES_tradnl" w:eastAsia="es-ES"/>
    </w:rPr>
  </w:style>
  <w:style w:type="paragraph" w:styleId="Textosinformato">
    <w:name w:val="Plain Text"/>
    <w:basedOn w:val="Normal"/>
    <w:link w:val="TextosinformatoCar"/>
    <w:uiPriority w:val="99"/>
    <w:rsid w:val="0009680A"/>
    <w:pPr>
      <w:spacing w:after="0" w:line="240" w:lineRule="auto"/>
    </w:pPr>
    <w:rPr>
      <w:rFonts w:ascii="Courier New" w:eastAsia="Calibri" w:hAnsi="Courier New" w:cs="Times New Roman"/>
      <w:sz w:val="20"/>
      <w:szCs w:val="20"/>
      <w:lang w:eastAsia="es-ES"/>
    </w:rPr>
  </w:style>
  <w:style w:type="character" w:customStyle="1" w:styleId="TextosinformatoCar">
    <w:name w:val="Texto sin formato Car"/>
    <w:basedOn w:val="Fuentedeprrafopredeter"/>
    <w:link w:val="Textosinformato"/>
    <w:uiPriority w:val="99"/>
    <w:rsid w:val="0009680A"/>
    <w:rPr>
      <w:rFonts w:ascii="Courier New" w:eastAsia="Calibri" w:hAnsi="Courier New" w:cs="Times New Roman"/>
      <w:sz w:val="20"/>
      <w:szCs w:val="20"/>
      <w:lang w:eastAsia="es-ES"/>
    </w:rPr>
  </w:style>
  <w:style w:type="paragraph" w:styleId="HTMLconformatoprevio">
    <w:name w:val="HTML Preformatted"/>
    <w:basedOn w:val="Normal"/>
    <w:link w:val="HTMLconformatoprevioCar"/>
    <w:uiPriority w:val="99"/>
    <w:rsid w:val="000968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Times New Roman" w:cs="Times New Roman"/>
      <w:sz w:val="20"/>
      <w:szCs w:val="20"/>
      <w:lang w:eastAsia="es-ES"/>
    </w:rPr>
  </w:style>
  <w:style w:type="character" w:customStyle="1" w:styleId="HTMLconformatoprevioCar">
    <w:name w:val="HTML con formato previo Car"/>
    <w:basedOn w:val="Fuentedeprrafopredeter"/>
    <w:link w:val="HTMLconformatoprevio"/>
    <w:uiPriority w:val="99"/>
    <w:rsid w:val="0009680A"/>
    <w:rPr>
      <w:rFonts w:ascii="Arial Unicode MS" w:eastAsia="Arial Unicode MS" w:hAnsi="Times New Roman" w:cs="Times New Roman"/>
      <w:sz w:val="20"/>
      <w:szCs w:val="20"/>
      <w:lang w:eastAsia="es-ES"/>
    </w:rPr>
  </w:style>
  <w:style w:type="paragraph" w:customStyle="1" w:styleId="BodyText21">
    <w:name w:val="Body Text 21"/>
    <w:basedOn w:val="Normal"/>
    <w:rsid w:val="0009680A"/>
    <w:pPr>
      <w:tabs>
        <w:tab w:val="left" w:pos="-720"/>
      </w:tabs>
      <w:suppressAutoHyphens/>
      <w:spacing w:after="0" w:line="240" w:lineRule="auto"/>
    </w:pPr>
    <w:rPr>
      <w:rFonts w:ascii="Univers" w:eastAsia="Times New Roman" w:hAnsi="Univers" w:cs="Univers"/>
      <w:spacing w:val="-2"/>
      <w:sz w:val="20"/>
      <w:szCs w:val="20"/>
      <w:lang w:val="es-ES" w:eastAsia="es-ES"/>
    </w:rPr>
  </w:style>
  <w:style w:type="paragraph" w:customStyle="1" w:styleId="CarCarCarCarCarCarCarCarCarCarCarCarCar">
    <w:name w:val="Car Car Car Car Car Car Car Car Car Car Car Car Car"/>
    <w:basedOn w:val="Normal"/>
    <w:uiPriority w:val="99"/>
    <w:rsid w:val="0009680A"/>
    <w:pPr>
      <w:spacing w:after="160" w:line="240" w:lineRule="exact"/>
      <w:jc w:val="right"/>
    </w:pPr>
    <w:rPr>
      <w:rFonts w:ascii="Verdana" w:eastAsia="Times New Roman" w:hAnsi="Verdana" w:cs="Verdana"/>
      <w:sz w:val="20"/>
      <w:szCs w:val="20"/>
    </w:rPr>
  </w:style>
  <w:style w:type="paragraph" w:customStyle="1" w:styleId="CarCarCarCarCarCarCarCarCarCarCarCarCar1">
    <w:name w:val="Car Car Car Car Car Car Car Car Car Car Car Car Car1"/>
    <w:basedOn w:val="Normal"/>
    <w:uiPriority w:val="99"/>
    <w:rsid w:val="0009680A"/>
    <w:pPr>
      <w:spacing w:after="160" w:line="240" w:lineRule="exact"/>
      <w:jc w:val="right"/>
    </w:pPr>
    <w:rPr>
      <w:rFonts w:ascii="Verdana" w:eastAsia="Times New Roman" w:hAnsi="Verdana" w:cs="Verdana"/>
      <w:sz w:val="20"/>
      <w:szCs w:val="20"/>
    </w:rPr>
  </w:style>
  <w:style w:type="character" w:customStyle="1" w:styleId="CarCar2">
    <w:name w:val="Car Car2"/>
    <w:uiPriority w:val="99"/>
    <w:rsid w:val="0009680A"/>
    <w:rPr>
      <w:sz w:val="24"/>
      <w:lang w:val="es-MX" w:eastAsia="es-MX"/>
    </w:rPr>
  </w:style>
  <w:style w:type="paragraph" w:customStyle="1" w:styleId="d">
    <w:name w:val="d"/>
    <w:basedOn w:val="Normal"/>
    <w:rsid w:val="0009680A"/>
    <w:pPr>
      <w:spacing w:after="101" w:line="216" w:lineRule="atLeast"/>
      <w:ind w:left="900" w:hanging="630"/>
    </w:pPr>
    <w:rPr>
      <w:rFonts w:ascii="Arial" w:eastAsia="Calibri" w:hAnsi="Arial" w:cs="Arial"/>
      <w:sz w:val="18"/>
      <w:szCs w:val="18"/>
      <w:lang w:val="es-ES_tradnl" w:eastAsia="es-ES"/>
    </w:rPr>
  </w:style>
  <w:style w:type="paragraph" w:customStyle="1" w:styleId="Normal2">
    <w:name w:val="Normal2"/>
    <w:basedOn w:val="Normal"/>
    <w:rsid w:val="0009680A"/>
    <w:pPr>
      <w:widowControl w:val="0"/>
      <w:autoSpaceDE w:val="0"/>
      <w:autoSpaceDN w:val="0"/>
      <w:adjustRightInd w:val="0"/>
      <w:spacing w:after="270" w:line="270" w:lineRule="atLeast"/>
      <w:textAlignment w:val="center"/>
    </w:pPr>
    <w:rPr>
      <w:rFonts w:ascii="Helvetica" w:eastAsia="Calibri" w:hAnsi="Helvetica" w:cs="Helvetica"/>
      <w:color w:val="000000"/>
      <w:w w:val="90"/>
      <w:sz w:val="21"/>
      <w:szCs w:val="21"/>
      <w:lang w:val="es-ES_tradnl" w:eastAsia="es-ES"/>
    </w:rPr>
  </w:style>
  <w:style w:type="paragraph" w:customStyle="1" w:styleId="CarCarCarCarCarCarCarCarCarCarCarCarCar2">
    <w:name w:val="Car Car Car Car Car Car Car Car Car Car Car Car Car2"/>
    <w:basedOn w:val="Normal"/>
    <w:uiPriority w:val="99"/>
    <w:rsid w:val="0009680A"/>
    <w:pPr>
      <w:spacing w:after="160" w:line="240" w:lineRule="exact"/>
      <w:jc w:val="right"/>
    </w:pPr>
    <w:rPr>
      <w:rFonts w:ascii="Verdana" w:eastAsia="Calibri" w:hAnsi="Verdana" w:cs="Verdana"/>
      <w:sz w:val="20"/>
      <w:szCs w:val="20"/>
    </w:rPr>
  </w:style>
  <w:style w:type="character" w:customStyle="1" w:styleId="CarCar6">
    <w:name w:val="Car Car6"/>
    <w:uiPriority w:val="99"/>
    <w:rsid w:val="0009680A"/>
    <w:rPr>
      <w:sz w:val="24"/>
      <w:lang w:val="es-ES" w:eastAsia="es-ES"/>
    </w:rPr>
  </w:style>
  <w:style w:type="paragraph" w:styleId="Subttulo">
    <w:name w:val="Subtitle"/>
    <w:aliases w:val="contenido tabla"/>
    <w:basedOn w:val="Normal"/>
    <w:next w:val="Normal"/>
    <w:link w:val="SubttuloCar"/>
    <w:autoRedefine/>
    <w:qFormat/>
    <w:rsid w:val="00AC6151"/>
    <w:pPr>
      <w:numPr>
        <w:ilvl w:val="1"/>
      </w:numPr>
      <w:spacing w:after="0" w:line="240" w:lineRule="auto"/>
    </w:pPr>
    <w:rPr>
      <w:rFonts w:ascii="Arial" w:hAnsi="Arial" w:cs="Arial"/>
      <w:b/>
      <w:color w:val="0070C0"/>
    </w:rPr>
  </w:style>
  <w:style w:type="character" w:customStyle="1" w:styleId="SubttuloCar">
    <w:name w:val="Subtítulo Car"/>
    <w:aliases w:val="contenido tabla Car"/>
    <w:basedOn w:val="Fuentedeprrafopredeter"/>
    <w:link w:val="Subttulo"/>
    <w:rsid w:val="00AC6151"/>
    <w:rPr>
      <w:rFonts w:ascii="Arial" w:hAnsi="Arial" w:cs="Arial"/>
      <w:b/>
      <w:color w:val="0070C0"/>
    </w:rPr>
  </w:style>
  <w:style w:type="paragraph" w:customStyle="1" w:styleId="CarCarCarCarCarCarCarCarCarCarCarCarCar3">
    <w:name w:val="Car Car Car Car Car Car Car Car Car Car Car Car Car3"/>
    <w:basedOn w:val="Normal"/>
    <w:uiPriority w:val="99"/>
    <w:rsid w:val="0009680A"/>
    <w:pPr>
      <w:spacing w:after="160" w:line="240" w:lineRule="exact"/>
      <w:jc w:val="right"/>
    </w:pPr>
    <w:rPr>
      <w:rFonts w:ascii="Verdana" w:eastAsia="Times New Roman" w:hAnsi="Verdana" w:cs="Verdana"/>
      <w:sz w:val="20"/>
      <w:szCs w:val="20"/>
    </w:rPr>
  </w:style>
  <w:style w:type="paragraph" w:customStyle="1" w:styleId="INCISO">
    <w:name w:val="INCISO"/>
    <w:basedOn w:val="Normal"/>
    <w:rsid w:val="0009680A"/>
    <w:pPr>
      <w:tabs>
        <w:tab w:val="left" w:pos="1080"/>
      </w:tabs>
      <w:spacing w:after="101" w:line="216" w:lineRule="exact"/>
      <w:ind w:left="1080" w:hanging="360"/>
    </w:pPr>
    <w:rPr>
      <w:rFonts w:ascii="Arial" w:eastAsia="Times New Roman" w:hAnsi="Arial" w:cs="Arial"/>
      <w:sz w:val="18"/>
      <w:szCs w:val="18"/>
      <w:lang w:val="es-ES" w:eastAsia="es-MX"/>
    </w:rPr>
  </w:style>
  <w:style w:type="character" w:styleId="Enfasis">
    <w:name w:val="Emphasis"/>
    <w:basedOn w:val="Fuentedeprrafopredeter"/>
    <w:uiPriority w:val="20"/>
    <w:qFormat/>
    <w:rsid w:val="0009680A"/>
    <w:rPr>
      <w:rFonts w:cs="Times New Roman"/>
      <w:i/>
    </w:rPr>
  </w:style>
  <w:style w:type="character" w:customStyle="1" w:styleId="TextonotaalfinalCar">
    <w:name w:val="Texto nota al final Car"/>
    <w:basedOn w:val="Fuentedeprrafopredeter"/>
    <w:link w:val="Textonotaalfinal"/>
    <w:uiPriority w:val="99"/>
    <w:semiHidden/>
    <w:rsid w:val="0009680A"/>
    <w:rPr>
      <w:rFonts w:ascii="Times New Roman" w:eastAsia="Times New Roman" w:hAnsi="Times New Roman" w:cs="Times New Roman"/>
      <w:sz w:val="20"/>
      <w:szCs w:val="20"/>
      <w:lang w:val="es-ES" w:eastAsia="es-ES"/>
    </w:rPr>
  </w:style>
  <w:style w:type="paragraph" w:styleId="Textonotaalfinal">
    <w:name w:val="endnote text"/>
    <w:basedOn w:val="Normal"/>
    <w:link w:val="TextonotaalfinalCar"/>
    <w:uiPriority w:val="99"/>
    <w:semiHidden/>
    <w:unhideWhenUsed/>
    <w:rsid w:val="0009680A"/>
    <w:pPr>
      <w:spacing w:after="0" w:line="240" w:lineRule="auto"/>
    </w:pPr>
    <w:rPr>
      <w:rFonts w:ascii="Times New Roman" w:eastAsia="Times New Roman" w:hAnsi="Times New Roman" w:cs="Times New Roman"/>
      <w:sz w:val="20"/>
      <w:szCs w:val="20"/>
      <w:lang w:val="es-ES" w:eastAsia="es-ES"/>
    </w:rPr>
  </w:style>
  <w:style w:type="paragraph" w:customStyle="1" w:styleId="Textoindependiente31">
    <w:name w:val="Texto independiente 31"/>
    <w:basedOn w:val="Normal"/>
    <w:rsid w:val="0009680A"/>
    <w:pPr>
      <w:spacing w:after="0" w:line="240" w:lineRule="auto"/>
    </w:pPr>
    <w:rPr>
      <w:rFonts w:ascii="Times New Roman" w:eastAsia="Times New Roman" w:hAnsi="Times New Roman" w:cs="Times New Roman"/>
      <w:sz w:val="24"/>
      <w:szCs w:val="20"/>
      <w:lang w:val="es-ES_tradnl" w:eastAsia="es-ES"/>
    </w:rPr>
  </w:style>
  <w:style w:type="character" w:customStyle="1" w:styleId="apple-style-span">
    <w:name w:val="apple-style-span"/>
    <w:basedOn w:val="Fuentedeprrafopredeter"/>
    <w:rsid w:val="0009680A"/>
  </w:style>
  <w:style w:type="paragraph" w:customStyle="1" w:styleId="Textoindependiente32">
    <w:name w:val="Texto independiente 32"/>
    <w:basedOn w:val="Normal"/>
    <w:rsid w:val="0009680A"/>
    <w:pPr>
      <w:spacing w:after="0" w:line="240" w:lineRule="auto"/>
    </w:pPr>
    <w:rPr>
      <w:rFonts w:ascii="Times New Roman" w:eastAsia="Times New Roman" w:hAnsi="Times New Roman" w:cs="Times New Roman"/>
      <w:sz w:val="24"/>
      <w:szCs w:val="20"/>
      <w:lang w:val="es-ES_tradnl" w:eastAsia="es-ES"/>
    </w:rPr>
  </w:style>
  <w:style w:type="character" w:styleId="Refdecomentario">
    <w:name w:val="annotation reference"/>
    <w:basedOn w:val="Fuentedeprrafopredeter"/>
    <w:unhideWhenUsed/>
    <w:rsid w:val="00E326D4"/>
    <w:rPr>
      <w:sz w:val="16"/>
      <w:szCs w:val="16"/>
    </w:rPr>
  </w:style>
  <w:style w:type="paragraph" w:styleId="Revisin">
    <w:name w:val="Revision"/>
    <w:hidden/>
    <w:rsid w:val="00181269"/>
    <w:pPr>
      <w:spacing w:after="0" w:line="240" w:lineRule="auto"/>
    </w:pPr>
  </w:style>
  <w:style w:type="table" w:styleId="Listaclara-nfasis6">
    <w:name w:val="Light List Accent 6"/>
    <w:basedOn w:val="Tablanormal"/>
    <w:uiPriority w:val="61"/>
    <w:rsid w:val="00AF051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Sombreadomediano2-nfasis6">
    <w:name w:val="Medium Shading 2 Accent 6"/>
    <w:basedOn w:val="Tablanormal"/>
    <w:uiPriority w:val="64"/>
    <w:rsid w:val="00AF051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2-nfasis5">
    <w:name w:val="Medium List 2 Accent 5"/>
    <w:basedOn w:val="Tablanormal"/>
    <w:uiPriority w:val="66"/>
    <w:rsid w:val="00AF051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AF051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stamediana2-nfasis6">
    <w:name w:val="Medium List 2 Accent 6"/>
    <w:basedOn w:val="Tablanormal"/>
    <w:uiPriority w:val="66"/>
    <w:rsid w:val="00AF051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2-nfasis6">
    <w:name w:val="Medium Grid 2 Accent 6"/>
    <w:basedOn w:val="Tablanormal"/>
    <w:uiPriority w:val="68"/>
    <w:rsid w:val="00AF051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Listaoscura-nfasis3">
    <w:name w:val="Dark List Accent 3"/>
    <w:basedOn w:val="Tablanormal"/>
    <w:uiPriority w:val="70"/>
    <w:rsid w:val="00AF051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uadrculamulticolor-nfasis6">
    <w:name w:val="Colorful Grid Accent 6"/>
    <w:basedOn w:val="Tablanormal"/>
    <w:uiPriority w:val="73"/>
    <w:rsid w:val="00AF0510"/>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ulticolor-nfasis5">
    <w:name w:val="Colorful Grid Accent 5"/>
    <w:basedOn w:val="Tablanormal"/>
    <w:uiPriority w:val="73"/>
    <w:rsid w:val="00AF0510"/>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Encabezadodetabladecontenido">
    <w:name w:val="TOC Heading"/>
    <w:basedOn w:val="Ttulo1"/>
    <w:next w:val="Normal"/>
    <w:unhideWhenUsed/>
    <w:qFormat/>
    <w:rsid w:val="00B2642C"/>
    <w:pPr>
      <w:spacing w:before="480" w:line="276" w:lineRule="auto"/>
      <w:outlineLvl w:val="9"/>
    </w:pPr>
    <w:rPr>
      <w:rFonts w:asciiTheme="majorHAnsi" w:eastAsiaTheme="majorEastAsia" w:hAnsiTheme="majorHAnsi" w:cstheme="majorBidi"/>
      <w:b w:val="0"/>
      <w:i/>
      <w:color w:val="365F91" w:themeColor="accent1" w:themeShade="BF"/>
      <w:sz w:val="28"/>
      <w:szCs w:val="28"/>
      <w:lang w:eastAsia="es-MX"/>
    </w:rPr>
  </w:style>
  <w:style w:type="paragraph" w:styleId="TDC2">
    <w:name w:val="toc 2"/>
    <w:basedOn w:val="Normal"/>
    <w:next w:val="Normal"/>
    <w:autoRedefine/>
    <w:uiPriority w:val="39"/>
    <w:unhideWhenUsed/>
    <w:qFormat/>
    <w:rsid w:val="0035513C"/>
    <w:pPr>
      <w:tabs>
        <w:tab w:val="left" w:pos="440"/>
        <w:tab w:val="right" w:leader="dot" w:pos="9356"/>
      </w:tabs>
      <w:spacing w:before="0" w:after="0"/>
      <w:jc w:val="left"/>
    </w:pPr>
    <w:rPr>
      <w:b/>
      <w:bCs/>
      <w:sz w:val="20"/>
      <w:szCs w:val="20"/>
    </w:rPr>
  </w:style>
  <w:style w:type="paragraph" w:styleId="TDC1">
    <w:name w:val="toc 1"/>
    <w:basedOn w:val="Normal"/>
    <w:next w:val="Normal"/>
    <w:autoRedefine/>
    <w:uiPriority w:val="39"/>
    <w:unhideWhenUsed/>
    <w:qFormat/>
    <w:rsid w:val="00CF435B"/>
    <w:pPr>
      <w:tabs>
        <w:tab w:val="right" w:leader="dot" w:pos="9350"/>
      </w:tabs>
      <w:spacing w:after="0" w:line="240" w:lineRule="auto"/>
      <w:jc w:val="left"/>
    </w:pPr>
    <w:rPr>
      <w:rFonts w:asciiTheme="majorHAnsi" w:hAnsiTheme="majorHAnsi"/>
      <w:b/>
      <w:bCs/>
      <w:caps/>
      <w:sz w:val="24"/>
      <w:szCs w:val="24"/>
    </w:rPr>
  </w:style>
  <w:style w:type="paragraph" w:styleId="TDC3">
    <w:name w:val="toc 3"/>
    <w:basedOn w:val="Normal"/>
    <w:next w:val="Normal"/>
    <w:autoRedefine/>
    <w:uiPriority w:val="39"/>
    <w:unhideWhenUsed/>
    <w:qFormat/>
    <w:rsid w:val="00012797"/>
    <w:pPr>
      <w:tabs>
        <w:tab w:val="left" w:pos="660"/>
        <w:tab w:val="right" w:leader="dot" w:pos="9214"/>
        <w:tab w:val="right" w:leader="dot" w:pos="9394"/>
      </w:tabs>
      <w:spacing w:before="0" w:after="0"/>
      <w:ind w:left="655" w:hanging="435"/>
      <w:jc w:val="left"/>
    </w:pPr>
    <w:rPr>
      <w:sz w:val="20"/>
      <w:szCs w:val="20"/>
    </w:rPr>
  </w:style>
  <w:style w:type="paragraph" w:styleId="TDC4">
    <w:name w:val="toc 4"/>
    <w:basedOn w:val="Normal"/>
    <w:next w:val="Normal"/>
    <w:autoRedefine/>
    <w:unhideWhenUsed/>
    <w:rsid w:val="000D613D"/>
    <w:pPr>
      <w:spacing w:before="0" w:after="0"/>
      <w:ind w:left="440"/>
      <w:jc w:val="left"/>
    </w:pPr>
    <w:rPr>
      <w:sz w:val="20"/>
      <w:szCs w:val="20"/>
    </w:rPr>
  </w:style>
  <w:style w:type="character" w:styleId="Referenciasutil">
    <w:name w:val="Subtle Reference"/>
    <w:basedOn w:val="Fuentedeprrafopredeter"/>
    <w:uiPriority w:val="31"/>
    <w:qFormat/>
    <w:rsid w:val="00CB143B"/>
    <w:rPr>
      <w:rFonts w:asciiTheme="minorHAnsi" w:hAnsiTheme="minorHAnsi"/>
      <w:i/>
      <w:caps w:val="0"/>
      <w:smallCaps w:val="0"/>
      <w:strike w:val="0"/>
      <w:dstrike w:val="0"/>
      <w:vanish w:val="0"/>
      <w:color w:val="auto"/>
      <w:sz w:val="22"/>
      <w:u w:val="none"/>
      <w:vertAlign w:val="baseline"/>
    </w:rPr>
  </w:style>
  <w:style w:type="character" w:styleId="Referenciaintensa">
    <w:name w:val="Intense Reference"/>
    <w:basedOn w:val="Fuentedeprrafopredeter"/>
    <w:uiPriority w:val="32"/>
    <w:qFormat/>
    <w:rsid w:val="00AD24B7"/>
    <w:rPr>
      <w:b/>
      <w:bCs/>
      <w:smallCaps/>
      <w:color w:val="C0504D" w:themeColor="accent2"/>
      <w:spacing w:val="5"/>
      <w:u w:val="single"/>
    </w:rPr>
  </w:style>
  <w:style w:type="paragraph" w:styleId="Tabladeilustraciones">
    <w:name w:val="table of figures"/>
    <w:basedOn w:val="Normal"/>
    <w:next w:val="Normal"/>
    <w:unhideWhenUsed/>
    <w:rsid w:val="00141A06"/>
    <w:pPr>
      <w:spacing w:after="0"/>
    </w:pPr>
  </w:style>
  <w:style w:type="paragraph" w:styleId="TDC5">
    <w:name w:val="toc 5"/>
    <w:basedOn w:val="Normal"/>
    <w:next w:val="Normal"/>
    <w:autoRedefine/>
    <w:unhideWhenUsed/>
    <w:rsid w:val="006F5A98"/>
    <w:pPr>
      <w:spacing w:before="0" w:after="0"/>
      <w:ind w:left="660"/>
      <w:jc w:val="left"/>
    </w:pPr>
    <w:rPr>
      <w:sz w:val="20"/>
      <w:szCs w:val="20"/>
    </w:rPr>
  </w:style>
  <w:style w:type="paragraph" w:styleId="TDC6">
    <w:name w:val="toc 6"/>
    <w:basedOn w:val="Normal"/>
    <w:next w:val="Normal"/>
    <w:autoRedefine/>
    <w:unhideWhenUsed/>
    <w:rsid w:val="006F5A98"/>
    <w:pPr>
      <w:spacing w:before="0" w:after="0"/>
      <w:ind w:left="880"/>
      <w:jc w:val="left"/>
    </w:pPr>
    <w:rPr>
      <w:sz w:val="20"/>
      <w:szCs w:val="20"/>
    </w:rPr>
  </w:style>
  <w:style w:type="paragraph" w:styleId="TDC7">
    <w:name w:val="toc 7"/>
    <w:basedOn w:val="Normal"/>
    <w:next w:val="Normal"/>
    <w:autoRedefine/>
    <w:unhideWhenUsed/>
    <w:rsid w:val="006F5A98"/>
    <w:pPr>
      <w:spacing w:before="0" w:after="0"/>
      <w:ind w:left="1100"/>
      <w:jc w:val="left"/>
    </w:pPr>
    <w:rPr>
      <w:sz w:val="20"/>
      <w:szCs w:val="20"/>
    </w:rPr>
  </w:style>
  <w:style w:type="paragraph" w:styleId="TDC8">
    <w:name w:val="toc 8"/>
    <w:basedOn w:val="Normal"/>
    <w:next w:val="Normal"/>
    <w:autoRedefine/>
    <w:unhideWhenUsed/>
    <w:rsid w:val="006F5A98"/>
    <w:pPr>
      <w:spacing w:before="0" w:after="0"/>
      <w:ind w:left="1320"/>
      <w:jc w:val="left"/>
    </w:pPr>
    <w:rPr>
      <w:sz w:val="20"/>
      <w:szCs w:val="20"/>
    </w:rPr>
  </w:style>
  <w:style w:type="paragraph" w:styleId="TDC9">
    <w:name w:val="toc 9"/>
    <w:basedOn w:val="Normal"/>
    <w:next w:val="Normal"/>
    <w:autoRedefine/>
    <w:uiPriority w:val="39"/>
    <w:unhideWhenUsed/>
    <w:rsid w:val="006F5A98"/>
    <w:pPr>
      <w:spacing w:before="0" w:after="0"/>
      <w:ind w:left="1540"/>
      <w:jc w:val="left"/>
    </w:pPr>
    <w:rPr>
      <w:sz w:val="20"/>
      <w:szCs w:val="20"/>
    </w:rPr>
  </w:style>
  <w:style w:type="character" w:customStyle="1" w:styleId="apple-converted-space">
    <w:name w:val="apple-converted-space"/>
    <w:basedOn w:val="Fuentedeprrafopredeter"/>
    <w:rsid w:val="007340D3"/>
  </w:style>
  <w:style w:type="paragraph" w:customStyle="1" w:styleId="Listavistosa-nfasis11">
    <w:name w:val="Lista vistosa - Énfasis 11"/>
    <w:basedOn w:val="Normal"/>
    <w:autoRedefine/>
    <w:uiPriority w:val="34"/>
    <w:qFormat/>
    <w:rsid w:val="004E38E5"/>
    <w:pPr>
      <w:spacing w:before="0" w:after="0" w:line="240" w:lineRule="auto"/>
      <w:ind w:left="349"/>
      <w:contextualSpacing/>
    </w:pPr>
    <w:rPr>
      <w:rFonts w:ascii="Arial" w:eastAsia="MS Mincho" w:hAnsi="Arial" w:cs="Times New Roman"/>
      <w:szCs w:val="24"/>
      <w:lang w:val="es-ES" w:eastAsia="es-ES"/>
    </w:rPr>
  </w:style>
  <w:style w:type="paragraph" w:styleId="Cita">
    <w:name w:val="Quote"/>
    <w:basedOn w:val="Normal"/>
    <w:next w:val="Normal"/>
    <w:link w:val="CitaCar"/>
    <w:qFormat/>
    <w:rsid w:val="003A5115"/>
    <w:pPr>
      <w:spacing w:before="200" w:after="160"/>
      <w:ind w:left="864" w:right="864"/>
      <w:jc w:val="center"/>
    </w:pPr>
    <w:rPr>
      <w:i/>
      <w:iCs/>
      <w:color w:val="404040" w:themeColor="text1" w:themeTint="BF"/>
    </w:rPr>
  </w:style>
  <w:style w:type="character" w:customStyle="1" w:styleId="CitaCar">
    <w:name w:val="Cita Car"/>
    <w:basedOn w:val="Fuentedeprrafopredeter"/>
    <w:link w:val="Cita"/>
    <w:rsid w:val="003A5115"/>
    <w:rPr>
      <w:i/>
      <w:iCs/>
      <w:color w:val="404040" w:themeColor="text1" w:themeTint="BF"/>
    </w:rPr>
  </w:style>
  <w:style w:type="paragraph" w:customStyle="1" w:styleId="xl65">
    <w:name w:val="xl65"/>
    <w:basedOn w:val="Normal"/>
    <w:rsid w:val="00F828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es-ES" w:eastAsia="es-ES"/>
    </w:rPr>
  </w:style>
  <w:style w:type="paragraph" w:customStyle="1" w:styleId="xl66">
    <w:name w:val="xl66"/>
    <w:basedOn w:val="Normal"/>
    <w:rsid w:val="00F828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sz w:val="24"/>
      <w:szCs w:val="24"/>
      <w:lang w:val="es-ES" w:eastAsia="es-ES"/>
    </w:rPr>
  </w:style>
  <w:style w:type="paragraph" w:customStyle="1" w:styleId="xl67">
    <w:name w:val="xl67"/>
    <w:basedOn w:val="Normal"/>
    <w:rsid w:val="00F828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s-ES" w:eastAsia="es-ES"/>
    </w:rPr>
  </w:style>
  <w:style w:type="paragraph" w:customStyle="1" w:styleId="xl68">
    <w:name w:val="xl68"/>
    <w:basedOn w:val="Normal"/>
    <w:rsid w:val="00F8284D"/>
    <w:pPr>
      <w:spacing w:before="100" w:beforeAutospacing="1" w:after="100" w:afterAutospacing="1" w:line="240" w:lineRule="auto"/>
      <w:jc w:val="left"/>
    </w:pPr>
    <w:rPr>
      <w:rFonts w:ascii="Times New Roman" w:eastAsia="Times New Roman" w:hAnsi="Times New Roman" w:cs="Times New Roman"/>
      <w:i/>
      <w:iCs/>
      <w:sz w:val="24"/>
      <w:szCs w:val="24"/>
      <w:lang w:val="es-ES" w:eastAsia="es-ES"/>
    </w:rPr>
  </w:style>
  <w:style w:type="paragraph" w:customStyle="1" w:styleId="xl69">
    <w:name w:val="xl69"/>
    <w:basedOn w:val="Normal"/>
    <w:rsid w:val="00F828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color w:val="000000"/>
      <w:sz w:val="24"/>
      <w:szCs w:val="24"/>
      <w:lang w:val="es-ES" w:eastAsia="es-ES"/>
    </w:rPr>
  </w:style>
  <w:style w:type="paragraph" w:customStyle="1" w:styleId="xl70">
    <w:name w:val="xl70"/>
    <w:basedOn w:val="Normal"/>
    <w:rsid w:val="00F828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i/>
      <w:iCs/>
      <w:color w:val="000000"/>
      <w:sz w:val="24"/>
      <w:szCs w:val="24"/>
      <w:lang w:val="es-ES" w:eastAsia="es-ES"/>
    </w:rPr>
  </w:style>
  <w:style w:type="paragraph" w:customStyle="1" w:styleId="xl71">
    <w:name w:val="xl71"/>
    <w:basedOn w:val="Normal"/>
    <w:rsid w:val="00F8284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s-ES" w:eastAsia="es-ES"/>
    </w:rPr>
  </w:style>
  <w:style w:type="paragraph" w:customStyle="1" w:styleId="xl72">
    <w:name w:val="xl72"/>
    <w:basedOn w:val="Normal"/>
    <w:rsid w:val="00F8284D"/>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es-ES" w:eastAsia="es-ES"/>
    </w:rPr>
  </w:style>
  <w:style w:type="paragraph" w:customStyle="1" w:styleId="xl73">
    <w:name w:val="xl73"/>
    <w:basedOn w:val="Normal"/>
    <w:rsid w:val="00F8284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es-ES" w:eastAsia="es-ES"/>
    </w:rPr>
  </w:style>
  <w:style w:type="paragraph" w:customStyle="1" w:styleId="xl74">
    <w:name w:val="xl74"/>
    <w:basedOn w:val="Normal"/>
    <w:rsid w:val="00F828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5">
    <w:name w:val="xl75"/>
    <w:basedOn w:val="Normal"/>
    <w:rsid w:val="00F8284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6">
    <w:name w:val="xl76"/>
    <w:basedOn w:val="Normal"/>
    <w:rsid w:val="00F8284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s-ES" w:eastAsia="es-ES"/>
    </w:rPr>
  </w:style>
  <w:style w:type="paragraph" w:customStyle="1" w:styleId="xl77">
    <w:name w:val="xl77"/>
    <w:basedOn w:val="Normal"/>
    <w:rsid w:val="00F8284D"/>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s-ES" w:eastAsia="es-ES"/>
    </w:rPr>
  </w:style>
  <w:style w:type="paragraph" w:customStyle="1" w:styleId="xl78">
    <w:name w:val="xl78"/>
    <w:basedOn w:val="Normal"/>
    <w:rsid w:val="00F8284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3B7E9C"/>
    <w:rPr>
      <w:b/>
      <w:bCs/>
    </w:rPr>
  </w:style>
  <w:style w:type="character" w:styleId="CitaHTML">
    <w:name w:val="HTML Cite"/>
    <w:basedOn w:val="Fuentedeprrafopredeter"/>
    <w:uiPriority w:val="99"/>
    <w:semiHidden/>
    <w:unhideWhenUsed/>
    <w:rsid w:val="003B7E9C"/>
    <w:rPr>
      <w:i/>
      <w:iCs/>
    </w:rPr>
  </w:style>
  <w:style w:type="character" w:styleId="Hipervnculovisitado">
    <w:name w:val="FollowedHyperlink"/>
    <w:basedOn w:val="Fuentedeprrafopredeter"/>
    <w:uiPriority w:val="99"/>
    <w:semiHidden/>
    <w:unhideWhenUsed/>
    <w:rsid w:val="00857B89"/>
    <w:rPr>
      <w:color w:val="800080" w:themeColor="followedHyperlink"/>
      <w:u w:val="single"/>
    </w:rPr>
  </w:style>
  <w:style w:type="character" w:styleId="Refdenotaalfinal">
    <w:name w:val="endnote reference"/>
    <w:basedOn w:val="Fuentedeprrafopredeter"/>
    <w:unhideWhenUsed/>
    <w:rsid w:val="009A2AE1"/>
    <w:rPr>
      <w:vertAlign w:val="superscript"/>
    </w:rPr>
  </w:style>
  <w:style w:type="table" w:customStyle="1" w:styleId="Tablaconcuadrcula1">
    <w:name w:val="Tabla con cuadrícula1"/>
    <w:basedOn w:val="Tablanormal"/>
    <w:next w:val="Tablaconcuadrcula"/>
    <w:uiPriority w:val="59"/>
    <w:rsid w:val="00666C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anormal"/>
    <w:next w:val="Tablaconcuadrcula"/>
    <w:uiPriority w:val="59"/>
    <w:rsid w:val="00FD26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anormal"/>
    <w:next w:val="Tablaconcuadrcula"/>
    <w:uiPriority w:val="59"/>
    <w:rsid w:val="00F145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anormal"/>
    <w:next w:val="Tablaconcuadrcula"/>
    <w:uiPriority w:val="59"/>
    <w:rsid w:val="00F62A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BEZA">
    <w:name w:val="CABEZA"/>
    <w:basedOn w:val="Normal"/>
    <w:rsid w:val="00A76FC9"/>
    <w:pPr>
      <w:spacing w:before="0" w:after="0" w:line="240" w:lineRule="auto"/>
      <w:jc w:val="center"/>
    </w:pPr>
    <w:rPr>
      <w:rFonts w:ascii="Times New Roman" w:eastAsia="Times New Roman" w:hAnsi="Times New Roman" w:cs="Arial"/>
      <w:b/>
      <w:sz w:val="28"/>
      <w:szCs w:val="28"/>
      <w:lang w:val="es-ES_tradnl" w:eastAsia="es-MX"/>
    </w:rPr>
  </w:style>
  <w:style w:type="paragraph" w:customStyle="1" w:styleId="Fechas">
    <w:name w:val="Fechas"/>
    <w:basedOn w:val="Texto"/>
    <w:autoRedefine/>
    <w:rsid w:val="00A76FC9"/>
    <w:pPr>
      <w:widowControl w:val="0"/>
      <w:pBdr>
        <w:bottom w:val="double" w:sz="6" w:space="1" w:color="auto"/>
      </w:pBdr>
      <w:tabs>
        <w:tab w:val="center" w:pos="4464"/>
        <w:tab w:val="right" w:pos="8582"/>
      </w:tabs>
      <w:autoSpaceDE/>
      <w:autoSpaceDN/>
      <w:adjustRightInd/>
      <w:ind w:left="288" w:right="288"/>
      <w:jc w:val="both"/>
    </w:pPr>
    <w:rPr>
      <w:rFonts w:eastAsia="Times New Roman" w:cs="Arial"/>
      <w:snapToGrid w:val="0"/>
      <w:sz w:val="18"/>
      <w:szCs w:val="20"/>
      <w:lang w:eastAsia="es-MX"/>
    </w:rPr>
  </w:style>
  <w:style w:type="paragraph" w:customStyle="1" w:styleId="SUBIN">
    <w:name w:val="SUBIN"/>
    <w:basedOn w:val="Texto"/>
    <w:rsid w:val="00A76FC9"/>
    <w:pPr>
      <w:autoSpaceDE/>
      <w:autoSpaceDN/>
      <w:adjustRightInd/>
      <w:spacing w:after="101" w:line="216" w:lineRule="exact"/>
      <w:ind w:left="1987" w:hanging="720"/>
      <w:jc w:val="both"/>
    </w:pPr>
    <w:rPr>
      <w:rFonts w:ascii="Arial" w:eastAsia="Times New Roman" w:hAnsi="Arial" w:cs="Arial"/>
      <w:sz w:val="18"/>
      <w:szCs w:val="20"/>
      <w:lang w:eastAsia="es-ES"/>
    </w:rPr>
  </w:style>
  <w:style w:type="paragraph" w:customStyle="1" w:styleId="tt">
    <w:name w:val="tt"/>
    <w:basedOn w:val="Texto"/>
    <w:rsid w:val="00A76FC9"/>
    <w:pPr>
      <w:tabs>
        <w:tab w:val="left" w:pos="1320"/>
        <w:tab w:val="left" w:pos="1629"/>
      </w:tabs>
      <w:autoSpaceDE/>
      <w:autoSpaceDN/>
      <w:adjustRightInd/>
      <w:spacing w:after="101" w:line="216" w:lineRule="exact"/>
      <w:ind w:left="1647" w:hanging="1440"/>
      <w:jc w:val="both"/>
    </w:pPr>
    <w:rPr>
      <w:rFonts w:ascii="Arial" w:eastAsia="Times New Roman" w:hAnsi="Arial" w:cs="Arial"/>
      <w:sz w:val="18"/>
      <w:szCs w:val="20"/>
      <w:lang w:val="es-ES_tradnl" w:eastAsia="es-ES"/>
    </w:rPr>
  </w:style>
  <w:style w:type="paragraph" w:customStyle="1" w:styleId="sum">
    <w:name w:val="sum"/>
    <w:basedOn w:val="Texto"/>
    <w:rsid w:val="00A76FC9"/>
    <w:pPr>
      <w:tabs>
        <w:tab w:val="right" w:leader="dot" w:pos="8100"/>
        <w:tab w:val="right" w:pos="8640"/>
      </w:tabs>
      <w:autoSpaceDE/>
      <w:autoSpaceDN/>
      <w:adjustRightInd/>
      <w:spacing w:line="266" w:lineRule="exact"/>
      <w:ind w:left="274" w:right="749"/>
      <w:jc w:val="both"/>
    </w:pPr>
    <w:rPr>
      <w:rFonts w:eastAsia="Times New Roman" w:cs="Arial"/>
      <w:b/>
      <w:sz w:val="20"/>
      <w:szCs w:val="20"/>
      <w:u w:val="single"/>
      <w:lang w:val="es-ES_tradnl" w:eastAsia="es-ES"/>
    </w:rPr>
  </w:style>
  <w:style w:type="paragraph" w:customStyle="1" w:styleId="EstilotextoPrimeralnea0">
    <w:name w:val="Estilo texto + Primera línea:  0&quot;"/>
    <w:basedOn w:val="Normal"/>
    <w:rsid w:val="00A76FC9"/>
    <w:pPr>
      <w:spacing w:before="0" w:after="101" w:line="216" w:lineRule="exact"/>
    </w:pPr>
    <w:rPr>
      <w:rFonts w:ascii="Arial" w:eastAsia="Times New Roman" w:hAnsi="Arial" w:cs="Times New Roman"/>
      <w:sz w:val="18"/>
      <w:szCs w:val="20"/>
      <w:lang w:eastAsia="es-MX"/>
    </w:rPr>
  </w:style>
  <w:style w:type="character" w:customStyle="1" w:styleId="ANOTACIONCar">
    <w:name w:val="ANOTACION Car"/>
    <w:link w:val="ANOTACION"/>
    <w:locked/>
    <w:rsid w:val="00A76FC9"/>
    <w:rPr>
      <w:rFonts w:ascii="Times New Roman" w:hAnsi="Times New Roman" w:cs="Times New Roman"/>
      <w:sz w:val="24"/>
      <w:szCs w:val="24"/>
    </w:rPr>
  </w:style>
  <w:style w:type="paragraph" w:customStyle="1" w:styleId="Sangra2detindependiente1">
    <w:name w:val="Sangría 2 de t. independiente1"/>
    <w:basedOn w:val="Normal"/>
    <w:rsid w:val="00A76FC9"/>
    <w:pPr>
      <w:spacing w:before="0" w:line="480" w:lineRule="atLeast"/>
      <w:ind w:left="283"/>
      <w:jc w:val="left"/>
    </w:pPr>
    <w:rPr>
      <w:rFonts w:ascii="Times New Roman" w:eastAsia="Times New Roman" w:hAnsi="Times New Roman" w:cs="Times New Roman"/>
      <w:sz w:val="24"/>
      <w:szCs w:val="20"/>
      <w:lang w:eastAsia="es-MX"/>
    </w:rPr>
  </w:style>
  <w:style w:type="paragraph" w:customStyle="1" w:styleId="Textonormal">
    <w:name w:val="Texto normal"/>
    <w:basedOn w:val="Normal"/>
    <w:rsid w:val="00A76FC9"/>
    <w:pPr>
      <w:spacing w:before="0" w:line="240" w:lineRule="auto"/>
      <w:jc w:val="left"/>
    </w:pPr>
    <w:rPr>
      <w:rFonts w:ascii="Times New Roman" w:eastAsia="Times New Roman" w:hAnsi="Times New Roman" w:cs="Times New Roman"/>
      <w:sz w:val="24"/>
      <w:szCs w:val="20"/>
      <w:lang w:val="es-ES" w:eastAsia="es-MX"/>
    </w:rPr>
  </w:style>
  <w:style w:type="paragraph" w:customStyle="1" w:styleId="Textodeglobo1">
    <w:name w:val="Texto de globo1"/>
    <w:basedOn w:val="Normal"/>
    <w:rsid w:val="00A76FC9"/>
    <w:pPr>
      <w:spacing w:before="0" w:after="0" w:line="240" w:lineRule="auto"/>
      <w:jc w:val="left"/>
    </w:pPr>
    <w:rPr>
      <w:rFonts w:ascii="Tahoma" w:eastAsia="Times New Roman" w:hAnsi="Tahoma" w:cs="Tahoma"/>
      <w:sz w:val="16"/>
      <w:szCs w:val="20"/>
      <w:lang w:val="es-ES" w:eastAsia="es-MX"/>
    </w:rPr>
  </w:style>
  <w:style w:type="paragraph" w:customStyle="1" w:styleId="prrafo">
    <w:name w:val="párrafo"/>
    <w:basedOn w:val="Normal"/>
    <w:rsid w:val="00A76FC9"/>
    <w:pPr>
      <w:spacing w:line="240" w:lineRule="auto"/>
    </w:pPr>
    <w:rPr>
      <w:rFonts w:ascii="Arial" w:eastAsia="Times New Roman" w:hAnsi="Arial" w:cs="Arial"/>
      <w:sz w:val="24"/>
      <w:szCs w:val="20"/>
      <w:lang w:eastAsia="es-MX"/>
    </w:rPr>
  </w:style>
  <w:style w:type="paragraph" w:customStyle="1" w:styleId="Asuntodelcomentario1">
    <w:name w:val="Asunto del comentario1"/>
    <w:basedOn w:val="Textocomentario"/>
    <w:next w:val="Textocomentario"/>
    <w:rsid w:val="00A76FC9"/>
    <w:pPr>
      <w:spacing w:before="0"/>
      <w:jc w:val="left"/>
    </w:pPr>
    <w:rPr>
      <w:rFonts w:ascii="Calibri" w:eastAsia="Times New Roman" w:hAnsi="Calibri"/>
      <w:b/>
      <w:lang w:val="es-ES" w:eastAsia="x-none"/>
    </w:rPr>
  </w:style>
  <w:style w:type="paragraph" w:customStyle="1" w:styleId="piedecuadro">
    <w:name w:val="pie de cuadro"/>
    <w:basedOn w:val="Normal"/>
    <w:rsid w:val="00A76FC9"/>
    <w:pPr>
      <w:spacing w:before="0" w:after="0" w:line="360" w:lineRule="atLeast"/>
    </w:pPr>
    <w:rPr>
      <w:rFonts w:ascii="Arial" w:eastAsia="Times New Roman" w:hAnsi="Arial" w:cs="Arial"/>
      <w:sz w:val="24"/>
      <w:szCs w:val="20"/>
      <w:lang w:val="es-ES" w:eastAsia="es-MX"/>
    </w:rPr>
  </w:style>
  <w:style w:type="paragraph" w:customStyle="1" w:styleId="Figuras">
    <w:name w:val="Figuras"/>
    <w:basedOn w:val="Normal"/>
    <w:next w:val="Normal"/>
    <w:rsid w:val="00A76FC9"/>
    <w:pPr>
      <w:spacing w:after="0" w:line="240" w:lineRule="auto"/>
      <w:ind w:left="794" w:hanging="794"/>
    </w:pPr>
    <w:rPr>
      <w:rFonts w:ascii="Arial" w:eastAsia="Times New Roman" w:hAnsi="Arial" w:cs="Arial"/>
      <w:b/>
      <w:caps/>
      <w:sz w:val="20"/>
      <w:szCs w:val="20"/>
      <w:lang w:eastAsia="es-MX"/>
    </w:rPr>
  </w:style>
  <w:style w:type="paragraph" w:customStyle="1" w:styleId="Textoindependiente33">
    <w:name w:val="Texto independiente 33"/>
    <w:basedOn w:val="Normal"/>
    <w:rsid w:val="00A76FC9"/>
    <w:pPr>
      <w:spacing w:before="0" w:line="240" w:lineRule="auto"/>
      <w:jc w:val="left"/>
    </w:pPr>
    <w:rPr>
      <w:rFonts w:ascii="Arial" w:eastAsia="Times New Roman" w:hAnsi="Arial" w:cs="Arial"/>
      <w:sz w:val="16"/>
      <w:szCs w:val="20"/>
      <w:lang w:val="es-ES" w:eastAsia="es-MX"/>
    </w:rPr>
  </w:style>
  <w:style w:type="paragraph" w:customStyle="1" w:styleId="titulo4">
    <w:name w:val="titulo 4"/>
    <w:basedOn w:val="Encabezado"/>
    <w:rsid w:val="00A76FC9"/>
    <w:pPr>
      <w:tabs>
        <w:tab w:val="clear" w:pos="4419"/>
        <w:tab w:val="clear" w:pos="8838"/>
        <w:tab w:val="center" w:pos="4252"/>
        <w:tab w:val="right" w:pos="8504"/>
      </w:tabs>
      <w:spacing w:before="0" w:line="360" w:lineRule="atLeast"/>
    </w:pPr>
    <w:rPr>
      <w:rFonts w:ascii="Arial" w:eastAsia="Times New Roman" w:hAnsi="Arial" w:cs="Arial"/>
      <w:b/>
      <w:sz w:val="24"/>
      <w:szCs w:val="20"/>
      <w:lang w:eastAsia="es-MX"/>
    </w:rPr>
  </w:style>
  <w:style w:type="paragraph" w:customStyle="1" w:styleId="Tdc90">
    <w:name w:val="Tdc 9"/>
    <w:basedOn w:val="Normal"/>
    <w:next w:val="Normal"/>
    <w:rsid w:val="00A76FC9"/>
    <w:pPr>
      <w:spacing w:before="0" w:after="0" w:line="240" w:lineRule="auto"/>
      <w:ind w:left="1920"/>
      <w:jc w:val="left"/>
    </w:pPr>
    <w:rPr>
      <w:rFonts w:ascii="Calibri" w:eastAsia="Times New Roman" w:hAnsi="Calibri" w:cs="Calibri"/>
      <w:sz w:val="18"/>
      <w:szCs w:val="20"/>
      <w:lang w:val="es-ES" w:eastAsia="es-MX"/>
    </w:rPr>
  </w:style>
  <w:style w:type="paragraph" w:customStyle="1" w:styleId="Sangra3detindependiente1">
    <w:name w:val="Sangría 3 de t. independiente1"/>
    <w:basedOn w:val="Normal"/>
    <w:rsid w:val="00A76FC9"/>
    <w:pPr>
      <w:spacing w:before="0" w:line="240" w:lineRule="auto"/>
      <w:ind w:left="283"/>
      <w:jc w:val="left"/>
    </w:pPr>
    <w:rPr>
      <w:rFonts w:ascii="Arial" w:eastAsia="Times New Roman" w:hAnsi="Arial" w:cs="Arial"/>
      <w:sz w:val="16"/>
      <w:szCs w:val="20"/>
      <w:lang w:val="es-ES" w:eastAsia="es-MX"/>
    </w:rPr>
  </w:style>
  <w:style w:type="paragraph" w:customStyle="1" w:styleId="TITULO5">
    <w:name w:val="TITULO 5"/>
    <w:basedOn w:val="Normal"/>
    <w:rsid w:val="00A76FC9"/>
    <w:pPr>
      <w:spacing w:before="0" w:after="0" w:line="360" w:lineRule="atLeast"/>
    </w:pPr>
    <w:rPr>
      <w:rFonts w:ascii="Arial" w:eastAsia="Times New Roman" w:hAnsi="Arial" w:cs="Arial"/>
      <w:b/>
      <w:sz w:val="24"/>
      <w:szCs w:val="20"/>
      <w:lang w:eastAsia="es-MX"/>
    </w:rPr>
  </w:style>
  <w:style w:type="paragraph" w:customStyle="1" w:styleId="Textoindependiente21">
    <w:name w:val="Texto independiente 21"/>
    <w:basedOn w:val="Normal"/>
    <w:rsid w:val="00A76FC9"/>
    <w:pPr>
      <w:spacing w:before="0" w:line="240" w:lineRule="auto"/>
      <w:ind w:left="283"/>
      <w:jc w:val="left"/>
    </w:pPr>
    <w:rPr>
      <w:rFonts w:ascii="Times New Roman" w:eastAsia="Times New Roman" w:hAnsi="Times New Roman" w:cs="Times New Roman"/>
      <w:sz w:val="24"/>
      <w:szCs w:val="20"/>
      <w:lang w:val="es-ES" w:eastAsia="es-MX"/>
    </w:rPr>
  </w:style>
  <w:style w:type="paragraph" w:customStyle="1" w:styleId="titulo2sinnumero">
    <w:name w:val="titulo 2 sin numero"/>
    <w:basedOn w:val="Ttulo2"/>
    <w:rsid w:val="00A76FC9"/>
    <w:pPr>
      <w:spacing w:before="240" w:after="360"/>
      <w:ind w:left="0"/>
      <w:jc w:val="both"/>
    </w:pPr>
    <w:rPr>
      <w:rFonts w:eastAsia="Times New Roman"/>
      <w:b w:val="0"/>
      <w:bCs w:val="0"/>
      <w:sz w:val="24"/>
      <w:szCs w:val="20"/>
      <w:lang w:val="es-MX" w:eastAsia="es-MX"/>
    </w:rPr>
  </w:style>
  <w:style w:type="paragraph" w:customStyle="1" w:styleId="Fraccionesreglas">
    <w:name w:val="Fracciones reglas"/>
    <w:basedOn w:val="Normal"/>
    <w:rsid w:val="00A76FC9"/>
    <w:pPr>
      <w:tabs>
        <w:tab w:val="left" w:pos="-720"/>
      </w:tabs>
      <w:spacing w:before="0" w:after="0" w:line="240" w:lineRule="auto"/>
    </w:pPr>
    <w:rPr>
      <w:rFonts w:ascii="Arial" w:eastAsia="Times New Roman" w:hAnsi="Arial" w:cs="Arial"/>
      <w:szCs w:val="20"/>
      <w:lang w:eastAsia="es-MX"/>
    </w:rPr>
  </w:style>
  <w:style w:type="paragraph" w:customStyle="1" w:styleId="pn">
    <w:name w:val="pn"/>
    <w:basedOn w:val="Normal"/>
    <w:rsid w:val="00A76FC9"/>
    <w:pPr>
      <w:spacing w:before="0" w:after="0" w:line="240" w:lineRule="auto"/>
    </w:pPr>
    <w:rPr>
      <w:rFonts w:ascii="Arial" w:eastAsia="Times New Roman" w:hAnsi="Arial" w:cs="Arial"/>
      <w:sz w:val="24"/>
      <w:szCs w:val="20"/>
      <w:lang w:val="es-ES" w:eastAsia="es-MX"/>
    </w:rPr>
  </w:style>
  <w:style w:type="paragraph" w:customStyle="1" w:styleId="subvietas">
    <w:name w:val="subviñetas"/>
    <w:basedOn w:val="Sinespaciado"/>
    <w:rsid w:val="00A76FC9"/>
    <w:pPr>
      <w:tabs>
        <w:tab w:val="left" w:pos="360"/>
        <w:tab w:val="left" w:pos="720"/>
        <w:tab w:val="left" w:pos="1080"/>
        <w:tab w:val="left" w:pos="1209"/>
      </w:tabs>
      <w:spacing w:line="240" w:lineRule="auto"/>
      <w:ind w:left="360" w:hanging="360"/>
      <w:jc w:val="both"/>
    </w:pPr>
    <w:rPr>
      <w:rFonts w:ascii="Arial" w:eastAsia="Times New Roman" w:hAnsi="Arial" w:cs="Arial"/>
      <w:b w:val="0"/>
      <w:sz w:val="22"/>
      <w:szCs w:val="20"/>
      <w:lang w:val="es-ES" w:eastAsia="es-MX"/>
    </w:rPr>
  </w:style>
  <w:style w:type="paragraph" w:customStyle="1" w:styleId="Estilo1">
    <w:name w:val="Estilo1"/>
    <w:basedOn w:val="TDC1"/>
    <w:rsid w:val="00A76FC9"/>
    <w:pPr>
      <w:tabs>
        <w:tab w:val="clear" w:pos="9350"/>
        <w:tab w:val="right" w:leader="dot" w:pos="9352"/>
      </w:tabs>
      <w:spacing w:after="120" w:line="360" w:lineRule="atLeast"/>
    </w:pPr>
    <w:rPr>
      <w:rFonts w:ascii="Calibri" w:eastAsia="Times New Roman" w:hAnsi="Calibri" w:cs="Calibri"/>
      <w:bCs w:val="0"/>
      <w:sz w:val="20"/>
      <w:szCs w:val="20"/>
      <w:lang w:eastAsia="es-MX"/>
    </w:rPr>
  </w:style>
  <w:style w:type="paragraph" w:customStyle="1" w:styleId="ttuloportadilla">
    <w:name w:val="título portadilla"/>
    <w:basedOn w:val="Normal"/>
    <w:rsid w:val="00A76FC9"/>
    <w:pPr>
      <w:spacing w:before="0" w:after="0" w:line="240" w:lineRule="auto"/>
      <w:jc w:val="center"/>
    </w:pPr>
    <w:rPr>
      <w:rFonts w:ascii="Arial" w:eastAsia="Times New Roman" w:hAnsi="Arial" w:cs="Arial"/>
      <w:sz w:val="48"/>
      <w:szCs w:val="20"/>
      <w:lang w:val="es-ES" w:eastAsia="es-MX"/>
    </w:rPr>
  </w:style>
  <w:style w:type="paragraph" w:customStyle="1" w:styleId="subnormal">
    <w:name w:val="subnormal"/>
    <w:basedOn w:val="Normal"/>
    <w:rsid w:val="00A76FC9"/>
    <w:pPr>
      <w:spacing w:before="0" w:after="0" w:line="240" w:lineRule="auto"/>
      <w:ind w:left="360" w:right="364"/>
    </w:pPr>
    <w:rPr>
      <w:rFonts w:ascii="Arial" w:eastAsia="Times New Roman" w:hAnsi="Arial" w:cs="Arial"/>
      <w:szCs w:val="20"/>
      <w:lang w:val="es-ES" w:eastAsia="es-MX"/>
    </w:rPr>
  </w:style>
  <w:style w:type="paragraph" w:customStyle="1" w:styleId="Titulo1sinnmero">
    <w:name w:val="Titulo 1 sin número"/>
    <w:basedOn w:val="Normal"/>
    <w:rsid w:val="00A76FC9"/>
    <w:pPr>
      <w:spacing w:before="0" w:after="0" w:line="240" w:lineRule="auto"/>
      <w:jc w:val="center"/>
    </w:pPr>
    <w:rPr>
      <w:rFonts w:ascii="Arial" w:eastAsia="Times New Roman" w:hAnsi="Arial" w:cs="Arial"/>
      <w:b/>
      <w:caps/>
      <w:sz w:val="24"/>
      <w:szCs w:val="20"/>
      <w:lang w:val="es-ES" w:eastAsia="es-MX"/>
    </w:rPr>
  </w:style>
  <w:style w:type="paragraph" w:customStyle="1" w:styleId="portadilla20">
    <w:name w:val="portadilla 20"/>
    <w:basedOn w:val="Normal"/>
    <w:next w:val="Normal"/>
    <w:rsid w:val="00A76FC9"/>
    <w:pPr>
      <w:spacing w:before="0" w:after="0" w:line="240" w:lineRule="auto"/>
      <w:jc w:val="right"/>
    </w:pPr>
    <w:rPr>
      <w:rFonts w:ascii="Arial" w:eastAsia="Times New Roman" w:hAnsi="Arial" w:cs="Arial"/>
      <w:sz w:val="40"/>
      <w:szCs w:val="20"/>
      <w:lang w:val="es-ES" w:eastAsia="es-MX"/>
    </w:rPr>
  </w:style>
  <w:style w:type="paragraph" w:customStyle="1" w:styleId="Leyenda">
    <w:name w:val="Leyenda"/>
    <w:basedOn w:val="Normal"/>
    <w:rsid w:val="00A76FC9"/>
    <w:pPr>
      <w:tabs>
        <w:tab w:val="left" w:pos="192"/>
        <w:tab w:val="left" w:pos="284"/>
        <w:tab w:val="left" w:pos="926"/>
      </w:tabs>
      <w:spacing w:before="0" w:after="0" w:line="240" w:lineRule="auto"/>
      <w:ind w:left="120"/>
    </w:pPr>
    <w:rPr>
      <w:rFonts w:ascii="Arial" w:eastAsia="Times New Roman" w:hAnsi="Arial" w:cs="Arial"/>
      <w:smallCaps/>
      <w:sz w:val="32"/>
      <w:szCs w:val="20"/>
      <w:lang w:val="es-ES" w:eastAsia="es-MX"/>
    </w:rPr>
  </w:style>
  <w:style w:type="paragraph" w:customStyle="1" w:styleId="EstiloComplejaCursiv">
    <w:name w:val="Estilo (Compleja) Cursiv"/>
    <w:basedOn w:val="Normal"/>
    <w:next w:val="Normal"/>
    <w:rsid w:val="00A76FC9"/>
    <w:pPr>
      <w:spacing w:before="0" w:after="0" w:line="240" w:lineRule="auto"/>
      <w:jc w:val="right"/>
    </w:pPr>
    <w:rPr>
      <w:rFonts w:ascii="Arial" w:eastAsia="Times New Roman" w:hAnsi="Arial" w:cs="Arial"/>
      <w:b/>
      <w:sz w:val="48"/>
      <w:szCs w:val="20"/>
      <w:lang w:val="es-ES_tradnl" w:eastAsia="es-MX"/>
    </w:rPr>
  </w:style>
  <w:style w:type="paragraph" w:customStyle="1" w:styleId="WW-BodyTextIndent3">
    <w:name w:val="WW-Body Text Indent 3"/>
    <w:basedOn w:val="Normal"/>
    <w:rsid w:val="00A76FC9"/>
    <w:pPr>
      <w:spacing w:before="0" w:after="0" w:line="240" w:lineRule="auto"/>
      <w:ind w:left="912" w:firstLine="438"/>
    </w:pPr>
    <w:rPr>
      <w:rFonts w:ascii="Times New Roman" w:eastAsia="Times New Roman" w:hAnsi="Times New Roman" w:cs="Times New Roman"/>
      <w:noProof/>
      <w:sz w:val="24"/>
      <w:szCs w:val="20"/>
      <w:lang w:val="es-ES" w:eastAsia="es-MX"/>
    </w:rPr>
  </w:style>
  <w:style w:type="paragraph" w:customStyle="1" w:styleId="WW-BodyTextIndent2">
    <w:name w:val="WW-Body Text Indent 2"/>
    <w:basedOn w:val="Normal"/>
    <w:rsid w:val="00A76FC9"/>
    <w:pPr>
      <w:tabs>
        <w:tab w:val="left" w:pos="720"/>
      </w:tabs>
      <w:spacing w:before="0" w:after="0" w:line="240" w:lineRule="auto"/>
      <w:ind w:firstLine="283"/>
    </w:pPr>
    <w:rPr>
      <w:rFonts w:ascii="Arial" w:eastAsia="Times New Roman" w:hAnsi="Arial" w:cs="Arial"/>
      <w:noProof/>
      <w:sz w:val="24"/>
      <w:szCs w:val="20"/>
      <w:lang w:val="es-ES" w:eastAsia="es-MX"/>
    </w:rPr>
  </w:style>
  <w:style w:type="paragraph" w:customStyle="1" w:styleId="WW-BodyText2">
    <w:name w:val="WW-Body Text 2"/>
    <w:basedOn w:val="Normal"/>
    <w:rsid w:val="00A76FC9"/>
    <w:pPr>
      <w:spacing w:before="0" w:after="0" w:line="240" w:lineRule="auto"/>
      <w:jc w:val="center"/>
    </w:pPr>
    <w:rPr>
      <w:rFonts w:ascii="Times New Roman" w:eastAsia="Times New Roman" w:hAnsi="Times New Roman" w:cs="Times New Roman"/>
      <w:b/>
      <w:noProof/>
      <w:sz w:val="24"/>
      <w:szCs w:val="20"/>
      <w:lang w:val="es-ES" w:eastAsia="es-MX"/>
    </w:rPr>
  </w:style>
  <w:style w:type="paragraph" w:customStyle="1" w:styleId="WW-BodyText3">
    <w:name w:val="WW-Body Text 3"/>
    <w:basedOn w:val="Normal"/>
    <w:rsid w:val="00A76FC9"/>
    <w:pPr>
      <w:spacing w:before="0" w:after="0" w:line="240" w:lineRule="auto"/>
    </w:pPr>
    <w:rPr>
      <w:rFonts w:ascii="Times New Roman" w:eastAsia="Times New Roman" w:hAnsi="Times New Roman" w:cs="Times New Roman"/>
      <w:b/>
      <w:noProof/>
      <w:sz w:val="28"/>
      <w:szCs w:val="20"/>
      <w:lang w:val="es-ES" w:eastAsia="es-MX"/>
    </w:rPr>
  </w:style>
  <w:style w:type="paragraph" w:customStyle="1" w:styleId="EstiloCursivaCar">
    <w:name w:val="Estilo Cursiva Car"/>
    <w:basedOn w:val="Normal"/>
    <w:next w:val="Normal"/>
    <w:link w:val="EstiloCursivaCarCar"/>
    <w:rsid w:val="00A76FC9"/>
    <w:pPr>
      <w:spacing w:before="0" w:after="0" w:line="240" w:lineRule="auto"/>
    </w:pPr>
    <w:rPr>
      <w:rFonts w:ascii="Arial" w:eastAsia="Times New Roman" w:hAnsi="Arial" w:cs="Arial"/>
      <w:i/>
      <w:szCs w:val="20"/>
      <w:lang w:val="es-ES_tradnl" w:eastAsia="es-MX"/>
    </w:rPr>
  </w:style>
  <w:style w:type="paragraph" w:customStyle="1" w:styleId="EstiloEstiloCompleja">
    <w:name w:val="Estilo Estilo (Compleja)"/>
    <w:basedOn w:val="EstiloComplejaCursiv"/>
    <w:next w:val="Normal"/>
    <w:rsid w:val="00A76FC9"/>
    <w:pPr>
      <w:jc w:val="left"/>
    </w:pPr>
    <w:rPr>
      <w:i/>
      <w:sz w:val="22"/>
    </w:rPr>
  </w:style>
  <w:style w:type="paragraph" w:customStyle="1" w:styleId="Normalcursiva">
    <w:name w:val="Normal+cursiva"/>
    <w:basedOn w:val="EstiloEstiloCompleja"/>
    <w:rsid w:val="00A76FC9"/>
  </w:style>
  <w:style w:type="paragraph" w:customStyle="1" w:styleId="tamao9">
    <w:name w:val="tamaño 9"/>
    <w:basedOn w:val="Normal"/>
    <w:rsid w:val="00A76FC9"/>
    <w:pPr>
      <w:spacing w:before="0" w:after="0" w:line="240" w:lineRule="auto"/>
    </w:pPr>
    <w:rPr>
      <w:rFonts w:ascii="Arial" w:eastAsia="Times New Roman" w:hAnsi="Arial" w:cs="Arial"/>
      <w:sz w:val="18"/>
      <w:szCs w:val="20"/>
      <w:lang w:val="es-ES" w:eastAsia="es-MX"/>
    </w:rPr>
  </w:style>
  <w:style w:type="paragraph" w:customStyle="1" w:styleId="BodyTextIndent31">
    <w:name w:val="Body Text Indent 31"/>
    <w:basedOn w:val="Normal"/>
    <w:rsid w:val="00A76FC9"/>
    <w:pPr>
      <w:tabs>
        <w:tab w:val="left" w:pos="-720"/>
      </w:tabs>
      <w:spacing w:before="0" w:after="0" w:line="240" w:lineRule="auto"/>
      <w:ind w:left="720"/>
    </w:pPr>
    <w:rPr>
      <w:rFonts w:ascii="Arial" w:eastAsia="Times New Roman" w:hAnsi="Arial" w:cs="Arial"/>
      <w:sz w:val="20"/>
      <w:szCs w:val="20"/>
      <w:lang w:val="es-ES_tradnl" w:eastAsia="es-MX"/>
    </w:rPr>
  </w:style>
  <w:style w:type="paragraph" w:customStyle="1" w:styleId="Vieta">
    <w:name w:val="Viñeta"/>
    <w:basedOn w:val="Normal"/>
    <w:rsid w:val="00A76FC9"/>
    <w:pPr>
      <w:tabs>
        <w:tab w:val="left" w:pos="40"/>
      </w:tabs>
      <w:spacing w:before="0" w:after="0" w:line="240" w:lineRule="auto"/>
      <w:ind w:left="284" w:hanging="284"/>
      <w:jc w:val="left"/>
    </w:pPr>
    <w:rPr>
      <w:rFonts w:ascii="Times New Roman" w:eastAsia="Times New Roman" w:hAnsi="Times New Roman" w:cs="Times New Roman"/>
      <w:noProof/>
      <w:sz w:val="24"/>
      <w:szCs w:val="20"/>
      <w:lang w:val="es-ES" w:eastAsia="es-MX"/>
    </w:rPr>
  </w:style>
  <w:style w:type="paragraph" w:customStyle="1" w:styleId="Betatex">
    <w:name w:val="Betatex"/>
    <w:basedOn w:val="Normal"/>
    <w:rsid w:val="00A76FC9"/>
    <w:pPr>
      <w:spacing w:after="0" w:line="360" w:lineRule="atLeast"/>
      <w:ind w:firstLine="284"/>
    </w:pPr>
    <w:rPr>
      <w:rFonts w:ascii="Arial" w:eastAsia="Times New Roman" w:hAnsi="Arial" w:cs="Arial"/>
      <w:sz w:val="24"/>
      <w:szCs w:val="20"/>
      <w:lang w:val="es-ES" w:eastAsia="es-MX"/>
    </w:rPr>
  </w:style>
  <w:style w:type="paragraph" w:customStyle="1" w:styleId="Ttulo21">
    <w:name w:val="Título 21"/>
    <w:basedOn w:val="Normal"/>
    <w:next w:val="Normal"/>
    <w:rsid w:val="00A76FC9"/>
    <w:pPr>
      <w:spacing w:before="0" w:after="0" w:line="240" w:lineRule="auto"/>
      <w:jc w:val="left"/>
    </w:pPr>
    <w:rPr>
      <w:rFonts w:ascii="Arial" w:eastAsia="Times New Roman" w:hAnsi="Arial" w:cs="Arial"/>
      <w:sz w:val="24"/>
      <w:szCs w:val="20"/>
      <w:lang w:val="en-US" w:eastAsia="es-MX"/>
    </w:rPr>
  </w:style>
  <w:style w:type="paragraph" w:customStyle="1" w:styleId="Ttulo40">
    <w:name w:val="Título4"/>
    <w:basedOn w:val="Normal"/>
    <w:rsid w:val="00A76FC9"/>
    <w:pPr>
      <w:spacing w:before="0" w:after="0" w:line="240" w:lineRule="auto"/>
    </w:pPr>
    <w:rPr>
      <w:rFonts w:ascii="Arial" w:eastAsia="Times New Roman" w:hAnsi="Arial" w:cs="Arial"/>
      <w:i/>
      <w:szCs w:val="20"/>
      <w:lang w:val="es-ES" w:eastAsia="es-MX"/>
    </w:rPr>
  </w:style>
  <w:style w:type="paragraph" w:customStyle="1" w:styleId="NormalArial">
    <w:name w:val="Normal + Arial"/>
    <w:basedOn w:val="Ttulo2"/>
    <w:rsid w:val="00A76FC9"/>
    <w:pPr>
      <w:spacing w:before="240" w:after="60"/>
      <w:ind w:left="0"/>
      <w:jc w:val="both"/>
    </w:pPr>
    <w:rPr>
      <w:rFonts w:eastAsia="Times New Roman"/>
      <w:b w:val="0"/>
      <w:bCs w:val="0"/>
      <w:smallCaps/>
      <w:color w:val="FFFFFF"/>
      <w:szCs w:val="20"/>
      <w:lang w:val="es-MX" w:eastAsia="es-MX"/>
    </w:rPr>
  </w:style>
  <w:style w:type="paragraph" w:customStyle="1" w:styleId="Titulo-tabla">
    <w:name w:val="Titulo-tabla"/>
    <w:basedOn w:val="Normal"/>
    <w:rsid w:val="00A76FC9"/>
    <w:pPr>
      <w:tabs>
        <w:tab w:val="left" w:pos="1440"/>
      </w:tabs>
      <w:spacing w:before="0" w:after="0" w:line="240" w:lineRule="auto"/>
      <w:ind w:left="360" w:hanging="360"/>
    </w:pPr>
    <w:rPr>
      <w:rFonts w:ascii="Arial" w:eastAsia="Times New Roman" w:hAnsi="Arial" w:cs="Arial"/>
      <w:szCs w:val="20"/>
      <w:lang w:eastAsia="es-MX"/>
    </w:rPr>
  </w:style>
  <w:style w:type="paragraph" w:customStyle="1" w:styleId="Ttulo-figura">
    <w:name w:val="Título-figura"/>
    <w:basedOn w:val="Normal"/>
    <w:rsid w:val="00A76FC9"/>
    <w:pPr>
      <w:tabs>
        <w:tab w:val="left" w:pos="360"/>
      </w:tabs>
      <w:spacing w:before="0" w:after="0" w:line="240" w:lineRule="auto"/>
      <w:ind w:left="360" w:hanging="360"/>
      <w:jc w:val="left"/>
    </w:pPr>
    <w:rPr>
      <w:rFonts w:ascii="Arial" w:eastAsia="Times New Roman" w:hAnsi="Arial" w:cs="Arial"/>
      <w:szCs w:val="20"/>
      <w:lang w:eastAsia="es-MX"/>
    </w:rPr>
  </w:style>
  <w:style w:type="paragraph" w:customStyle="1" w:styleId="Prrafo0">
    <w:name w:val="Párrafo"/>
    <w:basedOn w:val="Normal"/>
    <w:rsid w:val="00A76FC9"/>
    <w:pPr>
      <w:tabs>
        <w:tab w:val="right" w:leader="dot" w:pos="284"/>
      </w:tabs>
      <w:spacing w:before="0" w:after="0" w:line="240" w:lineRule="auto"/>
      <w:ind w:firstLine="284"/>
    </w:pPr>
    <w:rPr>
      <w:rFonts w:ascii="Arial" w:eastAsia="Times New Roman" w:hAnsi="Arial" w:cs="Arial"/>
      <w:sz w:val="24"/>
      <w:szCs w:val="20"/>
      <w:lang w:eastAsia="es-MX"/>
    </w:rPr>
  </w:style>
  <w:style w:type="paragraph" w:customStyle="1" w:styleId="lista-vieta">
    <w:name w:val="lista-viñeta"/>
    <w:basedOn w:val="Normal"/>
    <w:rsid w:val="00A76FC9"/>
    <w:pPr>
      <w:tabs>
        <w:tab w:val="left" w:pos="1440"/>
      </w:tabs>
      <w:spacing w:before="0" w:after="0" w:line="240" w:lineRule="auto"/>
      <w:ind w:left="360" w:hanging="360"/>
    </w:pPr>
    <w:rPr>
      <w:rFonts w:ascii="Arial" w:eastAsia="Times New Roman" w:hAnsi="Arial" w:cs="Arial"/>
      <w:sz w:val="24"/>
      <w:szCs w:val="20"/>
      <w:lang w:eastAsia="es-MX"/>
    </w:rPr>
  </w:style>
  <w:style w:type="paragraph" w:customStyle="1" w:styleId="Predeterminado">
    <w:name w:val="Predeterminado"/>
    <w:rsid w:val="00A76FC9"/>
    <w:pPr>
      <w:spacing w:after="0" w:line="240" w:lineRule="auto"/>
    </w:pPr>
    <w:rPr>
      <w:rFonts w:ascii="Times New Roman" w:eastAsia="Times New Roman" w:hAnsi="Times New Roman" w:cs="Times New Roman"/>
      <w:sz w:val="20"/>
      <w:szCs w:val="20"/>
      <w:lang w:val="es-ES" w:eastAsia="es-MX"/>
    </w:rPr>
  </w:style>
  <w:style w:type="paragraph" w:customStyle="1" w:styleId="xl23">
    <w:name w:val="xl23"/>
    <w:basedOn w:val="Normal"/>
    <w:rsid w:val="00A76FC9"/>
    <w:pPr>
      <w:spacing w:before="100" w:after="100" w:line="240" w:lineRule="auto"/>
      <w:jc w:val="center"/>
    </w:pPr>
    <w:rPr>
      <w:rFonts w:ascii="Times New Roman" w:eastAsia="Arial Unicode MS" w:hAnsi="Times New Roman" w:cs="Times New Roman"/>
      <w:sz w:val="24"/>
      <w:szCs w:val="20"/>
      <w:lang w:val="en-US" w:eastAsia="es-MX"/>
    </w:rPr>
  </w:style>
  <w:style w:type="paragraph" w:customStyle="1" w:styleId="xl24">
    <w:name w:val="xl24"/>
    <w:basedOn w:val="Normal"/>
    <w:rsid w:val="00A76FC9"/>
    <w:pPr>
      <w:spacing w:before="100" w:after="100" w:line="240" w:lineRule="auto"/>
      <w:jc w:val="left"/>
    </w:pPr>
    <w:rPr>
      <w:rFonts w:ascii="Times New Roman" w:eastAsia="Arial Unicode MS" w:hAnsi="Times New Roman" w:cs="Times New Roman"/>
      <w:sz w:val="24"/>
      <w:szCs w:val="20"/>
      <w:lang w:val="en-US" w:eastAsia="es-MX"/>
    </w:rPr>
  </w:style>
  <w:style w:type="paragraph" w:customStyle="1" w:styleId="tablas0">
    <w:name w:val="tablas"/>
    <w:basedOn w:val="Normal"/>
    <w:rsid w:val="00A76FC9"/>
    <w:pPr>
      <w:tabs>
        <w:tab w:val="left" w:pos="864"/>
      </w:tabs>
      <w:spacing w:before="0" w:after="0" w:line="240" w:lineRule="auto"/>
      <w:ind w:left="864" w:right="-144" w:hanging="360"/>
      <w:jc w:val="left"/>
    </w:pPr>
    <w:rPr>
      <w:rFonts w:ascii="Arial Narrow" w:eastAsia="Times New Roman" w:hAnsi="Arial Narrow" w:cs="Arial Narrow"/>
      <w:sz w:val="24"/>
      <w:szCs w:val="20"/>
      <w:lang w:eastAsia="es-MX"/>
    </w:rPr>
  </w:style>
  <w:style w:type="paragraph" w:customStyle="1" w:styleId="Listadevietas3">
    <w:name w:val="Lista de viñetas 3"/>
    <w:basedOn w:val="Normal"/>
    <w:rsid w:val="00A76FC9"/>
    <w:pPr>
      <w:tabs>
        <w:tab w:val="left" w:pos="720"/>
      </w:tabs>
      <w:spacing w:before="0" w:after="0" w:line="240" w:lineRule="auto"/>
      <w:ind w:left="720" w:hanging="180"/>
      <w:jc w:val="left"/>
    </w:pPr>
    <w:rPr>
      <w:rFonts w:ascii="Times New Roman" w:eastAsia="Times New Roman" w:hAnsi="Times New Roman" w:cs="Times New Roman"/>
      <w:sz w:val="24"/>
      <w:szCs w:val="20"/>
      <w:lang w:eastAsia="es-MX"/>
    </w:rPr>
  </w:style>
  <w:style w:type="paragraph" w:customStyle="1" w:styleId="BodyTextIndent32">
    <w:name w:val="Body Text Indent 32"/>
    <w:basedOn w:val="Normal"/>
    <w:rsid w:val="00A76FC9"/>
    <w:pPr>
      <w:tabs>
        <w:tab w:val="left" w:pos="-720"/>
      </w:tabs>
      <w:spacing w:before="0" w:after="0" w:line="240" w:lineRule="auto"/>
      <w:ind w:left="720"/>
    </w:pPr>
    <w:rPr>
      <w:rFonts w:ascii="Arial" w:eastAsia="Times New Roman" w:hAnsi="Arial" w:cs="Arial"/>
      <w:sz w:val="20"/>
      <w:szCs w:val="20"/>
      <w:lang w:val="es-ES_tradnl" w:eastAsia="es-MX"/>
    </w:rPr>
  </w:style>
  <w:style w:type="paragraph" w:customStyle="1" w:styleId="Estilo2">
    <w:name w:val="Estilo2"/>
    <w:basedOn w:val="Ttulo3"/>
    <w:rsid w:val="00A76FC9"/>
    <w:pPr>
      <w:numPr>
        <w:numId w:val="0"/>
      </w:numPr>
      <w:spacing w:before="0"/>
      <w:jc w:val="both"/>
    </w:pPr>
    <w:rPr>
      <w:rFonts w:eastAsia="Times New Roman"/>
      <w:iCs/>
      <w:szCs w:val="20"/>
      <w:lang w:val="es-ES_tradnl" w:eastAsia="x-none"/>
    </w:rPr>
  </w:style>
  <w:style w:type="paragraph" w:customStyle="1" w:styleId="Estilo3">
    <w:name w:val="Estilo3"/>
    <w:basedOn w:val="Ttulo3"/>
    <w:rsid w:val="00A76FC9"/>
    <w:pPr>
      <w:numPr>
        <w:numId w:val="0"/>
      </w:numPr>
      <w:spacing w:before="0"/>
      <w:jc w:val="both"/>
    </w:pPr>
    <w:rPr>
      <w:rFonts w:eastAsia="Times New Roman"/>
      <w:iCs/>
      <w:color w:val="008000"/>
      <w:szCs w:val="20"/>
      <w:lang w:val="es-ES_tradnl" w:eastAsia="x-none"/>
    </w:rPr>
  </w:style>
  <w:style w:type="paragraph" w:customStyle="1" w:styleId="BodyText22">
    <w:name w:val="Body Text 22"/>
    <w:basedOn w:val="Normal"/>
    <w:rsid w:val="00A76FC9"/>
    <w:pPr>
      <w:spacing w:before="0" w:after="0" w:line="240" w:lineRule="auto"/>
    </w:pPr>
    <w:rPr>
      <w:rFonts w:ascii="Arial" w:eastAsia="Times New Roman" w:hAnsi="Arial" w:cs="Arial"/>
      <w:sz w:val="24"/>
      <w:szCs w:val="20"/>
      <w:lang w:eastAsia="es-MX"/>
    </w:rPr>
  </w:style>
  <w:style w:type="paragraph" w:customStyle="1" w:styleId="Normal11pt">
    <w:name w:val="Normal+11pt"/>
    <w:basedOn w:val="Normal"/>
    <w:rsid w:val="00A76FC9"/>
    <w:pPr>
      <w:spacing w:before="0" w:after="0" w:line="240" w:lineRule="auto"/>
      <w:ind w:right="19"/>
    </w:pPr>
    <w:rPr>
      <w:rFonts w:ascii="Arial" w:eastAsia="Times New Roman" w:hAnsi="Arial" w:cs="Arial"/>
      <w:sz w:val="24"/>
      <w:szCs w:val="20"/>
      <w:lang w:val="en-US" w:eastAsia="es-MX"/>
    </w:rPr>
  </w:style>
  <w:style w:type="paragraph" w:customStyle="1" w:styleId="HTMLconformatoprevio1">
    <w:name w:val="HTML con formato previo1"/>
    <w:basedOn w:val="Normal"/>
    <w:rsid w:val="00A76F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s-ES" w:eastAsia="es-MX"/>
    </w:rPr>
  </w:style>
  <w:style w:type="paragraph" w:customStyle="1" w:styleId="NormalComplejoAria">
    <w:name w:val="Normal + (Complejo) Aria"/>
    <w:basedOn w:val="Textonormal"/>
    <w:rsid w:val="00A76FC9"/>
    <w:pPr>
      <w:tabs>
        <w:tab w:val="left" w:pos="504"/>
        <w:tab w:val="left" w:pos="567"/>
      </w:tabs>
      <w:spacing w:after="0"/>
      <w:ind w:right="136"/>
      <w:jc w:val="both"/>
    </w:pPr>
    <w:rPr>
      <w:rFonts w:ascii="Arial" w:hAnsi="Arial" w:cs="Arial"/>
      <w:sz w:val="22"/>
      <w:lang w:val="es-MX"/>
    </w:rPr>
  </w:style>
  <w:style w:type="paragraph" w:customStyle="1" w:styleId="Estilo4">
    <w:name w:val="Estilo4"/>
    <w:basedOn w:val="Ttulo2"/>
    <w:rsid w:val="00A76FC9"/>
    <w:pPr>
      <w:keepNext w:val="0"/>
      <w:ind w:left="0"/>
      <w:jc w:val="both"/>
    </w:pPr>
    <w:rPr>
      <w:rFonts w:eastAsia="Times New Roman"/>
      <w:bCs w:val="0"/>
      <w:i/>
      <w:caps/>
      <w:szCs w:val="20"/>
      <w:lang w:val="es-MX" w:eastAsia="es-MX"/>
    </w:rPr>
  </w:style>
  <w:style w:type="paragraph" w:customStyle="1" w:styleId="Textodebloque1">
    <w:name w:val="Texto de bloque1"/>
    <w:basedOn w:val="Normal"/>
    <w:rsid w:val="00A76FC9"/>
    <w:pPr>
      <w:spacing w:before="0" w:after="0" w:line="240" w:lineRule="auto"/>
      <w:ind w:left="180" w:right="44"/>
    </w:pPr>
    <w:rPr>
      <w:rFonts w:ascii="Arial" w:eastAsia="Times New Roman" w:hAnsi="Arial" w:cs="Arial"/>
      <w:szCs w:val="20"/>
      <w:lang w:val="es-ES" w:eastAsia="es-MX"/>
    </w:rPr>
  </w:style>
  <w:style w:type="paragraph" w:styleId="Lista2">
    <w:name w:val="List 2"/>
    <w:basedOn w:val="Normal"/>
    <w:rsid w:val="00A76FC9"/>
    <w:pPr>
      <w:spacing w:before="0" w:after="0" w:line="240" w:lineRule="auto"/>
      <w:ind w:left="283" w:hanging="283"/>
      <w:jc w:val="left"/>
    </w:pPr>
    <w:rPr>
      <w:rFonts w:ascii="Times New Roman" w:eastAsia="Times New Roman" w:hAnsi="Times New Roman" w:cs="Times New Roman"/>
      <w:sz w:val="24"/>
      <w:szCs w:val="20"/>
      <w:lang w:val="es-ES" w:eastAsia="es-MX"/>
    </w:rPr>
  </w:style>
  <w:style w:type="paragraph" w:styleId="Lista3">
    <w:name w:val="List 3"/>
    <w:basedOn w:val="Normal"/>
    <w:rsid w:val="00A76FC9"/>
    <w:pPr>
      <w:spacing w:before="0" w:after="0" w:line="240" w:lineRule="auto"/>
      <w:ind w:left="566" w:hanging="283"/>
      <w:jc w:val="left"/>
    </w:pPr>
    <w:rPr>
      <w:rFonts w:ascii="Times New Roman" w:eastAsia="Times New Roman" w:hAnsi="Times New Roman" w:cs="Times New Roman"/>
      <w:sz w:val="24"/>
      <w:szCs w:val="20"/>
      <w:lang w:val="es-ES" w:eastAsia="es-MX"/>
    </w:rPr>
  </w:style>
  <w:style w:type="paragraph" w:styleId="Lista4">
    <w:name w:val="List 4"/>
    <w:basedOn w:val="Normal"/>
    <w:rsid w:val="00A76FC9"/>
    <w:pPr>
      <w:spacing w:before="0" w:after="0" w:line="240" w:lineRule="auto"/>
      <w:ind w:left="849" w:hanging="283"/>
      <w:jc w:val="left"/>
    </w:pPr>
    <w:rPr>
      <w:rFonts w:ascii="Times New Roman" w:eastAsia="Times New Roman" w:hAnsi="Times New Roman" w:cs="Times New Roman"/>
      <w:sz w:val="24"/>
      <w:szCs w:val="20"/>
      <w:lang w:val="es-ES" w:eastAsia="es-MX"/>
    </w:rPr>
  </w:style>
  <w:style w:type="paragraph" w:styleId="Lista5">
    <w:name w:val="List 5"/>
    <w:basedOn w:val="Normal"/>
    <w:rsid w:val="00A76FC9"/>
    <w:pPr>
      <w:spacing w:before="0" w:after="0" w:line="240" w:lineRule="auto"/>
      <w:ind w:left="1132" w:hanging="283"/>
      <w:jc w:val="left"/>
    </w:pPr>
    <w:rPr>
      <w:rFonts w:ascii="Times New Roman" w:eastAsia="Times New Roman" w:hAnsi="Times New Roman" w:cs="Times New Roman"/>
      <w:sz w:val="24"/>
      <w:szCs w:val="20"/>
      <w:lang w:val="es-ES" w:eastAsia="es-MX"/>
    </w:rPr>
  </w:style>
  <w:style w:type="paragraph" w:customStyle="1" w:styleId="Encabezadodelmensaje">
    <w:name w:val="Encabezado del mensaje"/>
    <w:basedOn w:val="Normal"/>
    <w:rsid w:val="00A76FC9"/>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jc w:val="left"/>
    </w:pPr>
    <w:rPr>
      <w:rFonts w:ascii="Arial" w:eastAsia="Times New Roman" w:hAnsi="Arial" w:cs="Arial"/>
      <w:sz w:val="24"/>
      <w:szCs w:val="20"/>
      <w:lang w:val="es-ES" w:eastAsia="es-MX"/>
    </w:rPr>
  </w:style>
  <w:style w:type="paragraph" w:customStyle="1" w:styleId="Saludo1">
    <w:name w:val="Saludo1"/>
    <w:basedOn w:val="Normal"/>
    <w:next w:val="Normal"/>
    <w:rsid w:val="00A76FC9"/>
    <w:pPr>
      <w:spacing w:before="0" w:after="0" w:line="240" w:lineRule="auto"/>
      <w:jc w:val="left"/>
    </w:pPr>
    <w:rPr>
      <w:rFonts w:ascii="Times New Roman" w:eastAsia="Times New Roman" w:hAnsi="Times New Roman" w:cs="Times New Roman"/>
      <w:sz w:val="24"/>
      <w:szCs w:val="20"/>
      <w:lang w:val="es-ES" w:eastAsia="es-MX"/>
    </w:rPr>
  </w:style>
  <w:style w:type="paragraph" w:customStyle="1" w:styleId="Listadevietas4">
    <w:name w:val="Lista de viñetas 4"/>
    <w:basedOn w:val="Normal"/>
    <w:rsid w:val="00A76FC9"/>
    <w:pPr>
      <w:tabs>
        <w:tab w:val="left" w:pos="360"/>
      </w:tabs>
      <w:spacing w:before="0" w:after="0" w:line="240" w:lineRule="auto"/>
      <w:ind w:left="360" w:hanging="360"/>
      <w:jc w:val="left"/>
    </w:pPr>
    <w:rPr>
      <w:rFonts w:ascii="Times New Roman" w:eastAsia="Times New Roman" w:hAnsi="Times New Roman" w:cs="Times New Roman"/>
      <w:sz w:val="24"/>
      <w:szCs w:val="20"/>
      <w:lang w:val="es-ES" w:eastAsia="es-MX"/>
    </w:rPr>
  </w:style>
  <w:style w:type="paragraph" w:customStyle="1" w:styleId="Listadevietas5">
    <w:name w:val="Lista de viñetas 5"/>
    <w:basedOn w:val="Normal"/>
    <w:rsid w:val="00A76FC9"/>
    <w:pPr>
      <w:tabs>
        <w:tab w:val="left" w:pos="360"/>
      </w:tabs>
      <w:spacing w:before="0" w:after="0" w:line="240" w:lineRule="auto"/>
      <w:ind w:left="360" w:hanging="360"/>
      <w:jc w:val="left"/>
    </w:pPr>
    <w:rPr>
      <w:rFonts w:ascii="Times New Roman" w:eastAsia="Times New Roman" w:hAnsi="Times New Roman" w:cs="Times New Roman"/>
      <w:sz w:val="24"/>
      <w:szCs w:val="20"/>
      <w:lang w:val="es-ES" w:eastAsia="es-MX"/>
    </w:rPr>
  </w:style>
  <w:style w:type="paragraph" w:customStyle="1" w:styleId="Listadevietas">
    <w:name w:val="Lista de viñetas"/>
    <w:basedOn w:val="Normal"/>
    <w:rsid w:val="00A76FC9"/>
    <w:pPr>
      <w:tabs>
        <w:tab w:val="left" w:pos="360"/>
      </w:tabs>
      <w:spacing w:before="0" w:after="0" w:line="240" w:lineRule="auto"/>
      <w:ind w:left="360" w:hanging="360"/>
      <w:jc w:val="left"/>
    </w:pPr>
    <w:rPr>
      <w:rFonts w:ascii="Times New Roman" w:eastAsia="Times New Roman" w:hAnsi="Times New Roman" w:cs="Times New Roman"/>
      <w:sz w:val="24"/>
      <w:szCs w:val="20"/>
      <w:lang w:val="es-ES" w:eastAsia="es-MX"/>
    </w:rPr>
  </w:style>
  <w:style w:type="paragraph" w:customStyle="1" w:styleId="Listacontinua2">
    <w:name w:val="Lista continua 2"/>
    <w:basedOn w:val="Normal"/>
    <w:rsid w:val="00A76FC9"/>
    <w:pPr>
      <w:tabs>
        <w:tab w:val="left" w:pos="360"/>
      </w:tabs>
      <w:spacing w:before="0" w:after="0" w:line="240" w:lineRule="auto"/>
      <w:ind w:left="360" w:hanging="360"/>
      <w:jc w:val="left"/>
    </w:pPr>
    <w:rPr>
      <w:rFonts w:ascii="Times New Roman" w:eastAsia="Times New Roman" w:hAnsi="Times New Roman" w:cs="Times New Roman"/>
      <w:sz w:val="24"/>
      <w:szCs w:val="20"/>
      <w:lang w:val="es-ES" w:eastAsia="es-MX"/>
    </w:rPr>
  </w:style>
  <w:style w:type="paragraph" w:customStyle="1" w:styleId="Listacontinua3">
    <w:name w:val="Lista continua 3"/>
    <w:basedOn w:val="Normal"/>
    <w:rsid w:val="00A76FC9"/>
    <w:pPr>
      <w:spacing w:before="0" w:line="240" w:lineRule="auto"/>
      <w:ind w:left="283"/>
      <w:jc w:val="left"/>
    </w:pPr>
    <w:rPr>
      <w:rFonts w:ascii="Times New Roman" w:eastAsia="Times New Roman" w:hAnsi="Times New Roman" w:cs="Times New Roman"/>
      <w:sz w:val="24"/>
      <w:szCs w:val="20"/>
      <w:lang w:val="es-ES" w:eastAsia="es-MX"/>
    </w:rPr>
  </w:style>
  <w:style w:type="paragraph" w:customStyle="1" w:styleId="Listacontinua4">
    <w:name w:val="Lista continua 4"/>
    <w:basedOn w:val="Normal"/>
    <w:rsid w:val="00A76FC9"/>
    <w:pPr>
      <w:spacing w:before="0" w:line="240" w:lineRule="auto"/>
      <w:ind w:left="566"/>
      <w:jc w:val="left"/>
    </w:pPr>
    <w:rPr>
      <w:rFonts w:ascii="Times New Roman" w:eastAsia="Times New Roman" w:hAnsi="Times New Roman" w:cs="Times New Roman"/>
      <w:sz w:val="24"/>
      <w:szCs w:val="20"/>
      <w:lang w:val="es-ES" w:eastAsia="es-MX"/>
    </w:rPr>
  </w:style>
  <w:style w:type="paragraph" w:customStyle="1" w:styleId="Listacontinua5">
    <w:name w:val="Lista continua 5"/>
    <w:basedOn w:val="Normal"/>
    <w:rsid w:val="00A76FC9"/>
    <w:pPr>
      <w:spacing w:before="0" w:line="240" w:lineRule="auto"/>
      <w:ind w:left="849"/>
      <w:jc w:val="left"/>
    </w:pPr>
    <w:rPr>
      <w:rFonts w:ascii="Times New Roman" w:eastAsia="Times New Roman" w:hAnsi="Times New Roman" w:cs="Times New Roman"/>
      <w:sz w:val="24"/>
      <w:szCs w:val="20"/>
      <w:lang w:val="es-ES" w:eastAsia="es-MX"/>
    </w:rPr>
  </w:style>
  <w:style w:type="paragraph" w:customStyle="1" w:styleId="Listacontinua">
    <w:name w:val="Lista continua"/>
    <w:basedOn w:val="Normal"/>
    <w:rsid w:val="00A76FC9"/>
    <w:pPr>
      <w:tabs>
        <w:tab w:val="left" w:pos="474"/>
      </w:tabs>
      <w:spacing w:before="0" w:line="240" w:lineRule="auto"/>
      <w:ind w:left="1132"/>
      <w:jc w:val="left"/>
    </w:pPr>
    <w:rPr>
      <w:rFonts w:ascii="Times New Roman" w:eastAsia="Times New Roman" w:hAnsi="Times New Roman" w:cs="Times New Roman"/>
      <w:sz w:val="24"/>
      <w:szCs w:val="20"/>
      <w:lang w:val="es-ES" w:eastAsia="es-MX"/>
    </w:rPr>
  </w:style>
  <w:style w:type="paragraph" w:customStyle="1" w:styleId="Direccininterior">
    <w:name w:val="Dirección interior"/>
    <w:basedOn w:val="Normal"/>
    <w:rsid w:val="00A76FC9"/>
    <w:pPr>
      <w:tabs>
        <w:tab w:val="left" w:pos="360"/>
      </w:tabs>
      <w:spacing w:before="0" w:after="0" w:line="240" w:lineRule="auto"/>
      <w:jc w:val="left"/>
    </w:pPr>
    <w:rPr>
      <w:rFonts w:ascii="Times New Roman" w:eastAsia="Times New Roman" w:hAnsi="Times New Roman" w:cs="Times New Roman"/>
      <w:sz w:val="24"/>
      <w:szCs w:val="20"/>
      <w:lang w:val="es-ES" w:eastAsia="es-MX"/>
    </w:rPr>
  </w:style>
  <w:style w:type="paragraph" w:customStyle="1" w:styleId="Textoindependienteprimerasangra21">
    <w:name w:val="Texto independiente primera sangría 21"/>
    <w:basedOn w:val="Textoindependiente21"/>
    <w:rsid w:val="00A76FC9"/>
    <w:pPr>
      <w:ind w:firstLine="210"/>
    </w:pPr>
  </w:style>
  <w:style w:type="paragraph" w:customStyle="1" w:styleId="arial-negrita-subray">
    <w:name w:val="arial-negrita-subray"/>
    <w:basedOn w:val="Normal"/>
    <w:rsid w:val="00A76FC9"/>
    <w:pPr>
      <w:spacing w:before="100" w:after="100" w:line="240" w:lineRule="auto"/>
      <w:jc w:val="left"/>
    </w:pPr>
    <w:rPr>
      <w:rFonts w:ascii="Times New Roman" w:eastAsia="Times New Roman" w:hAnsi="Times New Roman" w:cs="Times New Roman"/>
      <w:sz w:val="24"/>
      <w:szCs w:val="20"/>
      <w:lang w:val="es-ES" w:eastAsia="es-MX"/>
    </w:rPr>
  </w:style>
  <w:style w:type="paragraph" w:customStyle="1" w:styleId="arial">
    <w:name w:val="arial"/>
    <w:basedOn w:val="Normal"/>
    <w:rsid w:val="00A76FC9"/>
    <w:pPr>
      <w:spacing w:before="100" w:after="100" w:line="240" w:lineRule="auto"/>
      <w:jc w:val="left"/>
    </w:pPr>
    <w:rPr>
      <w:rFonts w:ascii="Times New Roman" w:eastAsia="Times New Roman" w:hAnsi="Times New Roman" w:cs="Times New Roman"/>
      <w:sz w:val="24"/>
      <w:szCs w:val="20"/>
      <w:lang w:val="es-ES" w:eastAsia="es-MX"/>
    </w:rPr>
  </w:style>
  <w:style w:type="paragraph" w:customStyle="1" w:styleId="ecmsonormal11">
    <w:name w:val="ec_msonormal11"/>
    <w:basedOn w:val="Normal"/>
    <w:rsid w:val="00A76FC9"/>
    <w:pPr>
      <w:shd w:val="clear" w:color="auto" w:fill="FFFFFF"/>
      <w:spacing w:before="15" w:after="0" w:line="240" w:lineRule="auto"/>
      <w:jc w:val="left"/>
    </w:pPr>
    <w:rPr>
      <w:rFonts w:ascii="Times New Roman" w:eastAsia="Times New Roman" w:hAnsi="Times New Roman" w:cs="Times New Roman"/>
      <w:sz w:val="24"/>
      <w:szCs w:val="20"/>
      <w:lang w:val="es-ES" w:eastAsia="es-MX"/>
    </w:rPr>
  </w:style>
  <w:style w:type="paragraph" w:customStyle="1" w:styleId="Textosinformato1">
    <w:name w:val="Texto sin formato1"/>
    <w:basedOn w:val="Normal"/>
    <w:rsid w:val="00A76FC9"/>
    <w:pPr>
      <w:spacing w:before="0" w:after="0" w:line="240" w:lineRule="auto"/>
      <w:jc w:val="left"/>
    </w:pPr>
    <w:rPr>
      <w:rFonts w:ascii="Courier New" w:eastAsia="Times New Roman" w:hAnsi="Courier New" w:cs="Courier New"/>
      <w:sz w:val="20"/>
      <w:szCs w:val="20"/>
      <w:lang w:eastAsia="es-MX"/>
    </w:rPr>
  </w:style>
  <w:style w:type="paragraph" w:customStyle="1" w:styleId="Normal10">
    <w:name w:val="Normal+1"/>
    <w:basedOn w:val="Normal"/>
    <w:next w:val="Normal"/>
    <w:rsid w:val="00A76FC9"/>
    <w:pPr>
      <w:spacing w:before="0" w:after="0" w:line="240" w:lineRule="auto"/>
      <w:jc w:val="left"/>
    </w:pPr>
    <w:rPr>
      <w:rFonts w:ascii="Arial" w:eastAsia="Times New Roman" w:hAnsi="Arial" w:cs="Arial"/>
      <w:sz w:val="24"/>
      <w:szCs w:val="20"/>
      <w:lang w:val="es-ES" w:eastAsia="es-MX"/>
    </w:rPr>
  </w:style>
  <w:style w:type="paragraph" w:customStyle="1" w:styleId="Vi00F1eta">
    <w:name w:val="Vi&lt;00F1&gt;eta"/>
    <w:basedOn w:val="Normal"/>
    <w:rsid w:val="00A76FC9"/>
    <w:pPr>
      <w:tabs>
        <w:tab w:val="left" w:pos="40"/>
      </w:tabs>
      <w:spacing w:before="0" w:after="0" w:line="288" w:lineRule="atLeast"/>
      <w:ind w:left="284" w:hanging="284"/>
      <w:jc w:val="left"/>
    </w:pPr>
    <w:rPr>
      <w:rFonts w:ascii="Times New Roman" w:eastAsia="Times New Roman" w:hAnsi="Times New Roman" w:cs="Times New Roman"/>
      <w:color w:val="000000"/>
      <w:sz w:val="24"/>
      <w:szCs w:val="20"/>
      <w:lang w:val="en-GB" w:eastAsia="es-MX"/>
    </w:rPr>
  </w:style>
  <w:style w:type="paragraph" w:customStyle="1" w:styleId="Est00E1ndar">
    <w:name w:val="Est&lt;00E1&gt;ndar"/>
    <w:basedOn w:val="Normal"/>
    <w:rsid w:val="00A76FC9"/>
    <w:pPr>
      <w:spacing w:before="0" w:after="0" w:line="288" w:lineRule="atLeast"/>
      <w:jc w:val="left"/>
    </w:pPr>
    <w:rPr>
      <w:rFonts w:ascii="Times New Roman (TT)" w:eastAsia="Times New Roman" w:hAnsi="Times New Roman (TT)" w:cs="Times New Roman (TT)"/>
      <w:color w:val="000000"/>
      <w:sz w:val="24"/>
      <w:szCs w:val="20"/>
      <w:lang w:val="en-GB" w:eastAsia="es-MX"/>
    </w:rPr>
  </w:style>
  <w:style w:type="paragraph" w:customStyle="1" w:styleId="TextoPCyMCar">
    <w:name w:val="Texto PCyM Car"/>
    <w:basedOn w:val="Normal"/>
    <w:rsid w:val="00A76FC9"/>
    <w:pPr>
      <w:spacing w:before="0" w:after="0" w:line="240" w:lineRule="auto"/>
    </w:pPr>
    <w:rPr>
      <w:rFonts w:ascii="Arial" w:eastAsia="Times New Roman" w:hAnsi="Arial" w:cs="Arial"/>
      <w:sz w:val="20"/>
      <w:szCs w:val="20"/>
      <w:lang w:val="es-ES_tradnl" w:eastAsia="es-MX"/>
    </w:rPr>
  </w:style>
  <w:style w:type="paragraph" w:customStyle="1" w:styleId="Titulo3">
    <w:name w:val="Titulo 3"/>
    <w:rsid w:val="00A76FC9"/>
    <w:pPr>
      <w:spacing w:after="0" w:line="240" w:lineRule="auto"/>
      <w:jc w:val="both"/>
    </w:pPr>
    <w:rPr>
      <w:rFonts w:ascii="Arial" w:eastAsia="Times New Roman" w:hAnsi="Arial" w:cs="Arial"/>
      <w:b/>
      <w:szCs w:val="20"/>
      <w:lang w:val="es-ES_tradnl" w:eastAsia="es-MX"/>
    </w:rPr>
  </w:style>
  <w:style w:type="paragraph" w:customStyle="1" w:styleId="Prrafodelista2">
    <w:name w:val="Párrafo de lista2"/>
    <w:basedOn w:val="Normal"/>
    <w:rsid w:val="00A76FC9"/>
    <w:pPr>
      <w:spacing w:before="0" w:after="0" w:line="240" w:lineRule="auto"/>
      <w:ind w:left="720"/>
      <w:jc w:val="left"/>
    </w:pPr>
    <w:rPr>
      <w:rFonts w:ascii="Times New Roman" w:eastAsia="Times New Roman" w:hAnsi="Times New Roman" w:cs="Times New Roman"/>
      <w:sz w:val="24"/>
      <w:szCs w:val="20"/>
      <w:lang w:val="es-ES" w:eastAsia="es-MX"/>
    </w:rPr>
  </w:style>
  <w:style w:type="paragraph" w:customStyle="1" w:styleId="TITULO10">
    <w:name w:val="TITULO 1"/>
    <w:basedOn w:val="Normal"/>
    <w:rsid w:val="00A76FC9"/>
    <w:pPr>
      <w:spacing w:before="0" w:after="0" w:line="240" w:lineRule="auto"/>
      <w:jc w:val="left"/>
    </w:pPr>
    <w:rPr>
      <w:rFonts w:ascii="Arial" w:eastAsia="Times New Roman" w:hAnsi="Arial" w:cs="Arial"/>
      <w:b/>
      <w:sz w:val="24"/>
      <w:szCs w:val="20"/>
      <w:lang w:eastAsia="es-MX"/>
    </w:rPr>
  </w:style>
  <w:style w:type="paragraph" w:customStyle="1" w:styleId="TITULO2-">
    <w:name w:val="TITULO 2-"/>
    <w:basedOn w:val="Ttulo2"/>
    <w:rsid w:val="00A76FC9"/>
    <w:pPr>
      <w:ind w:left="0"/>
      <w:jc w:val="both"/>
    </w:pPr>
    <w:rPr>
      <w:rFonts w:eastAsia="Times New Roman"/>
      <w:b w:val="0"/>
      <w:bCs w:val="0"/>
      <w:sz w:val="24"/>
      <w:szCs w:val="20"/>
      <w:lang w:val="es-ES_tradnl" w:eastAsia="es-MX"/>
    </w:rPr>
  </w:style>
  <w:style w:type="paragraph" w:customStyle="1" w:styleId="TITULO1-">
    <w:name w:val="TITULO 1-"/>
    <w:basedOn w:val="TITULO10"/>
    <w:rsid w:val="00A76FC9"/>
  </w:style>
  <w:style w:type="paragraph" w:customStyle="1" w:styleId="xl64">
    <w:name w:val="xl64"/>
    <w:basedOn w:val="Normal"/>
    <w:rsid w:val="00A76FC9"/>
    <w:pPr>
      <w:pBdr>
        <w:top w:val="single" w:sz="6" w:space="0" w:color="auto"/>
        <w:left w:val="single" w:sz="6" w:space="0" w:color="auto"/>
        <w:bottom w:val="single" w:sz="6" w:space="0" w:color="auto"/>
        <w:right w:val="single" w:sz="6" w:space="0" w:color="auto"/>
      </w:pBdr>
      <w:spacing w:before="100" w:after="100" w:line="240" w:lineRule="auto"/>
    </w:pPr>
    <w:rPr>
      <w:rFonts w:ascii="Arial" w:eastAsia="Times New Roman" w:hAnsi="Arial" w:cs="Arial"/>
      <w:szCs w:val="20"/>
      <w:lang w:eastAsia="es-MX"/>
    </w:rPr>
  </w:style>
  <w:style w:type="paragraph" w:customStyle="1" w:styleId="ecxmsonormal">
    <w:name w:val="ecxmsonormal"/>
    <w:basedOn w:val="Normal"/>
    <w:rsid w:val="00A76FC9"/>
    <w:pPr>
      <w:spacing w:before="0" w:after="324" w:line="240" w:lineRule="auto"/>
      <w:jc w:val="left"/>
    </w:pPr>
    <w:rPr>
      <w:rFonts w:ascii="Times New Roman" w:eastAsia="Times New Roman" w:hAnsi="Times New Roman" w:cs="Times New Roman"/>
      <w:sz w:val="24"/>
      <w:szCs w:val="20"/>
      <w:lang w:eastAsia="es-MX"/>
    </w:rPr>
  </w:style>
  <w:style w:type="paragraph" w:customStyle="1" w:styleId="Tipo2">
    <w:name w:val="Tipo 2"/>
    <w:basedOn w:val="Normal"/>
    <w:rsid w:val="00A76FC9"/>
    <w:pPr>
      <w:keepNext/>
      <w:keepLines/>
      <w:spacing w:before="0" w:after="270" w:line="270" w:lineRule="atLeast"/>
      <w:jc w:val="left"/>
    </w:pPr>
    <w:rPr>
      <w:rFonts w:ascii="Garamond-Bold" w:eastAsia="Times New Roman" w:hAnsi="Garamond-Bold" w:cs="Garamond-Bold"/>
      <w:b/>
      <w:smallCaps/>
      <w:color w:val="000000"/>
      <w:sz w:val="24"/>
      <w:szCs w:val="20"/>
      <w:lang w:val="es-ES_tradnl" w:eastAsia="es-MX"/>
    </w:rPr>
  </w:style>
  <w:style w:type="paragraph" w:customStyle="1" w:styleId="CarCar9CarCarCarCar">
    <w:name w:val="Car Car9 Car Car Car Car"/>
    <w:basedOn w:val="Normal"/>
    <w:rsid w:val="00A76FC9"/>
    <w:pPr>
      <w:spacing w:before="0" w:after="160" w:line="240" w:lineRule="exact"/>
      <w:jc w:val="right"/>
    </w:pPr>
    <w:rPr>
      <w:rFonts w:ascii="Verdana" w:eastAsia="Times New Roman" w:hAnsi="Verdana" w:cs="Verdana"/>
      <w:sz w:val="20"/>
      <w:szCs w:val="20"/>
      <w:lang w:eastAsia="es-MX"/>
    </w:rPr>
  </w:style>
  <w:style w:type="paragraph" w:customStyle="1" w:styleId="ecxprrafodelista1">
    <w:name w:val="ecxprrafodelista1"/>
    <w:basedOn w:val="Normal"/>
    <w:rsid w:val="00A76FC9"/>
    <w:pPr>
      <w:spacing w:before="100" w:after="100" w:line="240" w:lineRule="auto"/>
      <w:jc w:val="left"/>
    </w:pPr>
    <w:rPr>
      <w:rFonts w:ascii="Times New Roman" w:eastAsia="Times New Roman" w:hAnsi="Times New Roman" w:cs="Times New Roman"/>
      <w:sz w:val="24"/>
      <w:szCs w:val="20"/>
      <w:lang w:eastAsia="es-MX"/>
    </w:rPr>
  </w:style>
  <w:style w:type="paragraph" w:customStyle="1" w:styleId="q">
    <w:name w:val="q"/>
    <w:basedOn w:val="Normal"/>
    <w:next w:val="Normal"/>
    <w:rsid w:val="00A76FC9"/>
    <w:pPr>
      <w:spacing w:before="100" w:after="0" w:line="240" w:lineRule="auto"/>
      <w:ind w:left="480"/>
      <w:jc w:val="left"/>
    </w:pPr>
    <w:rPr>
      <w:rFonts w:ascii="Times New Roman" w:eastAsia="Times New Roman" w:hAnsi="Times New Roman" w:cs="Times New Roman"/>
      <w:sz w:val="24"/>
      <w:szCs w:val="20"/>
      <w:lang w:eastAsia="es-MX"/>
    </w:rPr>
  </w:style>
  <w:style w:type="paragraph" w:customStyle="1" w:styleId="ttulo0">
    <w:name w:val="título"/>
    <w:basedOn w:val="Normal"/>
    <w:next w:val="Normal"/>
    <w:rsid w:val="00A76FC9"/>
    <w:pPr>
      <w:spacing w:before="0" w:after="200" w:line="240" w:lineRule="auto"/>
      <w:jc w:val="left"/>
    </w:pPr>
    <w:rPr>
      <w:rFonts w:ascii="Times New Roman" w:eastAsia="Times New Roman" w:hAnsi="Times New Roman" w:cs="Times New Roman"/>
      <w:b/>
      <w:color w:val="C0C0C0"/>
      <w:sz w:val="18"/>
      <w:szCs w:val="20"/>
      <w:lang w:val="es-ES" w:eastAsia="es-MX"/>
    </w:rPr>
  </w:style>
  <w:style w:type="paragraph" w:customStyle="1" w:styleId="CarCarCarCarCarCar">
    <w:name w:val="Car Car Car Car Car Car"/>
    <w:basedOn w:val="Normal"/>
    <w:rsid w:val="00A76FC9"/>
    <w:pPr>
      <w:spacing w:before="0" w:after="160" w:line="240" w:lineRule="exact"/>
      <w:jc w:val="right"/>
    </w:pPr>
    <w:rPr>
      <w:rFonts w:ascii="Verdana" w:eastAsia="Times New Roman" w:hAnsi="Verdana" w:cs="Verdana"/>
      <w:sz w:val="20"/>
      <w:szCs w:val="20"/>
      <w:lang w:eastAsia="es-MX"/>
    </w:rPr>
  </w:style>
  <w:style w:type="paragraph" w:customStyle="1" w:styleId="TitCuarto">
    <w:name w:val="Tit Cuarto"/>
    <w:basedOn w:val="Normal"/>
    <w:rsid w:val="00A76FC9"/>
    <w:pPr>
      <w:keepLines/>
      <w:spacing w:before="142" w:after="142" w:line="240" w:lineRule="auto"/>
      <w:jc w:val="left"/>
    </w:pPr>
    <w:rPr>
      <w:rFonts w:ascii="Times New Roman" w:eastAsia="Times New Roman" w:hAnsi="Times New Roman" w:cs="Times New Roman"/>
      <w:b/>
      <w:sz w:val="24"/>
      <w:szCs w:val="20"/>
      <w:lang w:val="es-ES_tradnl" w:eastAsia="es-MX"/>
    </w:rPr>
  </w:style>
  <w:style w:type="paragraph" w:customStyle="1" w:styleId="Textopredeterminado">
    <w:name w:val="Texto predeterminado"/>
    <w:basedOn w:val="Normal"/>
    <w:rsid w:val="00A76FC9"/>
    <w:pPr>
      <w:spacing w:before="0" w:after="0" w:line="240" w:lineRule="auto"/>
      <w:jc w:val="left"/>
    </w:pPr>
    <w:rPr>
      <w:rFonts w:ascii="Times New Roman" w:eastAsia="Times New Roman" w:hAnsi="Times New Roman" w:cs="Times New Roman"/>
      <w:sz w:val="24"/>
      <w:szCs w:val="20"/>
      <w:lang w:val="es-ES_tradnl" w:eastAsia="es-MX"/>
    </w:rPr>
  </w:style>
  <w:style w:type="paragraph" w:customStyle="1" w:styleId="BodyText1">
    <w:name w:val="Body Text1"/>
    <w:rsid w:val="00A76FC9"/>
    <w:pPr>
      <w:spacing w:after="0" w:line="240" w:lineRule="auto"/>
    </w:pPr>
    <w:rPr>
      <w:rFonts w:ascii="Courier" w:eastAsia="Times New Roman" w:hAnsi="Courier" w:cs="Times New Roman"/>
      <w:color w:val="000000"/>
      <w:sz w:val="24"/>
      <w:szCs w:val="20"/>
      <w:lang w:val="en-US" w:eastAsia="es-MX"/>
    </w:rPr>
  </w:style>
  <w:style w:type="paragraph" w:customStyle="1" w:styleId="Mapadeldocumento1">
    <w:name w:val="Mapa del documento1"/>
    <w:basedOn w:val="Normal"/>
    <w:rsid w:val="00A76FC9"/>
    <w:pPr>
      <w:shd w:val="clear" w:color="auto" w:fill="000080"/>
      <w:spacing w:before="0" w:after="0" w:line="240" w:lineRule="auto"/>
      <w:jc w:val="left"/>
    </w:pPr>
    <w:rPr>
      <w:rFonts w:ascii="Tahoma" w:eastAsia="Times New Roman" w:hAnsi="Tahoma" w:cs="Tahoma"/>
      <w:sz w:val="20"/>
      <w:szCs w:val="20"/>
      <w:lang w:val="es-ES" w:eastAsia="es-MX"/>
    </w:rPr>
  </w:style>
  <w:style w:type="paragraph" w:customStyle="1" w:styleId="Estilo5">
    <w:name w:val="Estilo5"/>
    <w:basedOn w:val="Normal"/>
    <w:rsid w:val="00A76FC9"/>
    <w:pPr>
      <w:spacing w:before="0" w:after="0" w:line="240" w:lineRule="auto"/>
      <w:jc w:val="left"/>
    </w:pPr>
    <w:rPr>
      <w:rFonts w:ascii="Arial" w:eastAsia="Times New Roman" w:hAnsi="Arial" w:cs="Arial"/>
      <w:b/>
      <w:sz w:val="24"/>
      <w:szCs w:val="20"/>
      <w:lang w:eastAsia="es-MX"/>
    </w:rPr>
  </w:style>
  <w:style w:type="paragraph" w:customStyle="1" w:styleId="Noparagraphstyle">
    <w:name w:val="[No paragraph style]"/>
    <w:rsid w:val="00A76FC9"/>
    <w:pPr>
      <w:spacing w:after="0" w:line="288" w:lineRule="atLeast"/>
    </w:pPr>
    <w:rPr>
      <w:rFonts w:ascii="Times" w:eastAsia="Times New Roman" w:hAnsi="Times" w:cs="Times"/>
      <w:color w:val="000000"/>
      <w:sz w:val="24"/>
      <w:szCs w:val="20"/>
      <w:lang w:val="en-US" w:eastAsia="es-MX"/>
    </w:rPr>
  </w:style>
  <w:style w:type="paragraph" w:customStyle="1" w:styleId="EstiloTtulo9Negrit">
    <w:name w:val="Estilo Título 9 + Negrit"/>
    <w:basedOn w:val="Ttulo9"/>
    <w:rsid w:val="00A76FC9"/>
    <w:pPr>
      <w:keepNext w:val="0"/>
      <w:keepLines w:val="0"/>
      <w:spacing w:before="240" w:after="60"/>
    </w:pPr>
    <w:rPr>
      <w:rFonts w:ascii="Arial" w:eastAsia="Times New Roman" w:hAnsi="Arial"/>
      <w:iCs w:val="0"/>
      <w:sz w:val="20"/>
      <w:lang w:val="x-none" w:eastAsia="x-none"/>
    </w:rPr>
  </w:style>
  <w:style w:type="paragraph" w:customStyle="1" w:styleId="Estilo6">
    <w:name w:val="Estilo6"/>
    <w:basedOn w:val="Tabladeilustraciones"/>
    <w:rsid w:val="00A76FC9"/>
    <w:pPr>
      <w:spacing w:before="0" w:line="240" w:lineRule="auto"/>
      <w:jc w:val="left"/>
    </w:pPr>
    <w:rPr>
      <w:rFonts w:ascii="Arial" w:eastAsia="Times New Roman" w:hAnsi="Arial" w:cs="Arial"/>
      <w:b/>
      <w:sz w:val="24"/>
      <w:szCs w:val="20"/>
      <w:lang w:eastAsia="es-MX"/>
    </w:rPr>
  </w:style>
  <w:style w:type="paragraph" w:customStyle="1" w:styleId="Estilo7">
    <w:name w:val="Estilo7"/>
    <w:basedOn w:val="Ttulo1"/>
    <w:rsid w:val="00A76FC9"/>
    <w:pPr>
      <w:keepLines w:val="0"/>
      <w:autoSpaceDE/>
      <w:autoSpaceDN/>
      <w:adjustRightInd/>
      <w:ind w:left="0"/>
    </w:pPr>
    <w:rPr>
      <w:rFonts w:eastAsia="Times New Roman"/>
      <w:b w:val="0"/>
      <w:bCs w:val="0"/>
      <w:smallCaps/>
      <w:sz w:val="28"/>
      <w:szCs w:val="20"/>
      <w:lang w:eastAsia="es-MX"/>
    </w:rPr>
  </w:style>
  <w:style w:type="paragraph" w:customStyle="1" w:styleId="Estilo8">
    <w:name w:val="Estilo8"/>
    <w:basedOn w:val="Estilo7"/>
    <w:rsid w:val="00A76FC9"/>
    <w:rPr>
      <w:lang w:val="es-ES"/>
    </w:rPr>
  </w:style>
  <w:style w:type="paragraph" w:customStyle="1" w:styleId="BodyText31">
    <w:name w:val="Body Text 31"/>
    <w:basedOn w:val="Normal"/>
    <w:rsid w:val="00A76FC9"/>
    <w:pPr>
      <w:tabs>
        <w:tab w:val="left" w:pos="-1270"/>
        <w:tab w:val="left" w:pos="0"/>
        <w:tab w:val="left" w:pos="339"/>
        <w:tab w:val="left" w:pos="680"/>
        <w:tab w:val="left" w:pos="1020"/>
        <w:tab w:val="left" w:pos="1473"/>
        <w:tab w:val="left" w:pos="2266"/>
        <w:tab w:val="left" w:pos="2527"/>
        <w:tab w:val="left" w:pos="3540"/>
        <w:tab w:val="left" w:pos="4248"/>
        <w:tab w:val="left" w:pos="4956"/>
        <w:tab w:val="left" w:pos="5664"/>
        <w:tab w:val="left" w:pos="6372"/>
        <w:tab w:val="left" w:pos="7080"/>
        <w:tab w:val="left" w:pos="7788"/>
        <w:tab w:val="left" w:pos="8496"/>
        <w:tab w:val="left" w:pos="9204"/>
      </w:tabs>
      <w:spacing w:before="0" w:after="0" w:line="240" w:lineRule="auto"/>
    </w:pPr>
    <w:rPr>
      <w:rFonts w:ascii="Arial" w:eastAsia="Times New Roman" w:hAnsi="Arial" w:cs="Arial"/>
      <w:sz w:val="24"/>
      <w:szCs w:val="20"/>
      <w:lang w:val="es-ES" w:eastAsia="es-MX"/>
    </w:rPr>
  </w:style>
  <w:style w:type="paragraph" w:customStyle="1" w:styleId="NormalJustified">
    <w:name w:val="Normal + Justified"/>
    <w:basedOn w:val="Normal"/>
    <w:rsid w:val="00A76FC9"/>
    <w:pPr>
      <w:spacing w:before="0" w:after="0" w:line="240" w:lineRule="auto"/>
    </w:pPr>
    <w:rPr>
      <w:rFonts w:ascii="Times New Roman" w:eastAsia="Times New Roman" w:hAnsi="Times New Roman" w:cs="Times New Roman"/>
      <w:sz w:val="24"/>
      <w:szCs w:val="20"/>
      <w:lang w:val="es-ES" w:eastAsia="es-MX"/>
    </w:rPr>
  </w:style>
  <w:style w:type="paragraph" w:customStyle="1" w:styleId="PM">
    <w:name w:val="PM"/>
    <w:basedOn w:val="Normal"/>
    <w:rsid w:val="00A76FC9"/>
    <w:pPr>
      <w:spacing w:before="0" w:after="0" w:line="240" w:lineRule="auto"/>
    </w:pPr>
    <w:rPr>
      <w:rFonts w:ascii="Arial" w:eastAsia="Times New Roman" w:hAnsi="Arial" w:cs="Arial"/>
      <w:sz w:val="24"/>
      <w:szCs w:val="20"/>
      <w:lang w:val="en-US" w:eastAsia="es-MX"/>
    </w:rPr>
  </w:style>
  <w:style w:type="paragraph" w:customStyle="1" w:styleId="fraccionesreglas0">
    <w:name w:val="fracciones reglas"/>
    <w:basedOn w:val="Normal"/>
    <w:rsid w:val="00A76FC9"/>
    <w:pPr>
      <w:tabs>
        <w:tab w:val="left" w:pos="1344"/>
      </w:tabs>
      <w:spacing w:before="0" w:after="101" w:line="240" w:lineRule="auto"/>
      <w:ind w:left="1344" w:hanging="624"/>
    </w:pPr>
    <w:rPr>
      <w:rFonts w:ascii="Arial" w:eastAsia="Times New Roman" w:hAnsi="Arial" w:cs="Arial"/>
      <w:szCs w:val="20"/>
      <w:lang w:val="es-ES" w:eastAsia="es-MX"/>
    </w:rPr>
  </w:style>
  <w:style w:type="paragraph" w:customStyle="1" w:styleId="Encabezado1">
    <w:name w:val="Encabezado1"/>
    <w:basedOn w:val="Normal"/>
    <w:next w:val="Textonormal"/>
    <w:rsid w:val="00A76FC9"/>
    <w:pPr>
      <w:keepNext/>
      <w:spacing w:before="240" w:line="240" w:lineRule="auto"/>
      <w:jc w:val="left"/>
    </w:pPr>
    <w:rPr>
      <w:rFonts w:ascii="Arial" w:eastAsia="Times New Roman" w:hAnsi="Arial" w:cs="Arial"/>
      <w:sz w:val="28"/>
      <w:szCs w:val="20"/>
      <w:lang w:eastAsia="es-MX"/>
    </w:rPr>
  </w:style>
  <w:style w:type="paragraph" w:customStyle="1" w:styleId="Etiqueta">
    <w:name w:val="Etiqueta"/>
    <w:basedOn w:val="Normal"/>
    <w:rsid w:val="00A76FC9"/>
    <w:pPr>
      <w:suppressLineNumbers/>
      <w:spacing w:line="240" w:lineRule="auto"/>
      <w:jc w:val="left"/>
    </w:pPr>
    <w:rPr>
      <w:rFonts w:ascii="Times New Roman" w:eastAsia="Times New Roman" w:hAnsi="Times New Roman" w:cs="Times New Roman"/>
      <w:i/>
      <w:sz w:val="24"/>
      <w:szCs w:val="20"/>
      <w:lang w:eastAsia="es-MX"/>
    </w:rPr>
  </w:style>
  <w:style w:type="paragraph" w:customStyle="1" w:styleId="ndice">
    <w:name w:val="Índice"/>
    <w:basedOn w:val="Normal"/>
    <w:rsid w:val="00A76FC9"/>
    <w:pPr>
      <w:suppressLineNumbers/>
      <w:spacing w:before="0" w:after="0" w:line="240" w:lineRule="auto"/>
      <w:jc w:val="left"/>
    </w:pPr>
    <w:rPr>
      <w:rFonts w:ascii="Times New Roman" w:eastAsia="Times New Roman" w:hAnsi="Times New Roman" w:cs="Times New Roman"/>
      <w:sz w:val="24"/>
      <w:szCs w:val="20"/>
      <w:lang w:eastAsia="es-MX"/>
    </w:rPr>
  </w:style>
  <w:style w:type="paragraph" w:customStyle="1" w:styleId="Contenidodelatabla">
    <w:name w:val="Contenido de la tabla"/>
    <w:basedOn w:val="Normal"/>
    <w:rsid w:val="00A76FC9"/>
    <w:pPr>
      <w:suppressLineNumbers/>
      <w:spacing w:before="0" w:after="0" w:line="240" w:lineRule="auto"/>
      <w:jc w:val="left"/>
    </w:pPr>
    <w:rPr>
      <w:rFonts w:ascii="Times New Roman" w:eastAsia="Times New Roman" w:hAnsi="Times New Roman" w:cs="Times New Roman"/>
      <w:sz w:val="24"/>
      <w:szCs w:val="20"/>
      <w:lang w:eastAsia="es-MX"/>
    </w:rPr>
  </w:style>
  <w:style w:type="paragraph" w:customStyle="1" w:styleId="Encabezadodelatabla">
    <w:name w:val="Encabezado de la tabla"/>
    <w:basedOn w:val="Contenidodelatabla"/>
    <w:rsid w:val="00A76FC9"/>
    <w:pPr>
      <w:jc w:val="center"/>
    </w:pPr>
    <w:rPr>
      <w:b/>
    </w:rPr>
  </w:style>
  <w:style w:type="paragraph" w:customStyle="1" w:styleId="textodenotaalfinal">
    <w:name w:val="texto de nota al final"/>
    <w:basedOn w:val="Normal"/>
    <w:rsid w:val="00A76FC9"/>
    <w:pPr>
      <w:spacing w:before="0" w:after="0" w:line="240" w:lineRule="auto"/>
      <w:jc w:val="left"/>
    </w:pPr>
    <w:rPr>
      <w:rFonts w:ascii="Times New Roman" w:eastAsia="Times New Roman" w:hAnsi="Times New Roman" w:cs="Times New Roman"/>
      <w:sz w:val="20"/>
      <w:szCs w:val="20"/>
      <w:lang w:eastAsia="es-MX"/>
    </w:rPr>
  </w:style>
  <w:style w:type="paragraph" w:customStyle="1" w:styleId="estilo28">
    <w:name w:val="estilo28"/>
    <w:basedOn w:val="Normal"/>
    <w:rsid w:val="00A76FC9"/>
    <w:pPr>
      <w:spacing w:before="100" w:after="100" w:line="240" w:lineRule="auto"/>
      <w:jc w:val="left"/>
    </w:pPr>
    <w:rPr>
      <w:rFonts w:ascii="Times New Roman" w:eastAsia="Times New Roman" w:hAnsi="Times New Roman" w:cs="Times New Roman"/>
      <w:sz w:val="24"/>
      <w:szCs w:val="20"/>
      <w:lang w:eastAsia="es-MX"/>
    </w:rPr>
  </w:style>
  <w:style w:type="paragraph" w:customStyle="1" w:styleId="Normal11">
    <w:name w:val="Normal 1"/>
    <w:basedOn w:val="Normal"/>
    <w:link w:val="Normal1Car"/>
    <w:rsid w:val="00A76FC9"/>
    <w:pPr>
      <w:spacing w:before="0" w:after="240" w:line="360" w:lineRule="atLeast"/>
    </w:pPr>
    <w:rPr>
      <w:rFonts w:ascii="Times New Roman" w:eastAsia="Times New Roman" w:hAnsi="Times New Roman" w:cs="Times New Roman"/>
      <w:szCs w:val="20"/>
      <w:lang w:val="es-ES_tradnl" w:eastAsia="es-MX"/>
    </w:rPr>
  </w:style>
  <w:style w:type="paragraph" w:customStyle="1" w:styleId="Lista10">
    <w:name w:val="Lista 1"/>
    <w:basedOn w:val="Normal11"/>
    <w:rsid w:val="00A76FC9"/>
    <w:pPr>
      <w:spacing w:after="0"/>
    </w:pPr>
  </w:style>
  <w:style w:type="paragraph" w:customStyle="1" w:styleId="BodyText">
    <w:name w:val="BodyText"/>
    <w:basedOn w:val="Normal"/>
    <w:rsid w:val="00A76FC9"/>
    <w:pPr>
      <w:spacing w:after="240" w:line="480" w:lineRule="atLeast"/>
      <w:ind w:left="709" w:hanging="709"/>
    </w:pPr>
    <w:rPr>
      <w:rFonts w:ascii="Times New Roman" w:eastAsia="Times New Roman" w:hAnsi="Times New Roman" w:cs="Times New Roman"/>
      <w:sz w:val="24"/>
      <w:szCs w:val="20"/>
      <w:lang w:eastAsia="es-MX"/>
    </w:rPr>
  </w:style>
  <w:style w:type="paragraph" w:customStyle="1" w:styleId="Title1">
    <w:name w:val="Title1"/>
    <w:basedOn w:val="Normal"/>
    <w:rsid w:val="00A76FC9"/>
    <w:pPr>
      <w:spacing w:after="0" w:line="480" w:lineRule="atLeast"/>
      <w:ind w:left="709" w:hanging="709"/>
      <w:jc w:val="center"/>
    </w:pPr>
    <w:rPr>
      <w:rFonts w:ascii="Times New Roman" w:eastAsia="Times New Roman" w:hAnsi="Times New Roman" w:cs="Times New Roman"/>
      <w:sz w:val="24"/>
      <w:szCs w:val="20"/>
      <w:lang w:eastAsia="es-MX"/>
    </w:rPr>
  </w:style>
  <w:style w:type="paragraph" w:customStyle="1" w:styleId="Ttulo41">
    <w:name w:val="Título 41"/>
    <w:basedOn w:val="Normal"/>
    <w:next w:val="Normal"/>
    <w:rsid w:val="00A76FC9"/>
    <w:pPr>
      <w:keepNext/>
      <w:keepLines/>
      <w:spacing w:before="200" w:after="0" w:line="360" w:lineRule="atLeast"/>
    </w:pPr>
    <w:rPr>
      <w:rFonts w:ascii="Cambria" w:eastAsia="Times New Roman" w:hAnsi="Cambria" w:cs="Cambria"/>
      <w:b/>
      <w:i/>
      <w:color w:val="C0C0C0"/>
      <w:sz w:val="20"/>
      <w:szCs w:val="20"/>
      <w:lang w:eastAsia="es-MX"/>
    </w:rPr>
  </w:style>
  <w:style w:type="paragraph" w:customStyle="1" w:styleId="Ttulo51">
    <w:name w:val="Título 51"/>
    <w:basedOn w:val="Normal"/>
    <w:next w:val="Normal"/>
    <w:rsid w:val="00A76FC9"/>
    <w:pPr>
      <w:keepNext/>
      <w:keepLines/>
      <w:spacing w:before="200" w:after="0" w:line="360" w:lineRule="atLeast"/>
    </w:pPr>
    <w:rPr>
      <w:rFonts w:ascii="Cambria" w:eastAsia="Times New Roman" w:hAnsi="Cambria" w:cs="Cambria"/>
      <w:color w:val="000080"/>
      <w:sz w:val="20"/>
      <w:szCs w:val="20"/>
      <w:lang w:eastAsia="es-MX"/>
    </w:rPr>
  </w:style>
  <w:style w:type="paragraph" w:customStyle="1" w:styleId="Textonotapie1">
    <w:name w:val="Texto nota pie1"/>
    <w:basedOn w:val="Normal"/>
    <w:next w:val="Textonotapie"/>
    <w:rsid w:val="00A76FC9"/>
    <w:pPr>
      <w:spacing w:before="0" w:after="0" w:line="240" w:lineRule="auto"/>
      <w:jc w:val="left"/>
    </w:pPr>
    <w:rPr>
      <w:rFonts w:ascii="Calibri" w:eastAsia="Times New Roman" w:hAnsi="Calibri" w:cs="Calibri"/>
      <w:sz w:val="20"/>
      <w:szCs w:val="20"/>
      <w:lang w:eastAsia="es-MX"/>
    </w:rPr>
  </w:style>
  <w:style w:type="paragraph" w:customStyle="1" w:styleId="Cita1">
    <w:name w:val="Cita1"/>
    <w:basedOn w:val="Normal"/>
    <w:next w:val="Normal"/>
    <w:rsid w:val="00A76FC9"/>
    <w:pPr>
      <w:spacing w:before="0" w:after="0" w:line="360" w:lineRule="atLeast"/>
    </w:pPr>
    <w:rPr>
      <w:rFonts w:ascii="Arial" w:eastAsia="Times New Roman" w:hAnsi="Arial" w:cs="Arial"/>
      <w:i/>
      <w:color w:val="000000"/>
      <w:sz w:val="20"/>
      <w:szCs w:val="20"/>
      <w:lang w:eastAsia="es-MX"/>
    </w:rPr>
  </w:style>
  <w:style w:type="paragraph" w:customStyle="1" w:styleId="Listamulticolor-nfas">
    <w:name w:val="Lista multicolor - Énfas"/>
    <w:basedOn w:val="Normal"/>
    <w:rsid w:val="00A76FC9"/>
    <w:pPr>
      <w:spacing w:before="0" w:after="0" w:line="240" w:lineRule="auto"/>
      <w:ind w:left="720"/>
      <w:jc w:val="left"/>
    </w:pPr>
    <w:rPr>
      <w:rFonts w:ascii="Times New Roman" w:eastAsia="Times New Roman" w:hAnsi="Times New Roman" w:cs="Times New Roman"/>
      <w:noProof/>
      <w:sz w:val="24"/>
      <w:szCs w:val="20"/>
      <w:lang w:eastAsia="es-MX"/>
    </w:rPr>
  </w:style>
  <w:style w:type="paragraph" w:customStyle="1" w:styleId="NormalWeb1">
    <w:name w:val="Normal (Web)1"/>
    <w:basedOn w:val="Normal"/>
    <w:next w:val="NormalWeb"/>
    <w:rsid w:val="00A76FC9"/>
    <w:pPr>
      <w:spacing w:before="100" w:after="100" w:line="240" w:lineRule="auto"/>
      <w:jc w:val="left"/>
    </w:pPr>
    <w:rPr>
      <w:rFonts w:ascii="Times" w:eastAsia="Times New Roman" w:hAnsi="Times" w:cs="Times"/>
      <w:sz w:val="20"/>
      <w:szCs w:val="20"/>
      <w:lang w:val="es-ES_tradnl" w:eastAsia="es-MX"/>
    </w:rPr>
  </w:style>
  <w:style w:type="paragraph" w:customStyle="1" w:styleId="PM10pt">
    <w:name w:val="PM + 10 pt"/>
    <w:basedOn w:val="PM"/>
    <w:rsid w:val="00A76FC9"/>
    <w:rPr>
      <w:sz w:val="20"/>
      <w:lang w:val="es-ES_tradnl"/>
    </w:rPr>
  </w:style>
  <w:style w:type="paragraph" w:customStyle="1" w:styleId="Componente">
    <w:name w:val="Componente"/>
    <w:basedOn w:val="Normal"/>
    <w:rsid w:val="00A76FC9"/>
    <w:pPr>
      <w:spacing w:before="240" w:after="60" w:line="276" w:lineRule="atLeast"/>
      <w:ind w:left="1944" w:right="476" w:hanging="360"/>
    </w:pPr>
    <w:rPr>
      <w:rFonts w:ascii="Arial" w:eastAsia="Times New Roman" w:hAnsi="Arial" w:cs="Arial"/>
      <w:b/>
      <w:i/>
      <w:sz w:val="20"/>
      <w:szCs w:val="20"/>
      <w:lang w:val="en-US" w:eastAsia="es-MX"/>
    </w:rPr>
  </w:style>
  <w:style w:type="paragraph" w:customStyle="1" w:styleId="xl79">
    <w:name w:val="xl79"/>
    <w:basedOn w:val="Normal"/>
    <w:rsid w:val="00A76FC9"/>
    <w:pPr>
      <w:shd w:val="clear" w:color="000000" w:fill="FFFFFF"/>
      <w:spacing w:before="100" w:after="100" w:line="240" w:lineRule="auto"/>
    </w:pPr>
    <w:rPr>
      <w:rFonts w:ascii="Arial" w:eastAsia="Times New Roman" w:hAnsi="Arial" w:cs="Arial"/>
      <w:i/>
      <w:sz w:val="20"/>
      <w:szCs w:val="20"/>
      <w:lang w:eastAsia="es-MX"/>
    </w:rPr>
  </w:style>
  <w:style w:type="paragraph" w:customStyle="1" w:styleId="xl80">
    <w:name w:val="xl80"/>
    <w:basedOn w:val="Normal"/>
    <w:rsid w:val="00A76FC9"/>
    <w:pPr>
      <w:shd w:val="clear" w:color="000000" w:fill="FFFFFF"/>
      <w:spacing w:before="100" w:after="100" w:line="240" w:lineRule="auto"/>
    </w:pPr>
    <w:rPr>
      <w:rFonts w:ascii="Arial" w:eastAsia="Times New Roman" w:hAnsi="Arial" w:cs="Arial"/>
      <w:i/>
      <w:color w:val="000000"/>
      <w:sz w:val="20"/>
      <w:szCs w:val="20"/>
      <w:lang w:eastAsia="es-MX"/>
    </w:rPr>
  </w:style>
  <w:style w:type="paragraph" w:customStyle="1" w:styleId="xl81">
    <w:name w:val="xl81"/>
    <w:basedOn w:val="Normal"/>
    <w:rsid w:val="00A76FC9"/>
    <w:pPr>
      <w:shd w:val="clear" w:color="000000" w:fill="FFFFFF"/>
      <w:spacing w:before="100" w:after="100" w:line="240" w:lineRule="auto"/>
    </w:pPr>
    <w:rPr>
      <w:rFonts w:ascii="Arial" w:eastAsia="Times New Roman" w:hAnsi="Arial" w:cs="Arial"/>
      <w:i/>
      <w:color w:val="000000"/>
      <w:sz w:val="20"/>
      <w:szCs w:val="20"/>
      <w:lang w:eastAsia="es-MX"/>
    </w:rPr>
  </w:style>
  <w:style w:type="paragraph" w:customStyle="1" w:styleId="xl82">
    <w:name w:val="xl82"/>
    <w:basedOn w:val="Normal"/>
    <w:rsid w:val="00A76FC9"/>
    <w:pPr>
      <w:spacing w:before="100" w:after="100" w:line="240" w:lineRule="auto"/>
    </w:pPr>
    <w:rPr>
      <w:rFonts w:ascii="Arial" w:eastAsia="Times New Roman" w:hAnsi="Arial" w:cs="Arial"/>
      <w:i/>
      <w:sz w:val="20"/>
      <w:szCs w:val="20"/>
      <w:lang w:eastAsia="es-MX"/>
    </w:rPr>
  </w:style>
  <w:style w:type="paragraph" w:customStyle="1" w:styleId="xl83">
    <w:name w:val="xl83"/>
    <w:basedOn w:val="Normal"/>
    <w:rsid w:val="00A76FC9"/>
    <w:pPr>
      <w:shd w:val="clear" w:color="000000" w:fill="FFFFFF"/>
      <w:spacing w:before="100" w:after="100" w:line="240" w:lineRule="auto"/>
    </w:pPr>
    <w:rPr>
      <w:rFonts w:ascii="Arial" w:eastAsia="Times New Roman" w:hAnsi="Arial" w:cs="Arial"/>
      <w:b/>
      <w:i/>
      <w:color w:val="000000"/>
      <w:sz w:val="20"/>
      <w:szCs w:val="20"/>
      <w:lang w:eastAsia="es-MX"/>
    </w:rPr>
  </w:style>
  <w:style w:type="paragraph" w:customStyle="1" w:styleId="font5">
    <w:name w:val="font5"/>
    <w:basedOn w:val="Normal"/>
    <w:rsid w:val="00A76FC9"/>
    <w:pPr>
      <w:spacing w:before="100" w:after="100" w:line="240" w:lineRule="auto"/>
    </w:pPr>
    <w:rPr>
      <w:rFonts w:ascii="Arial" w:eastAsia="Times New Roman" w:hAnsi="Arial" w:cs="Arial"/>
      <w:i/>
      <w:color w:val="000000"/>
      <w:sz w:val="20"/>
      <w:szCs w:val="20"/>
      <w:lang w:eastAsia="es-MX"/>
    </w:rPr>
  </w:style>
  <w:style w:type="paragraph" w:customStyle="1" w:styleId="font6">
    <w:name w:val="font6"/>
    <w:basedOn w:val="Normal"/>
    <w:rsid w:val="00A76FC9"/>
    <w:pPr>
      <w:spacing w:before="100" w:after="100" w:line="240" w:lineRule="auto"/>
    </w:pPr>
    <w:rPr>
      <w:rFonts w:ascii="Arial" w:eastAsia="Times New Roman" w:hAnsi="Arial" w:cs="Arial"/>
      <w:color w:val="000000"/>
      <w:sz w:val="20"/>
      <w:szCs w:val="20"/>
      <w:lang w:eastAsia="es-MX"/>
    </w:rPr>
  </w:style>
  <w:style w:type="paragraph" w:customStyle="1" w:styleId="font7">
    <w:name w:val="font7"/>
    <w:basedOn w:val="Normal"/>
    <w:rsid w:val="00A76FC9"/>
    <w:pPr>
      <w:spacing w:before="100" w:after="100" w:line="240" w:lineRule="auto"/>
    </w:pPr>
    <w:rPr>
      <w:rFonts w:ascii="Arial" w:eastAsia="Times New Roman" w:hAnsi="Arial" w:cs="Arial"/>
      <w:i/>
      <w:color w:val="000000"/>
      <w:sz w:val="20"/>
      <w:szCs w:val="20"/>
      <w:lang w:eastAsia="es-MX"/>
    </w:rPr>
  </w:style>
  <w:style w:type="paragraph" w:customStyle="1" w:styleId="xl84">
    <w:name w:val="xl84"/>
    <w:basedOn w:val="Normal"/>
    <w:rsid w:val="00A76FC9"/>
    <w:pPr>
      <w:spacing w:before="100" w:after="100" w:line="240" w:lineRule="auto"/>
    </w:pPr>
    <w:rPr>
      <w:rFonts w:ascii="Arial" w:eastAsia="Times New Roman" w:hAnsi="Arial" w:cs="Arial"/>
      <w:i/>
      <w:color w:val="000000"/>
      <w:sz w:val="20"/>
      <w:szCs w:val="20"/>
      <w:lang w:eastAsia="es-MX"/>
    </w:rPr>
  </w:style>
  <w:style w:type="paragraph" w:customStyle="1" w:styleId="xl85">
    <w:name w:val="xl85"/>
    <w:basedOn w:val="Normal"/>
    <w:rsid w:val="00A76FC9"/>
    <w:pPr>
      <w:shd w:val="clear" w:color="000000" w:fill="FFFFFF"/>
      <w:spacing w:before="100" w:after="100" w:line="240" w:lineRule="auto"/>
    </w:pPr>
    <w:rPr>
      <w:rFonts w:ascii="Arial" w:eastAsia="Times New Roman" w:hAnsi="Arial" w:cs="Arial"/>
      <w:i/>
      <w:color w:val="000000"/>
      <w:sz w:val="20"/>
      <w:szCs w:val="20"/>
      <w:lang w:eastAsia="es-MX"/>
    </w:rPr>
  </w:style>
  <w:style w:type="paragraph" w:customStyle="1" w:styleId="xl86">
    <w:name w:val="xl86"/>
    <w:basedOn w:val="Normal"/>
    <w:rsid w:val="00A76FC9"/>
    <w:pPr>
      <w:shd w:val="clear" w:color="000000" w:fill="FFFFFF"/>
      <w:spacing w:before="100" w:after="100" w:line="240" w:lineRule="auto"/>
    </w:pPr>
    <w:rPr>
      <w:rFonts w:ascii="Arial" w:eastAsia="Times New Roman" w:hAnsi="Arial" w:cs="Arial"/>
      <w:szCs w:val="20"/>
      <w:lang w:eastAsia="es-MX"/>
    </w:rPr>
  </w:style>
  <w:style w:type="paragraph" w:customStyle="1" w:styleId="xl87">
    <w:name w:val="xl87"/>
    <w:basedOn w:val="Normal"/>
    <w:rsid w:val="00A76FC9"/>
    <w:pPr>
      <w:shd w:val="clear" w:color="000000" w:fill="FFFFFF"/>
      <w:spacing w:before="100" w:after="100" w:line="240" w:lineRule="auto"/>
    </w:pPr>
    <w:rPr>
      <w:rFonts w:ascii="Arial" w:eastAsia="Times New Roman" w:hAnsi="Arial" w:cs="Arial"/>
      <w:szCs w:val="20"/>
      <w:lang w:eastAsia="es-MX"/>
    </w:rPr>
  </w:style>
  <w:style w:type="paragraph" w:customStyle="1" w:styleId="xl88">
    <w:name w:val="xl88"/>
    <w:basedOn w:val="Normal"/>
    <w:rsid w:val="00A76FC9"/>
    <w:pPr>
      <w:shd w:val="clear" w:color="000000" w:fill="FFFFFF"/>
      <w:spacing w:before="100" w:after="100" w:line="240" w:lineRule="auto"/>
    </w:pPr>
    <w:rPr>
      <w:rFonts w:ascii="Arial" w:eastAsia="Times New Roman" w:hAnsi="Arial" w:cs="Arial"/>
      <w:b/>
      <w:szCs w:val="20"/>
      <w:lang w:eastAsia="es-MX"/>
    </w:rPr>
  </w:style>
  <w:style w:type="paragraph" w:customStyle="1" w:styleId="xl89">
    <w:name w:val="xl89"/>
    <w:basedOn w:val="Normal"/>
    <w:rsid w:val="00A76FC9"/>
    <w:pPr>
      <w:shd w:val="clear" w:color="000000" w:fill="FFFFFF"/>
      <w:spacing w:before="100" w:after="100" w:line="240" w:lineRule="auto"/>
    </w:pPr>
    <w:rPr>
      <w:rFonts w:ascii="Arial" w:eastAsia="Times New Roman" w:hAnsi="Arial" w:cs="Arial"/>
      <w:i/>
      <w:szCs w:val="20"/>
      <w:lang w:eastAsia="es-MX"/>
    </w:rPr>
  </w:style>
  <w:style w:type="paragraph" w:customStyle="1" w:styleId="xl90">
    <w:name w:val="xl90"/>
    <w:basedOn w:val="Normal"/>
    <w:rsid w:val="00A76FC9"/>
    <w:pPr>
      <w:shd w:val="clear" w:color="000000" w:fill="FFFFFF"/>
      <w:spacing w:before="100" w:after="100" w:line="240" w:lineRule="auto"/>
    </w:pPr>
    <w:rPr>
      <w:rFonts w:ascii="Arial" w:eastAsia="Times New Roman" w:hAnsi="Arial" w:cs="Arial"/>
      <w:szCs w:val="20"/>
      <w:lang w:eastAsia="es-MX"/>
    </w:rPr>
  </w:style>
  <w:style w:type="paragraph" w:customStyle="1" w:styleId="Piedeimagen">
    <w:name w:val="Pie de imagen"/>
    <w:basedOn w:val="Normal"/>
    <w:rsid w:val="00A76FC9"/>
    <w:pPr>
      <w:spacing w:before="0" w:after="240" w:line="240" w:lineRule="auto"/>
      <w:ind w:left="851" w:right="474"/>
    </w:pPr>
    <w:rPr>
      <w:rFonts w:ascii="Arial" w:eastAsia="Times New Roman" w:hAnsi="Arial" w:cs="Arial"/>
      <w:sz w:val="20"/>
      <w:szCs w:val="20"/>
      <w:lang w:val="es-ES" w:eastAsia="es-MX"/>
    </w:rPr>
  </w:style>
  <w:style w:type="paragraph" w:customStyle="1" w:styleId="Componentes">
    <w:name w:val="Componentes"/>
    <w:basedOn w:val="Componente"/>
    <w:rsid w:val="00A76FC9"/>
  </w:style>
  <w:style w:type="paragraph" w:customStyle="1" w:styleId="Pa14">
    <w:name w:val="Pa14"/>
    <w:basedOn w:val="Default"/>
    <w:next w:val="Default"/>
    <w:rsid w:val="00A76FC9"/>
    <w:pPr>
      <w:autoSpaceDE/>
      <w:autoSpaceDN/>
      <w:adjustRightInd/>
      <w:spacing w:line="201" w:lineRule="atLeast"/>
    </w:pPr>
    <w:rPr>
      <w:rFonts w:ascii="Warnock Pro Light" w:eastAsia="Times New Roman" w:hAnsi="Warnock Pro Light" w:cs="Warnock Pro Light"/>
      <w:color w:val="auto"/>
      <w:szCs w:val="20"/>
      <w:lang w:eastAsia="es-MX"/>
    </w:rPr>
  </w:style>
  <w:style w:type="paragraph" w:customStyle="1" w:styleId="Pa7">
    <w:name w:val="Pa7"/>
    <w:basedOn w:val="Default"/>
    <w:next w:val="Default"/>
    <w:rsid w:val="00A76FC9"/>
    <w:pPr>
      <w:autoSpaceDE/>
      <w:autoSpaceDN/>
      <w:adjustRightInd/>
      <w:spacing w:line="201" w:lineRule="atLeast"/>
    </w:pPr>
    <w:rPr>
      <w:rFonts w:ascii="Palatino Linotype" w:eastAsia="Times New Roman" w:hAnsi="Palatino Linotype" w:cs="Palatino Linotype"/>
      <w:color w:val="auto"/>
      <w:szCs w:val="20"/>
      <w:lang w:eastAsia="es-MX"/>
    </w:rPr>
  </w:style>
  <w:style w:type="paragraph" w:customStyle="1" w:styleId="Tabla">
    <w:name w:val="Tabla"/>
    <w:basedOn w:val="Normal"/>
    <w:rsid w:val="00A76FC9"/>
    <w:pPr>
      <w:spacing w:before="0" w:after="0" w:line="240" w:lineRule="auto"/>
    </w:pPr>
    <w:rPr>
      <w:rFonts w:ascii="Arial" w:eastAsia="Times New Roman" w:hAnsi="Arial" w:cs="Arial"/>
      <w:sz w:val="20"/>
      <w:szCs w:val="20"/>
      <w:lang w:val="es-ES" w:eastAsia="es-MX"/>
    </w:rPr>
  </w:style>
  <w:style w:type="paragraph" w:customStyle="1" w:styleId="Subzona">
    <w:name w:val="Subzona"/>
    <w:basedOn w:val="Normal"/>
    <w:rsid w:val="00A76FC9"/>
    <w:pPr>
      <w:spacing w:before="0" w:after="240" w:line="240" w:lineRule="auto"/>
    </w:pPr>
    <w:rPr>
      <w:rFonts w:ascii="Arial" w:eastAsia="Times New Roman" w:hAnsi="Arial" w:cs="Arial"/>
      <w:b/>
      <w:szCs w:val="20"/>
      <w:lang w:val="es-ES" w:eastAsia="es-MX"/>
    </w:rPr>
  </w:style>
  <w:style w:type="paragraph" w:customStyle="1" w:styleId="actividades">
    <w:name w:val="actividades"/>
    <w:basedOn w:val="Prrafodelista"/>
    <w:rsid w:val="00A76FC9"/>
    <w:pPr>
      <w:numPr>
        <w:numId w:val="0"/>
      </w:numPr>
      <w:spacing w:line="276" w:lineRule="atLeast"/>
      <w:ind w:left="720" w:hanging="360"/>
      <w:contextualSpacing w:val="0"/>
    </w:pPr>
    <w:rPr>
      <w:rFonts w:ascii="Calibri" w:eastAsia="Times New Roman" w:hAnsi="Calibri" w:cs="Calibri"/>
      <w:sz w:val="20"/>
      <w:szCs w:val="20"/>
      <w:lang w:eastAsia="es-MX"/>
    </w:rPr>
  </w:style>
  <w:style w:type="paragraph" w:customStyle="1" w:styleId="notadetabla">
    <w:name w:val="nota de tabla"/>
    <w:basedOn w:val="Normal"/>
    <w:rsid w:val="00A76FC9"/>
    <w:pPr>
      <w:spacing w:before="0" w:after="0" w:line="240" w:lineRule="auto"/>
    </w:pPr>
    <w:rPr>
      <w:rFonts w:ascii="Arial" w:eastAsia="Times New Roman" w:hAnsi="Arial" w:cs="Arial"/>
      <w:sz w:val="20"/>
      <w:szCs w:val="20"/>
      <w:lang w:val="es-ES" w:eastAsia="es-MX"/>
    </w:rPr>
  </w:style>
  <w:style w:type="paragraph" w:customStyle="1" w:styleId="Sinespaciado1">
    <w:name w:val="Sin espaciado1"/>
    <w:rsid w:val="00A76FC9"/>
    <w:pPr>
      <w:spacing w:after="0" w:line="240" w:lineRule="auto"/>
    </w:pPr>
    <w:rPr>
      <w:rFonts w:ascii="Calibri" w:eastAsia="Times New Roman" w:hAnsi="Calibri" w:cs="Calibri"/>
      <w:szCs w:val="20"/>
      <w:lang w:eastAsia="es-MX"/>
    </w:rPr>
  </w:style>
  <w:style w:type="paragraph" w:customStyle="1" w:styleId="ROMANOS1">
    <w:name w:val="ROMANOS1"/>
    <w:basedOn w:val="Normal"/>
    <w:rsid w:val="00E06119"/>
    <w:pPr>
      <w:tabs>
        <w:tab w:val="left" w:pos="990"/>
      </w:tabs>
      <w:spacing w:before="0" w:after="101" w:line="216" w:lineRule="atLeast"/>
      <w:ind w:left="990" w:hanging="720"/>
    </w:pPr>
    <w:rPr>
      <w:rFonts w:ascii="Arial" w:eastAsia="Times New Roman" w:hAnsi="Arial" w:cs="Times New Roman"/>
      <w:sz w:val="18"/>
      <w:szCs w:val="20"/>
      <w:lang w:val="es-ES_tradnl" w:eastAsia="es-ES"/>
    </w:rPr>
  </w:style>
  <w:style w:type="character" w:customStyle="1" w:styleId="DefaultCar">
    <w:name w:val="Default Car"/>
    <w:link w:val="Default"/>
    <w:uiPriority w:val="99"/>
    <w:rsid w:val="00425257"/>
    <w:rPr>
      <w:rFonts w:ascii="Times New Roman" w:hAnsi="Times New Roman" w:cs="Times New Roman"/>
      <w:color w:val="000000"/>
      <w:sz w:val="24"/>
      <w:szCs w:val="24"/>
    </w:rPr>
  </w:style>
  <w:style w:type="character" w:customStyle="1" w:styleId="PrrafodelistaCar">
    <w:name w:val="Párrafo de lista Car"/>
    <w:aliases w:val="tabla contenido Car"/>
    <w:link w:val="Prrafodelista"/>
    <w:uiPriority w:val="34"/>
    <w:locked/>
    <w:rsid w:val="009B345A"/>
    <w:rPr>
      <w:rFonts w:ascii="Arial" w:hAnsi="Arial" w:cs="Arial"/>
    </w:rPr>
  </w:style>
  <w:style w:type="paragraph" w:styleId="Continuarlista2">
    <w:name w:val="List Continue 2"/>
    <w:basedOn w:val="Normal"/>
    <w:unhideWhenUsed/>
    <w:rsid w:val="00425257"/>
    <w:pPr>
      <w:ind w:left="566"/>
      <w:contextualSpacing/>
    </w:pPr>
  </w:style>
  <w:style w:type="paragraph" w:customStyle="1" w:styleId="WW-Sangra3detindependiente">
    <w:name w:val="WW-Sangría 3 de t. independiente"/>
    <w:basedOn w:val="Normal"/>
    <w:uiPriority w:val="99"/>
    <w:rsid w:val="00425257"/>
    <w:pPr>
      <w:suppressAutoHyphens/>
      <w:spacing w:before="0" w:after="0" w:line="240" w:lineRule="auto"/>
      <w:ind w:left="5040" w:hanging="5040"/>
      <w:jc w:val="left"/>
    </w:pPr>
    <w:rPr>
      <w:rFonts w:ascii="Arial" w:eastAsia="Times New Roman" w:hAnsi="Arial" w:cs="Times New Roman"/>
      <w:sz w:val="24"/>
      <w:szCs w:val="20"/>
      <w:lang w:val="es-ES_tradnl" w:eastAsia="es-ES"/>
    </w:rPr>
  </w:style>
  <w:style w:type="paragraph" w:customStyle="1" w:styleId="WW-Textoindependiente2">
    <w:name w:val="WW-Texto independiente 2"/>
    <w:basedOn w:val="Normal"/>
    <w:uiPriority w:val="99"/>
    <w:rsid w:val="00425257"/>
    <w:pPr>
      <w:widowControl w:val="0"/>
      <w:suppressAutoHyphens/>
      <w:spacing w:before="0" w:after="0" w:line="240" w:lineRule="auto"/>
    </w:pPr>
    <w:rPr>
      <w:rFonts w:ascii="Arial" w:eastAsia="Times New Roman" w:hAnsi="Arial" w:cs="Times New Roman"/>
      <w:color w:val="000000"/>
      <w:sz w:val="24"/>
      <w:szCs w:val="20"/>
      <w:lang w:eastAsia="ar-SA"/>
    </w:rPr>
  </w:style>
  <w:style w:type="character" w:customStyle="1" w:styleId="EstiloCursivaCarCar">
    <w:name w:val="Estilo Cursiva Car Car"/>
    <w:link w:val="EstiloCursivaCar"/>
    <w:rsid w:val="00425257"/>
    <w:rPr>
      <w:rFonts w:ascii="Arial" w:eastAsia="Times New Roman" w:hAnsi="Arial" w:cs="Arial"/>
      <w:i/>
      <w:szCs w:val="20"/>
      <w:lang w:val="es-ES_tradnl" w:eastAsia="es-MX"/>
    </w:rPr>
  </w:style>
  <w:style w:type="character" w:customStyle="1" w:styleId="q1">
    <w:name w:val="q1"/>
    <w:rsid w:val="00425257"/>
    <w:rPr>
      <w:color w:val="550055"/>
    </w:rPr>
  </w:style>
  <w:style w:type="character" w:customStyle="1" w:styleId="texto-negrita1">
    <w:name w:val="texto-negrita1"/>
    <w:rsid w:val="00425257"/>
    <w:rPr>
      <w:b/>
      <w:bCs/>
    </w:rPr>
  </w:style>
  <w:style w:type="paragraph" w:customStyle="1" w:styleId="DOS">
    <w:name w:val="DOS"/>
    <w:basedOn w:val="Ttulo1"/>
    <w:link w:val="DOSCar"/>
    <w:uiPriority w:val="99"/>
    <w:qFormat/>
    <w:rsid w:val="00425257"/>
    <w:pPr>
      <w:keepLines w:val="0"/>
      <w:autoSpaceDE/>
      <w:autoSpaceDN/>
      <w:adjustRightInd/>
      <w:spacing w:before="120" w:line="360" w:lineRule="auto"/>
      <w:ind w:left="-567" w:right="-1"/>
    </w:pPr>
    <w:rPr>
      <w:rFonts w:eastAsia="Times New Roman"/>
      <w:bCs w:val="0"/>
      <w:caps/>
      <w:color w:val="000000" w:themeColor="text1"/>
      <w:sz w:val="22"/>
      <w:szCs w:val="22"/>
      <w:lang w:val="es-ES"/>
    </w:rPr>
  </w:style>
  <w:style w:type="character" w:customStyle="1" w:styleId="DOSCar">
    <w:name w:val="DOS Car"/>
    <w:link w:val="DOS"/>
    <w:uiPriority w:val="99"/>
    <w:rsid w:val="00425257"/>
    <w:rPr>
      <w:rFonts w:ascii="Arial" w:eastAsia="Times New Roman" w:hAnsi="Arial" w:cs="Arial"/>
      <w:caps/>
      <w:color w:val="000000" w:themeColor="text1"/>
      <w:lang w:val="es-ES" w:eastAsia="es-ES"/>
    </w:rPr>
  </w:style>
  <w:style w:type="paragraph" w:customStyle="1" w:styleId="UNO">
    <w:name w:val="UNO"/>
    <w:basedOn w:val="Ttulo1"/>
    <w:link w:val="UNOCar"/>
    <w:uiPriority w:val="99"/>
    <w:qFormat/>
    <w:rsid w:val="00425257"/>
    <w:pPr>
      <w:keepLines w:val="0"/>
      <w:autoSpaceDE/>
      <w:autoSpaceDN/>
      <w:adjustRightInd/>
      <w:spacing w:before="120" w:line="360" w:lineRule="auto"/>
      <w:ind w:left="-567" w:right="-1"/>
    </w:pPr>
    <w:rPr>
      <w:rFonts w:eastAsia="Times New Roman"/>
      <w:b w:val="0"/>
      <w:bCs w:val="0"/>
      <w:caps/>
      <w:color w:val="000000" w:themeColor="text1"/>
      <w:sz w:val="22"/>
      <w:szCs w:val="22"/>
      <w:lang w:val="es-ES"/>
    </w:rPr>
  </w:style>
  <w:style w:type="character" w:customStyle="1" w:styleId="UNOCar">
    <w:name w:val="UNO Car"/>
    <w:link w:val="UNO"/>
    <w:uiPriority w:val="99"/>
    <w:rsid w:val="00425257"/>
    <w:rPr>
      <w:rFonts w:ascii="Arial" w:eastAsia="Times New Roman" w:hAnsi="Arial" w:cs="Arial"/>
      <w:b/>
      <w:caps/>
      <w:color w:val="000000" w:themeColor="text1"/>
      <w:lang w:val="es-ES" w:eastAsia="es-ES"/>
    </w:rPr>
  </w:style>
  <w:style w:type="paragraph" w:customStyle="1" w:styleId="Textoindependiente22">
    <w:name w:val="Texto independiente 22"/>
    <w:basedOn w:val="Normal"/>
    <w:rsid w:val="00425257"/>
    <w:pPr>
      <w:overflowPunct w:val="0"/>
      <w:autoSpaceDE w:val="0"/>
      <w:autoSpaceDN w:val="0"/>
      <w:adjustRightInd w:val="0"/>
      <w:spacing w:before="0" w:after="0" w:line="240" w:lineRule="auto"/>
      <w:ind w:firstLine="709"/>
      <w:textAlignment w:val="baseline"/>
    </w:pPr>
    <w:rPr>
      <w:rFonts w:ascii="Arial" w:eastAsia="Times New Roman" w:hAnsi="Arial" w:cs="Times New Roman"/>
      <w:szCs w:val="20"/>
      <w:lang w:eastAsia="es-ES"/>
    </w:rPr>
  </w:style>
  <w:style w:type="character" w:customStyle="1" w:styleId="Normal1Car">
    <w:name w:val="Normal 1 Car"/>
    <w:link w:val="Normal11"/>
    <w:locked/>
    <w:rsid w:val="00425257"/>
    <w:rPr>
      <w:rFonts w:ascii="Times New Roman" w:eastAsia="Times New Roman" w:hAnsi="Times New Roman" w:cs="Times New Roman"/>
      <w:szCs w:val="20"/>
      <w:lang w:val="es-ES_tradnl" w:eastAsia="es-MX"/>
    </w:rPr>
  </w:style>
  <w:style w:type="paragraph" w:customStyle="1" w:styleId="Textotabla3">
    <w:name w:val="Texto tabla 3"/>
    <w:basedOn w:val="Normal"/>
    <w:uiPriority w:val="99"/>
    <w:rsid w:val="00425257"/>
    <w:pPr>
      <w:spacing w:before="0" w:after="0" w:line="240" w:lineRule="auto"/>
      <w:ind w:left="170"/>
      <w:jc w:val="center"/>
    </w:pPr>
    <w:rPr>
      <w:rFonts w:ascii="Times New Roman" w:eastAsia="MS Mincho" w:hAnsi="Times New Roman" w:cs="Times New Roman"/>
      <w:b/>
      <w:bCs/>
      <w:smallCaps/>
      <w:sz w:val="20"/>
      <w:szCs w:val="20"/>
      <w:lang w:val="en-US" w:eastAsia="es-MX"/>
    </w:rPr>
  </w:style>
  <w:style w:type="paragraph" w:customStyle="1" w:styleId="Textotabla2">
    <w:name w:val="Texto tabla 2"/>
    <w:basedOn w:val="Normal"/>
    <w:link w:val="Textotabla2Car"/>
    <w:rsid w:val="00425257"/>
    <w:pPr>
      <w:spacing w:before="0" w:after="0" w:line="240" w:lineRule="auto"/>
      <w:ind w:left="113"/>
      <w:jc w:val="left"/>
    </w:pPr>
    <w:rPr>
      <w:rFonts w:ascii="Times New Roman" w:eastAsia="MS Mincho" w:hAnsi="Times New Roman" w:cs="Times New Roman"/>
      <w:sz w:val="20"/>
      <w:szCs w:val="20"/>
      <w:lang w:val="en-US" w:eastAsia="x-none"/>
    </w:rPr>
  </w:style>
  <w:style w:type="character" w:customStyle="1" w:styleId="Textotabla2Car">
    <w:name w:val="Texto tabla 2 Car"/>
    <w:link w:val="Textotabla2"/>
    <w:locked/>
    <w:rsid w:val="00425257"/>
    <w:rPr>
      <w:rFonts w:ascii="Times New Roman" w:eastAsia="MS Mincho" w:hAnsi="Times New Roman" w:cs="Times New Roman"/>
      <w:sz w:val="20"/>
      <w:szCs w:val="20"/>
      <w:lang w:val="en-US" w:eastAsia="x-none"/>
    </w:rPr>
  </w:style>
  <w:style w:type="paragraph" w:customStyle="1" w:styleId="1">
    <w:name w:val="1"/>
    <w:basedOn w:val="Normal"/>
    <w:next w:val="Normal"/>
    <w:uiPriority w:val="35"/>
    <w:qFormat/>
    <w:rsid w:val="00425257"/>
    <w:pPr>
      <w:widowControl w:val="0"/>
      <w:spacing w:before="0" w:line="240" w:lineRule="auto"/>
      <w:jc w:val="center"/>
    </w:pPr>
    <w:rPr>
      <w:rFonts w:ascii="Times New Roman" w:eastAsia="Times New Roman" w:hAnsi="Times New Roman" w:cs="Times New Roman"/>
      <w:sz w:val="20"/>
      <w:szCs w:val="20"/>
      <w:lang w:val="es-ES_tradnl" w:eastAsia="es-MX"/>
    </w:rPr>
  </w:style>
  <w:style w:type="numbering" w:customStyle="1" w:styleId="Sinlista1">
    <w:name w:val="Sin lista1"/>
    <w:next w:val="Sinlista"/>
    <w:uiPriority w:val="99"/>
    <w:semiHidden/>
    <w:unhideWhenUsed/>
    <w:rsid w:val="00425257"/>
  </w:style>
  <w:style w:type="table" w:customStyle="1" w:styleId="Tablaconcuadrcula2">
    <w:name w:val="Tabla con cuadrícula2"/>
    <w:basedOn w:val="Tablanormal"/>
    <w:next w:val="Tablaconcuadrcula"/>
    <w:uiPriority w:val="39"/>
    <w:rsid w:val="00425257"/>
    <w:pPr>
      <w:spacing w:after="0" w:line="240" w:lineRule="auto"/>
    </w:pPr>
    <w:rPr>
      <w:rFonts w:ascii="Times New Roman" w:eastAsia="Times New Roman" w:hAnsi="Times New Roman" w:cs="Times New Roman"/>
      <w:sz w:val="20"/>
      <w:szCs w:val="20"/>
      <w:lang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1">
    <w:name w:val="Tabla con cuadrícula11"/>
    <w:basedOn w:val="Tablanormal"/>
    <w:next w:val="Tablaconcuadrcula"/>
    <w:rsid w:val="00425257"/>
    <w:pPr>
      <w:spacing w:after="0" w:line="240" w:lineRule="auto"/>
    </w:pPr>
    <w:rPr>
      <w:rFonts w:ascii="Times New Roman" w:eastAsia="Times New Roman" w:hAnsi="Times New Roman" w:cs="Times New Roman"/>
      <w:sz w:val="20"/>
      <w:szCs w:val="20"/>
      <w:lang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Odd">
    <w:name w:val="Header Odd"/>
    <w:basedOn w:val="Sinespaciado"/>
    <w:uiPriority w:val="99"/>
    <w:qFormat/>
    <w:rsid w:val="00425257"/>
    <w:pPr>
      <w:pBdr>
        <w:bottom w:val="single" w:sz="4" w:space="1" w:color="4F81BD" w:themeColor="accent1"/>
      </w:pBdr>
      <w:spacing w:line="240" w:lineRule="auto"/>
    </w:pPr>
    <w:rPr>
      <w:rFonts w:eastAsiaTheme="minorEastAsia"/>
      <w:bCs/>
      <w:color w:val="1F497D" w:themeColor="text2"/>
      <w:sz w:val="20"/>
      <w:szCs w:val="23"/>
      <w:lang w:val="es-ES" w:eastAsia="fr-FR"/>
    </w:rPr>
  </w:style>
  <w:style w:type="paragraph" w:customStyle="1" w:styleId="HeaderEven">
    <w:name w:val="Header Even"/>
    <w:basedOn w:val="Sinespaciado"/>
    <w:uiPriority w:val="99"/>
    <w:qFormat/>
    <w:rsid w:val="00425257"/>
    <w:pPr>
      <w:pBdr>
        <w:bottom w:val="single" w:sz="4" w:space="1" w:color="4F81BD" w:themeColor="accent1"/>
      </w:pBdr>
      <w:spacing w:line="240" w:lineRule="auto"/>
      <w:jc w:val="left"/>
    </w:pPr>
    <w:rPr>
      <w:rFonts w:eastAsiaTheme="minorEastAsia"/>
      <w:bCs/>
      <w:color w:val="1F497D" w:themeColor="text2"/>
      <w:sz w:val="20"/>
      <w:szCs w:val="23"/>
      <w:lang w:val="es-ES" w:eastAsia="fr-FR"/>
    </w:rPr>
  </w:style>
  <w:style w:type="paragraph" w:customStyle="1" w:styleId="HeaderRight">
    <w:name w:val="Header Right"/>
    <w:basedOn w:val="Encabezado"/>
    <w:uiPriority w:val="35"/>
    <w:qFormat/>
    <w:rsid w:val="00425257"/>
    <w:pPr>
      <w:pBdr>
        <w:bottom w:val="dashed" w:sz="4" w:space="18" w:color="7F7F7F"/>
      </w:pBdr>
      <w:tabs>
        <w:tab w:val="clear" w:pos="4419"/>
        <w:tab w:val="clear" w:pos="8838"/>
        <w:tab w:val="center" w:pos="4320"/>
        <w:tab w:val="right" w:pos="8640"/>
      </w:tabs>
      <w:spacing w:before="0" w:after="200" w:line="276" w:lineRule="auto"/>
      <w:jc w:val="right"/>
    </w:pPr>
    <w:rPr>
      <w:rFonts w:eastAsiaTheme="minorEastAsia"/>
      <w:color w:val="7F7F7F" w:themeColor="text1" w:themeTint="80"/>
      <w:sz w:val="20"/>
      <w:szCs w:val="20"/>
      <w:lang w:val="es-ES" w:eastAsia="fr-FR"/>
    </w:rPr>
  </w:style>
  <w:style w:type="paragraph" w:customStyle="1" w:styleId="HeaderLeft">
    <w:name w:val="Header Left"/>
    <w:basedOn w:val="Encabezado"/>
    <w:uiPriority w:val="35"/>
    <w:qFormat/>
    <w:rsid w:val="00425257"/>
    <w:pPr>
      <w:pBdr>
        <w:bottom w:val="dashed" w:sz="4" w:space="18" w:color="7F7F7F" w:themeColor="text1" w:themeTint="80"/>
      </w:pBdr>
      <w:tabs>
        <w:tab w:val="clear" w:pos="4419"/>
        <w:tab w:val="clear" w:pos="8838"/>
        <w:tab w:val="center" w:pos="4320"/>
        <w:tab w:val="right" w:pos="8640"/>
      </w:tabs>
      <w:spacing w:before="0" w:after="200" w:line="396" w:lineRule="auto"/>
      <w:jc w:val="left"/>
    </w:pPr>
    <w:rPr>
      <w:rFonts w:eastAsiaTheme="minorEastAsia"/>
      <w:color w:val="7F7F7F" w:themeColor="text1" w:themeTint="80"/>
      <w:sz w:val="20"/>
      <w:szCs w:val="20"/>
      <w:lang w:val="es-ES" w:eastAsia="fr-FR"/>
    </w:rPr>
  </w:style>
  <w:style w:type="paragraph" w:customStyle="1" w:styleId="font8">
    <w:name w:val="font8"/>
    <w:basedOn w:val="Normal"/>
    <w:uiPriority w:val="99"/>
    <w:rsid w:val="00425257"/>
    <w:pPr>
      <w:spacing w:before="100" w:beforeAutospacing="1" w:after="100" w:afterAutospacing="1" w:line="240" w:lineRule="auto"/>
      <w:jc w:val="left"/>
    </w:pPr>
    <w:rPr>
      <w:rFonts w:ascii="Arial Narrow" w:eastAsiaTheme="minorEastAsia" w:hAnsi="Arial Narrow"/>
      <w:color w:val="000000"/>
      <w:sz w:val="16"/>
      <w:szCs w:val="16"/>
      <w:lang w:val="es-ES_tradnl" w:eastAsia="es-ES"/>
    </w:rPr>
  </w:style>
  <w:style w:type="paragraph" w:customStyle="1" w:styleId="font9">
    <w:name w:val="font9"/>
    <w:basedOn w:val="Normal"/>
    <w:uiPriority w:val="99"/>
    <w:rsid w:val="00425257"/>
    <w:pPr>
      <w:spacing w:before="100" w:beforeAutospacing="1" w:after="100" w:afterAutospacing="1" w:line="240" w:lineRule="auto"/>
      <w:jc w:val="left"/>
    </w:pPr>
    <w:rPr>
      <w:rFonts w:ascii="Arial Narrow" w:eastAsiaTheme="minorEastAsia" w:hAnsi="Arial Narrow"/>
      <w:color w:val="000000"/>
      <w:sz w:val="16"/>
      <w:szCs w:val="16"/>
      <w:lang w:val="es-ES_tradnl" w:eastAsia="es-ES"/>
    </w:rPr>
  </w:style>
  <w:style w:type="paragraph" w:customStyle="1" w:styleId="font10">
    <w:name w:val="font10"/>
    <w:basedOn w:val="Normal"/>
    <w:uiPriority w:val="99"/>
    <w:rsid w:val="00425257"/>
    <w:pPr>
      <w:spacing w:before="100" w:beforeAutospacing="1" w:after="100" w:afterAutospacing="1" w:line="240" w:lineRule="auto"/>
      <w:jc w:val="left"/>
    </w:pPr>
    <w:rPr>
      <w:rFonts w:ascii="Arial Narrow" w:eastAsiaTheme="minorEastAsia" w:hAnsi="Arial Narrow"/>
      <w:b/>
      <w:bCs/>
      <w:i/>
      <w:iCs/>
      <w:color w:val="000000"/>
      <w:sz w:val="16"/>
      <w:szCs w:val="16"/>
      <w:lang w:val="es-ES_tradnl" w:eastAsia="es-ES"/>
    </w:rPr>
  </w:style>
  <w:style w:type="paragraph" w:customStyle="1" w:styleId="font11">
    <w:name w:val="font11"/>
    <w:basedOn w:val="Normal"/>
    <w:uiPriority w:val="99"/>
    <w:rsid w:val="00425257"/>
    <w:pPr>
      <w:spacing w:before="100" w:beforeAutospacing="1" w:after="100" w:afterAutospacing="1" w:line="240" w:lineRule="auto"/>
      <w:jc w:val="left"/>
    </w:pPr>
    <w:rPr>
      <w:rFonts w:ascii="Arial Narrow" w:eastAsiaTheme="minorEastAsia" w:hAnsi="Arial Narrow"/>
      <w:b/>
      <w:bCs/>
      <w:sz w:val="16"/>
      <w:szCs w:val="16"/>
      <w:lang w:val="es-ES_tradnl" w:eastAsia="es-ES"/>
    </w:rPr>
  </w:style>
  <w:style w:type="paragraph" w:customStyle="1" w:styleId="font12">
    <w:name w:val="font12"/>
    <w:basedOn w:val="Normal"/>
    <w:uiPriority w:val="99"/>
    <w:rsid w:val="00425257"/>
    <w:pPr>
      <w:spacing w:before="100" w:beforeAutospacing="1" w:after="100" w:afterAutospacing="1" w:line="240" w:lineRule="auto"/>
      <w:jc w:val="left"/>
    </w:pPr>
    <w:rPr>
      <w:rFonts w:ascii="Arial Narrow" w:eastAsiaTheme="minorEastAsia" w:hAnsi="Arial Narrow"/>
      <w:i/>
      <w:iCs/>
      <w:sz w:val="16"/>
      <w:szCs w:val="16"/>
      <w:lang w:val="es-ES_tradnl" w:eastAsia="es-ES"/>
    </w:rPr>
  </w:style>
  <w:style w:type="paragraph" w:customStyle="1" w:styleId="font13">
    <w:name w:val="font13"/>
    <w:basedOn w:val="Normal"/>
    <w:uiPriority w:val="99"/>
    <w:rsid w:val="00425257"/>
    <w:pPr>
      <w:spacing w:before="100" w:beforeAutospacing="1" w:after="100" w:afterAutospacing="1" w:line="240" w:lineRule="auto"/>
      <w:jc w:val="left"/>
    </w:pPr>
    <w:rPr>
      <w:rFonts w:ascii="Arial Narrow" w:eastAsiaTheme="minorEastAsia" w:hAnsi="Arial Narrow"/>
      <w:sz w:val="16"/>
      <w:szCs w:val="16"/>
      <w:lang w:val="es-ES_tradnl" w:eastAsia="es-ES"/>
    </w:rPr>
  </w:style>
  <w:style w:type="paragraph" w:customStyle="1" w:styleId="xl91">
    <w:name w:val="xl91"/>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center"/>
    </w:pPr>
    <w:rPr>
      <w:rFonts w:ascii="Calibri" w:eastAsiaTheme="minorEastAsia" w:hAnsi="Calibri"/>
      <w:b/>
      <w:bCs/>
      <w:sz w:val="16"/>
      <w:szCs w:val="16"/>
      <w:lang w:val="es-ES_tradnl" w:eastAsia="es-ES"/>
    </w:rPr>
  </w:style>
  <w:style w:type="paragraph" w:customStyle="1" w:styleId="xl92">
    <w:name w:val="xl92"/>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Calibri" w:eastAsiaTheme="minorEastAsia" w:hAnsi="Calibri"/>
      <w:b/>
      <w:bCs/>
      <w:sz w:val="16"/>
      <w:szCs w:val="16"/>
      <w:lang w:val="es-ES_tradnl" w:eastAsia="es-ES"/>
    </w:rPr>
  </w:style>
  <w:style w:type="paragraph" w:customStyle="1" w:styleId="xl93">
    <w:name w:val="xl93"/>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b/>
      <w:bCs/>
      <w:sz w:val="16"/>
      <w:szCs w:val="16"/>
      <w:lang w:val="es-ES_tradnl" w:eastAsia="es-ES"/>
    </w:rPr>
  </w:style>
  <w:style w:type="paragraph" w:customStyle="1" w:styleId="xl94">
    <w:name w:val="xl94"/>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w:eastAsiaTheme="minorEastAsia" w:hAnsi="Times"/>
      <w:color w:val="0000FF"/>
      <w:sz w:val="16"/>
      <w:szCs w:val="16"/>
      <w:u w:val="single"/>
      <w:lang w:val="es-ES_tradnl" w:eastAsia="es-ES"/>
    </w:rPr>
  </w:style>
  <w:style w:type="paragraph" w:customStyle="1" w:styleId="xl95">
    <w:name w:val="xl95"/>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center"/>
    </w:pPr>
    <w:rPr>
      <w:rFonts w:ascii="Times" w:eastAsiaTheme="minorEastAsia" w:hAnsi="Times"/>
      <w:color w:val="0000FF"/>
      <w:sz w:val="16"/>
      <w:szCs w:val="16"/>
      <w:u w:val="single"/>
      <w:lang w:val="es-ES_tradnl" w:eastAsia="es-ES"/>
    </w:rPr>
  </w:style>
  <w:style w:type="paragraph" w:customStyle="1" w:styleId="xl96">
    <w:name w:val="xl96"/>
    <w:basedOn w:val="Normal"/>
    <w:uiPriority w:val="99"/>
    <w:rsid w:val="00425257"/>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b/>
      <w:bCs/>
      <w:sz w:val="16"/>
      <w:szCs w:val="16"/>
      <w:lang w:val="es-ES_tradnl" w:eastAsia="es-ES"/>
    </w:rPr>
  </w:style>
  <w:style w:type="paragraph" w:customStyle="1" w:styleId="xl97">
    <w:name w:val="xl97"/>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16"/>
      <w:szCs w:val="16"/>
      <w:lang w:val="es-ES_tradnl" w:eastAsia="es-ES"/>
    </w:rPr>
  </w:style>
  <w:style w:type="paragraph" w:customStyle="1" w:styleId="xl98">
    <w:name w:val="xl98"/>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16"/>
      <w:szCs w:val="16"/>
      <w:lang w:val="es-ES_tradnl" w:eastAsia="es-ES"/>
    </w:rPr>
  </w:style>
  <w:style w:type="paragraph" w:customStyle="1" w:styleId="xl99">
    <w:name w:val="xl99"/>
    <w:basedOn w:val="Normal"/>
    <w:uiPriority w:val="99"/>
    <w:rsid w:val="00425257"/>
    <w:pPr>
      <w:pBdr>
        <w:left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i/>
      <w:iCs/>
      <w:sz w:val="16"/>
      <w:szCs w:val="16"/>
      <w:lang w:val="es-ES_tradnl" w:eastAsia="es-ES"/>
    </w:rPr>
  </w:style>
  <w:style w:type="paragraph" w:customStyle="1" w:styleId="xl100">
    <w:name w:val="xl100"/>
    <w:basedOn w:val="Normal"/>
    <w:uiPriority w:val="99"/>
    <w:rsid w:val="00425257"/>
    <w:pPr>
      <w:pBdr>
        <w:right w:val="single" w:sz="8" w:space="0" w:color="auto"/>
      </w:pBdr>
      <w:spacing w:before="100" w:beforeAutospacing="1" w:after="100" w:afterAutospacing="1" w:line="240" w:lineRule="auto"/>
      <w:jc w:val="left"/>
      <w:textAlignment w:val="center"/>
    </w:pPr>
    <w:rPr>
      <w:rFonts w:ascii="Arial Narrow" w:eastAsiaTheme="minorEastAsia" w:hAnsi="Arial Narrow"/>
      <w:i/>
      <w:iCs/>
      <w:sz w:val="16"/>
      <w:szCs w:val="16"/>
      <w:lang w:val="es-ES_tradnl" w:eastAsia="es-ES"/>
    </w:rPr>
  </w:style>
  <w:style w:type="paragraph" w:customStyle="1" w:styleId="xl101">
    <w:name w:val="xl101"/>
    <w:basedOn w:val="Normal"/>
    <w:uiPriority w:val="99"/>
    <w:rsid w:val="00425257"/>
    <w:pPr>
      <w:pBdr>
        <w:right w:val="single" w:sz="8" w:space="0" w:color="auto"/>
      </w:pBdr>
      <w:spacing w:before="100" w:beforeAutospacing="1" w:after="100" w:afterAutospacing="1" w:line="240" w:lineRule="auto"/>
      <w:jc w:val="left"/>
      <w:textAlignment w:val="center"/>
    </w:pPr>
    <w:rPr>
      <w:rFonts w:ascii="Arial Narrow" w:eastAsiaTheme="minorEastAsia" w:hAnsi="Arial Narrow"/>
      <w:sz w:val="16"/>
      <w:szCs w:val="16"/>
      <w:lang w:val="es-ES_tradnl" w:eastAsia="es-ES"/>
    </w:rPr>
  </w:style>
  <w:style w:type="paragraph" w:customStyle="1" w:styleId="xl102">
    <w:name w:val="xl102"/>
    <w:basedOn w:val="Normal"/>
    <w:uiPriority w:val="99"/>
    <w:rsid w:val="00425257"/>
    <w:pPr>
      <w:pBdr>
        <w:left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b/>
      <w:bCs/>
      <w:sz w:val="16"/>
      <w:szCs w:val="16"/>
      <w:lang w:val="es-ES_tradnl" w:eastAsia="es-ES"/>
    </w:rPr>
  </w:style>
  <w:style w:type="paragraph" w:customStyle="1" w:styleId="xl103">
    <w:name w:val="xl103"/>
    <w:basedOn w:val="Normal"/>
    <w:uiPriority w:val="99"/>
    <w:rsid w:val="00425257"/>
    <w:pPr>
      <w:pBdr>
        <w:right w:val="single" w:sz="8" w:space="0" w:color="auto"/>
      </w:pBdr>
      <w:spacing w:before="100" w:beforeAutospacing="1" w:after="100" w:afterAutospacing="1" w:line="240" w:lineRule="auto"/>
      <w:jc w:val="left"/>
      <w:textAlignment w:val="center"/>
    </w:pPr>
    <w:rPr>
      <w:rFonts w:ascii="Arial Narrow" w:eastAsiaTheme="minorEastAsia" w:hAnsi="Arial Narrow"/>
      <w:b/>
      <w:bCs/>
      <w:sz w:val="16"/>
      <w:szCs w:val="16"/>
      <w:lang w:val="es-ES_tradnl" w:eastAsia="es-ES"/>
    </w:rPr>
  </w:style>
  <w:style w:type="paragraph" w:customStyle="1" w:styleId="xl104">
    <w:name w:val="xl104"/>
    <w:basedOn w:val="Normal"/>
    <w:uiPriority w:val="99"/>
    <w:rsid w:val="00425257"/>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b/>
      <w:bCs/>
      <w:sz w:val="16"/>
      <w:szCs w:val="16"/>
      <w:lang w:val="es-ES_tradnl" w:eastAsia="es-ES"/>
    </w:rPr>
  </w:style>
  <w:style w:type="paragraph" w:customStyle="1" w:styleId="xl105">
    <w:name w:val="xl105"/>
    <w:basedOn w:val="Normal"/>
    <w:uiPriority w:val="99"/>
    <w:rsid w:val="00425257"/>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b/>
      <w:bCs/>
      <w:sz w:val="16"/>
      <w:szCs w:val="16"/>
      <w:lang w:val="es-ES_tradnl" w:eastAsia="es-ES"/>
    </w:rPr>
  </w:style>
  <w:style w:type="paragraph" w:customStyle="1" w:styleId="xl106">
    <w:name w:val="xl106"/>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b/>
      <w:bCs/>
      <w:sz w:val="16"/>
      <w:szCs w:val="16"/>
      <w:lang w:val="es-ES_tradnl" w:eastAsia="es-ES"/>
    </w:rPr>
  </w:style>
  <w:style w:type="paragraph" w:customStyle="1" w:styleId="xl107">
    <w:name w:val="xl107"/>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b/>
      <w:bCs/>
      <w:sz w:val="16"/>
      <w:szCs w:val="16"/>
      <w:lang w:val="es-ES_tradnl" w:eastAsia="es-ES"/>
    </w:rPr>
  </w:style>
  <w:style w:type="paragraph" w:customStyle="1" w:styleId="xl108">
    <w:name w:val="xl108"/>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sz w:val="16"/>
      <w:szCs w:val="16"/>
      <w:lang w:val="es-ES_tradnl" w:eastAsia="es-ES"/>
    </w:rPr>
  </w:style>
  <w:style w:type="paragraph" w:customStyle="1" w:styleId="xl109">
    <w:name w:val="xl109"/>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i/>
      <w:iCs/>
      <w:sz w:val="16"/>
      <w:szCs w:val="16"/>
      <w:lang w:val="es-ES_tradnl" w:eastAsia="es-ES"/>
    </w:rPr>
  </w:style>
  <w:style w:type="paragraph" w:customStyle="1" w:styleId="xl110">
    <w:name w:val="xl110"/>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i/>
      <w:iCs/>
      <w:sz w:val="16"/>
      <w:szCs w:val="16"/>
      <w:lang w:val="es-ES_tradnl" w:eastAsia="es-ES"/>
    </w:rPr>
  </w:style>
  <w:style w:type="paragraph" w:customStyle="1" w:styleId="xl111">
    <w:name w:val="xl111"/>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b/>
      <w:bCs/>
      <w:color w:val="FF0000"/>
      <w:sz w:val="16"/>
      <w:szCs w:val="16"/>
      <w:lang w:val="es-ES_tradnl" w:eastAsia="es-ES"/>
    </w:rPr>
  </w:style>
  <w:style w:type="paragraph" w:customStyle="1" w:styleId="xl112">
    <w:name w:val="xl112"/>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b/>
      <w:bCs/>
      <w:color w:val="FF0000"/>
      <w:sz w:val="16"/>
      <w:szCs w:val="16"/>
      <w:lang w:val="es-ES_tradnl" w:eastAsia="es-ES"/>
    </w:rPr>
  </w:style>
  <w:style w:type="paragraph" w:customStyle="1" w:styleId="xl113">
    <w:name w:val="xl113"/>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color w:val="FF0000"/>
      <w:sz w:val="16"/>
      <w:szCs w:val="16"/>
      <w:lang w:val="es-ES_tradnl" w:eastAsia="es-ES"/>
    </w:rPr>
  </w:style>
  <w:style w:type="paragraph" w:customStyle="1" w:styleId="xl114">
    <w:name w:val="xl114"/>
    <w:basedOn w:val="Normal"/>
    <w:uiPriority w:val="99"/>
    <w:rsid w:val="00425257"/>
    <w:pPr>
      <w:spacing w:before="100" w:beforeAutospacing="1" w:after="100" w:afterAutospacing="1" w:line="240" w:lineRule="auto"/>
      <w:jc w:val="left"/>
      <w:textAlignment w:val="center"/>
    </w:pPr>
    <w:rPr>
      <w:rFonts w:ascii="Arial Narrow" w:eastAsiaTheme="minorEastAsia" w:hAnsi="Arial Narrow"/>
      <w:b/>
      <w:bCs/>
      <w:sz w:val="16"/>
      <w:szCs w:val="16"/>
      <w:lang w:val="es-ES_tradnl" w:eastAsia="es-ES"/>
    </w:rPr>
  </w:style>
  <w:style w:type="paragraph" w:customStyle="1" w:styleId="xl115">
    <w:name w:val="xl115"/>
    <w:basedOn w:val="Normal"/>
    <w:uiPriority w:val="99"/>
    <w:rsid w:val="00425257"/>
    <w:pPr>
      <w:spacing w:before="100" w:beforeAutospacing="1" w:after="100" w:afterAutospacing="1" w:line="240" w:lineRule="auto"/>
      <w:jc w:val="left"/>
      <w:textAlignment w:val="center"/>
    </w:pPr>
    <w:rPr>
      <w:rFonts w:ascii="Arial Narrow" w:eastAsiaTheme="minorEastAsia" w:hAnsi="Arial Narrow"/>
      <w:sz w:val="16"/>
      <w:szCs w:val="16"/>
      <w:lang w:val="es-ES_tradnl" w:eastAsia="es-ES"/>
    </w:rPr>
  </w:style>
  <w:style w:type="paragraph" w:customStyle="1" w:styleId="xl116">
    <w:name w:val="xl116"/>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b/>
      <w:bCs/>
      <w:sz w:val="16"/>
      <w:szCs w:val="16"/>
      <w:lang w:val="es-ES_tradnl" w:eastAsia="es-ES"/>
    </w:rPr>
  </w:style>
  <w:style w:type="paragraph" w:customStyle="1" w:styleId="xl117">
    <w:name w:val="xl117"/>
    <w:basedOn w:val="Normal"/>
    <w:uiPriority w:val="99"/>
    <w:rsid w:val="00425257"/>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b/>
      <w:bCs/>
      <w:sz w:val="16"/>
      <w:szCs w:val="16"/>
      <w:lang w:val="es-ES_tradnl" w:eastAsia="es-ES"/>
    </w:rPr>
  </w:style>
  <w:style w:type="paragraph" w:customStyle="1" w:styleId="xl118">
    <w:name w:val="xl118"/>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b/>
      <w:bCs/>
      <w:sz w:val="16"/>
      <w:szCs w:val="16"/>
      <w:lang w:val="es-ES_tradnl" w:eastAsia="es-ES"/>
    </w:rPr>
  </w:style>
  <w:style w:type="paragraph" w:customStyle="1" w:styleId="xl119">
    <w:name w:val="xl119"/>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sz w:val="16"/>
      <w:szCs w:val="16"/>
      <w:lang w:val="es-ES_tradnl" w:eastAsia="es-ES"/>
    </w:rPr>
  </w:style>
  <w:style w:type="paragraph" w:customStyle="1" w:styleId="xl120">
    <w:name w:val="xl120"/>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sz w:val="16"/>
      <w:szCs w:val="16"/>
      <w:lang w:val="es-ES_tradnl" w:eastAsia="es-ES"/>
    </w:rPr>
  </w:style>
  <w:style w:type="paragraph" w:customStyle="1" w:styleId="xl121">
    <w:name w:val="xl121"/>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top"/>
    </w:pPr>
    <w:rPr>
      <w:rFonts w:ascii="Arial Narrow" w:eastAsiaTheme="minorEastAsia" w:hAnsi="Arial Narrow"/>
      <w:i/>
      <w:iCs/>
      <w:sz w:val="16"/>
      <w:szCs w:val="16"/>
      <w:lang w:val="es-ES_tradnl" w:eastAsia="es-ES"/>
    </w:rPr>
  </w:style>
  <w:style w:type="paragraph" w:customStyle="1" w:styleId="xl122">
    <w:name w:val="xl122"/>
    <w:basedOn w:val="Normal"/>
    <w:uiPriority w:val="99"/>
    <w:rsid w:val="00425257"/>
    <w:pPr>
      <w:pBdr>
        <w:right w:val="single" w:sz="8" w:space="0" w:color="auto"/>
      </w:pBdr>
      <w:spacing w:before="100" w:beforeAutospacing="1" w:after="100" w:afterAutospacing="1" w:line="240" w:lineRule="auto"/>
      <w:jc w:val="left"/>
      <w:textAlignment w:val="center"/>
    </w:pPr>
    <w:rPr>
      <w:rFonts w:ascii="Arial Narrow" w:eastAsiaTheme="minorEastAsia" w:hAnsi="Arial Narrow"/>
      <w:b/>
      <w:bCs/>
      <w:sz w:val="16"/>
      <w:szCs w:val="16"/>
      <w:lang w:val="es-ES_tradnl" w:eastAsia="es-ES"/>
    </w:rPr>
  </w:style>
  <w:style w:type="paragraph" w:customStyle="1" w:styleId="xl123">
    <w:name w:val="xl123"/>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Arial" w:eastAsiaTheme="minorEastAsia" w:hAnsi="Arial" w:cs="Arial"/>
      <w:sz w:val="16"/>
      <w:szCs w:val="16"/>
      <w:lang w:val="es-ES_tradnl" w:eastAsia="es-ES"/>
    </w:rPr>
  </w:style>
  <w:style w:type="paragraph" w:customStyle="1" w:styleId="xl124">
    <w:name w:val="xl124"/>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heme="minorEastAsia" w:hAnsi="Arial" w:cs="Arial"/>
      <w:sz w:val="16"/>
      <w:szCs w:val="16"/>
      <w:lang w:val="es-ES_tradnl" w:eastAsia="es-ES"/>
    </w:rPr>
  </w:style>
  <w:style w:type="paragraph" w:customStyle="1" w:styleId="xl125">
    <w:name w:val="xl125"/>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Arial" w:eastAsiaTheme="minorEastAsia" w:hAnsi="Arial" w:cs="Arial"/>
      <w:sz w:val="16"/>
      <w:szCs w:val="16"/>
      <w:lang w:val="es-ES_tradnl" w:eastAsia="es-ES"/>
    </w:rPr>
  </w:style>
  <w:style w:type="paragraph" w:customStyle="1" w:styleId="xl126">
    <w:name w:val="xl126"/>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Arial" w:eastAsiaTheme="minorEastAsia" w:hAnsi="Arial" w:cs="Arial"/>
      <w:sz w:val="16"/>
      <w:szCs w:val="16"/>
      <w:lang w:val="es-ES_tradnl" w:eastAsia="es-ES"/>
    </w:rPr>
  </w:style>
  <w:style w:type="paragraph" w:customStyle="1" w:styleId="xl127">
    <w:name w:val="xl127"/>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textAlignment w:val="center"/>
    </w:pPr>
    <w:rPr>
      <w:rFonts w:ascii="Arial Narrow" w:eastAsiaTheme="minorEastAsia" w:hAnsi="Arial Narrow"/>
      <w:b/>
      <w:bCs/>
      <w:sz w:val="16"/>
      <w:szCs w:val="16"/>
      <w:lang w:val="es-ES_tradnl" w:eastAsia="es-ES"/>
    </w:rPr>
  </w:style>
  <w:style w:type="paragraph" w:customStyle="1" w:styleId="xl128">
    <w:name w:val="xl128"/>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Arial Narrow" w:eastAsiaTheme="minorEastAsia" w:hAnsi="Arial Narrow"/>
      <w:b/>
      <w:bCs/>
      <w:sz w:val="16"/>
      <w:szCs w:val="16"/>
      <w:lang w:val="es-ES_tradnl" w:eastAsia="es-ES"/>
    </w:rPr>
  </w:style>
  <w:style w:type="paragraph" w:customStyle="1" w:styleId="xl129">
    <w:name w:val="xl129"/>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i/>
      <w:iCs/>
      <w:sz w:val="16"/>
      <w:szCs w:val="16"/>
      <w:lang w:val="es-ES_tradnl" w:eastAsia="es-ES"/>
    </w:rPr>
  </w:style>
  <w:style w:type="paragraph" w:customStyle="1" w:styleId="xl130">
    <w:name w:val="xl130"/>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16"/>
      <w:szCs w:val="16"/>
      <w:lang w:val="es-ES_tradnl" w:eastAsia="es-ES"/>
    </w:rPr>
  </w:style>
  <w:style w:type="paragraph" w:customStyle="1" w:styleId="xl131">
    <w:name w:val="xl131"/>
    <w:basedOn w:val="Normal"/>
    <w:uiPriority w:val="99"/>
    <w:rsid w:val="00425257"/>
    <w:pPr>
      <w:pBdr>
        <w:left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i/>
      <w:iCs/>
      <w:sz w:val="16"/>
      <w:szCs w:val="16"/>
      <w:lang w:val="es-ES_tradnl" w:eastAsia="es-ES"/>
    </w:rPr>
  </w:style>
  <w:style w:type="paragraph" w:customStyle="1" w:styleId="xl132">
    <w:name w:val="xl132"/>
    <w:basedOn w:val="Normal"/>
    <w:uiPriority w:val="99"/>
    <w:rsid w:val="00425257"/>
    <w:pPr>
      <w:pBdr>
        <w:left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16"/>
      <w:szCs w:val="16"/>
      <w:lang w:val="es-ES_tradnl" w:eastAsia="es-ES"/>
    </w:rPr>
  </w:style>
  <w:style w:type="paragraph" w:customStyle="1" w:styleId="xl133">
    <w:name w:val="xl133"/>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16"/>
      <w:szCs w:val="16"/>
      <w:lang w:val="es-ES_tradnl" w:eastAsia="es-ES"/>
    </w:rPr>
  </w:style>
  <w:style w:type="paragraph" w:customStyle="1" w:styleId="xl134">
    <w:name w:val="xl134"/>
    <w:basedOn w:val="Normal"/>
    <w:uiPriority w:val="99"/>
    <w:rsid w:val="00425257"/>
    <w:pPr>
      <w:pBdr>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16"/>
      <w:szCs w:val="16"/>
      <w:lang w:val="es-ES_tradnl" w:eastAsia="es-ES"/>
    </w:rPr>
  </w:style>
  <w:style w:type="paragraph" w:customStyle="1" w:styleId="xl135">
    <w:name w:val="xl135"/>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Arial" w:eastAsiaTheme="minorEastAsia" w:hAnsi="Arial" w:cs="Arial"/>
      <w:sz w:val="16"/>
      <w:szCs w:val="16"/>
      <w:lang w:val="es-ES_tradnl" w:eastAsia="es-ES"/>
    </w:rPr>
  </w:style>
  <w:style w:type="paragraph" w:customStyle="1" w:styleId="xl136">
    <w:name w:val="xl136"/>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heme="minorEastAsia" w:hAnsi="Arial" w:cs="Arial"/>
      <w:sz w:val="16"/>
      <w:szCs w:val="16"/>
      <w:lang w:val="es-ES_tradnl" w:eastAsia="es-ES"/>
    </w:rPr>
  </w:style>
  <w:style w:type="paragraph" w:customStyle="1" w:styleId="xl137">
    <w:name w:val="xl137"/>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center"/>
    </w:pPr>
    <w:rPr>
      <w:rFonts w:ascii="Arial" w:eastAsiaTheme="minorEastAsia" w:hAnsi="Arial" w:cs="Arial"/>
      <w:sz w:val="16"/>
      <w:szCs w:val="16"/>
      <w:lang w:val="es-ES_tradnl" w:eastAsia="es-ES"/>
    </w:rPr>
  </w:style>
  <w:style w:type="paragraph" w:customStyle="1" w:styleId="xl138">
    <w:name w:val="xl138"/>
    <w:basedOn w:val="Normal"/>
    <w:uiPriority w:val="99"/>
    <w:rsid w:val="00425257"/>
    <w:pPr>
      <w:spacing w:before="100" w:beforeAutospacing="1" w:after="100" w:afterAutospacing="1" w:line="240" w:lineRule="auto"/>
      <w:textAlignment w:val="center"/>
    </w:pPr>
    <w:rPr>
      <w:rFonts w:ascii="Arial" w:eastAsiaTheme="minorEastAsia" w:hAnsi="Arial" w:cs="Arial"/>
      <w:b/>
      <w:bCs/>
      <w:sz w:val="16"/>
      <w:szCs w:val="16"/>
      <w:lang w:val="es-ES_tradnl" w:eastAsia="es-ES"/>
    </w:rPr>
  </w:style>
  <w:style w:type="paragraph" w:customStyle="1" w:styleId="xl139">
    <w:name w:val="xl139"/>
    <w:basedOn w:val="Normal"/>
    <w:uiPriority w:val="99"/>
    <w:rsid w:val="00425257"/>
    <w:pPr>
      <w:spacing w:before="100" w:beforeAutospacing="1" w:after="100" w:afterAutospacing="1" w:line="240" w:lineRule="auto"/>
      <w:jc w:val="left"/>
    </w:pPr>
    <w:rPr>
      <w:rFonts w:ascii="Times" w:eastAsiaTheme="minorEastAsia" w:hAnsi="Times"/>
      <w:sz w:val="16"/>
      <w:szCs w:val="16"/>
      <w:lang w:val="es-ES_tradnl" w:eastAsia="es-ES"/>
    </w:rPr>
  </w:style>
  <w:style w:type="paragraph" w:customStyle="1" w:styleId="xl140">
    <w:name w:val="xl140"/>
    <w:basedOn w:val="Normal"/>
    <w:uiPriority w:val="99"/>
    <w:rsid w:val="00425257"/>
    <w:pPr>
      <w:spacing w:before="100" w:beforeAutospacing="1" w:after="100" w:afterAutospacing="1" w:line="240" w:lineRule="auto"/>
      <w:jc w:val="left"/>
      <w:textAlignment w:val="center"/>
    </w:pPr>
    <w:rPr>
      <w:rFonts w:ascii="Arial" w:eastAsiaTheme="minorEastAsia" w:hAnsi="Arial" w:cs="Arial"/>
      <w:b/>
      <w:bCs/>
      <w:sz w:val="16"/>
      <w:szCs w:val="16"/>
      <w:lang w:val="es-ES_tradnl" w:eastAsia="es-ES"/>
    </w:rPr>
  </w:style>
  <w:style w:type="paragraph" w:customStyle="1" w:styleId="xl141">
    <w:name w:val="xl141"/>
    <w:basedOn w:val="Normal"/>
    <w:uiPriority w:val="99"/>
    <w:rsid w:val="00425257"/>
    <w:pPr>
      <w:spacing w:before="100" w:beforeAutospacing="1" w:after="100" w:afterAutospacing="1" w:line="240" w:lineRule="auto"/>
      <w:jc w:val="left"/>
      <w:textAlignment w:val="center"/>
    </w:pPr>
    <w:rPr>
      <w:rFonts w:ascii="Times New Roman" w:eastAsiaTheme="minorEastAsia" w:hAnsi="Times New Roman" w:cs="Times New Roman"/>
      <w:sz w:val="16"/>
      <w:szCs w:val="16"/>
      <w:lang w:val="es-ES_tradnl" w:eastAsia="es-ES"/>
    </w:rPr>
  </w:style>
  <w:style w:type="paragraph" w:customStyle="1" w:styleId="xl142">
    <w:name w:val="xl142"/>
    <w:basedOn w:val="Normal"/>
    <w:uiPriority w:val="99"/>
    <w:rsid w:val="00425257"/>
    <w:pPr>
      <w:spacing w:before="100" w:beforeAutospacing="1" w:after="100" w:afterAutospacing="1" w:line="240" w:lineRule="auto"/>
      <w:jc w:val="left"/>
    </w:pPr>
    <w:rPr>
      <w:rFonts w:ascii="Times" w:eastAsiaTheme="minorEastAsia" w:hAnsi="Times"/>
      <w:sz w:val="16"/>
      <w:szCs w:val="16"/>
      <w:lang w:val="es-ES_tradnl" w:eastAsia="es-ES"/>
    </w:rPr>
  </w:style>
  <w:style w:type="paragraph" w:customStyle="1" w:styleId="xl143">
    <w:name w:val="xl143"/>
    <w:basedOn w:val="Normal"/>
    <w:uiPriority w:val="99"/>
    <w:rsid w:val="00425257"/>
    <w:pPr>
      <w:pBdr>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16"/>
      <w:szCs w:val="16"/>
      <w:lang w:val="es-ES_tradnl" w:eastAsia="es-ES"/>
    </w:rPr>
  </w:style>
  <w:style w:type="paragraph" w:customStyle="1" w:styleId="xl144">
    <w:name w:val="xl144"/>
    <w:basedOn w:val="Normal"/>
    <w:uiPriority w:val="99"/>
    <w:rsid w:val="00425257"/>
    <w:pPr>
      <w:pBdr>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i/>
      <w:iCs/>
      <w:sz w:val="16"/>
      <w:szCs w:val="16"/>
      <w:lang w:val="es-ES_tradnl" w:eastAsia="es-ES"/>
    </w:rPr>
  </w:style>
  <w:style w:type="paragraph" w:customStyle="1" w:styleId="xl145">
    <w:name w:val="xl145"/>
    <w:basedOn w:val="Normal"/>
    <w:uiPriority w:val="99"/>
    <w:rsid w:val="00425257"/>
    <w:pPr>
      <w:pBdr>
        <w:top w:val="single" w:sz="8" w:space="0" w:color="auto"/>
        <w:bottom w:val="single" w:sz="8" w:space="0" w:color="auto"/>
        <w:right w:val="single" w:sz="8" w:space="0" w:color="auto"/>
      </w:pBdr>
      <w:spacing w:before="100" w:beforeAutospacing="1" w:after="100" w:afterAutospacing="1" w:line="240" w:lineRule="auto"/>
      <w:textAlignment w:val="center"/>
    </w:pPr>
    <w:rPr>
      <w:rFonts w:ascii="Arial Narrow" w:eastAsiaTheme="minorEastAsia" w:hAnsi="Arial Narrow"/>
      <w:b/>
      <w:bCs/>
      <w:sz w:val="16"/>
      <w:szCs w:val="16"/>
      <w:lang w:val="es-ES_tradnl" w:eastAsia="es-ES"/>
    </w:rPr>
  </w:style>
  <w:style w:type="paragraph" w:customStyle="1" w:styleId="xl146">
    <w:name w:val="xl146"/>
    <w:basedOn w:val="Normal"/>
    <w:uiPriority w:val="99"/>
    <w:rsid w:val="00425257"/>
    <w:pPr>
      <w:spacing w:before="100" w:beforeAutospacing="1" w:after="100" w:afterAutospacing="1" w:line="240" w:lineRule="auto"/>
      <w:jc w:val="left"/>
      <w:textAlignment w:val="center"/>
    </w:pPr>
    <w:rPr>
      <w:rFonts w:ascii="Arial Narrow" w:eastAsiaTheme="minorEastAsia" w:hAnsi="Arial Narrow"/>
      <w:i/>
      <w:iCs/>
      <w:sz w:val="16"/>
      <w:szCs w:val="16"/>
      <w:lang w:val="es-ES_tradnl" w:eastAsia="es-ES"/>
    </w:rPr>
  </w:style>
  <w:style w:type="paragraph" w:customStyle="1" w:styleId="xl147">
    <w:name w:val="xl147"/>
    <w:basedOn w:val="Normal"/>
    <w:uiPriority w:val="99"/>
    <w:rsid w:val="00425257"/>
    <w:pPr>
      <w:spacing w:before="100" w:beforeAutospacing="1" w:after="100" w:afterAutospacing="1" w:line="240" w:lineRule="auto"/>
      <w:textAlignment w:val="center"/>
    </w:pPr>
    <w:rPr>
      <w:rFonts w:ascii="Arial Narrow" w:eastAsiaTheme="minorEastAsia" w:hAnsi="Arial Narrow"/>
      <w:b/>
      <w:bCs/>
      <w:sz w:val="16"/>
      <w:szCs w:val="16"/>
      <w:lang w:val="es-ES_tradnl" w:eastAsia="es-ES"/>
    </w:rPr>
  </w:style>
  <w:style w:type="paragraph" w:customStyle="1" w:styleId="xl148">
    <w:name w:val="xl148"/>
    <w:basedOn w:val="Normal"/>
    <w:uiPriority w:val="99"/>
    <w:rsid w:val="00425257"/>
    <w:pPr>
      <w:pBdr>
        <w:right w:val="single" w:sz="8" w:space="0" w:color="auto"/>
      </w:pBdr>
      <w:spacing w:before="100" w:beforeAutospacing="1" w:after="100" w:afterAutospacing="1" w:line="240" w:lineRule="auto"/>
      <w:jc w:val="center"/>
      <w:textAlignment w:val="center"/>
    </w:pPr>
    <w:rPr>
      <w:rFonts w:ascii="Arial Narrow" w:eastAsiaTheme="minorEastAsia" w:hAnsi="Arial Narrow"/>
      <w:sz w:val="16"/>
      <w:szCs w:val="16"/>
      <w:lang w:val="es-ES_tradnl" w:eastAsia="es-ES"/>
    </w:rPr>
  </w:style>
  <w:style w:type="paragraph" w:customStyle="1" w:styleId="xl149">
    <w:name w:val="xl149"/>
    <w:basedOn w:val="Normal"/>
    <w:uiPriority w:val="99"/>
    <w:rsid w:val="00425257"/>
    <w:pPr>
      <w:pBdr>
        <w:right w:val="single" w:sz="8" w:space="0" w:color="auto"/>
      </w:pBdr>
      <w:spacing w:before="100" w:beforeAutospacing="1" w:after="100" w:afterAutospacing="1" w:line="240" w:lineRule="auto"/>
      <w:jc w:val="center"/>
      <w:textAlignment w:val="center"/>
    </w:pPr>
    <w:rPr>
      <w:rFonts w:ascii="Arial" w:eastAsiaTheme="minorEastAsia" w:hAnsi="Arial" w:cs="Arial"/>
      <w:sz w:val="16"/>
      <w:szCs w:val="16"/>
      <w:lang w:val="es-ES_tradnl" w:eastAsia="es-ES"/>
    </w:rPr>
  </w:style>
  <w:style w:type="paragraph" w:customStyle="1" w:styleId="xl150">
    <w:name w:val="xl150"/>
    <w:basedOn w:val="Normal"/>
    <w:uiPriority w:val="99"/>
    <w:rsid w:val="00425257"/>
    <w:pPr>
      <w:pBdr>
        <w:bottom w:val="single" w:sz="8" w:space="0" w:color="auto"/>
        <w:right w:val="single" w:sz="8" w:space="0" w:color="auto"/>
      </w:pBdr>
      <w:spacing w:before="100" w:beforeAutospacing="1" w:after="100" w:afterAutospacing="1" w:line="240" w:lineRule="auto"/>
      <w:jc w:val="center"/>
      <w:textAlignment w:val="center"/>
    </w:pPr>
    <w:rPr>
      <w:rFonts w:ascii="Arial" w:eastAsiaTheme="minorEastAsia" w:hAnsi="Arial" w:cs="Arial"/>
      <w:sz w:val="16"/>
      <w:szCs w:val="16"/>
      <w:lang w:val="es-ES_tradnl" w:eastAsia="es-ES"/>
    </w:rPr>
  </w:style>
  <w:style w:type="paragraph" w:customStyle="1" w:styleId="xl151">
    <w:name w:val="xl151"/>
    <w:basedOn w:val="Normal"/>
    <w:uiPriority w:val="99"/>
    <w:rsid w:val="00425257"/>
    <w:pPr>
      <w:pBdr>
        <w:bottom w:val="single" w:sz="8" w:space="0" w:color="auto"/>
      </w:pBdr>
      <w:spacing w:before="100" w:beforeAutospacing="1" w:after="100" w:afterAutospacing="1" w:line="240" w:lineRule="auto"/>
      <w:jc w:val="left"/>
      <w:textAlignment w:val="center"/>
    </w:pPr>
    <w:rPr>
      <w:rFonts w:ascii="Arial Narrow" w:eastAsiaTheme="minorEastAsia" w:hAnsi="Arial Narrow"/>
      <w:b/>
      <w:bCs/>
      <w:sz w:val="20"/>
      <w:szCs w:val="20"/>
      <w:lang w:val="es-ES_tradnl" w:eastAsia="es-ES"/>
    </w:rPr>
  </w:style>
  <w:style w:type="paragraph" w:customStyle="1" w:styleId="xl152">
    <w:name w:val="xl152"/>
    <w:basedOn w:val="Normal"/>
    <w:uiPriority w:val="99"/>
    <w:rsid w:val="00425257"/>
    <w:pPr>
      <w:pBdr>
        <w:bottom w:val="single" w:sz="8" w:space="0" w:color="auto"/>
      </w:pBdr>
      <w:spacing w:before="100" w:beforeAutospacing="1" w:after="100" w:afterAutospacing="1" w:line="240" w:lineRule="auto"/>
      <w:jc w:val="center"/>
      <w:textAlignment w:val="center"/>
    </w:pPr>
    <w:rPr>
      <w:rFonts w:ascii="Arial Narrow" w:eastAsiaTheme="minorEastAsia" w:hAnsi="Arial Narrow"/>
      <w:b/>
      <w:bCs/>
      <w:sz w:val="20"/>
      <w:szCs w:val="20"/>
      <w:lang w:val="es-ES_tradnl" w:eastAsia="es-ES"/>
    </w:rPr>
  </w:style>
  <w:style w:type="paragraph" w:customStyle="1" w:styleId="xl153">
    <w:name w:val="xl153"/>
    <w:basedOn w:val="Normal"/>
    <w:uiPriority w:val="99"/>
    <w:rsid w:val="00425257"/>
    <w:pPr>
      <w:pBdr>
        <w:top w:val="single" w:sz="8" w:space="0" w:color="auto"/>
        <w:left w:val="single" w:sz="8" w:space="9" w:color="auto"/>
        <w:right w:val="single" w:sz="8" w:space="0" w:color="auto"/>
      </w:pBdr>
      <w:spacing w:before="100" w:beforeAutospacing="1" w:after="100" w:afterAutospacing="1" w:line="240" w:lineRule="auto"/>
      <w:ind w:firstLineChars="100" w:firstLine="100"/>
      <w:jc w:val="left"/>
      <w:textAlignment w:val="center"/>
    </w:pPr>
    <w:rPr>
      <w:rFonts w:ascii="Arial Narrow" w:eastAsiaTheme="minorEastAsia" w:hAnsi="Arial Narrow"/>
      <w:i/>
      <w:iCs/>
      <w:sz w:val="20"/>
      <w:szCs w:val="20"/>
      <w:lang w:val="es-ES_tradnl" w:eastAsia="es-ES"/>
    </w:rPr>
  </w:style>
  <w:style w:type="paragraph" w:customStyle="1" w:styleId="xl154">
    <w:name w:val="xl154"/>
    <w:basedOn w:val="Normal"/>
    <w:uiPriority w:val="99"/>
    <w:rsid w:val="00425257"/>
    <w:pPr>
      <w:pBdr>
        <w:left w:val="single" w:sz="8" w:space="9" w:color="auto"/>
        <w:bottom w:val="single" w:sz="8" w:space="0" w:color="auto"/>
        <w:right w:val="single" w:sz="8" w:space="0" w:color="auto"/>
      </w:pBdr>
      <w:spacing w:before="100" w:beforeAutospacing="1" w:after="100" w:afterAutospacing="1" w:line="240" w:lineRule="auto"/>
      <w:ind w:firstLineChars="100" w:firstLine="100"/>
      <w:jc w:val="left"/>
      <w:textAlignment w:val="center"/>
    </w:pPr>
    <w:rPr>
      <w:rFonts w:ascii="Arial Narrow" w:eastAsiaTheme="minorEastAsia" w:hAnsi="Arial Narrow"/>
      <w:i/>
      <w:iCs/>
      <w:sz w:val="20"/>
      <w:szCs w:val="20"/>
      <w:lang w:val="es-ES_tradnl" w:eastAsia="es-ES"/>
    </w:rPr>
  </w:style>
  <w:style w:type="paragraph" w:customStyle="1" w:styleId="xl155">
    <w:name w:val="xl155"/>
    <w:basedOn w:val="Normal"/>
    <w:uiPriority w:val="99"/>
    <w:rsid w:val="00425257"/>
    <w:pPr>
      <w:pBdr>
        <w:left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20"/>
      <w:szCs w:val="20"/>
      <w:lang w:val="es-ES_tradnl" w:eastAsia="es-ES"/>
    </w:rPr>
  </w:style>
  <w:style w:type="paragraph" w:customStyle="1" w:styleId="xl156">
    <w:name w:val="xl156"/>
    <w:basedOn w:val="Normal"/>
    <w:uiPriority w:val="99"/>
    <w:rsid w:val="00425257"/>
    <w:pPr>
      <w:spacing w:before="100" w:beforeAutospacing="1" w:after="100" w:afterAutospacing="1" w:line="240" w:lineRule="auto"/>
      <w:jc w:val="left"/>
    </w:pPr>
    <w:rPr>
      <w:rFonts w:ascii="Times" w:eastAsiaTheme="minorEastAsia" w:hAnsi="Times"/>
      <w:sz w:val="20"/>
      <w:szCs w:val="20"/>
      <w:lang w:val="es-ES_tradnl" w:eastAsia="es-ES"/>
    </w:rPr>
  </w:style>
  <w:style w:type="paragraph" w:customStyle="1" w:styleId="xl157">
    <w:name w:val="xl157"/>
    <w:basedOn w:val="Normal"/>
    <w:uiPriority w:val="99"/>
    <w:rsid w:val="00425257"/>
    <w:pPr>
      <w:spacing w:before="100" w:beforeAutospacing="1" w:after="100" w:afterAutospacing="1" w:line="240" w:lineRule="auto"/>
      <w:jc w:val="left"/>
      <w:textAlignment w:val="center"/>
    </w:pPr>
    <w:rPr>
      <w:rFonts w:ascii="Arial" w:eastAsiaTheme="minorEastAsia" w:hAnsi="Arial" w:cs="Arial"/>
      <w:b/>
      <w:bCs/>
      <w:sz w:val="20"/>
      <w:szCs w:val="20"/>
      <w:lang w:val="es-ES_tradnl" w:eastAsia="es-ES"/>
    </w:rPr>
  </w:style>
  <w:style w:type="paragraph" w:customStyle="1" w:styleId="xl158">
    <w:name w:val="xl158"/>
    <w:basedOn w:val="Normal"/>
    <w:uiPriority w:val="99"/>
    <w:rsid w:val="00425257"/>
    <w:pPr>
      <w:pBdr>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20"/>
      <w:szCs w:val="20"/>
      <w:lang w:val="es-ES_tradnl" w:eastAsia="es-ES"/>
    </w:rPr>
  </w:style>
  <w:style w:type="paragraph" w:customStyle="1" w:styleId="xl159">
    <w:name w:val="xl159"/>
    <w:basedOn w:val="Normal"/>
    <w:uiPriority w:val="99"/>
    <w:rsid w:val="00425257"/>
    <w:pPr>
      <w:spacing w:before="100" w:beforeAutospacing="1" w:after="100" w:afterAutospacing="1" w:line="240" w:lineRule="auto"/>
      <w:jc w:val="left"/>
      <w:textAlignment w:val="center"/>
    </w:pPr>
    <w:rPr>
      <w:rFonts w:ascii="Arial" w:eastAsiaTheme="minorEastAsia" w:hAnsi="Arial" w:cs="Arial"/>
      <w:b/>
      <w:bCs/>
      <w:sz w:val="16"/>
      <w:szCs w:val="16"/>
      <w:lang w:val="es-ES_tradnl" w:eastAsia="es-ES"/>
    </w:rPr>
  </w:style>
  <w:style w:type="paragraph" w:styleId="ndice1">
    <w:name w:val="index 1"/>
    <w:basedOn w:val="Normal"/>
    <w:next w:val="Normal"/>
    <w:autoRedefine/>
    <w:uiPriority w:val="99"/>
    <w:unhideWhenUsed/>
    <w:rsid w:val="00425257"/>
    <w:pPr>
      <w:spacing w:before="0" w:after="0" w:line="240" w:lineRule="auto"/>
      <w:ind w:left="200" w:hanging="200"/>
      <w:jc w:val="left"/>
    </w:pPr>
    <w:rPr>
      <w:rFonts w:eastAsia="Times New Roman" w:cs="Times New Roman"/>
      <w:sz w:val="18"/>
      <w:szCs w:val="18"/>
      <w:lang w:eastAsia="es-ES"/>
    </w:rPr>
  </w:style>
  <w:style w:type="paragraph" w:styleId="ndice2">
    <w:name w:val="index 2"/>
    <w:basedOn w:val="Normal"/>
    <w:next w:val="Normal"/>
    <w:autoRedefine/>
    <w:uiPriority w:val="99"/>
    <w:unhideWhenUsed/>
    <w:rsid w:val="00425257"/>
    <w:pPr>
      <w:spacing w:before="0" w:after="0" w:line="240" w:lineRule="auto"/>
      <w:ind w:left="400" w:hanging="200"/>
      <w:jc w:val="left"/>
    </w:pPr>
    <w:rPr>
      <w:rFonts w:eastAsia="Times New Roman" w:cs="Times New Roman"/>
      <w:sz w:val="18"/>
      <w:szCs w:val="18"/>
      <w:lang w:eastAsia="es-ES"/>
    </w:rPr>
  </w:style>
  <w:style w:type="paragraph" w:styleId="ndice3">
    <w:name w:val="index 3"/>
    <w:basedOn w:val="Normal"/>
    <w:next w:val="Normal"/>
    <w:autoRedefine/>
    <w:uiPriority w:val="99"/>
    <w:unhideWhenUsed/>
    <w:rsid w:val="00425257"/>
    <w:pPr>
      <w:spacing w:before="0" w:after="0" w:line="240" w:lineRule="auto"/>
      <w:ind w:left="600" w:hanging="200"/>
      <w:jc w:val="left"/>
    </w:pPr>
    <w:rPr>
      <w:rFonts w:eastAsia="Times New Roman" w:cs="Times New Roman"/>
      <w:sz w:val="18"/>
      <w:szCs w:val="18"/>
      <w:lang w:eastAsia="es-ES"/>
    </w:rPr>
  </w:style>
  <w:style w:type="paragraph" w:styleId="ndice4">
    <w:name w:val="index 4"/>
    <w:basedOn w:val="Normal"/>
    <w:next w:val="Normal"/>
    <w:autoRedefine/>
    <w:uiPriority w:val="99"/>
    <w:unhideWhenUsed/>
    <w:rsid w:val="00425257"/>
    <w:pPr>
      <w:spacing w:before="0" w:after="0" w:line="240" w:lineRule="auto"/>
      <w:ind w:left="800" w:hanging="200"/>
      <w:jc w:val="left"/>
    </w:pPr>
    <w:rPr>
      <w:rFonts w:eastAsia="Times New Roman" w:cs="Times New Roman"/>
      <w:sz w:val="18"/>
      <w:szCs w:val="18"/>
      <w:lang w:eastAsia="es-ES"/>
    </w:rPr>
  </w:style>
  <w:style w:type="paragraph" w:styleId="ndice5">
    <w:name w:val="index 5"/>
    <w:basedOn w:val="Normal"/>
    <w:next w:val="Normal"/>
    <w:autoRedefine/>
    <w:uiPriority w:val="99"/>
    <w:unhideWhenUsed/>
    <w:rsid w:val="00425257"/>
    <w:pPr>
      <w:spacing w:before="0" w:after="0" w:line="240" w:lineRule="auto"/>
      <w:ind w:left="1000" w:hanging="200"/>
      <w:jc w:val="left"/>
    </w:pPr>
    <w:rPr>
      <w:rFonts w:eastAsia="Times New Roman" w:cs="Times New Roman"/>
      <w:sz w:val="18"/>
      <w:szCs w:val="18"/>
      <w:lang w:eastAsia="es-ES"/>
    </w:rPr>
  </w:style>
  <w:style w:type="paragraph" w:styleId="ndice6">
    <w:name w:val="index 6"/>
    <w:basedOn w:val="Normal"/>
    <w:next w:val="Normal"/>
    <w:autoRedefine/>
    <w:uiPriority w:val="99"/>
    <w:unhideWhenUsed/>
    <w:rsid w:val="00425257"/>
    <w:pPr>
      <w:spacing w:before="0" w:after="0" w:line="240" w:lineRule="auto"/>
      <w:ind w:left="1200" w:hanging="200"/>
      <w:jc w:val="left"/>
    </w:pPr>
    <w:rPr>
      <w:rFonts w:eastAsia="Times New Roman" w:cs="Times New Roman"/>
      <w:sz w:val="18"/>
      <w:szCs w:val="18"/>
      <w:lang w:eastAsia="es-ES"/>
    </w:rPr>
  </w:style>
  <w:style w:type="paragraph" w:styleId="ndice7">
    <w:name w:val="index 7"/>
    <w:basedOn w:val="Normal"/>
    <w:next w:val="Normal"/>
    <w:autoRedefine/>
    <w:uiPriority w:val="99"/>
    <w:unhideWhenUsed/>
    <w:rsid w:val="00425257"/>
    <w:pPr>
      <w:spacing w:before="0" w:after="0" w:line="240" w:lineRule="auto"/>
      <w:ind w:left="1400" w:hanging="200"/>
      <w:jc w:val="left"/>
    </w:pPr>
    <w:rPr>
      <w:rFonts w:eastAsia="Times New Roman" w:cs="Times New Roman"/>
      <w:sz w:val="18"/>
      <w:szCs w:val="18"/>
      <w:lang w:eastAsia="es-ES"/>
    </w:rPr>
  </w:style>
  <w:style w:type="paragraph" w:styleId="ndice8">
    <w:name w:val="index 8"/>
    <w:basedOn w:val="Normal"/>
    <w:next w:val="Normal"/>
    <w:autoRedefine/>
    <w:uiPriority w:val="99"/>
    <w:unhideWhenUsed/>
    <w:rsid w:val="00425257"/>
    <w:pPr>
      <w:spacing w:before="0" w:after="0" w:line="240" w:lineRule="auto"/>
      <w:ind w:left="1600" w:hanging="200"/>
      <w:jc w:val="left"/>
    </w:pPr>
    <w:rPr>
      <w:rFonts w:eastAsia="Times New Roman" w:cs="Times New Roman"/>
      <w:sz w:val="18"/>
      <w:szCs w:val="18"/>
      <w:lang w:eastAsia="es-ES"/>
    </w:rPr>
  </w:style>
  <w:style w:type="paragraph" w:styleId="ndice9">
    <w:name w:val="index 9"/>
    <w:basedOn w:val="Normal"/>
    <w:next w:val="Normal"/>
    <w:autoRedefine/>
    <w:uiPriority w:val="99"/>
    <w:unhideWhenUsed/>
    <w:rsid w:val="00425257"/>
    <w:pPr>
      <w:spacing w:before="0" w:after="0" w:line="240" w:lineRule="auto"/>
      <w:ind w:left="1800" w:hanging="200"/>
      <w:jc w:val="left"/>
    </w:pPr>
    <w:rPr>
      <w:rFonts w:eastAsia="Times New Roman" w:cs="Times New Roman"/>
      <w:sz w:val="18"/>
      <w:szCs w:val="18"/>
      <w:lang w:eastAsia="es-ES"/>
    </w:rPr>
  </w:style>
  <w:style w:type="paragraph" w:styleId="Ttulodendice">
    <w:name w:val="index heading"/>
    <w:basedOn w:val="Normal"/>
    <w:next w:val="ndice1"/>
    <w:uiPriority w:val="99"/>
    <w:unhideWhenUsed/>
    <w:rsid w:val="00425257"/>
    <w:pPr>
      <w:spacing w:before="240" w:line="240" w:lineRule="auto"/>
      <w:jc w:val="center"/>
    </w:pPr>
    <w:rPr>
      <w:rFonts w:eastAsia="Times New Roman" w:cs="Times New Roman"/>
      <w:b/>
      <w:sz w:val="26"/>
      <w:szCs w:val="26"/>
      <w:lang w:eastAsia="es-ES"/>
    </w:rPr>
  </w:style>
  <w:style w:type="paragraph" w:customStyle="1" w:styleId="titu">
    <w:name w:val="titu"/>
    <w:basedOn w:val="Normal"/>
    <w:uiPriority w:val="99"/>
    <w:rsid w:val="00425257"/>
    <w:pPr>
      <w:spacing w:before="0" w:after="0" w:line="240" w:lineRule="auto"/>
    </w:pPr>
    <w:rPr>
      <w:rFonts w:ascii="Arial" w:eastAsia="Times New Roman" w:hAnsi="Arial" w:cs="Arial"/>
      <w:b/>
      <w:color w:val="000000" w:themeColor="text1"/>
      <w:lang w:eastAsia="es-ES"/>
    </w:rPr>
  </w:style>
  <w:style w:type="paragraph" w:customStyle="1" w:styleId="titulo30">
    <w:name w:val="titulo 3"/>
    <w:basedOn w:val="Normal"/>
    <w:uiPriority w:val="99"/>
    <w:rsid w:val="00425257"/>
    <w:pPr>
      <w:tabs>
        <w:tab w:val="left" w:pos="-720"/>
        <w:tab w:val="left" w:pos="0"/>
        <w:tab w:val="left" w:pos="720"/>
      </w:tabs>
      <w:suppressAutoHyphens/>
      <w:spacing w:before="0" w:after="0" w:line="240" w:lineRule="auto"/>
    </w:pPr>
    <w:rPr>
      <w:rFonts w:ascii="Arial" w:eastAsia="Times New Roman" w:hAnsi="Arial" w:cs="Arial"/>
      <w:b/>
      <w:color w:val="000000" w:themeColor="text1"/>
      <w:spacing w:val="-2"/>
      <w:lang w:eastAsia="es-ES"/>
    </w:rPr>
  </w:style>
  <w:style w:type="paragraph" w:customStyle="1" w:styleId="titulo20">
    <w:name w:val="titulo 2"/>
    <w:basedOn w:val="Normal"/>
    <w:uiPriority w:val="99"/>
    <w:rsid w:val="00425257"/>
    <w:pPr>
      <w:suppressAutoHyphens/>
      <w:spacing w:before="0" w:after="0" w:line="240" w:lineRule="auto"/>
    </w:pPr>
    <w:rPr>
      <w:rFonts w:ascii="Arial" w:eastAsia="Times New Roman" w:hAnsi="Arial" w:cs="Arial"/>
      <w:color w:val="000000" w:themeColor="text1"/>
      <w:lang w:eastAsia="es-ES"/>
    </w:rPr>
  </w:style>
  <w:style w:type="character" w:customStyle="1" w:styleId="MapadeldocumentoCar1">
    <w:name w:val="Mapa del documento Car1"/>
    <w:basedOn w:val="Fuentedeprrafopredeter"/>
    <w:uiPriority w:val="99"/>
    <w:semiHidden/>
    <w:rsid w:val="00B54919"/>
    <w:rPr>
      <w:rFonts w:ascii="Tahoma" w:hAnsi="Tahoma" w:cs="Tahoma"/>
      <w:sz w:val="16"/>
      <w:szCs w:val="16"/>
    </w:rPr>
  </w:style>
  <w:style w:type="character" w:customStyle="1" w:styleId="TextocomentarioCar1">
    <w:name w:val="Texto comentario Car1"/>
    <w:basedOn w:val="Fuentedeprrafopredeter"/>
    <w:semiHidden/>
    <w:rsid w:val="00B54919"/>
    <w:rPr>
      <w:sz w:val="20"/>
      <w:szCs w:val="20"/>
    </w:rPr>
  </w:style>
  <w:style w:type="character" w:customStyle="1" w:styleId="AsuntodelcomentarioCar1">
    <w:name w:val="Asunto del comentario Car1"/>
    <w:basedOn w:val="TextocomentarioCar1"/>
    <w:uiPriority w:val="99"/>
    <w:semiHidden/>
    <w:rsid w:val="00B54919"/>
    <w:rPr>
      <w:b/>
      <w:bCs/>
      <w:sz w:val="20"/>
      <w:szCs w:val="20"/>
    </w:rPr>
  </w:style>
  <w:style w:type="character" w:customStyle="1" w:styleId="TextonotaalfinalCar1">
    <w:name w:val="Texto nota al final Car1"/>
    <w:basedOn w:val="Fuentedeprrafopredeter"/>
    <w:uiPriority w:val="99"/>
    <w:semiHidden/>
    <w:rsid w:val="00B54919"/>
    <w:rPr>
      <w:sz w:val="20"/>
      <w:szCs w:val="20"/>
    </w:rPr>
  </w:style>
  <w:style w:type="paragraph" w:customStyle="1" w:styleId="Sangra2detindependiente2">
    <w:name w:val="Sangría 2 de t. independiente2"/>
    <w:basedOn w:val="Normal"/>
    <w:rsid w:val="00B54919"/>
    <w:pPr>
      <w:spacing w:before="0" w:line="480" w:lineRule="atLeast"/>
      <w:ind w:left="283"/>
      <w:jc w:val="left"/>
    </w:pPr>
    <w:rPr>
      <w:rFonts w:ascii="Times New Roman" w:eastAsia="Times New Roman" w:hAnsi="Times New Roman" w:cs="Times New Roman"/>
      <w:sz w:val="24"/>
      <w:szCs w:val="20"/>
      <w:lang w:eastAsia="es-MX"/>
    </w:rPr>
  </w:style>
  <w:style w:type="paragraph" w:customStyle="1" w:styleId="Textodeglobo2">
    <w:name w:val="Texto de globo2"/>
    <w:basedOn w:val="Normal"/>
    <w:rsid w:val="00B54919"/>
    <w:pPr>
      <w:spacing w:before="0" w:after="0" w:line="240" w:lineRule="auto"/>
      <w:jc w:val="left"/>
    </w:pPr>
    <w:rPr>
      <w:rFonts w:ascii="Tahoma" w:eastAsia="Times New Roman" w:hAnsi="Tahoma" w:cs="Tahoma"/>
      <w:sz w:val="16"/>
      <w:szCs w:val="20"/>
      <w:lang w:val="es-ES" w:eastAsia="es-MX"/>
    </w:rPr>
  </w:style>
  <w:style w:type="paragraph" w:customStyle="1" w:styleId="Asuntodelcomentario2">
    <w:name w:val="Asunto del comentario2"/>
    <w:basedOn w:val="Textocomentario"/>
    <w:next w:val="Textocomentario"/>
    <w:rsid w:val="00B54919"/>
    <w:pPr>
      <w:spacing w:before="0"/>
      <w:jc w:val="left"/>
    </w:pPr>
    <w:rPr>
      <w:rFonts w:ascii="Calibri" w:eastAsia="Times New Roman" w:hAnsi="Calibri"/>
      <w:b/>
      <w:lang w:val="es-ES" w:eastAsia="x-none"/>
    </w:rPr>
  </w:style>
  <w:style w:type="paragraph" w:customStyle="1" w:styleId="Textoindependiente34">
    <w:name w:val="Texto independiente 34"/>
    <w:basedOn w:val="Normal"/>
    <w:rsid w:val="00B54919"/>
    <w:pPr>
      <w:spacing w:before="0" w:line="240" w:lineRule="auto"/>
      <w:jc w:val="left"/>
    </w:pPr>
    <w:rPr>
      <w:rFonts w:ascii="Arial" w:eastAsia="Times New Roman" w:hAnsi="Arial" w:cs="Arial"/>
      <w:sz w:val="16"/>
      <w:szCs w:val="20"/>
      <w:lang w:val="es-ES" w:eastAsia="es-MX"/>
    </w:rPr>
  </w:style>
  <w:style w:type="paragraph" w:customStyle="1" w:styleId="Sangra3detindependiente2">
    <w:name w:val="Sangría 3 de t. independiente2"/>
    <w:basedOn w:val="Normal"/>
    <w:rsid w:val="00B54919"/>
    <w:pPr>
      <w:spacing w:before="0" w:line="240" w:lineRule="auto"/>
      <w:ind w:left="283"/>
      <w:jc w:val="left"/>
    </w:pPr>
    <w:rPr>
      <w:rFonts w:ascii="Arial" w:eastAsia="Times New Roman" w:hAnsi="Arial" w:cs="Arial"/>
      <w:sz w:val="16"/>
      <w:szCs w:val="20"/>
      <w:lang w:val="es-ES" w:eastAsia="es-MX"/>
    </w:rPr>
  </w:style>
  <w:style w:type="paragraph" w:customStyle="1" w:styleId="HTMLconformatoprevio2">
    <w:name w:val="HTML con formato previo2"/>
    <w:basedOn w:val="Normal"/>
    <w:rsid w:val="00B54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s-ES" w:eastAsia="es-MX"/>
    </w:rPr>
  </w:style>
  <w:style w:type="paragraph" w:customStyle="1" w:styleId="Textodebloque2">
    <w:name w:val="Texto de bloque2"/>
    <w:basedOn w:val="Normal"/>
    <w:rsid w:val="00B54919"/>
    <w:pPr>
      <w:spacing w:before="0" w:after="0" w:line="240" w:lineRule="auto"/>
      <w:ind w:left="180" w:right="44"/>
    </w:pPr>
    <w:rPr>
      <w:rFonts w:ascii="Arial" w:eastAsia="Times New Roman" w:hAnsi="Arial" w:cs="Arial"/>
      <w:szCs w:val="20"/>
      <w:lang w:val="es-ES" w:eastAsia="es-MX"/>
    </w:rPr>
  </w:style>
  <w:style w:type="paragraph" w:customStyle="1" w:styleId="Saludo2">
    <w:name w:val="Saludo2"/>
    <w:basedOn w:val="Normal"/>
    <w:next w:val="Normal"/>
    <w:rsid w:val="00B54919"/>
    <w:pPr>
      <w:spacing w:before="0" w:after="0" w:line="240" w:lineRule="auto"/>
      <w:jc w:val="left"/>
    </w:pPr>
    <w:rPr>
      <w:rFonts w:ascii="Times New Roman" w:eastAsia="Times New Roman" w:hAnsi="Times New Roman" w:cs="Times New Roman"/>
      <w:sz w:val="24"/>
      <w:szCs w:val="20"/>
      <w:lang w:val="es-ES" w:eastAsia="es-MX"/>
    </w:rPr>
  </w:style>
  <w:style w:type="paragraph" w:customStyle="1" w:styleId="Textoindependienteprimerasangra22">
    <w:name w:val="Texto independiente primera sangría 22"/>
    <w:basedOn w:val="Textoindependiente22"/>
    <w:rsid w:val="00B54919"/>
    <w:pPr>
      <w:overflowPunct/>
      <w:autoSpaceDE/>
      <w:autoSpaceDN/>
      <w:adjustRightInd/>
      <w:spacing w:after="120"/>
      <w:ind w:left="283" w:firstLine="210"/>
      <w:jc w:val="left"/>
      <w:textAlignment w:val="auto"/>
    </w:pPr>
    <w:rPr>
      <w:rFonts w:ascii="Times New Roman" w:hAnsi="Times New Roman"/>
      <w:sz w:val="24"/>
      <w:lang w:val="es-ES" w:eastAsia="es-MX"/>
    </w:rPr>
  </w:style>
  <w:style w:type="paragraph" w:customStyle="1" w:styleId="Textosinformato2">
    <w:name w:val="Texto sin formato2"/>
    <w:basedOn w:val="Normal"/>
    <w:rsid w:val="00B54919"/>
    <w:pPr>
      <w:spacing w:before="0" w:after="0" w:line="240" w:lineRule="auto"/>
      <w:jc w:val="left"/>
    </w:pPr>
    <w:rPr>
      <w:rFonts w:ascii="Courier New" w:eastAsia="Times New Roman" w:hAnsi="Courier New" w:cs="Courier New"/>
      <w:sz w:val="20"/>
      <w:szCs w:val="20"/>
      <w:lang w:eastAsia="es-MX"/>
    </w:rPr>
  </w:style>
  <w:style w:type="paragraph" w:customStyle="1" w:styleId="Mapadeldocumento2">
    <w:name w:val="Mapa del documento2"/>
    <w:basedOn w:val="Normal"/>
    <w:rsid w:val="00B54919"/>
    <w:pPr>
      <w:shd w:val="clear" w:color="auto" w:fill="000080"/>
      <w:spacing w:before="0" w:after="0" w:line="240" w:lineRule="auto"/>
      <w:jc w:val="left"/>
    </w:pPr>
    <w:rPr>
      <w:rFonts w:ascii="Tahoma" w:eastAsia="Times New Roman" w:hAnsi="Tahoma" w:cs="Tahoma"/>
      <w:sz w:val="20"/>
      <w:szCs w:val="20"/>
      <w:lang w:val="es-ES" w:eastAsia="es-MX"/>
    </w:rPr>
  </w:style>
  <w:style w:type="paragraph" w:styleId="Listaconvietas2">
    <w:name w:val="List Bullet 2"/>
    <w:basedOn w:val="Normal"/>
    <w:uiPriority w:val="99"/>
    <w:semiHidden/>
    <w:unhideWhenUsed/>
    <w:rsid w:val="00B54919"/>
    <w:pPr>
      <w:numPr>
        <w:numId w:val="15"/>
      </w:numPr>
      <w:contextualSpacing/>
    </w:pPr>
  </w:style>
  <w:style w:type="paragraph" w:styleId="Continuarlista">
    <w:name w:val="List Continue"/>
    <w:basedOn w:val="Normal"/>
    <w:uiPriority w:val="99"/>
    <w:semiHidden/>
    <w:unhideWhenUsed/>
    <w:rsid w:val="00B54919"/>
    <w:pPr>
      <w:ind w:left="283"/>
      <w:contextualSpacing/>
    </w:pPr>
  </w:style>
  <w:style w:type="character" w:customStyle="1" w:styleId="SinespaciadoCar">
    <w:name w:val="Sin espaciado Car"/>
    <w:aliases w:val="viñetas Car"/>
    <w:basedOn w:val="Fuentedeprrafopredeter"/>
    <w:link w:val="Sinespaciado"/>
    <w:uiPriority w:val="1"/>
    <w:rsid w:val="00106BB7"/>
    <w:rPr>
      <w:b/>
      <w:sz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39"/>
    <w:lsdException w:name="footnote text" w:uiPriority="0"/>
    <w:lsdException w:name="annotation text" w:uiPriority="0"/>
    <w:lsdException w:name="header" w:uiPriority="0"/>
    <w:lsdException w:name="caption" w:qFormat="1"/>
    <w:lsdException w:name="table of figures" w:uiPriority="0"/>
    <w:lsdException w:name="footnote reference" w:uiPriority="0"/>
    <w:lsdException w:name="annotation reference" w:uiPriority="0"/>
    <w:lsdException w:name="page number" w:uiPriority="0"/>
    <w:lsdException w:name="endnote reference" w:uiPriority="0"/>
    <w:lsdException w:name="List 2" w:uiPriority="0"/>
    <w:lsdException w:name="List 3" w:uiPriority="0"/>
    <w:lsdException w:name="List 4" w:uiPriority="0"/>
    <w:lsdException w:name="List 5" w:uiPriority="0"/>
    <w:lsdException w:name="Title" w:semiHidden="0" w:uiPriority="0" w:unhideWhenUsed="0" w:qFormat="1"/>
    <w:lsdException w:name="Default Paragraph Font" w:uiPriority="1"/>
    <w:lsdException w:name="Body Text" w:uiPriority="0"/>
    <w:lsdException w:name="Body Text Indent" w:uiPriority="0"/>
    <w:lsdException w:name="List Continue 2" w:uiPriority="0"/>
    <w:lsdException w:name="Subtitle" w:semiHidden="0" w:uiPriority="0" w:unhideWhenUsed="0" w:qFormat="1"/>
    <w:lsdException w:name="Body Text 3" w:uiPriority="0"/>
    <w:lsdException w:name="Body Text Indent 2"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E61B46"/>
    <w:pPr>
      <w:spacing w:before="120" w:after="120"/>
      <w:jc w:val="both"/>
    </w:pPr>
  </w:style>
  <w:style w:type="paragraph" w:styleId="Ttulo1">
    <w:name w:val="heading 1"/>
    <w:aliases w:val="cita textual"/>
    <w:basedOn w:val="Normal"/>
    <w:next w:val="Normal"/>
    <w:link w:val="Ttulo1Car"/>
    <w:autoRedefine/>
    <w:qFormat/>
    <w:rsid w:val="00C51544"/>
    <w:pPr>
      <w:keepNext/>
      <w:keepLines/>
      <w:autoSpaceDE w:val="0"/>
      <w:autoSpaceDN w:val="0"/>
      <w:adjustRightInd w:val="0"/>
      <w:spacing w:before="0" w:after="0" w:line="240" w:lineRule="auto"/>
      <w:ind w:left="720"/>
      <w:outlineLvl w:val="0"/>
    </w:pPr>
    <w:rPr>
      <w:rFonts w:ascii="Arial" w:eastAsia="Calibri" w:hAnsi="Arial" w:cs="Arial"/>
      <w:b/>
      <w:bCs/>
      <w:sz w:val="24"/>
      <w:szCs w:val="24"/>
      <w:lang w:eastAsia="es-ES"/>
    </w:rPr>
  </w:style>
  <w:style w:type="paragraph" w:styleId="Ttulo2">
    <w:name w:val="heading 2"/>
    <w:basedOn w:val="Normal"/>
    <w:next w:val="Normal"/>
    <w:link w:val="Ttulo2Car"/>
    <w:autoRedefine/>
    <w:qFormat/>
    <w:rsid w:val="009D1789"/>
    <w:pPr>
      <w:keepNext/>
      <w:spacing w:before="0" w:after="0" w:line="240" w:lineRule="auto"/>
      <w:ind w:left="1444"/>
      <w:jc w:val="left"/>
      <w:outlineLvl w:val="1"/>
    </w:pPr>
    <w:rPr>
      <w:rFonts w:ascii="Arial" w:eastAsia="Calibri" w:hAnsi="Arial" w:cs="Arial"/>
      <w:b/>
      <w:bCs/>
      <w:szCs w:val="24"/>
      <w:lang w:val="en-US" w:eastAsia="es-ES"/>
    </w:rPr>
  </w:style>
  <w:style w:type="paragraph" w:styleId="Ttulo3">
    <w:name w:val="heading 3"/>
    <w:basedOn w:val="Normal"/>
    <w:next w:val="Normal"/>
    <w:link w:val="Ttulo3Car"/>
    <w:autoRedefine/>
    <w:qFormat/>
    <w:rsid w:val="00DC33C8"/>
    <w:pPr>
      <w:keepNext/>
      <w:numPr>
        <w:numId w:val="3"/>
      </w:numPr>
      <w:spacing w:after="0" w:line="240" w:lineRule="auto"/>
      <w:jc w:val="left"/>
      <w:outlineLvl w:val="2"/>
    </w:pPr>
    <w:rPr>
      <w:rFonts w:ascii="Arial" w:hAnsi="Arial" w:cs="Arial"/>
      <w:b/>
      <w:color w:val="0070C0"/>
    </w:rPr>
  </w:style>
  <w:style w:type="paragraph" w:styleId="Ttulo4">
    <w:name w:val="heading 4"/>
    <w:basedOn w:val="Normal"/>
    <w:next w:val="Normal"/>
    <w:link w:val="Ttulo4Car"/>
    <w:autoRedefine/>
    <w:qFormat/>
    <w:rsid w:val="004D7AA4"/>
    <w:pPr>
      <w:keepNext/>
      <w:numPr>
        <w:numId w:val="5"/>
      </w:numPr>
      <w:spacing w:before="0" w:after="0" w:line="240" w:lineRule="auto"/>
      <w:outlineLvl w:val="3"/>
    </w:pPr>
    <w:rPr>
      <w:rFonts w:eastAsia="Calibri" w:cs="Times New Roman"/>
      <w:b/>
      <w:bCs/>
      <w:szCs w:val="24"/>
      <w:lang w:val="es-ES_tradnl" w:eastAsia="es-ES"/>
    </w:rPr>
  </w:style>
  <w:style w:type="paragraph" w:styleId="Ttulo5">
    <w:name w:val="heading 5"/>
    <w:basedOn w:val="Normal"/>
    <w:next w:val="Normal"/>
    <w:link w:val="Ttulo5Car"/>
    <w:autoRedefine/>
    <w:qFormat/>
    <w:rsid w:val="00591424"/>
    <w:pPr>
      <w:keepNext/>
      <w:numPr>
        <w:numId w:val="4"/>
      </w:numPr>
      <w:spacing w:after="0" w:line="240" w:lineRule="auto"/>
      <w:ind w:left="1276"/>
      <w:jc w:val="left"/>
      <w:outlineLvl w:val="4"/>
    </w:pPr>
    <w:rPr>
      <w:rFonts w:eastAsia="Calibri" w:cs="Times New Roman"/>
      <w:b/>
      <w:bCs/>
      <w:sz w:val="24"/>
      <w:szCs w:val="24"/>
      <w:lang w:val="es-ES_tradnl" w:eastAsia="es-ES"/>
    </w:rPr>
  </w:style>
  <w:style w:type="paragraph" w:styleId="Ttulo6">
    <w:name w:val="heading 6"/>
    <w:basedOn w:val="Normal"/>
    <w:next w:val="Normal"/>
    <w:link w:val="Ttulo6Car"/>
    <w:qFormat/>
    <w:rsid w:val="001C1C81"/>
    <w:pPr>
      <w:keepNext/>
      <w:spacing w:after="0" w:line="240" w:lineRule="auto"/>
      <w:jc w:val="center"/>
      <w:outlineLvl w:val="5"/>
    </w:pPr>
    <w:rPr>
      <w:rFonts w:eastAsia="Calibri" w:cs="Times New Roman"/>
      <w:i/>
      <w:iCs/>
      <w:color w:val="000000"/>
      <w:szCs w:val="24"/>
      <w:lang w:eastAsia="es-ES"/>
    </w:rPr>
  </w:style>
  <w:style w:type="paragraph" w:styleId="Ttulo7">
    <w:name w:val="heading 7"/>
    <w:basedOn w:val="Normal"/>
    <w:next w:val="Normal"/>
    <w:link w:val="Ttulo7Car"/>
    <w:qFormat/>
    <w:rsid w:val="0009680A"/>
    <w:pPr>
      <w:keepNext/>
      <w:spacing w:after="0" w:line="240" w:lineRule="auto"/>
      <w:jc w:val="center"/>
      <w:outlineLvl w:val="6"/>
    </w:pPr>
    <w:rPr>
      <w:rFonts w:ascii="Times New Roman" w:eastAsia="Calibri" w:hAnsi="Times New Roman" w:cs="Times New Roman"/>
      <w:i/>
      <w:iCs/>
      <w:sz w:val="24"/>
      <w:szCs w:val="24"/>
      <w:lang w:val="en-US" w:eastAsia="es-ES"/>
    </w:rPr>
  </w:style>
  <w:style w:type="paragraph" w:styleId="Ttulo8">
    <w:name w:val="heading 8"/>
    <w:basedOn w:val="Normal"/>
    <w:next w:val="Normal"/>
    <w:link w:val="Ttulo8Car"/>
    <w:qFormat/>
    <w:rsid w:val="0009680A"/>
    <w:pPr>
      <w:keepNext/>
      <w:spacing w:after="0" w:line="240" w:lineRule="auto"/>
      <w:outlineLvl w:val="7"/>
    </w:pPr>
    <w:rPr>
      <w:rFonts w:ascii="Times New Roman" w:eastAsia="Calibri" w:hAnsi="Times New Roman" w:cs="Times New Roman"/>
      <w:i/>
      <w:iCs/>
      <w:color w:val="000000"/>
      <w:sz w:val="24"/>
      <w:szCs w:val="24"/>
      <w:lang w:val="en-US" w:eastAsia="es-ES"/>
    </w:rPr>
  </w:style>
  <w:style w:type="paragraph" w:styleId="Ttulo9">
    <w:name w:val="heading 9"/>
    <w:aliases w:val="Título tabla"/>
    <w:basedOn w:val="Normal"/>
    <w:next w:val="Normal"/>
    <w:link w:val="Ttulo9Car"/>
    <w:autoRedefine/>
    <w:qFormat/>
    <w:rsid w:val="0009485C"/>
    <w:pPr>
      <w:keepNext/>
      <w:keepLines/>
      <w:spacing w:before="80" w:after="0" w:line="240" w:lineRule="auto"/>
      <w:jc w:val="left"/>
      <w:outlineLvl w:val="8"/>
    </w:pPr>
    <w:rPr>
      <w:rFonts w:eastAsia="Calibri" w:cs="Times New Roman"/>
      <w:b/>
      <w:iCs/>
      <w:sz w:val="1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cita textual Car"/>
    <w:basedOn w:val="Fuentedeprrafopredeter"/>
    <w:link w:val="Ttulo1"/>
    <w:rsid w:val="00C51544"/>
    <w:rPr>
      <w:rFonts w:ascii="Arial" w:eastAsia="Calibri" w:hAnsi="Arial" w:cs="Arial"/>
      <w:b/>
      <w:bCs/>
      <w:sz w:val="24"/>
      <w:szCs w:val="24"/>
      <w:lang w:eastAsia="es-ES"/>
    </w:rPr>
  </w:style>
  <w:style w:type="character" w:customStyle="1" w:styleId="Ttulo2Car">
    <w:name w:val="Título 2 Car"/>
    <w:basedOn w:val="Fuentedeprrafopredeter"/>
    <w:link w:val="Ttulo2"/>
    <w:rsid w:val="009D1789"/>
    <w:rPr>
      <w:rFonts w:ascii="Arial" w:eastAsia="Calibri" w:hAnsi="Arial" w:cs="Arial"/>
      <w:b/>
      <w:bCs/>
      <w:szCs w:val="24"/>
      <w:lang w:val="en-US" w:eastAsia="es-ES"/>
    </w:rPr>
  </w:style>
  <w:style w:type="character" w:customStyle="1" w:styleId="Ttulo3Car">
    <w:name w:val="Título 3 Car"/>
    <w:basedOn w:val="Fuentedeprrafopredeter"/>
    <w:link w:val="Ttulo3"/>
    <w:rsid w:val="00DC33C8"/>
    <w:rPr>
      <w:rFonts w:ascii="Arial" w:hAnsi="Arial" w:cs="Arial"/>
      <w:b/>
      <w:color w:val="0070C0"/>
    </w:rPr>
  </w:style>
  <w:style w:type="character" w:customStyle="1" w:styleId="Ttulo4Car">
    <w:name w:val="Título 4 Car"/>
    <w:basedOn w:val="Fuentedeprrafopredeter"/>
    <w:link w:val="Ttulo4"/>
    <w:rsid w:val="004D7AA4"/>
    <w:rPr>
      <w:rFonts w:eastAsia="Calibri" w:cs="Times New Roman"/>
      <w:b/>
      <w:bCs/>
      <w:szCs w:val="24"/>
      <w:lang w:val="es-ES_tradnl" w:eastAsia="es-ES"/>
    </w:rPr>
  </w:style>
  <w:style w:type="character" w:customStyle="1" w:styleId="Ttulo5Car">
    <w:name w:val="Título 5 Car"/>
    <w:basedOn w:val="Fuentedeprrafopredeter"/>
    <w:link w:val="Ttulo5"/>
    <w:rsid w:val="00591424"/>
    <w:rPr>
      <w:rFonts w:eastAsia="Calibri" w:cs="Times New Roman"/>
      <w:b/>
      <w:bCs/>
      <w:sz w:val="24"/>
      <w:szCs w:val="24"/>
      <w:lang w:val="es-ES_tradnl" w:eastAsia="es-ES"/>
    </w:rPr>
  </w:style>
  <w:style w:type="character" w:customStyle="1" w:styleId="Ttulo6Car">
    <w:name w:val="Título 6 Car"/>
    <w:basedOn w:val="Fuentedeprrafopredeter"/>
    <w:link w:val="Ttulo6"/>
    <w:rsid w:val="001C1C81"/>
    <w:rPr>
      <w:rFonts w:eastAsia="Calibri" w:cs="Times New Roman"/>
      <w:i/>
      <w:iCs/>
      <w:color w:val="000000"/>
      <w:szCs w:val="24"/>
      <w:lang w:eastAsia="es-ES"/>
    </w:rPr>
  </w:style>
  <w:style w:type="character" w:customStyle="1" w:styleId="Ttulo7Car">
    <w:name w:val="Título 7 Car"/>
    <w:basedOn w:val="Fuentedeprrafopredeter"/>
    <w:link w:val="Ttulo7"/>
    <w:rsid w:val="0009680A"/>
    <w:rPr>
      <w:rFonts w:ascii="Times New Roman" w:eastAsia="Calibri" w:hAnsi="Times New Roman" w:cs="Times New Roman"/>
      <w:i/>
      <w:iCs/>
      <w:sz w:val="24"/>
      <w:szCs w:val="24"/>
      <w:lang w:val="en-US" w:eastAsia="es-ES"/>
    </w:rPr>
  </w:style>
  <w:style w:type="character" w:customStyle="1" w:styleId="Ttulo8Car">
    <w:name w:val="Título 8 Car"/>
    <w:basedOn w:val="Fuentedeprrafopredeter"/>
    <w:link w:val="Ttulo8"/>
    <w:rsid w:val="0009680A"/>
    <w:rPr>
      <w:rFonts w:ascii="Times New Roman" w:eastAsia="Calibri" w:hAnsi="Times New Roman" w:cs="Times New Roman"/>
      <w:i/>
      <w:iCs/>
      <w:color w:val="000000"/>
      <w:sz w:val="24"/>
      <w:szCs w:val="24"/>
      <w:lang w:val="en-US" w:eastAsia="es-ES"/>
    </w:rPr>
  </w:style>
  <w:style w:type="character" w:customStyle="1" w:styleId="Ttulo9Car">
    <w:name w:val="Título 9 Car"/>
    <w:aliases w:val="Título tabla Car"/>
    <w:basedOn w:val="Fuentedeprrafopredeter"/>
    <w:link w:val="Ttulo9"/>
    <w:rsid w:val="0009485C"/>
    <w:rPr>
      <w:rFonts w:eastAsia="Calibri" w:cs="Times New Roman"/>
      <w:b/>
      <w:iCs/>
      <w:sz w:val="18"/>
      <w:szCs w:val="20"/>
      <w:lang w:eastAsia="es-ES"/>
    </w:rPr>
  </w:style>
  <w:style w:type="paragraph" w:styleId="Prrafodelista">
    <w:name w:val="List Paragraph"/>
    <w:aliases w:val="tabla contenido"/>
    <w:basedOn w:val="Normal"/>
    <w:link w:val="PrrafodelistaCar"/>
    <w:autoRedefine/>
    <w:uiPriority w:val="34"/>
    <w:qFormat/>
    <w:rsid w:val="009B345A"/>
    <w:pPr>
      <w:numPr>
        <w:numId w:val="13"/>
      </w:numPr>
      <w:spacing w:before="0" w:after="0" w:line="240" w:lineRule="auto"/>
      <w:contextualSpacing/>
    </w:pPr>
    <w:rPr>
      <w:rFonts w:ascii="Arial" w:hAnsi="Arial" w:cs="Arial"/>
    </w:rPr>
  </w:style>
  <w:style w:type="paragraph" w:styleId="Sinespaciado">
    <w:name w:val="No Spacing"/>
    <w:aliases w:val="viñetas"/>
    <w:basedOn w:val="Normal"/>
    <w:link w:val="SinespaciadoCar"/>
    <w:autoRedefine/>
    <w:uiPriority w:val="1"/>
    <w:qFormat/>
    <w:rsid w:val="008A3CF8"/>
    <w:pPr>
      <w:spacing w:before="0" w:after="0"/>
      <w:jc w:val="right"/>
    </w:pPr>
    <w:rPr>
      <w:b/>
      <w:sz w:val="18"/>
    </w:rPr>
  </w:style>
  <w:style w:type="paragraph" w:customStyle="1" w:styleId="Default">
    <w:name w:val="Default"/>
    <w:link w:val="DefaultCar"/>
    <w:rsid w:val="009C778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itulo1">
    <w:name w:val="Titulo 1"/>
    <w:basedOn w:val="Default"/>
    <w:next w:val="Default"/>
    <w:rsid w:val="009C7787"/>
    <w:rPr>
      <w:color w:val="auto"/>
    </w:rPr>
  </w:style>
  <w:style w:type="paragraph" w:customStyle="1" w:styleId="Titulo2">
    <w:name w:val="Titulo 2"/>
    <w:basedOn w:val="Default"/>
    <w:next w:val="Default"/>
    <w:rsid w:val="009C7787"/>
    <w:rPr>
      <w:color w:val="auto"/>
    </w:rPr>
  </w:style>
  <w:style w:type="paragraph" w:customStyle="1" w:styleId="Texto">
    <w:name w:val="Texto"/>
    <w:basedOn w:val="Default"/>
    <w:next w:val="Default"/>
    <w:rsid w:val="009C7787"/>
    <w:rPr>
      <w:color w:val="auto"/>
    </w:rPr>
  </w:style>
  <w:style w:type="paragraph" w:customStyle="1" w:styleId="ANOTACION">
    <w:name w:val="ANOTACION"/>
    <w:basedOn w:val="Default"/>
    <w:next w:val="Default"/>
    <w:link w:val="ANOTACIONCar"/>
    <w:rsid w:val="009C7787"/>
    <w:rPr>
      <w:color w:val="auto"/>
    </w:rPr>
  </w:style>
  <w:style w:type="paragraph" w:customStyle="1" w:styleId="ROMANOS">
    <w:name w:val="ROMANOS"/>
    <w:basedOn w:val="Default"/>
    <w:next w:val="Default"/>
    <w:link w:val="ROMANOSCar"/>
    <w:rsid w:val="009C7787"/>
    <w:rPr>
      <w:color w:val="auto"/>
    </w:rPr>
  </w:style>
  <w:style w:type="character" w:customStyle="1" w:styleId="ROMANOSCar">
    <w:name w:val="ROMANOS Car"/>
    <w:link w:val="ROMANOS"/>
    <w:locked/>
    <w:rsid w:val="0009680A"/>
    <w:rPr>
      <w:rFonts w:ascii="Times New Roman" w:hAnsi="Times New Roman" w:cs="Times New Roman"/>
      <w:sz w:val="24"/>
      <w:szCs w:val="24"/>
    </w:rPr>
  </w:style>
  <w:style w:type="paragraph" w:styleId="Textodeglobo">
    <w:name w:val="Balloon Text"/>
    <w:basedOn w:val="Normal"/>
    <w:link w:val="TextodegloboCar"/>
    <w:semiHidden/>
    <w:unhideWhenUsed/>
    <w:rsid w:val="00CE7D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7DE9"/>
    <w:rPr>
      <w:rFonts w:ascii="Tahoma" w:hAnsi="Tahoma" w:cs="Tahoma"/>
      <w:sz w:val="16"/>
      <w:szCs w:val="16"/>
    </w:rPr>
  </w:style>
  <w:style w:type="table" w:styleId="Tablaconcuadrcula">
    <w:name w:val="Table Grid"/>
    <w:basedOn w:val="Tablanormal"/>
    <w:rsid w:val="009918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link w:val="NormalWebCar"/>
    <w:uiPriority w:val="99"/>
    <w:unhideWhenUsed/>
    <w:rsid w:val="004C4EC0"/>
    <w:rPr>
      <w:rFonts w:ascii="Times New Roman" w:hAnsi="Times New Roman" w:cs="Times New Roman"/>
      <w:sz w:val="24"/>
      <w:szCs w:val="24"/>
    </w:rPr>
  </w:style>
  <w:style w:type="character" w:customStyle="1" w:styleId="NormalWebCar">
    <w:name w:val="Normal (Web) Car"/>
    <w:basedOn w:val="Fuentedeprrafopredeter"/>
    <w:link w:val="NormalWeb"/>
    <w:uiPriority w:val="99"/>
    <w:locked/>
    <w:rsid w:val="003F4195"/>
    <w:rPr>
      <w:rFonts w:ascii="Times New Roman" w:hAnsi="Times New Roman" w:cs="Times New Roman"/>
      <w:sz w:val="24"/>
      <w:szCs w:val="24"/>
    </w:rPr>
  </w:style>
  <w:style w:type="paragraph" w:styleId="Encabezado">
    <w:name w:val="header"/>
    <w:basedOn w:val="Normal"/>
    <w:link w:val="EncabezadoCar"/>
    <w:unhideWhenUsed/>
    <w:rsid w:val="00741C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41CE1"/>
  </w:style>
  <w:style w:type="paragraph" w:styleId="Piedepgina">
    <w:name w:val="footer"/>
    <w:basedOn w:val="Normal"/>
    <w:link w:val="PiedepginaCar"/>
    <w:uiPriority w:val="99"/>
    <w:unhideWhenUsed/>
    <w:rsid w:val="00741C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41CE1"/>
  </w:style>
  <w:style w:type="paragraph" w:styleId="Textodecuerpo2">
    <w:name w:val="Body Text 2"/>
    <w:basedOn w:val="Normal"/>
    <w:link w:val="Textodecuerpo2Car"/>
    <w:uiPriority w:val="99"/>
    <w:unhideWhenUsed/>
    <w:rsid w:val="00C37B66"/>
    <w:pPr>
      <w:spacing w:line="480" w:lineRule="auto"/>
    </w:pPr>
  </w:style>
  <w:style w:type="character" w:customStyle="1" w:styleId="Textodecuerpo2Car">
    <w:name w:val="Texto de cuerpo 2 Car"/>
    <w:basedOn w:val="Fuentedeprrafopredeter"/>
    <w:link w:val="Textodecuerpo2"/>
    <w:uiPriority w:val="99"/>
    <w:rsid w:val="00C37B66"/>
  </w:style>
  <w:style w:type="paragraph" w:styleId="Sangra2detdecuerpo">
    <w:name w:val="Body Text Indent 2"/>
    <w:basedOn w:val="Normal"/>
    <w:link w:val="Sangra2detdecuerpoCar"/>
    <w:unhideWhenUsed/>
    <w:rsid w:val="00A6728D"/>
    <w:pPr>
      <w:spacing w:line="480" w:lineRule="auto"/>
      <w:ind w:left="283"/>
    </w:pPr>
  </w:style>
  <w:style w:type="character" w:customStyle="1" w:styleId="Sangra2detdecuerpoCar">
    <w:name w:val="Sangría 2 de t. de cuerpo Car"/>
    <w:basedOn w:val="Fuentedeprrafopredeter"/>
    <w:link w:val="Sangra2detdecuerpo"/>
    <w:rsid w:val="00A6728D"/>
  </w:style>
  <w:style w:type="paragraph" w:styleId="Sangradetdecuerpo">
    <w:name w:val="Body Text Indent"/>
    <w:basedOn w:val="Normal"/>
    <w:link w:val="SangradetdecuerpoCar"/>
    <w:unhideWhenUsed/>
    <w:rsid w:val="0009680A"/>
    <w:pPr>
      <w:ind w:left="283"/>
    </w:pPr>
  </w:style>
  <w:style w:type="character" w:customStyle="1" w:styleId="SangradetdecuerpoCar">
    <w:name w:val="Sangría de t. de cuerpo Car"/>
    <w:basedOn w:val="Fuentedeprrafopredeter"/>
    <w:link w:val="Sangradetdecuerpo"/>
    <w:rsid w:val="0009680A"/>
  </w:style>
  <w:style w:type="paragraph" w:styleId="Textodecuerpo">
    <w:name w:val="Body Text"/>
    <w:basedOn w:val="Normal"/>
    <w:link w:val="TextodecuerpoCar"/>
    <w:unhideWhenUsed/>
    <w:rsid w:val="0009680A"/>
  </w:style>
  <w:style w:type="character" w:customStyle="1" w:styleId="TextodecuerpoCar">
    <w:name w:val="Texto de cuerpo Car"/>
    <w:basedOn w:val="Fuentedeprrafopredeter"/>
    <w:link w:val="Textodecuerpo"/>
    <w:rsid w:val="0009680A"/>
  </w:style>
  <w:style w:type="character" w:styleId="Refdenotaalpie">
    <w:name w:val="footnote reference"/>
    <w:basedOn w:val="Fuentedeprrafopredeter"/>
    <w:rsid w:val="0009680A"/>
    <w:rPr>
      <w:rFonts w:cs="Times New Roman"/>
      <w:vertAlign w:val="superscript"/>
    </w:rPr>
  </w:style>
  <w:style w:type="paragraph" w:styleId="Textonotapie">
    <w:name w:val="footnote text"/>
    <w:basedOn w:val="Normal"/>
    <w:link w:val="TextonotapieCar"/>
    <w:rsid w:val="0009680A"/>
    <w:pPr>
      <w:spacing w:after="0" w:line="240" w:lineRule="auto"/>
    </w:pPr>
    <w:rPr>
      <w:rFonts w:ascii="Times New Roman" w:eastAsia="Calibri" w:hAnsi="Times New Roman" w:cs="Times New Roman"/>
      <w:sz w:val="20"/>
      <w:szCs w:val="20"/>
      <w:lang w:eastAsia="es-ES"/>
    </w:rPr>
  </w:style>
  <w:style w:type="character" w:customStyle="1" w:styleId="TextonotapieCar">
    <w:name w:val="Texto nota pie Car"/>
    <w:basedOn w:val="Fuentedeprrafopredeter"/>
    <w:link w:val="Textonotapie"/>
    <w:rsid w:val="0009680A"/>
    <w:rPr>
      <w:rFonts w:ascii="Times New Roman" w:eastAsia="Calibri" w:hAnsi="Times New Roman" w:cs="Times New Roman"/>
      <w:sz w:val="20"/>
      <w:szCs w:val="20"/>
      <w:lang w:eastAsia="es-ES"/>
    </w:rPr>
  </w:style>
  <w:style w:type="paragraph" w:customStyle="1" w:styleId="texto0">
    <w:name w:val="texto"/>
    <w:basedOn w:val="Normal"/>
    <w:rsid w:val="0009680A"/>
    <w:pPr>
      <w:spacing w:before="100" w:beforeAutospacing="1" w:after="100" w:afterAutospacing="1" w:line="240" w:lineRule="auto"/>
    </w:pPr>
    <w:rPr>
      <w:rFonts w:ascii="Arial" w:eastAsia="Times New Roman" w:hAnsi="Arial" w:cs="Arial"/>
      <w:color w:val="000000"/>
      <w:sz w:val="20"/>
      <w:szCs w:val="20"/>
      <w:lang w:eastAsia="es-MX"/>
    </w:rPr>
  </w:style>
  <w:style w:type="character" w:customStyle="1" w:styleId="A1">
    <w:name w:val="A1"/>
    <w:uiPriority w:val="99"/>
    <w:rsid w:val="0009680A"/>
    <w:rPr>
      <w:color w:val="221E1F"/>
      <w:sz w:val="20"/>
    </w:rPr>
  </w:style>
  <w:style w:type="paragraph" w:customStyle="1" w:styleId="Pa79">
    <w:name w:val="Pa79"/>
    <w:basedOn w:val="Normal"/>
    <w:next w:val="Normal"/>
    <w:rsid w:val="0009680A"/>
    <w:pPr>
      <w:widowControl w:val="0"/>
      <w:autoSpaceDE w:val="0"/>
      <w:autoSpaceDN w:val="0"/>
      <w:adjustRightInd w:val="0"/>
      <w:spacing w:after="0" w:line="241" w:lineRule="atLeast"/>
    </w:pPr>
    <w:rPr>
      <w:rFonts w:ascii="Arial Narrow" w:eastAsia="Times New Roman" w:hAnsi="Arial Narrow" w:cs="Arial Narrow"/>
      <w:sz w:val="20"/>
      <w:szCs w:val="20"/>
      <w:lang w:val="es-ES" w:eastAsia="es-ES"/>
    </w:rPr>
  </w:style>
  <w:style w:type="paragraph" w:customStyle="1" w:styleId="pcstexto">
    <w:name w:val="pcstexto"/>
    <w:basedOn w:val="Normal"/>
    <w:rsid w:val="0009680A"/>
    <w:pPr>
      <w:spacing w:after="0" w:line="240" w:lineRule="exact"/>
      <w:ind w:firstLine="270"/>
    </w:pPr>
    <w:rPr>
      <w:rFonts w:ascii="Helv" w:eastAsia="Times New Roman" w:hAnsi="Helv" w:cs="Helv"/>
      <w:sz w:val="18"/>
      <w:szCs w:val="18"/>
      <w:lang w:eastAsia="es-MX"/>
    </w:rPr>
  </w:style>
  <w:style w:type="character" w:styleId="Nmerodepgina">
    <w:name w:val="page number"/>
    <w:basedOn w:val="Fuentedeprrafopredeter"/>
    <w:rsid w:val="0009680A"/>
    <w:rPr>
      <w:rFonts w:cs="Times New Roman"/>
    </w:rPr>
  </w:style>
  <w:style w:type="paragraph" w:customStyle="1" w:styleId="PiedeTabla">
    <w:name w:val="Pie de Tabla"/>
    <w:basedOn w:val="Normal"/>
    <w:uiPriority w:val="99"/>
    <w:rsid w:val="0009680A"/>
    <w:pPr>
      <w:widowControl w:val="0"/>
      <w:spacing w:before="20" w:after="20" w:line="240" w:lineRule="auto"/>
      <w:jc w:val="center"/>
    </w:pPr>
    <w:rPr>
      <w:rFonts w:ascii="Arial" w:eastAsia="Times New Roman" w:hAnsi="Arial" w:cs="Arial"/>
      <w:b/>
      <w:bCs/>
      <w:sz w:val="20"/>
      <w:szCs w:val="20"/>
    </w:rPr>
  </w:style>
  <w:style w:type="paragraph" w:styleId="Textodecuerpo3">
    <w:name w:val="Body Text 3"/>
    <w:basedOn w:val="Normal"/>
    <w:link w:val="Textodecuerpo3Car"/>
    <w:rsid w:val="0009680A"/>
    <w:pPr>
      <w:spacing w:line="240" w:lineRule="auto"/>
    </w:pPr>
    <w:rPr>
      <w:rFonts w:ascii="Times New Roman" w:eastAsia="Calibri" w:hAnsi="Times New Roman" w:cs="Times New Roman"/>
      <w:sz w:val="16"/>
      <w:szCs w:val="16"/>
      <w:lang w:eastAsia="es-ES"/>
    </w:rPr>
  </w:style>
  <w:style w:type="character" w:customStyle="1" w:styleId="Textodecuerpo3Car">
    <w:name w:val="Texto de cuerpo 3 Car"/>
    <w:basedOn w:val="Fuentedeprrafopredeter"/>
    <w:link w:val="Textodecuerpo3"/>
    <w:uiPriority w:val="99"/>
    <w:rsid w:val="0009680A"/>
    <w:rPr>
      <w:rFonts w:ascii="Times New Roman" w:eastAsia="Calibri" w:hAnsi="Times New Roman" w:cs="Times New Roman"/>
      <w:sz w:val="16"/>
      <w:szCs w:val="16"/>
      <w:lang w:eastAsia="es-ES"/>
    </w:rPr>
  </w:style>
  <w:style w:type="paragraph" w:customStyle="1" w:styleId="Prrafo2">
    <w:name w:val="Párrafo2"/>
    <w:basedOn w:val="Normal"/>
    <w:autoRedefine/>
    <w:rsid w:val="0009680A"/>
    <w:pPr>
      <w:spacing w:after="0" w:line="240" w:lineRule="auto"/>
    </w:pPr>
    <w:rPr>
      <w:rFonts w:ascii="Arial" w:eastAsia="Times New Roman" w:hAnsi="Arial" w:cs="Arial"/>
      <w:lang w:val="es-ES" w:eastAsia="es-ES"/>
    </w:rPr>
  </w:style>
  <w:style w:type="paragraph" w:customStyle="1" w:styleId="Prrafodelista1">
    <w:name w:val="Párrafo de lista1"/>
    <w:basedOn w:val="Normal"/>
    <w:uiPriority w:val="99"/>
    <w:rsid w:val="0009680A"/>
    <w:pPr>
      <w:spacing w:after="0" w:line="240" w:lineRule="auto"/>
      <w:ind w:left="720"/>
    </w:pPr>
    <w:rPr>
      <w:rFonts w:ascii="Times New Roman" w:eastAsia="Times New Roman" w:hAnsi="Times New Roman" w:cs="Times New Roman"/>
      <w:sz w:val="24"/>
      <w:szCs w:val="24"/>
      <w:lang w:val="es-ES"/>
    </w:rPr>
  </w:style>
  <w:style w:type="paragraph" w:customStyle="1" w:styleId="Centrado">
    <w:name w:val="Centrado"/>
    <w:basedOn w:val="Normal"/>
    <w:rsid w:val="0009680A"/>
    <w:pPr>
      <w:widowControl w:val="0"/>
      <w:autoSpaceDE w:val="0"/>
      <w:autoSpaceDN w:val="0"/>
      <w:adjustRightInd w:val="0"/>
      <w:spacing w:after="0" w:line="240" w:lineRule="auto"/>
      <w:jc w:val="center"/>
    </w:pPr>
    <w:rPr>
      <w:rFonts w:ascii="Arial" w:eastAsia="Times New Roman" w:hAnsi="Arial" w:cs="Arial"/>
      <w:lang w:val="es-ES" w:eastAsia="es-ES"/>
    </w:rPr>
  </w:style>
  <w:style w:type="paragraph" w:customStyle="1" w:styleId="Ttulo-base">
    <w:name w:val="Título - base"/>
    <w:basedOn w:val="Textodecuerpo"/>
    <w:next w:val="Textodecuerpo"/>
    <w:uiPriority w:val="99"/>
    <w:rsid w:val="0009680A"/>
    <w:pPr>
      <w:keepNext/>
      <w:keepLines/>
      <w:spacing w:after="0" w:line="240" w:lineRule="atLeast"/>
    </w:pPr>
    <w:rPr>
      <w:rFonts w:ascii="Garamond" w:eastAsia="Calibri" w:hAnsi="Garamond" w:cs="Garamond"/>
      <w:kern w:val="20"/>
      <w:lang w:val="es-ES" w:eastAsia="es-ES"/>
    </w:rPr>
  </w:style>
  <w:style w:type="paragraph" w:styleId="Sangra3detdecuerpo">
    <w:name w:val="Body Text Indent 3"/>
    <w:basedOn w:val="Normal"/>
    <w:link w:val="Sangra3detdecuerpoCar"/>
    <w:uiPriority w:val="99"/>
    <w:rsid w:val="0009680A"/>
    <w:pPr>
      <w:spacing w:after="0" w:line="240" w:lineRule="auto"/>
      <w:ind w:left="1080" w:hanging="1080"/>
    </w:pPr>
    <w:rPr>
      <w:rFonts w:ascii="Times New Roman" w:eastAsia="Calibri" w:hAnsi="Times New Roman" w:cs="Times New Roman"/>
      <w:sz w:val="24"/>
      <w:szCs w:val="24"/>
      <w:lang w:val="es-ES_tradnl" w:eastAsia="es-ES"/>
    </w:rPr>
  </w:style>
  <w:style w:type="character" w:customStyle="1" w:styleId="Sangra3detdecuerpoCar">
    <w:name w:val="Sangría 3 de t. de cuerpo Car"/>
    <w:basedOn w:val="Fuentedeprrafopredeter"/>
    <w:link w:val="Sangra3detdecuerpo"/>
    <w:uiPriority w:val="99"/>
    <w:rsid w:val="0009680A"/>
    <w:rPr>
      <w:rFonts w:ascii="Times New Roman" w:eastAsia="Calibri" w:hAnsi="Times New Roman" w:cs="Times New Roman"/>
      <w:sz w:val="24"/>
      <w:szCs w:val="24"/>
      <w:lang w:val="es-ES_tradnl" w:eastAsia="es-ES"/>
    </w:rPr>
  </w:style>
  <w:style w:type="paragraph" w:styleId="Ttulo">
    <w:name w:val="Title"/>
    <w:basedOn w:val="Normal"/>
    <w:link w:val="TtuloCar"/>
    <w:qFormat/>
    <w:rsid w:val="0009680A"/>
    <w:pPr>
      <w:spacing w:after="0" w:line="240" w:lineRule="auto"/>
      <w:jc w:val="center"/>
    </w:pPr>
    <w:rPr>
      <w:rFonts w:ascii="Times New Roman" w:eastAsia="Calibri" w:hAnsi="Times New Roman" w:cs="Times New Roman"/>
      <w:b/>
      <w:bCs/>
      <w:sz w:val="24"/>
      <w:szCs w:val="24"/>
      <w:lang w:eastAsia="es-ES"/>
    </w:rPr>
  </w:style>
  <w:style w:type="character" w:customStyle="1" w:styleId="TtuloCar">
    <w:name w:val="Título Car"/>
    <w:basedOn w:val="Fuentedeprrafopredeter"/>
    <w:link w:val="Ttulo"/>
    <w:rsid w:val="0009680A"/>
    <w:rPr>
      <w:rFonts w:ascii="Times New Roman" w:eastAsia="Calibri" w:hAnsi="Times New Roman" w:cs="Times New Roman"/>
      <w:b/>
      <w:bCs/>
      <w:sz w:val="24"/>
      <w:szCs w:val="24"/>
      <w:lang w:eastAsia="es-ES"/>
    </w:rPr>
  </w:style>
  <w:style w:type="paragraph" w:styleId="Epgrafe">
    <w:name w:val="caption"/>
    <w:basedOn w:val="Normal"/>
    <w:next w:val="Normal"/>
    <w:uiPriority w:val="99"/>
    <w:qFormat/>
    <w:rsid w:val="003B7E9C"/>
    <w:pPr>
      <w:tabs>
        <w:tab w:val="left" w:pos="0"/>
        <w:tab w:val="left" w:pos="50"/>
        <w:tab w:val="left" w:pos="150"/>
        <w:tab w:val="left" w:pos="4466"/>
        <w:tab w:val="left" w:pos="7894"/>
        <w:tab w:val="right" w:pos="9299"/>
      </w:tabs>
      <w:spacing w:after="0" w:line="240" w:lineRule="auto"/>
    </w:pPr>
    <w:rPr>
      <w:rFonts w:eastAsia="Times New Roman" w:cs="Times New Roman"/>
      <w:b/>
      <w:bCs/>
      <w:szCs w:val="24"/>
      <w:lang w:val="es-ES_tradnl" w:eastAsia="es-ES"/>
    </w:rPr>
  </w:style>
  <w:style w:type="paragraph" w:styleId="Listaconvietas">
    <w:name w:val="List Bullet"/>
    <w:basedOn w:val="Normal"/>
    <w:autoRedefine/>
    <w:uiPriority w:val="99"/>
    <w:rsid w:val="0009680A"/>
    <w:pPr>
      <w:numPr>
        <w:numId w:val="1"/>
      </w:numPr>
      <w:spacing w:after="0" w:line="240" w:lineRule="auto"/>
    </w:pPr>
    <w:rPr>
      <w:rFonts w:ascii="Times New Roman" w:eastAsia="Times New Roman" w:hAnsi="Times New Roman" w:cs="Times New Roman"/>
      <w:sz w:val="24"/>
      <w:szCs w:val="24"/>
      <w:lang w:val="es-ES" w:eastAsia="es-ES"/>
    </w:rPr>
  </w:style>
  <w:style w:type="character" w:customStyle="1" w:styleId="MapadeldocumentoCar">
    <w:name w:val="Mapa del documento Car"/>
    <w:basedOn w:val="Fuentedeprrafopredeter"/>
    <w:link w:val="Mapadeldocumento"/>
    <w:uiPriority w:val="99"/>
    <w:semiHidden/>
    <w:rsid w:val="0009680A"/>
    <w:rPr>
      <w:rFonts w:ascii="Tahoma" w:eastAsia="Calibri" w:hAnsi="Tahoma" w:cs="Times New Roman"/>
      <w:sz w:val="24"/>
      <w:szCs w:val="24"/>
      <w:shd w:val="clear" w:color="auto" w:fill="000080"/>
      <w:lang w:val="es-ES" w:eastAsia="es-ES"/>
    </w:rPr>
  </w:style>
  <w:style w:type="paragraph" w:styleId="Mapadeldocumento">
    <w:name w:val="Document Map"/>
    <w:basedOn w:val="Normal"/>
    <w:link w:val="MapadeldocumentoCar"/>
    <w:uiPriority w:val="99"/>
    <w:semiHidden/>
    <w:rsid w:val="0009680A"/>
    <w:pPr>
      <w:shd w:val="clear" w:color="auto" w:fill="000080"/>
      <w:spacing w:after="0" w:line="240" w:lineRule="auto"/>
    </w:pPr>
    <w:rPr>
      <w:rFonts w:ascii="Tahoma" w:eastAsia="Calibri" w:hAnsi="Tahoma" w:cs="Times New Roman"/>
      <w:sz w:val="24"/>
      <w:szCs w:val="24"/>
      <w:lang w:val="es-ES" w:eastAsia="es-ES"/>
    </w:rPr>
  </w:style>
  <w:style w:type="character" w:customStyle="1" w:styleId="TextocomentarioCar">
    <w:name w:val="Texto comentario Car"/>
    <w:basedOn w:val="Fuentedeprrafopredeter"/>
    <w:link w:val="Textocomentario"/>
    <w:rsid w:val="0009680A"/>
    <w:rPr>
      <w:rFonts w:ascii="Times New Roman" w:eastAsia="Calibri" w:hAnsi="Times New Roman" w:cs="Times New Roman"/>
      <w:sz w:val="20"/>
      <w:szCs w:val="20"/>
      <w:lang w:eastAsia="es-ES"/>
    </w:rPr>
  </w:style>
  <w:style w:type="paragraph" w:styleId="Textocomentario">
    <w:name w:val="annotation text"/>
    <w:basedOn w:val="Normal"/>
    <w:link w:val="TextocomentarioCar"/>
    <w:rsid w:val="0009680A"/>
    <w:pPr>
      <w:spacing w:after="0" w:line="240" w:lineRule="auto"/>
    </w:pPr>
    <w:rPr>
      <w:rFonts w:ascii="Times New Roman" w:eastAsia="Calibri" w:hAnsi="Times New Roman" w:cs="Times New Roman"/>
      <w:sz w:val="20"/>
      <w:szCs w:val="20"/>
      <w:lang w:eastAsia="es-ES"/>
    </w:rPr>
  </w:style>
  <w:style w:type="character" w:customStyle="1" w:styleId="AsuntodelcomentarioCar">
    <w:name w:val="Asunto del comentario Car"/>
    <w:basedOn w:val="TextocomentarioCar"/>
    <w:link w:val="Asuntodelcomentario"/>
    <w:uiPriority w:val="99"/>
    <w:semiHidden/>
    <w:rsid w:val="0009680A"/>
    <w:rPr>
      <w:rFonts w:ascii="Times New Roman" w:eastAsia="Calibri" w:hAnsi="Times New Roman" w:cs="Times New Roman"/>
      <w:b/>
      <w:bCs/>
      <w:sz w:val="20"/>
      <w:szCs w:val="20"/>
      <w:lang w:eastAsia="es-ES"/>
    </w:rPr>
  </w:style>
  <w:style w:type="paragraph" w:styleId="Asuntodelcomentario">
    <w:name w:val="annotation subject"/>
    <w:basedOn w:val="Textocomentario"/>
    <w:next w:val="Textocomentario"/>
    <w:link w:val="AsuntodelcomentarioCar"/>
    <w:uiPriority w:val="99"/>
    <w:semiHidden/>
    <w:rsid w:val="0009680A"/>
    <w:rPr>
      <w:b/>
      <w:bCs/>
    </w:rPr>
  </w:style>
  <w:style w:type="character" w:styleId="Hipervnculo">
    <w:name w:val="Hyperlink"/>
    <w:basedOn w:val="Fuentedeprrafopredeter"/>
    <w:uiPriority w:val="99"/>
    <w:rsid w:val="0009680A"/>
    <w:rPr>
      <w:rFonts w:cs="Times New Roman"/>
      <w:color w:val="0000FF"/>
      <w:u w:val="none"/>
      <w:effect w:val="none"/>
    </w:rPr>
  </w:style>
  <w:style w:type="paragraph" w:customStyle="1" w:styleId="WW-Sangra2detindependiente">
    <w:name w:val="WW-Sangría 2 de t. independiente"/>
    <w:basedOn w:val="Normal"/>
    <w:uiPriority w:val="99"/>
    <w:rsid w:val="0009680A"/>
    <w:pPr>
      <w:widowControl w:val="0"/>
      <w:suppressAutoHyphens/>
      <w:spacing w:after="0" w:line="360" w:lineRule="auto"/>
      <w:ind w:firstLine="720"/>
    </w:pPr>
    <w:rPr>
      <w:rFonts w:ascii="Arial" w:eastAsia="Times New Roman" w:hAnsi="Arial" w:cs="Arial"/>
      <w:lang w:val="es-ES_tradnl" w:eastAsia="es-ES"/>
    </w:rPr>
  </w:style>
  <w:style w:type="character" w:customStyle="1" w:styleId="Fuentedeencabezadopredeter">
    <w:name w:val="Fuente de encabezado predeter."/>
    <w:uiPriority w:val="99"/>
    <w:rsid w:val="0009680A"/>
  </w:style>
  <w:style w:type="paragraph" w:customStyle="1" w:styleId="Normal1">
    <w:name w:val="Normal1"/>
    <w:basedOn w:val="Normal"/>
    <w:rsid w:val="0009680A"/>
    <w:pPr>
      <w:widowControl w:val="0"/>
      <w:autoSpaceDE w:val="0"/>
      <w:autoSpaceDN w:val="0"/>
      <w:adjustRightInd w:val="0"/>
      <w:spacing w:after="270" w:line="270" w:lineRule="atLeast"/>
      <w:textAlignment w:val="center"/>
    </w:pPr>
    <w:rPr>
      <w:rFonts w:ascii="Helvetica" w:eastAsia="Times New Roman" w:hAnsi="Helvetica" w:cs="Helvetica"/>
      <w:color w:val="000000"/>
      <w:w w:val="90"/>
      <w:sz w:val="21"/>
      <w:szCs w:val="21"/>
      <w:lang w:val="es-ES_tradnl" w:eastAsia="es-ES"/>
    </w:rPr>
  </w:style>
  <w:style w:type="paragraph" w:customStyle="1" w:styleId="LISTA1">
    <w:name w:val="LISTA 1"/>
    <w:basedOn w:val="Normal1"/>
    <w:rsid w:val="0009680A"/>
    <w:pPr>
      <w:tabs>
        <w:tab w:val="left" w:pos="283"/>
        <w:tab w:val="left" w:pos="567"/>
      </w:tabs>
      <w:spacing w:after="0"/>
      <w:ind w:left="283" w:hanging="283"/>
    </w:pPr>
  </w:style>
  <w:style w:type="paragraph" w:customStyle="1" w:styleId="Tipo5">
    <w:name w:val="Tipo 5"/>
    <w:basedOn w:val="Normal"/>
    <w:rsid w:val="0009680A"/>
    <w:pPr>
      <w:keepNext/>
      <w:keepLines/>
      <w:widowControl w:val="0"/>
      <w:suppressAutoHyphens/>
      <w:autoSpaceDE w:val="0"/>
      <w:autoSpaceDN w:val="0"/>
      <w:adjustRightInd w:val="0"/>
      <w:spacing w:after="270" w:line="270" w:lineRule="atLeast"/>
      <w:textAlignment w:val="center"/>
    </w:pPr>
    <w:rPr>
      <w:rFonts w:ascii="Garamond" w:eastAsia="Times New Roman" w:hAnsi="Garamond" w:cs="Garamond"/>
      <w:color w:val="000000"/>
      <w:spacing w:val="1"/>
      <w:sz w:val="24"/>
      <w:szCs w:val="24"/>
      <w:lang w:val="es-ES_tradnl" w:eastAsia="es-ES"/>
    </w:rPr>
  </w:style>
  <w:style w:type="paragraph" w:customStyle="1" w:styleId="Tablaspie">
    <w:name w:val="Tablas pie"/>
    <w:basedOn w:val="Normal"/>
    <w:next w:val="Normal"/>
    <w:uiPriority w:val="99"/>
    <w:rsid w:val="0009680A"/>
    <w:pPr>
      <w:widowControl w:val="0"/>
      <w:tabs>
        <w:tab w:val="left" w:pos="283"/>
      </w:tabs>
      <w:autoSpaceDE w:val="0"/>
      <w:autoSpaceDN w:val="0"/>
      <w:adjustRightInd w:val="0"/>
      <w:spacing w:after="270" w:line="180" w:lineRule="atLeast"/>
      <w:textAlignment w:val="center"/>
    </w:pPr>
    <w:rPr>
      <w:rFonts w:ascii="Helvetica" w:eastAsia="Times New Roman" w:hAnsi="Helvetica" w:cs="Helvetica"/>
      <w:color w:val="000000"/>
      <w:w w:val="90"/>
      <w:sz w:val="16"/>
      <w:szCs w:val="16"/>
      <w:lang w:val="es-ES_tradnl" w:eastAsia="es-ES"/>
    </w:rPr>
  </w:style>
  <w:style w:type="paragraph" w:customStyle="1" w:styleId="Tablas">
    <w:name w:val="Tablas"/>
    <w:basedOn w:val="Normal1"/>
    <w:uiPriority w:val="99"/>
    <w:rsid w:val="0009680A"/>
    <w:pPr>
      <w:tabs>
        <w:tab w:val="right" w:pos="5102"/>
      </w:tabs>
      <w:suppressAutoHyphens/>
      <w:spacing w:after="0" w:line="200" w:lineRule="atLeast"/>
    </w:pPr>
    <w:rPr>
      <w:sz w:val="18"/>
      <w:szCs w:val="18"/>
    </w:rPr>
  </w:style>
  <w:style w:type="paragraph" w:customStyle="1" w:styleId="Tipo3">
    <w:name w:val="Tipo 3"/>
    <w:basedOn w:val="Normal"/>
    <w:rsid w:val="0009680A"/>
    <w:pPr>
      <w:keepNext/>
      <w:keepLines/>
      <w:widowControl w:val="0"/>
      <w:suppressAutoHyphens/>
      <w:autoSpaceDE w:val="0"/>
      <w:autoSpaceDN w:val="0"/>
      <w:adjustRightInd w:val="0"/>
      <w:spacing w:after="270" w:line="270" w:lineRule="atLeast"/>
      <w:textAlignment w:val="center"/>
    </w:pPr>
    <w:rPr>
      <w:rFonts w:ascii="Garamond-Bold" w:eastAsia="Times New Roman" w:hAnsi="Garamond-Bold" w:cs="Garamond-Bold"/>
      <w:b/>
      <w:bCs/>
      <w:color w:val="000000"/>
      <w:spacing w:val="1"/>
      <w:sz w:val="24"/>
      <w:szCs w:val="24"/>
      <w:lang w:val="es-ES_tradnl" w:eastAsia="es-ES"/>
    </w:rPr>
  </w:style>
  <w:style w:type="paragraph" w:customStyle="1" w:styleId="TextoCar">
    <w:name w:val="Texto Car"/>
    <w:basedOn w:val="Normal"/>
    <w:link w:val="TextoCarCar"/>
    <w:rsid w:val="0009680A"/>
    <w:pPr>
      <w:spacing w:after="101" w:line="216" w:lineRule="exact"/>
      <w:ind w:firstLine="288"/>
    </w:pPr>
    <w:rPr>
      <w:rFonts w:ascii="Arial" w:eastAsia="Calibri" w:hAnsi="Arial" w:cs="Times New Roman"/>
      <w:sz w:val="18"/>
      <w:szCs w:val="20"/>
      <w:lang w:val="en-US" w:eastAsia="es-ES"/>
    </w:rPr>
  </w:style>
  <w:style w:type="character" w:customStyle="1" w:styleId="TextoCarCar">
    <w:name w:val="Texto Car Car"/>
    <w:link w:val="TextoCar"/>
    <w:uiPriority w:val="99"/>
    <w:locked/>
    <w:rsid w:val="0009680A"/>
    <w:rPr>
      <w:rFonts w:ascii="Arial" w:eastAsia="Calibri" w:hAnsi="Arial" w:cs="Times New Roman"/>
      <w:sz w:val="18"/>
      <w:szCs w:val="20"/>
      <w:lang w:val="en-US" w:eastAsia="es-ES"/>
    </w:rPr>
  </w:style>
  <w:style w:type="paragraph" w:customStyle="1" w:styleId="Titulotablas">
    <w:name w:val="Titulo tablas"/>
    <w:basedOn w:val="Normal1"/>
    <w:uiPriority w:val="99"/>
    <w:rsid w:val="0009680A"/>
    <w:pPr>
      <w:keepLines/>
      <w:suppressAutoHyphens/>
      <w:spacing w:after="170"/>
      <w:jc w:val="center"/>
    </w:pPr>
    <w:rPr>
      <w:b/>
      <w:bCs/>
      <w:w w:val="85"/>
      <w:sz w:val="20"/>
      <w:szCs w:val="20"/>
    </w:rPr>
  </w:style>
  <w:style w:type="paragraph" w:customStyle="1" w:styleId="CM27">
    <w:name w:val="CM27"/>
    <w:basedOn w:val="Default"/>
    <w:next w:val="Default"/>
    <w:uiPriority w:val="99"/>
    <w:rsid w:val="0009680A"/>
    <w:pPr>
      <w:widowControl w:val="0"/>
    </w:pPr>
    <w:rPr>
      <w:rFonts w:ascii="Times" w:eastAsia="Times New Roman" w:hAnsi="Times" w:cs="Times"/>
      <w:color w:val="auto"/>
      <w:lang w:val="es-ES" w:eastAsia="es-ES"/>
    </w:rPr>
  </w:style>
  <w:style w:type="paragraph" w:customStyle="1" w:styleId="CM28">
    <w:name w:val="CM28"/>
    <w:basedOn w:val="Default"/>
    <w:next w:val="Default"/>
    <w:uiPriority w:val="99"/>
    <w:rsid w:val="0009680A"/>
    <w:pPr>
      <w:widowControl w:val="0"/>
    </w:pPr>
    <w:rPr>
      <w:rFonts w:ascii="Times" w:eastAsia="Times New Roman" w:hAnsi="Times" w:cs="Times"/>
      <w:color w:val="auto"/>
      <w:lang w:val="es-ES" w:eastAsia="es-ES"/>
    </w:rPr>
  </w:style>
  <w:style w:type="paragraph" w:customStyle="1" w:styleId="CM29">
    <w:name w:val="CM29"/>
    <w:basedOn w:val="Default"/>
    <w:next w:val="Default"/>
    <w:uiPriority w:val="99"/>
    <w:rsid w:val="0009680A"/>
    <w:pPr>
      <w:widowControl w:val="0"/>
    </w:pPr>
    <w:rPr>
      <w:rFonts w:ascii="Times" w:eastAsia="Times New Roman" w:hAnsi="Times" w:cs="Times"/>
      <w:color w:val="auto"/>
      <w:lang w:val="es-ES" w:eastAsia="es-ES"/>
    </w:rPr>
  </w:style>
  <w:style w:type="paragraph" w:customStyle="1" w:styleId="CM2">
    <w:name w:val="CM2"/>
    <w:basedOn w:val="Default"/>
    <w:next w:val="Default"/>
    <w:uiPriority w:val="99"/>
    <w:rsid w:val="0009680A"/>
    <w:pPr>
      <w:widowControl w:val="0"/>
    </w:pPr>
    <w:rPr>
      <w:rFonts w:ascii="Times" w:eastAsia="Times New Roman" w:hAnsi="Times" w:cs="Times"/>
      <w:color w:val="auto"/>
      <w:lang w:val="es-ES" w:eastAsia="es-ES"/>
    </w:rPr>
  </w:style>
  <w:style w:type="paragraph" w:customStyle="1" w:styleId="Estndar">
    <w:name w:val="Estándar"/>
    <w:basedOn w:val="Normal"/>
    <w:rsid w:val="0009680A"/>
    <w:pPr>
      <w:spacing w:after="0" w:line="240" w:lineRule="auto"/>
    </w:pPr>
    <w:rPr>
      <w:rFonts w:ascii="Times New Roman" w:eastAsia="Times New Roman" w:hAnsi="Times New Roman" w:cs="Times New Roman"/>
      <w:noProof/>
      <w:color w:val="000000"/>
      <w:sz w:val="20"/>
      <w:szCs w:val="20"/>
      <w:lang w:val="en-US" w:eastAsia="es-ES"/>
    </w:rPr>
  </w:style>
  <w:style w:type="paragraph" w:customStyle="1" w:styleId="Vietas">
    <w:name w:val="Viñetas"/>
    <w:basedOn w:val="Normal"/>
    <w:next w:val="Normal"/>
    <w:link w:val="VietasCar"/>
    <w:rsid w:val="0009680A"/>
    <w:pPr>
      <w:widowControl w:val="0"/>
      <w:numPr>
        <w:numId w:val="2"/>
      </w:numPr>
      <w:autoSpaceDE w:val="0"/>
      <w:autoSpaceDN w:val="0"/>
      <w:adjustRightInd w:val="0"/>
      <w:spacing w:after="0" w:line="240" w:lineRule="auto"/>
    </w:pPr>
    <w:rPr>
      <w:rFonts w:ascii="Arial" w:eastAsia="Times New Roman" w:hAnsi="Arial" w:cs="Times New Roman"/>
      <w:sz w:val="20"/>
      <w:szCs w:val="20"/>
      <w:lang w:val="es-ES" w:eastAsia="es-ES"/>
    </w:rPr>
  </w:style>
  <w:style w:type="character" w:customStyle="1" w:styleId="VietasCar">
    <w:name w:val="Viñetas Car"/>
    <w:link w:val="Vietas"/>
    <w:locked/>
    <w:rsid w:val="0009680A"/>
    <w:rPr>
      <w:rFonts w:ascii="Arial" w:eastAsia="Times New Roman" w:hAnsi="Arial" w:cs="Times New Roman"/>
      <w:sz w:val="20"/>
      <w:szCs w:val="20"/>
      <w:lang w:val="es-ES" w:eastAsia="es-ES"/>
    </w:rPr>
  </w:style>
  <w:style w:type="paragraph" w:customStyle="1" w:styleId="Tema">
    <w:name w:val="Tema"/>
    <w:basedOn w:val="Normal"/>
    <w:next w:val="Normal"/>
    <w:rsid w:val="0009680A"/>
    <w:pPr>
      <w:autoSpaceDE w:val="0"/>
      <w:autoSpaceDN w:val="0"/>
      <w:adjustRightInd w:val="0"/>
      <w:spacing w:after="0" w:line="240" w:lineRule="auto"/>
    </w:pPr>
    <w:rPr>
      <w:rFonts w:ascii="Arial" w:eastAsia="Times New Roman" w:hAnsi="Arial" w:cs="Arial"/>
      <w:sz w:val="20"/>
      <w:szCs w:val="20"/>
      <w:lang w:val="es-ES" w:eastAsia="es-ES"/>
    </w:rPr>
  </w:style>
  <w:style w:type="paragraph" w:customStyle="1" w:styleId="LISTARomanos1">
    <w:name w:val="LISTA Romanos1"/>
    <w:basedOn w:val="Normal"/>
    <w:uiPriority w:val="99"/>
    <w:rsid w:val="0009680A"/>
    <w:pPr>
      <w:widowControl w:val="0"/>
      <w:tabs>
        <w:tab w:val="right" w:pos="454"/>
        <w:tab w:val="left" w:pos="567"/>
      </w:tabs>
      <w:autoSpaceDE w:val="0"/>
      <w:autoSpaceDN w:val="0"/>
      <w:adjustRightInd w:val="0"/>
      <w:spacing w:after="0" w:line="270" w:lineRule="atLeast"/>
      <w:ind w:left="567" w:hanging="567"/>
      <w:textAlignment w:val="center"/>
    </w:pPr>
    <w:rPr>
      <w:rFonts w:ascii="Helvetica" w:eastAsia="Times New Roman" w:hAnsi="Helvetica" w:cs="Helvetica"/>
      <w:color w:val="000000"/>
      <w:w w:val="90"/>
      <w:sz w:val="21"/>
      <w:szCs w:val="21"/>
      <w:lang w:val="es-ES_tradnl" w:eastAsia="es-ES"/>
    </w:rPr>
  </w:style>
  <w:style w:type="paragraph" w:customStyle="1" w:styleId="BIBLIOGRAFIA">
    <w:name w:val="BIBLIOGRAFIA"/>
    <w:basedOn w:val="Normal"/>
    <w:uiPriority w:val="99"/>
    <w:rsid w:val="0009680A"/>
    <w:pPr>
      <w:widowControl w:val="0"/>
      <w:suppressAutoHyphens/>
      <w:autoSpaceDE w:val="0"/>
      <w:autoSpaceDN w:val="0"/>
      <w:adjustRightInd w:val="0"/>
      <w:spacing w:after="135" w:line="270" w:lineRule="atLeast"/>
      <w:ind w:left="283" w:hanging="283"/>
      <w:textAlignment w:val="center"/>
    </w:pPr>
    <w:rPr>
      <w:rFonts w:ascii="Helvetica" w:eastAsia="Times New Roman" w:hAnsi="Helvetica" w:cs="Helvetica"/>
      <w:color w:val="000000"/>
      <w:w w:val="90"/>
      <w:sz w:val="21"/>
      <w:szCs w:val="21"/>
      <w:lang w:val="es-ES_tradnl" w:eastAsia="es-ES"/>
    </w:rPr>
  </w:style>
  <w:style w:type="paragraph" w:styleId="Textosinformato">
    <w:name w:val="Plain Text"/>
    <w:basedOn w:val="Normal"/>
    <w:link w:val="TextosinformatoCar"/>
    <w:uiPriority w:val="99"/>
    <w:rsid w:val="0009680A"/>
    <w:pPr>
      <w:spacing w:after="0" w:line="240" w:lineRule="auto"/>
    </w:pPr>
    <w:rPr>
      <w:rFonts w:ascii="Courier New" w:eastAsia="Calibri" w:hAnsi="Courier New" w:cs="Times New Roman"/>
      <w:sz w:val="20"/>
      <w:szCs w:val="20"/>
      <w:lang w:eastAsia="es-ES"/>
    </w:rPr>
  </w:style>
  <w:style w:type="character" w:customStyle="1" w:styleId="TextosinformatoCar">
    <w:name w:val="Texto sin formato Car"/>
    <w:basedOn w:val="Fuentedeprrafopredeter"/>
    <w:link w:val="Textosinformato"/>
    <w:uiPriority w:val="99"/>
    <w:rsid w:val="0009680A"/>
    <w:rPr>
      <w:rFonts w:ascii="Courier New" w:eastAsia="Calibri" w:hAnsi="Courier New" w:cs="Times New Roman"/>
      <w:sz w:val="20"/>
      <w:szCs w:val="20"/>
      <w:lang w:eastAsia="es-ES"/>
    </w:rPr>
  </w:style>
  <w:style w:type="paragraph" w:styleId="HTMLconformatoprevio">
    <w:name w:val="HTML Preformatted"/>
    <w:basedOn w:val="Normal"/>
    <w:link w:val="HTMLconformatoprevioCar"/>
    <w:uiPriority w:val="99"/>
    <w:rsid w:val="000968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Times New Roman" w:cs="Times New Roman"/>
      <w:sz w:val="20"/>
      <w:szCs w:val="20"/>
      <w:lang w:eastAsia="es-ES"/>
    </w:rPr>
  </w:style>
  <w:style w:type="character" w:customStyle="1" w:styleId="HTMLconformatoprevioCar">
    <w:name w:val="HTML con formato previo Car"/>
    <w:basedOn w:val="Fuentedeprrafopredeter"/>
    <w:link w:val="HTMLconformatoprevio"/>
    <w:uiPriority w:val="99"/>
    <w:rsid w:val="0009680A"/>
    <w:rPr>
      <w:rFonts w:ascii="Arial Unicode MS" w:eastAsia="Arial Unicode MS" w:hAnsi="Times New Roman" w:cs="Times New Roman"/>
      <w:sz w:val="20"/>
      <w:szCs w:val="20"/>
      <w:lang w:eastAsia="es-ES"/>
    </w:rPr>
  </w:style>
  <w:style w:type="paragraph" w:customStyle="1" w:styleId="BodyText21">
    <w:name w:val="Body Text 21"/>
    <w:basedOn w:val="Normal"/>
    <w:rsid w:val="0009680A"/>
    <w:pPr>
      <w:tabs>
        <w:tab w:val="left" w:pos="-720"/>
      </w:tabs>
      <w:suppressAutoHyphens/>
      <w:spacing w:after="0" w:line="240" w:lineRule="auto"/>
    </w:pPr>
    <w:rPr>
      <w:rFonts w:ascii="Univers" w:eastAsia="Times New Roman" w:hAnsi="Univers" w:cs="Univers"/>
      <w:spacing w:val="-2"/>
      <w:sz w:val="20"/>
      <w:szCs w:val="20"/>
      <w:lang w:val="es-ES" w:eastAsia="es-ES"/>
    </w:rPr>
  </w:style>
  <w:style w:type="paragraph" w:customStyle="1" w:styleId="CarCarCarCarCarCarCarCarCarCarCarCarCar">
    <w:name w:val="Car Car Car Car Car Car Car Car Car Car Car Car Car"/>
    <w:basedOn w:val="Normal"/>
    <w:uiPriority w:val="99"/>
    <w:rsid w:val="0009680A"/>
    <w:pPr>
      <w:spacing w:after="160" w:line="240" w:lineRule="exact"/>
      <w:jc w:val="right"/>
    </w:pPr>
    <w:rPr>
      <w:rFonts w:ascii="Verdana" w:eastAsia="Times New Roman" w:hAnsi="Verdana" w:cs="Verdana"/>
      <w:sz w:val="20"/>
      <w:szCs w:val="20"/>
    </w:rPr>
  </w:style>
  <w:style w:type="paragraph" w:customStyle="1" w:styleId="CarCarCarCarCarCarCarCarCarCarCarCarCar1">
    <w:name w:val="Car Car Car Car Car Car Car Car Car Car Car Car Car1"/>
    <w:basedOn w:val="Normal"/>
    <w:uiPriority w:val="99"/>
    <w:rsid w:val="0009680A"/>
    <w:pPr>
      <w:spacing w:after="160" w:line="240" w:lineRule="exact"/>
      <w:jc w:val="right"/>
    </w:pPr>
    <w:rPr>
      <w:rFonts w:ascii="Verdana" w:eastAsia="Times New Roman" w:hAnsi="Verdana" w:cs="Verdana"/>
      <w:sz w:val="20"/>
      <w:szCs w:val="20"/>
    </w:rPr>
  </w:style>
  <w:style w:type="character" w:customStyle="1" w:styleId="CarCar2">
    <w:name w:val="Car Car2"/>
    <w:uiPriority w:val="99"/>
    <w:rsid w:val="0009680A"/>
    <w:rPr>
      <w:sz w:val="24"/>
      <w:lang w:val="es-MX" w:eastAsia="es-MX"/>
    </w:rPr>
  </w:style>
  <w:style w:type="paragraph" w:customStyle="1" w:styleId="d">
    <w:name w:val="d"/>
    <w:basedOn w:val="Normal"/>
    <w:rsid w:val="0009680A"/>
    <w:pPr>
      <w:spacing w:after="101" w:line="216" w:lineRule="atLeast"/>
      <w:ind w:left="900" w:hanging="630"/>
    </w:pPr>
    <w:rPr>
      <w:rFonts w:ascii="Arial" w:eastAsia="Calibri" w:hAnsi="Arial" w:cs="Arial"/>
      <w:sz w:val="18"/>
      <w:szCs w:val="18"/>
      <w:lang w:val="es-ES_tradnl" w:eastAsia="es-ES"/>
    </w:rPr>
  </w:style>
  <w:style w:type="paragraph" w:customStyle="1" w:styleId="Normal2">
    <w:name w:val="Normal2"/>
    <w:basedOn w:val="Normal"/>
    <w:rsid w:val="0009680A"/>
    <w:pPr>
      <w:widowControl w:val="0"/>
      <w:autoSpaceDE w:val="0"/>
      <w:autoSpaceDN w:val="0"/>
      <w:adjustRightInd w:val="0"/>
      <w:spacing w:after="270" w:line="270" w:lineRule="atLeast"/>
      <w:textAlignment w:val="center"/>
    </w:pPr>
    <w:rPr>
      <w:rFonts w:ascii="Helvetica" w:eastAsia="Calibri" w:hAnsi="Helvetica" w:cs="Helvetica"/>
      <w:color w:val="000000"/>
      <w:w w:val="90"/>
      <w:sz w:val="21"/>
      <w:szCs w:val="21"/>
      <w:lang w:val="es-ES_tradnl" w:eastAsia="es-ES"/>
    </w:rPr>
  </w:style>
  <w:style w:type="paragraph" w:customStyle="1" w:styleId="CarCarCarCarCarCarCarCarCarCarCarCarCar2">
    <w:name w:val="Car Car Car Car Car Car Car Car Car Car Car Car Car2"/>
    <w:basedOn w:val="Normal"/>
    <w:uiPriority w:val="99"/>
    <w:rsid w:val="0009680A"/>
    <w:pPr>
      <w:spacing w:after="160" w:line="240" w:lineRule="exact"/>
      <w:jc w:val="right"/>
    </w:pPr>
    <w:rPr>
      <w:rFonts w:ascii="Verdana" w:eastAsia="Calibri" w:hAnsi="Verdana" w:cs="Verdana"/>
      <w:sz w:val="20"/>
      <w:szCs w:val="20"/>
    </w:rPr>
  </w:style>
  <w:style w:type="character" w:customStyle="1" w:styleId="CarCar6">
    <w:name w:val="Car Car6"/>
    <w:uiPriority w:val="99"/>
    <w:rsid w:val="0009680A"/>
    <w:rPr>
      <w:sz w:val="24"/>
      <w:lang w:val="es-ES" w:eastAsia="es-ES"/>
    </w:rPr>
  </w:style>
  <w:style w:type="paragraph" w:styleId="Subttulo">
    <w:name w:val="Subtitle"/>
    <w:aliases w:val="contenido tabla"/>
    <w:basedOn w:val="Normal"/>
    <w:next w:val="Normal"/>
    <w:link w:val="SubttuloCar"/>
    <w:autoRedefine/>
    <w:qFormat/>
    <w:rsid w:val="00AC6151"/>
    <w:pPr>
      <w:numPr>
        <w:ilvl w:val="1"/>
      </w:numPr>
      <w:spacing w:after="0" w:line="240" w:lineRule="auto"/>
    </w:pPr>
    <w:rPr>
      <w:rFonts w:ascii="Arial" w:hAnsi="Arial" w:cs="Arial"/>
      <w:b/>
      <w:color w:val="0070C0"/>
    </w:rPr>
  </w:style>
  <w:style w:type="character" w:customStyle="1" w:styleId="SubttuloCar">
    <w:name w:val="Subtítulo Car"/>
    <w:aliases w:val="contenido tabla Car"/>
    <w:basedOn w:val="Fuentedeprrafopredeter"/>
    <w:link w:val="Subttulo"/>
    <w:rsid w:val="00AC6151"/>
    <w:rPr>
      <w:rFonts w:ascii="Arial" w:hAnsi="Arial" w:cs="Arial"/>
      <w:b/>
      <w:color w:val="0070C0"/>
    </w:rPr>
  </w:style>
  <w:style w:type="paragraph" w:customStyle="1" w:styleId="CarCarCarCarCarCarCarCarCarCarCarCarCar3">
    <w:name w:val="Car Car Car Car Car Car Car Car Car Car Car Car Car3"/>
    <w:basedOn w:val="Normal"/>
    <w:uiPriority w:val="99"/>
    <w:rsid w:val="0009680A"/>
    <w:pPr>
      <w:spacing w:after="160" w:line="240" w:lineRule="exact"/>
      <w:jc w:val="right"/>
    </w:pPr>
    <w:rPr>
      <w:rFonts w:ascii="Verdana" w:eastAsia="Times New Roman" w:hAnsi="Verdana" w:cs="Verdana"/>
      <w:sz w:val="20"/>
      <w:szCs w:val="20"/>
    </w:rPr>
  </w:style>
  <w:style w:type="paragraph" w:customStyle="1" w:styleId="INCISO">
    <w:name w:val="INCISO"/>
    <w:basedOn w:val="Normal"/>
    <w:rsid w:val="0009680A"/>
    <w:pPr>
      <w:tabs>
        <w:tab w:val="left" w:pos="1080"/>
      </w:tabs>
      <w:spacing w:after="101" w:line="216" w:lineRule="exact"/>
      <w:ind w:left="1080" w:hanging="360"/>
    </w:pPr>
    <w:rPr>
      <w:rFonts w:ascii="Arial" w:eastAsia="Times New Roman" w:hAnsi="Arial" w:cs="Arial"/>
      <w:sz w:val="18"/>
      <w:szCs w:val="18"/>
      <w:lang w:val="es-ES" w:eastAsia="es-MX"/>
    </w:rPr>
  </w:style>
  <w:style w:type="character" w:styleId="Enfasis">
    <w:name w:val="Emphasis"/>
    <w:basedOn w:val="Fuentedeprrafopredeter"/>
    <w:uiPriority w:val="20"/>
    <w:qFormat/>
    <w:rsid w:val="0009680A"/>
    <w:rPr>
      <w:rFonts w:cs="Times New Roman"/>
      <w:i/>
    </w:rPr>
  </w:style>
  <w:style w:type="character" w:customStyle="1" w:styleId="TextonotaalfinalCar">
    <w:name w:val="Texto nota al final Car"/>
    <w:basedOn w:val="Fuentedeprrafopredeter"/>
    <w:link w:val="Textonotaalfinal"/>
    <w:uiPriority w:val="99"/>
    <w:semiHidden/>
    <w:rsid w:val="0009680A"/>
    <w:rPr>
      <w:rFonts w:ascii="Times New Roman" w:eastAsia="Times New Roman" w:hAnsi="Times New Roman" w:cs="Times New Roman"/>
      <w:sz w:val="20"/>
      <w:szCs w:val="20"/>
      <w:lang w:val="es-ES" w:eastAsia="es-ES"/>
    </w:rPr>
  </w:style>
  <w:style w:type="paragraph" w:styleId="Textonotaalfinal">
    <w:name w:val="endnote text"/>
    <w:basedOn w:val="Normal"/>
    <w:link w:val="TextonotaalfinalCar"/>
    <w:uiPriority w:val="99"/>
    <w:semiHidden/>
    <w:unhideWhenUsed/>
    <w:rsid w:val="0009680A"/>
    <w:pPr>
      <w:spacing w:after="0" w:line="240" w:lineRule="auto"/>
    </w:pPr>
    <w:rPr>
      <w:rFonts w:ascii="Times New Roman" w:eastAsia="Times New Roman" w:hAnsi="Times New Roman" w:cs="Times New Roman"/>
      <w:sz w:val="20"/>
      <w:szCs w:val="20"/>
      <w:lang w:val="es-ES" w:eastAsia="es-ES"/>
    </w:rPr>
  </w:style>
  <w:style w:type="paragraph" w:customStyle="1" w:styleId="Textoindependiente31">
    <w:name w:val="Texto independiente 31"/>
    <w:basedOn w:val="Normal"/>
    <w:rsid w:val="0009680A"/>
    <w:pPr>
      <w:spacing w:after="0" w:line="240" w:lineRule="auto"/>
    </w:pPr>
    <w:rPr>
      <w:rFonts w:ascii="Times New Roman" w:eastAsia="Times New Roman" w:hAnsi="Times New Roman" w:cs="Times New Roman"/>
      <w:sz w:val="24"/>
      <w:szCs w:val="20"/>
      <w:lang w:val="es-ES_tradnl" w:eastAsia="es-ES"/>
    </w:rPr>
  </w:style>
  <w:style w:type="character" w:customStyle="1" w:styleId="apple-style-span">
    <w:name w:val="apple-style-span"/>
    <w:basedOn w:val="Fuentedeprrafopredeter"/>
    <w:rsid w:val="0009680A"/>
  </w:style>
  <w:style w:type="paragraph" w:customStyle="1" w:styleId="Textoindependiente32">
    <w:name w:val="Texto independiente 32"/>
    <w:basedOn w:val="Normal"/>
    <w:rsid w:val="0009680A"/>
    <w:pPr>
      <w:spacing w:after="0" w:line="240" w:lineRule="auto"/>
    </w:pPr>
    <w:rPr>
      <w:rFonts w:ascii="Times New Roman" w:eastAsia="Times New Roman" w:hAnsi="Times New Roman" w:cs="Times New Roman"/>
      <w:sz w:val="24"/>
      <w:szCs w:val="20"/>
      <w:lang w:val="es-ES_tradnl" w:eastAsia="es-ES"/>
    </w:rPr>
  </w:style>
  <w:style w:type="character" w:styleId="Refdecomentario">
    <w:name w:val="annotation reference"/>
    <w:basedOn w:val="Fuentedeprrafopredeter"/>
    <w:unhideWhenUsed/>
    <w:rsid w:val="00E326D4"/>
    <w:rPr>
      <w:sz w:val="16"/>
      <w:szCs w:val="16"/>
    </w:rPr>
  </w:style>
  <w:style w:type="paragraph" w:styleId="Revisin">
    <w:name w:val="Revision"/>
    <w:hidden/>
    <w:rsid w:val="00181269"/>
    <w:pPr>
      <w:spacing w:after="0" w:line="240" w:lineRule="auto"/>
    </w:pPr>
  </w:style>
  <w:style w:type="table" w:styleId="Listaclara-nfasis6">
    <w:name w:val="Light List Accent 6"/>
    <w:basedOn w:val="Tablanormal"/>
    <w:uiPriority w:val="61"/>
    <w:rsid w:val="00AF051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Sombreadomediano2-nfasis6">
    <w:name w:val="Medium Shading 2 Accent 6"/>
    <w:basedOn w:val="Tablanormal"/>
    <w:uiPriority w:val="64"/>
    <w:rsid w:val="00AF051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2-nfasis5">
    <w:name w:val="Medium List 2 Accent 5"/>
    <w:basedOn w:val="Tablanormal"/>
    <w:uiPriority w:val="66"/>
    <w:rsid w:val="00AF051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AF051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stamediana2-nfasis6">
    <w:name w:val="Medium List 2 Accent 6"/>
    <w:basedOn w:val="Tablanormal"/>
    <w:uiPriority w:val="66"/>
    <w:rsid w:val="00AF051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2-nfasis6">
    <w:name w:val="Medium Grid 2 Accent 6"/>
    <w:basedOn w:val="Tablanormal"/>
    <w:uiPriority w:val="68"/>
    <w:rsid w:val="00AF051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Listaoscura-nfasis3">
    <w:name w:val="Dark List Accent 3"/>
    <w:basedOn w:val="Tablanormal"/>
    <w:uiPriority w:val="70"/>
    <w:rsid w:val="00AF051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uadrculamulticolor-nfasis6">
    <w:name w:val="Colorful Grid Accent 6"/>
    <w:basedOn w:val="Tablanormal"/>
    <w:uiPriority w:val="73"/>
    <w:rsid w:val="00AF0510"/>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ulticolor-nfasis5">
    <w:name w:val="Colorful Grid Accent 5"/>
    <w:basedOn w:val="Tablanormal"/>
    <w:uiPriority w:val="73"/>
    <w:rsid w:val="00AF0510"/>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Encabezadodetabladecontenido">
    <w:name w:val="TOC Heading"/>
    <w:basedOn w:val="Ttulo1"/>
    <w:next w:val="Normal"/>
    <w:unhideWhenUsed/>
    <w:qFormat/>
    <w:rsid w:val="00B2642C"/>
    <w:pPr>
      <w:spacing w:before="480" w:line="276" w:lineRule="auto"/>
      <w:outlineLvl w:val="9"/>
    </w:pPr>
    <w:rPr>
      <w:rFonts w:asciiTheme="majorHAnsi" w:eastAsiaTheme="majorEastAsia" w:hAnsiTheme="majorHAnsi" w:cstheme="majorBidi"/>
      <w:b w:val="0"/>
      <w:i/>
      <w:color w:val="365F91" w:themeColor="accent1" w:themeShade="BF"/>
      <w:sz w:val="28"/>
      <w:szCs w:val="28"/>
      <w:lang w:eastAsia="es-MX"/>
    </w:rPr>
  </w:style>
  <w:style w:type="paragraph" w:styleId="TDC2">
    <w:name w:val="toc 2"/>
    <w:basedOn w:val="Normal"/>
    <w:next w:val="Normal"/>
    <w:autoRedefine/>
    <w:uiPriority w:val="39"/>
    <w:unhideWhenUsed/>
    <w:qFormat/>
    <w:rsid w:val="0035513C"/>
    <w:pPr>
      <w:tabs>
        <w:tab w:val="left" w:pos="440"/>
        <w:tab w:val="right" w:leader="dot" w:pos="9356"/>
      </w:tabs>
      <w:spacing w:before="0" w:after="0"/>
      <w:jc w:val="left"/>
    </w:pPr>
    <w:rPr>
      <w:b/>
      <w:bCs/>
      <w:sz w:val="20"/>
      <w:szCs w:val="20"/>
    </w:rPr>
  </w:style>
  <w:style w:type="paragraph" w:styleId="TDC1">
    <w:name w:val="toc 1"/>
    <w:basedOn w:val="Normal"/>
    <w:next w:val="Normal"/>
    <w:autoRedefine/>
    <w:uiPriority w:val="39"/>
    <w:unhideWhenUsed/>
    <w:qFormat/>
    <w:rsid w:val="00CF435B"/>
    <w:pPr>
      <w:tabs>
        <w:tab w:val="right" w:leader="dot" w:pos="9350"/>
      </w:tabs>
      <w:spacing w:after="0" w:line="240" w:lineRule="auto"/>
      <w:jc w:val="left"/>
    </w:pPr>
    <w:rPr>
      <w:rFonts w:asciiTheme="majorHAnsi" w:hAnsiTheme="majorHAnsi"/>
      <w:b/>
      <w:bCs/>
      <w:caps/>
      <w:sz w:val="24"/>
      <w:szCs w:val="24"/>
    </w:rPr>
  </w:style>
  <w:style w:type="paragraph" w:styleId="TDC3">
    <w:name w:val="toc 3"/>
    <w:basedOn w:val="Normal"/>
    <w:next w:val="Normal"/>
    <w:autoRedefine/>
    <w:uiPriority w:val="39"/>
    <w:unhideWhenUsed/>
    <w:qFormat/>
    <w:rsid w:val="00012797"/>
    <w:pPr>
      <w:tabs>
        <w:tab w:val="left" w:pos="660"/>
        <w:tab w:val="right" w:leader="dot" w:pos="9214"/>
        <w:tab w:val="right" w:leader="dot" w:pos="9394"/>
      </w:tabs>
      <w:spacing w:before="0" w:after="0"/>
      <w:ind w:left="655" w:hanging="435"/>
      <w:jc w:val="left"/>
    </w:pPr>
    <w:rPr>
      <w:sz w:val="20"/>
      <w:szCs w:val="20"/>
    </w:rPr>
  </w:style>
  <w:style w:type="paragraph" w:styleId="TDC4">
    <w:name w:val="toc 4"/>
    <w:basedOn w:val="Normal"/>
    <w:next w:val="Normal"/>
    <w:autoRedefine/>
    <w:unhideWhenUsed/>
    <w:rsid w:val="000D613D"/>
    <w:pPr>
      <w:spacing w:before="0" w:after="0"/>
      <w:ind w:left="440"/>
      <w:jc w:val="left"/>
    </w:pPr>
    <w:rPr>
      <w:sz w:val="20"/>
      <w:szCs w:val="20"/>
    </w:rPr>
  </w:style>
  <w:style w:type="character" w:styleId="Referenciasutil">
    <w:name w:val="Subtle Reference"/>
    <w:basedOn w:val="Fuentedeprrafopredeter"/>
    <w:uiPriority w:val="31"/>
    <w:qFormat/>
    <w:rsid w:val="00CB143B"/>
    <w:rPr>
      <w:rFonts w:asciiTheme="minorHAnsi" w:hAnsiTheme="minorHAnsi"/>
      <w:i/>
      <w:caps w:val="0"/>
      <w:smallCaps w:val="0"/>
      <w:strike w:val="0"/>
      <w:dstrike w:val="0"/>
      <w:vanish w:val="0"/>
      <w:color w:val="auto"/>
      <w:sz w:val="22"/>
      <w:u w:val="none"/>
      <w:vertAlign w:val="baseline"/>
    </w:rPr>
  </w:style>
  <w:style w:type="character" w:styleId="Referenciaintensa">
    <w:name w:val="Intense Reference"/>
    <w:basedOn w:val="Fuentedeprrafopredeter"/>
    <w:uiPriority w:val="32"/>
    <w:qFormat/>
    <w:rsid w:val="00AD24B7"/>
    <w:rPr>
      <w:b/>
      <w:bCs/>
      <w:smallCaps/>
      <w:color w:val="C0504D" w:themeColor="accent2"/>
      <w:spacing w:val="5"/>
      <w:u w:val="single"/>
    </w:rPr>
  </w:style>
  <w:style w:type="paragraph" w:styleId="Tabladeilustraciones">
    <w:name w:val="table of figures"/>
    <w:basedOn w:val="Normal"/>
    <w:next w:val="Normal"/>
    <w:unhideWhenUsed/>
    <w:rsid w:val="00141A06"/>
    <w:pPr>
      <w:spacing w:after="0"/>
    </w:pPr>
  </w:style>
  <w:style w:type="paragraph" w:styleId="TDC5">
    <w:name w:val="toc 5"/>
    <w:basedOn w:val="Normal"/>
    <w:next w:val="Normal"/>
    <w:autoRedefine/>
    <w:unhideWhenUsed/>
    <w:rsid w:val="006F5A98"/>
    <w:pPr>
      <w:spacing w:before="0" w:after="0"/>
      <w:ind w:left="660"/>
      <w:jc w:val="left"/>
    </w:pPr>
    <w:rPr>
      <w:sz w:val="20"/>
      <w:szCs w:val="20"/>
    </w:rPr>
  </w:style>
  <w:style w:type="paragraph" w:styleId="TDC6">
    <w:name w:val="toc 6"/>
    <w:basedOn w:val="Normal"/>
    <w:next w:val="Normal"/>
    <w:autoRedefine/>
    <w:unhideWhenUsed/>
    <w:rsid w:val="006F5A98"/>
    <w:pPr>
      <w:spacing w:before="0" w:after="0"/>
      <w:ind w:left="880"/>
      <w:jc w:val="left"/>
    </w:pPr>
    <w:rPr>
      <w:sz w:val="20"/>
      <w:szCs w:val="20"/>
    </w:rPr>
  </w:style>
  <w:style w:type="paragraph" w:styleId="TDC7">
    <w:name w:val="toc 7"/>
    <w:basedOn w:val="Normal"/>
    <w:next w:val="Normal"/>
    <w:autoRedefine/>
    <w:unhideWhenUsed/>
    <w:rsid w:val="006F5A98"/>
    <w:pPr>
      <w:spacing w:before="0" w:after="0"/>
      <w:ind w:left="1100"/>
      <w:jc w:val="left"/>
    </w:pPr>
    <w:rPr>
      <w:sz w:val="20"/>
      <w:szCs w:val="20"/>
    </w:rPr>
  </w:style>
  <w:style w:type="paragraph" w:styleId="TDC8">
    <w:name w:val="toc 8"/>
    <w:basedOn w:val="Normal"/>
    <w:next w:val="Normal"/>
    <w:autoRedefine/>
    <w:unhideWhenUsed/>
    <w:rsid w:val="006F5A98"/>
    <w:pPr>
      <w:spacing w:before="0" w:after="0"/>
      <w:ind w:left="1320"/>
      <w:jc w:val="left"/>
    </w:pPr>
    <w:rPr>
      <w:sz w:val="20"/>
      <w:szCs w:val="20"/>
    </w:rPr>
  </w:style>
  <w:style w:type="paragraph" w:styleId="TDC9">
    <w:name w:val="toc 9"/>
    <w:basedOn w:val="Normal"/>
    <w:next w:val="Normal"/>
    <w:autoRedefine/>
    <w:uiPriority w:val="39"/>
    <w:unhideWhenUsed/>
    <w:rsid w:val="006F5A98"/>
    <w:pPr>
      <w:spacing w:before="0" w:after="0"/>
      <w:ind w:left="1540"/>
      <w:jc w:val="left"/>
    </w:pPr>
    <w:rPr>
      <w:sz w:val="20"/>
      <w:szCs w:val="20"/>
    </w:rPr>
  </w:style>
  <w:style w:type="character" w:customStyle="1" w:styleId="apple-converted-space">
    <w:name w:val="apple-converted-space"/>
    <w:basedOn w:val="Fuentedeprrafopredeter"/>
    <w:rsid w:val="007340D3"/>
  </w:style>
  <w:style w:type="paragraph" w:customStyle="1" w:styleId="Listavistosa-nfasis11">
    <w:name w:val="Lista vistosa - Énfasis 11"/>
    <w:basedOn w:val="Normal"/>
    <w:autoRedefine/>
    <w:uiPriority w:val="34"/>
    <w:qFormat/>
    <w:rsid w:val="004E38E5"/>
    <w:pPr>
      <w:spacing w:before="0" w:after="0" w:line="240" w:lineRule="auto"/>
      <w:ind w:left="349"/>
      <w:contextualSpacing/>
    </w:pPr>
    <w:rPr>
      <w:rFonts w:ascii="Arial" w:eastAsia="MS Mincho" w:hAnsi="Arial" w:cs="Times New Roman"/>
      <w:szCs w:val="24"/>
      <w:lang w:val="es-ES" w:eastAsia="es-ES"/>
    </w:rPr>
  </w:style>
  <w:style w:type="paragraph" w:styleId="Cita">
    <w:name w:val="Quote"/>
    <w:basedOn w:val="Normal"/>
    <w:next w:val="Normal"/>
    <w:link w:val="CitaCar"/>
    <w:qFormat/>
    <w:rsid w:val="003A5115"/>
    <w:pPr>
      <w:spacing w:before="200" w:after="160"/>
      <w:ind w:left="864" w:right="864"/>
      <w:jc w:val="center"/>
    </w:pPr>
    <w:rPr>
      <w:i/>
      <w:iCs/>
      <w:color w:val="404040" w:themeColor="text1" w:themeTint="BF"/>
    </w:rPr>
  </w:style>
  <w:style w:type="character" w:customStyle="1" w:styleId="CitaCar">
    <w:name w:val="Cita Car"/>
    <w:basedOn w:val="Fuentedeprrafopredeter"/>
    <w:link w:val="Cita"/>
    <w:rsid w:val="003A5115"/>
    <w:rPr>
      <w:i/>
      <w:iCs/>
      <w:color w:val="404040" w:themeColor="text1" w:themeTint="BF"/>
    </w:rPr>
  </w:style>
  <w:style w:type="paragraph" w:customStyle="1" w:styleId="xl65">
    <w:name w:val="xl65"/>
    <w:basedOn w:val="Normal"/>
    <w:rsid w:val="00F828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es-ES" w:eastAsia="es-ES"/>
    </w:rPr>
  </w:style>
  <w:style w:type="paragraph" w:customStyle="1" w:styleId="xl66">
    <w:name w:val="xl66"/>
    <w:basedOn w:val="Normal"/>
    <w:rsid w:val="00F828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sz w:val="24"/>
      <w:szCs w:val="24"/>
      <w:lang w:val="es-ES" w:eastAsia="es-ES"/>
    </w:rPr>
  </w:style>
  <w:style w:type="paragraph" w:customStyle="1" w:styleId="xl67">
    <w:name w:val="xl67"/>
    <w:basedOn w:val="Normal"/>
    <w:rsid w:val="00F828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s-ES" w:eastAsia="es-ES"/>
    </w:rPr>
  </w:style>
  <w:style w:type="paragraph" w:customStyle="1" w:styleId="xl68">
    <w:name w:val="xl68"/>
    <w:basedOn w:val="Normal"/>
    <w:rsid w:val="00F8284D"/>
    <w:pPr>
      <w:spacing w:before="100" w:beforeAutospacing="1" w:after="100" w:afterAutospacing="1" w:line="240" w:lineRule="auto"/>
      <w:jc w:val="left"/>
    </w:pPr>
    <w:rPr>
      <w:rFonts w:ascii="Times New Roman" w:eastAsia="Times New Roman" w:hAnsi="Times New Roman" w:cs="Times New Roman"/>
      <w:i/>
      <w:iCs/>
      <w:sz w:val="24"/>
      <w:szCs w:val="24"/>
      <w:lang w:val="es-ES" w:eastAsia="es-ES"/>
    </w:rPr>
  </w:style>
  <w:style w:type="paragraph" w:customStyle="1" w:styleId="xl69">
    <w:name w:val="xl69"/>
    <w:basedOn w:val="Normal"/>
    <w:rsid w:val="00F828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color w:val="000000"/>
      <w:sz w:val="24"/>
      <w:szCs w:val="24"/>
      <w:lang w:val="es-ES" w:eastAsia="es-ES"/>
    </w:rPr>
  </w:style>
  <w:style w:type="paragraph" w:customStyle="1" w:styleId="xl70">
    <w:name w:val="xl70"/>
    <w:basedOn w:val="Normal"/>
    <w:rsid w:val="00F828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s="Times New Roman"/>
      <w:i/>
      <w:iCs/>
      <w:color w:val="000000"/>
      <w:sz w:val="24"/>
      <w:szCs w:val="24"/>
      <w:lang w:val="es-ES" w:eastAsia="es-ES"/>
    </w:rPr>
  </w:style>
  <w:style w:type="paragraph" w:customStyle="1" w:styleId="xl71">
    <w:name w:val="xl71"/>
    <w:basedOn w:val="Normal"/>
    <w:rsid w:val="00F8284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val="es-ES" w:eastAsia="es-ES"/>
    </w:rPr>
  </w:style>
  <w:style w:type="paragraph" w:customStyle="1" w:styleId="xl72">
    <w:name w:val="xl72"/>
    <w:basedOn w:val="Normal"/>
    <w:rsid w:val="00F8284D"/>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es-ES" w:eastAsia="es-ES"/>
    </w:rPr>
  </w:style>
  <w:style w:type="paragraph" w:customStyle="1" w:styleId="xl73">
    <w:name w:val="xl73"/>
    <w:basedOn w:val="Normal"/>
    <w:rsid w:val="00F8284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00"/>
      <w:sz w:val="24"/>
      <w:szCs w:val="24"/>
      <w:lang w:val="es-ES" w:eastAsia="es-ES"/>
    </w:rPr>
  </w:style>
  <w:style w:type="paragraph" w:customStyle="1" w:styleId="xl74">
    <w:name w:val="xl74"/>
    <w:basedOn w:val="Normal"/>
    <w:rsid w:val="00F828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5">
    <w:name w:val="xl75"/>
    <w:basedOn w:val="Normal"/>
    <w:rsid w:val="00F8284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6">
    <w:name w:val="xl76"/>
    <w:basedOn w:val="Normal"/>
    <w:rsid w:val="00F8284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s-ES" w:eastAsia="es-ES"/>
    </w:rPr>
  </w:style>
  <w:style w:type="paragraph" w:customStyle="1" w:styleId="xl77">
    <w:name w:val="xl77"/>
    <w:basedOn w:val="Normal"/>
    <w:rsid w:val="00F8284D"/>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s-ES" w:eastAsia="es-ES"/>
    </w:rPr>
  </w:style>
  <w:style w:type="paragraph" w:customStyle="1" w:styleId="xl78">
    <w:name w:val="xl78"/>
    <w:basedOn w:val="Normal"/>
    <w:rsid w:val="00F8284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3B7E9C"/>
    <w:rPr>
      <w:b/>
      <w:bCs/>
    </w:rPr>
  </w:style>
  <w:style w:type="character" w:styleId="CitaHTML">
    <w:name w:val="HTML Cite"/>
    <w:basedOn w:val="Fuentedeprrafopredeter"/>
    <w:uiPriority w:val="99"/>
    <w:semiHidden/>
    <w:unhideWhenUsed/>
    <w:rsid w:val="003B7E9C"/>
    <w:rPr>
      <w:i/>
      <w:iCs/>
    </w:rPr>
  </w:style>
  <w:style w:type="character" w:styleId="Hipervnculovisitado">
    <w:name w:val="FollowedHyperlink"/>
    <w:basedOn w:val="Fuentedeprrafopredeter"/>
    <w:uiPriority w:val="99"/>
    <w:semiHidden/>
    <w:unhideWhenUsed/>
    <w:rsid w:val="00857B89"/>
    <w:rPr>
      <w:color w:val="800080" w:themeColor="followedHyperlink"/>
      <w:u w:val="single"/>
    </w:rPr>
  </w:style>
  <w:style w:type="character" w:styleId="Refdenotaalfinal">
    <w:name w:val="endnote reference"/>
    <w:basedOn w:val="Fuentedeprrafopredeter"/>
    <w:unhideWhenUsed/>
    <w:rsid w:val="009A2AE1"/>
    <w:rPr>
      <w:vertAlign w:val="superscript"/>
    </w:rPr>
  </w:style>
  <w:style w:type="table" w:customStyle="1" w:styleId="Tablaconcuadrcula1">
    <w:name w:val="Tabla con cuadrícula1"/>
    <w:basedOn w:val="Tablanormal"/>
    <w:next w:val="Tablaconcuadrcula"/>
    <w:uiPriority w:val="59"/>
    <w:rsid w:val="00666C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anormal"/>
    <w:next w:val="Tablaconcuadrcula"/>
    <w:uiPriority w:val="59"/>
    <w:rsid w:val="00FD26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anormal"/>
    <w:next w:val="Tablaconcuadrcula"/>
    <w:uiPriority w:val="59"/>
    <w:rsid w:val="00F145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anormal"/>
    <w:next w:val="Tablaconcuadrcula"/>
    <w:uiPriority w:val="59"/>
    <w:rsid w:val="00F62A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BEZA">
    <w:name w:val="CABEZA"/>
    <w:basedOn w:val="Normal"/>
    <w:rsid w:val="00A76FC9"/>
    <w:pPr>
      <w:spacing w:before="0" w:after="0" w:line="240" w:lineRule="auto"/>
      <w:jc w:val="center"/>
    </w:pPr>
    <w:rPr>
      <w:rFonts w:ascii="Times New Roman" w:eastAsia="Times New Roman" w:hAnsi="Times New Roman" w:cs="Arial"/>
      <w:b/>
      <w:sz w:val="28"/>
      <w:szCs w:val="28"/>
      <w:lang w:val="es-ES_tradnl" w:eastAsia="es-MX"/>
    </w:rPr>
  </w:style>
  <w:style w:type="paragraph" w:customStyle="1" w:styleId="Fechas">
    <w:name w:val="Fechas"/>
    <w:basedOn w:val="Texto"/>
    <w:autoRedefine/>
    <w:rsid w:val="00A76FC9"/>
    <w:pPr>
      <w:widowControl w:val="0"/>
      <w:pBdr>
        <w:bottom w:val="double" w:sz="6" w:space="1" w:color="auto"/>
      </w:pBdr>
      <w:tabs>
        <w:tab w:val="center" w:pos="4464"/>
        <w:tab w:val="right" w:pos="8582"/>
      </w:tabs>
      <w:autoSpaceDE/>
      <w:autoSpaceDN/>
      <w:adjustRightInd/>
      <w:ind w:left="288" w:right="288"/>
      <w:jc w:val="both"/>
    </w:pPr>
    <w:rPr>
      <w:rFonts w:eastAsia="Times New Roman" w:cs="Arial"/>
      <w:snapToGrid w:val="0"/>
      <w:sz w:val="18"/>
      <w:szCs w:val="20"/>
      <w:lang w:eastAsia="es-MX"/>
    </w:rPr>
  </w:style>
  <w:style w:type="paragraph" w:customStyle="1" w:styleId="SUBIN">
    <w:name w:val="SUBIN"/>
    <w:basedOn w:val="Texto"/>
    <w:rsid w:val="00A76FC9"/>
    <w:pPr>
      <w:autoSpaceDE/>
      <w:autoSpaceDN/>
      <w:adjustRightInd/>
      <w:spacing w:after="101" w:line="216" w:lineRule="exact"/>
      <w:ind w:left="1987" w:hanging="720"/>
      <w:jc w:val="both"/>
    </w:pPr>
    <w:rPr>
      <w:rFonts w:ascii="Arial" w:eastAsia="Times New Roman" w:hAnsi="Arial" w:cs="Arial"/>
      <w:sz w:val="18"/>
      <w:szCs w:val="20"/>
      <w:lang w:eastAsia="es-ES"/>
    </w:rPr>
  </w:style>
  <w:style w:type="paragraph" w:customStyle="1" w:styleId="tt">
    <w:name w:val="tt"/>
    <w:basedOn w:val="Texto"/>
    <w:rsid w:val="00A76FC9"/>
    <w:pPr>
      <w:tabs>
        <w:tab w:val="left" w:pos="1320"/>
        <w:tab w:val="left" w:pos="1629"/>
      </w:tabs>
      <w:autoSpaceDE/>
      <w:autoSpaceDN/>
      <w:adjustRightInd/>
      <w:spacing w:after="101" w:line="216" w:lineRule="exact"/>
      <w:ind w:left="1647" w:hanging="1440"/>
      <w:jc w:val="both"/>
    </w:pPr>
    <w:rPr>
      <w:rFonts w:ascii="Arial" w:eastAsia="Times New Roman" w:hAnsi="Arial" w:cs="Arial"/>
      <w:sz w:val="18"/>
      <w:szCs w:val="20"/>
      <w:lang w:val="es-ES_tradnl" w:eastAsia="es-ES"/>
    </w:rPr>
  </w:style>
  <w:style w:type="paragraph" w:customStyle="1" w:styleId="sum">
    <w:name w:val="sum"/>
    <w:basedOn w:val="Texto"/>
    <w:rsid w:val="00A76FC9"/>
    <w:pPr>
      <w:tabs>
        <w:tab w:val="right" w:leader="dot" w:pos="8100"/>
        <w:tab w:val="right" w:pos="8640"/>
      </w:tabs>
      <w:autoSpaceDE/>
      <w:autoSpaceDN/>
      <w:adjustRightInd/>
      <w:spacing w:line="266" w:lineRule="exact"/>
      <w:ind w:left="274" w:right="749"/>
      <w:jc w:val="both"/>
    </w:pPr>
    <w:rPr>
      <w:rFonts w:eastAsia="Times New Roman" w:cs="Arial"/>
      <w:b/>
      <w:sz w:val="20"/>
      <w:szCs w:val="20"/>
      <w:u w:val="single"/>
      <w:lang w:val="es-ES_tradnl" w:eastAsia="es-ES"/>
    </w:rPr>
  </w:style>
  <w:style w:type="paragraph" w:customStyle="1" w:styleId="EstilotextoPrimeralnea0">
    <w:name w:val="Estilo texto + Primera línea:  0&quot;"/>
    <w:basedOn w:val="Normal"/>
    <w:rsid w:val="00A76FC9"/>
    <w:pPr>
      <w:spacing w:before="0" w:after="101" w:line="216" w:lineRule="exact"/>
    </w:pPr>
    <w:rPr>
      <w:rFonts w:ascii="Arial" w:eastAsia="Times New Roman" w:hAnsi="Arial" w:cs="Times New Roman"/>
      <w:sz w:val="18"/>
      <w:szCs w:val="20"/>
      <w:lang w:eastAsia="es-MX"/>
    </w:rPr>
  </w:style>
  <w:style w:type="character" w:customStyle="1" w:styleId="ANOTACIONCar">
    <w:name w:val="ANOTACION Car"/>
    <w:link w:val="ANOTACION"/>
    <w:locked/>
    <w:rsid w:val="00A76FC9"/>
    <w:rPr>
      <w:rFonts w:ascii="Times New Roman" w:hAnsi="Times New Roman" w:cs="Times New Roman"/>
      <w:sz w:val="24"/>
      <w:szCs w:val="24"/>
    </w:rPr>
  </w:style>
  <w:style w:type="paragraph" w:customStyle="1" w:styleId="Sangra2detindependiente1">
    <w:name w:val="Sangría 2 de t. independiente1"/>
    <w:basedOn w:val="Normal"/>
    <w:rsid w:val="00A76FC9"/>
    <w:pPr>
      <w:spacing w:before="0" w:line="480" w:lineRule="atLeast"/>
      <w:ind w:left="283"/>
      <w:jc w:val="left"/>
    </w:pPr>
    <w:rPr>
      <w:rFonts w:ascii="Times New Roman" w:eastAsia="Times New Roman" w:hAnsi="Times New Roman" w:cs="Times New Roman"/>
      <w:sz w:val="24"/>
      <w:szCs w:val="20"/>
      <w:lang w:eastAsia="es-MX"/>
    </w:rPr>
  </w:style>
  <w:style w:type="paragraph" w:customStyle="1" w:styleId="Textonormal">
    <w:name w:val="Texto normal"/>
    <w:basedOn w:val="Normal"/>
    <w:rsid w:val="00A76FC9"/>
    <w:pPr>
      <w:spacing w:before="0" w:line="240" w:lineRule="auto"/>
      <w:jc w:val="left"/>
    </w:pPr>
    <w:rPr>
      <w:rFonts w:ascii="Times New Roman" w:eastAsia="Times New Roman" w:hAnsi="Times New Roman" w:cs="Times New Roman"/>
      <w:sz w:val="24"/>
      <w:szCs w:val="20"/>
      <w:lang w:val="es-ES" w:eastAsia="es-MX"/>
    </w:rPr>
  </w:style>
  <w:style w:type="paragraph" w:customStyle="1" w:styleId="Textodeglobo1">
    <w:name w:val="Texto de globo1"/>
    <w:basedOn w:val="Normal"/>
    <w:rsid w:val="00A76FC9"/>
    <w:pPr>
      <w:spacing w:before="0" w:after="0" w:line="240" w:lineRule="auto"/>
      <w:jc w:val="left"/>
    </w:pPr>
    <w:rPr>
      <w:rFonts w:ascii="Tahoma" w:eastAsia="Times New Roman" w:hAnsi="Tahoma" w:cs="Tahoma"/>
      <w:sz w:val="16"/>
      <w:szCs w:val="20"/>
      <w:lang w:val="es-ES" w:eastAsia="es-MX"/>
    </w:rPr>
  </w:style>
  <w:style w:type="paragraph" w:customStyle="1" w:styleId="prrafo">
    <w:name w:val="párrafo"/>
    <w:basedOn w:val="Normal"/>
    <w:rsid w:val="00A76FC9"/>
    <w:pPr>
      <w:spacing w:line="240" w:lineRule="auto"/>
    </w:pPr>
    <w:rPr>
      <w:rFonts w:ascii="Arial" w:eastAsia="Times New Roman" w:hAnsi="Arial" w:cs="Arial"/>
      <w:sz w:val="24"/>
      <w:szCs w:val="20"/>
      <w:lang w:eastAsia="es-MX"/>
    </w:rPr>
  </w:style>
  <w:style w:type="paragraph" w:customStyle="1" w:styleId="Asuntodelcomentario1">
    <w:name w:val="Asunto del comentario1"/>
    <w:basedOn w:val="Textocomentario"/>
    <w:next w:val="Textocomentario"/>
    <w:rsid w:val="00A76FC9"/>
    <w:pPr>
      <w:spacing w:before="0"/>
      <w:jc w:val="left"/>
    </w:pPr>
    <w:rPr>
      <w:rFonts w:ascii="Calibri" w:eastAsia="Times New Roman" w:hAnsi="Calibri"/>
      <w:b/>
      <w:lang w:val="es-ES" w:eastAsia="x-none"/>
    </w:rPr>
  </w:style>
  <w:style w:type="paragraph" w:customStyle="1" w:styleId="piedecuadro">
    <w:name w:val="pie de cuadro"/>
    <w:basedOn w:val="Normal"/>
    <w:rsid w:val="00A76FC9"/>
    <w:pPr>
      <w:spacing w:before="0" w:after="0" w:line="360" w:lineRule="atLeast"/>
    </w:pPr>
    <w:rPr>
      <w:rFonts w:ascii="Arial" w:eastAsia="Times New Roman" w:hAnsi="Arial" w:cs="Arial"/>
      <w:sz w:val="24"/>
      <w:szCs w:val="20"/>
      <w:lang w:val="es-ES" w:eastAsia="es-MX"/>
    </w:rPr>
  </w:style>
  <w:style w:type="paragraph" w:customStyle="1" w:styleId="Figuras">
    <w:name w:val="Figuras"/>
    <w:basedOn w:val="Normal"/>
    <w:next w:val="Normal"/>
    <w:rsid w:val="00A76FC9"/>
    <w:pPr>
      <w:spacing w:after="0" w:line="240" w:lineRule="auto"/>
      <w:ind w:left="794" w:hanging="794"/>
    </w:pPr>
    <w:rPr>
      <w:rFonts w:ascii="Arial" w:eastAsia="Times New Roman" w:hAnsi="Arial" w:cs="Arial"/>
      <w:b/>
      <w:caps/>
      <w:sz w:val="20"/>
      <w:szCs w:val="20"/>
      <w:lang w:eastAsia="es-MX"/>
    </w:rPr>
  </w:style>
  <w:style w:type="paragraph" w:customStyle="1" w:styleId="Textoindependiente33">
    <w:name w:val="Texto independiente 33"/>
    <w:basedOn w:val="Normal"/>
    <w:rsid w:val="00A76FC9"/>
    <w:pPr>
      <w:spacing w:before="0" w:line="240" w:lineRule="auto"/>
      <w:jc w:val="left"/>
    </w:pPr>
    <w:rPr>
      <w:rFonts w:ascii="Arial" w:eastAsia="Times New Roman" w:hAnsi="Arial" w:cs="Arial"/>
      <w:sz w:val="16"/>
      <w:szCs w:val="20"/>
      <w:lang w:val="es-ES" w:eastAsia="es-MX"/>
    </w:rPr>
  </w:style>
  <w:style w:type="paragraph" w:customStyle="1" w:styleId="titulo4">
    <w:name w:val="titulo 4"/>
    <w:basedOn w:val="Encabezado"/>
    <w:rsid w:val="00A76FC9"/>
    <w:pPr>
      <w:tabs>
        <w:tab w:val="clear" w:pos="4419"/>
        <w:tab w:val="clear" w:pos="8838"/>
        <w:tab w:val="center" w:pos="4252"/>
        <w:tab w:val="right" w:pos="8504"/>
      </w:tabs>
      <w:spacing w:before="0" w:line="360" w:lineRule="atLeast"/>
    </w:pPr>
    <w:rPr>
      <w:rFonts w:ascii="Arial" w:eastAsia="Times New Roman" w:hAnsi="Arial" w:cs="Arial"/>
      <w:b/>
      <w:sz w:val="24"/>
      <w:szCs w:val="20"/>
      <w:lang w:eastAsia="es-MX"/>
    </w:rPr>
  </w:style>
  <w:style w:type="paragraph" w:customStyle="1" w:styleId="Tdc90">
    <w:name w:val="Tdc 9"/>
    <w:basedOn w:val="Normal"/>
    <w:next w:val="Normal"/>
    <w:rsid w:val="00A76FC9"/>
    <w:pPr>
      <w:spacing w:before="0" w:after="0" w:line="240" w:lineRule="auto"/>
      <w:ind w:left="1920"/>
      <w:jc w:val="left"/>
    </w:pPr>
    <w:rPr>
      <w:rFonts w:ascii="Calibri" w:eastAsia="Times New Roman" w:hAnsi="Calibri" w:cs="Calibri"/>
      <w:sz w:val="18"/>
      <w:szCs w:val="20"/>
      <w:lang w:val="es-ES" w:eastAsia="es-MX"/>
    </w:rPr>
  </w:style>
  <w:style w:type="paragraph" w:customStyle="1" w:styleId="Sangra3detindependiente1">
    <w:name w:val="Sangría 3 de t. independiente1"/>
    <w:basedOn w:val="Normal"/>
    <w:rsid w:val="00A76FC9"/>
    <w:pPr>
      <w:spacing w:before="0" w:line="240" w:lineRule="auto"/>
      <w:ind w:left="283"/>
      <w:jc w:val="left"/>
    </w:pPr>
    <w:rPr>
      <w:rFonts w:ascii="Arial" w:eastAsia="Times New Roman" w:hAnsi="Arial" w:cs="Arial"/>
      <w:sz w:val="16"/>
      <w:szCs w:val="20"/>
      <w:lang w:val="es-ES" w:eastAsia="es-MX"/>
    </w:rPr>
  </w:style>
  <w:style w:type="paragraph" w:customStyle="1" w:styleId="TITULO5">
    <w:name w:val="TITULO 5"/>
    <w:basedOn w:val="Normal"/>
    <w:rsid w:val="00A76FC9"/>
    <w:pPr>
      <w:spacing w:before="0" w:after="0" w:line="360" w:lineRule="atLeast"/>
    </w:pPr>
    <w:rPr>
      <w:rFonts w:ascii="Arial" w:eastAsia="Times New Roman" w:hAnsi="Arial" w:cs="Arial"/>
      <w:b/>
      <w:sz w:val="24"/>
      <w:szCs w:val="20"/>
      <w:lang w:eastAsia="es-MX"/>
    </w:rPr>
  </w:style>
  <w:style w:type="paragraph" w:customStyle="1" w:styleId="Textoindependiente21">
    <w:name w:val="Texto independiente 21"/>
    <w:basedOn w:val="Normal"/>
    <w:rsid w:val="00A76FC9"/>
    <w:pPr>
      <w:spacing w:before="0" w:line="240" w:lineRule="auto"/>
      <w:ind w:left="283"/>
      <w:jc w:val="left"/>
    </w:pPr>
    <w:rPr>
      <w:rFonts w:ascii="Times New Roman" w:eastAsia="Times New Roman" w:hAnsi="Times New Roman" w:cs="Times New Roman"/>
      <w:sz w:val="24"/>
      <w:szCs w:val="20"/>
      <w:lang w:val="es-ES" w:eastAsia="es-MX"/>
    </w:rPr>
  </w:style>
  <w:style w:type="paragraph" w:customStyle="1" w:styleId="titulo2sinnumero">
    <w:name w:val="titulo 2 sin numero"/>
    <w:basedOn w:val="Ttulo2"/>
    <w:rsid w:val="00A76FC9"/>
    <w:pPr>
      <w:spacing w:before="240" w:after="360"/>
      <w:ind w:left="0"/>
      <w:jc w:val="both"/>
    </w:pPr>
    <w:rPr>
      <w:rFonts w:eastAsia="Times New Roman"/>
      <w:b w:val="0"/>
      <w:bCs w:val="0"/>
      <w:sz w:val="24"/>
      <w:szCs w:val="20"/>
      <w:lang w:val="es-MX" w:eastAsia="es-MX"/>
    </w:rPr>
  </w:style>
  <w:style w:type="paragraph" w:customStyle="1" w:styleId="Fraccionesreglas">
    <w:name w:val="Fracciones reglas"/>
    <w:basedOn w:val="Normal"/>
    <w:rsid w:val="00A76FC9"/>
    <w:pPr>
      <w:tabs>
        <w:tab w:val="left" w:pos="-720"/>
      </w:tabs>
      <w:spacing w:before="0" w:after="0" w:line="240" w:lineRule="auto"/>
    </w:pPr>
    <w:rPr>
      <w:rFonts w:ascii="Arial" w:eastAsia="Times New Roman" w:hAnsi="Arial" w:cs="Arial"/>
      <w:szCs w:val="20"/>
      <w:lang w:eastAsia="es-MX"/>
    </w:rPr>
  </w:style>
  <w:style w:type="paragraph" w:customStyle="1" w:styleId="pn">
    <w:name w:val="pn"/>
    <w:basedOn w:val="Normal"/>
    <w:rsid w:val="00A76FC9"/>
    <w:pPr>
      <w:spacing w:before="0" w:after="0" w:line="240" w:lineRule="auto"/>
    </w:pPr>
    <w:rPr>
      <w:rFonts w:ascii="Arial" w:eastAsia="Times New Roman" w:hAnsi="Arial" w:cs="Arial"/>
      <w:sz w:val="24"/>
      <w:szCs w:val="20"/>
      <w:lang w:val="es-ES" w:eastAsia="es-MX"/>
    </w:rPr>
  </w:style>
  <w:style w:type="paragraph" w:customStyle="1" w:styleId="subvietas">
    <w:name w:val="subviñetas"/>
    <w:basedOn w:val="Sinespaciado"/>
    <w:rsid w:val="00A76FC9"/>
    <w:pPr>
      <w:tabs>
        <w:tab w:val="left" w:pos="360"/>
        <w:tab w:val="left" w:pos="720"/>
        <w:tab w:val="left" w:pos="1080"/>
        <w:tab w:val="left" w:pos="1209"/>
      </w:tabs>
      <w:spacing w:line="240" w:lineRule="auto"/>
      <w:ind w:left="360" w:hanging="360"/>
      <w:jc w:val="both"/>
    </w:pPr>
    <w:rPr>
      <w:rFonts w:ascii="Arial" w:eastAsia="Times New Roman" w:hAnsi="Arial" w:cs="Arial"/>
      <w:b w:val="0"/>
      <w:sz w:val="22"/>
      <w:szCs w:val="20"/>
      <w:lang w:val="es-ES" w:eastAsia="es-MX"/>
    </w:rPr>
  </w:style>
  <w:style w:type="paragraph" w:customStyle="1" w:styleId="Estilo1">
    <w:name w:val="Estilo1"/>
    <w:basedOn w:val="TDC1"/>
    <w:rsid w:val="00A76FC9"/>
    <w:pPr>
      <w:tabs>
        <w:tab w:val="clear" w:pos="9350"/>
        <w:tab w:val="right" w:leader="dot" w:pos="9352"/>
      </w:tabs>
      <w:spacing w:after="120" w:line="360" w:lineRule="atLeast"/>
    </w:pPr>
    <w:rPr>
      <w:rFonts w:ascii="Calibri" w:eastAsia="Times New Roman" w:hAnsi="Calibri" w:cs="Calibri"/>
      <w:bCs w:val="0"/>
      <w:sz w:val="20"/>
      <w:szCs w:val="20"/>
      <w:lang w:eastAsia="es-MX"/>
    </w:rPr>
  </w:style>
  <w:style w:type="paragraph" w:customStyle="1" w:styleId="ttuloportadilla">
    <w:name w:val="título portadilla"/>
    <w:basedOn w:val="Normal"/>
    <w:rsid w:val="00A76FC9"/>
    <w:pPr>
      <w:spacing w:before="0" w:after="0" w:line="240" w:lineRule="auto"/>
      <w:jc w:val="center"/>
    </w:pPr>
    <w:rPr>
      <w:rFonts w:ascii="Arial" w:eastAsia="Times New Roman" w:hAnsi="Arial" w:cs="Arial"/>
      <w:sz w:val="48"/>
      <w:szCs w:val="20"/>
      <w:lang w:val="es-ES" w:eastAsia="es-MX"/>
    </w:rPr>
  </w:style>
  <w:style w:type="paragraph" w:customStyle="1" w:styleId="subnormal">
    <w:name w:val="subnormal"/>
    <w:basedOn w:val="Normal"/>
    <w:rsid w:val="00A76FC9"/>
    <w:pPr>
      <w:spacing w:before="0" w:after="0" w:line="240" w:lineRule="auto"/>
      <w:ind w:left="360" w:right="364"/>
    </w:pPr>
    <w:rPr>
      <w:rFonts w:ascii="Arial" w:eastAsia="Times New Roman" w:hAnsi="Arial" w:cs="Arial"/>
      <w:szCs w:val="20"/>
      <w:lang w:val="es-ES" w:eastAsia="es-MX"/>
    </w:rPr>
  </w:style>
  <w:style w:type="paragraph" w:customStyle="1" w:styleId="Titulo1sinnmero">
    <w:name w:val="Titulo 1 sin número"/>
    <w:basedOn w:val="Normal"/>
    <w:rsid w:val="00A76FC9"/>
    <w:pPr>
      <w:spacing w:before="0" w:after="0" w:line="240" w:lineRule="auto"/>
      <w:jc w:val="center"/>
    </w:pPr>
    <w:rPr>
      <w:rFonts w:ascii="Arial" w:eastAsia="Times New Roman" w:hAnsi="Arial" w:cs="Arial"/>
      <w:b/>
      <w:caps/>
      <w:sz w:val="24"/>
      <w:szCs w:val="20"/>
      <w:lang w:val="es-ES" w:eastAsia="es-MX"/>
    </w:rPr>
  </w:style>
  <w:style w:type="paragraph" w:customStyle="1" w:styleId="portadilla20">
    <w:name w:val="portadilla 20"/>
    <w:basedOn w:val="Normal"/>
    <w:next w:val="Normal"/>
    <w:rsid w:val="00A76FC9"/>
    <w:pPr>
      <w:spacing w:before="0" w:after="0" w:line="240" w:lineRule="auto"/>
      <w:jc w:val="right"/>
    </w:pPr>
    <w:rPr>
      <w:rFonts w:ascii="Arial" w:eastAsia="Times New Roman" w:hAnsi="Arial" w:cs="Arial"/>
      <w:sz w:val="40"/>
      <w:szCs w:val="20"/>
      <w:lang w:val="es-ES" w:eastAsia="es-MX"/>
    </w:rPr>
  </w:style>
  <w:style w:type="paragraph" w:customStyle="1" w:styleId="Leyenda">
    <w:name w:val="Leyenda"/>
    <w:basedOn w:val="Normal"/>
    <w:rsid w:val="00A76FC9"/>
    <w:pPr>
      <w:tabs>
        <w:tab w:val="left" w:pos="192"/>
        <w:tab w:val="left" w:pos="284"/>
        <w:tab w:val="left" w:pos="926"/>
      </w:tabs>
      <w:spacing w:before="0" w:after="0" w:line="240" w:lineRule="auto"/>
      <w:ind w:left="120"/>
    </w:pPr>
    <w:rPr>
      <w:rFonts w:ascii="Arial" w:eastAsia="Times New Roman" w:hAnsi="Arial" w:cs="Arial"/>
      <w:smallCaps/>
      <w:sz w:val="32"/>
      <w:szCs w:val="20"/>
      <w:lang w:val="es-ES" w:eastAsia="es-MX"/>
    </w:rPr>
  </w:style>
  <w:style w:type="paragraph" w:customStyle="1" w:styleId="EstiloComplejaCursiv">
    <w:name w:val="Estilo (Compleja) Cursiv"/>
    <w:basedOn w:val="Normal"/>
    <w:next w:val="Normal"/>
    <w:rsid w:val="00A76FC9"/>
    <w:pPr>
      <w:spacing w:before="0" w:after="0" w:line="240" w:lineRule="auto"/>
      <w:jc w:val="right"/>
    </w:pPr>
    <w:rPr>
      <w:rFonts w:ascii="Arial" w:eastAsia="Times New Roman" w:hAnsi="Arial" w:cs="Arial"/>
      <w:b/>
      <w:sz w:val="48"/>
      <w:szCs w:val="20"/>
      <w:lang w:val="es-ES_tradnl" w:eastAsia="es-MX"/>
    </w:rPr>
  </w:style>
  <w:style w:type="paragraph" w:customStyle="1" w:styleId="WW-BodyTextIndent3">
    <w:name w:val="WW-Body Text Indent 3"/>
    <w:basedOn w:val="Normal"/>
    <w:rsid w:val="00A76FC9"/>
    <w:pPr>
      <w:spacing w:before="0" w:after="0" w:line="240" w:lineRule="auto"/>
      <w:ind w:left="912" w:firstLine="438"/>
    </w:pPr>
    <w:rPr>
      <w:rFonts w:ascii="Times New Roman" w:eastAsia="Times New Roman" w:hAnsi="Times New Roman" w:cs="Times New Roman"/>
      <w:noProof/>
      <w:sz w:val="24"/>
      <w:szCs w:val="20"/>
      <w:lang w:val="es-ES" w:eastAsia="es-MX"/>
    </w:rPr>
  </w:style>
  <w:style w:type="paragraph" w:customStyle="1" w:styleId="WW-BodyTextIndent2">
    <w:name w:val="WW-Body Text Indent 2"/>
    <w:basedOn w:val="Normal"/>
    <w:rsid w:val="00A76FC9"/>
    <w:pPr>
      <w:tabs>
        <w:tab w:val="left" w:pos="720"/>
      </w:tabs>
      <w:spacing w:before="0" w:after="0" w:line="240" w:lineRule="auto"/>
      <w:ind w:firstLine="283"/>
    </w:pPr>
    <w:rPr>
      <w:rFonts w:ascii="Arial" w:eastAsia="Times New Roman" w:hAnsi="Arial" w:cs="Arial"/>
      <w:noProof/>
      <w:sz w:val="24"/>
      <w:szCs w:val="20"/>
      <w:lang w:val="es-ES" w:eastAsia="es-MX"/>
    </w:rPr>
  </w:style>
  <w:style w:type="paragraph" w:customStyle="1" w:styleId="WW-BodyText2">
    <w:name w:val="WW-Body Text 2"/>
    <w:basedOn w:val="Normal"/>
    <w:rsid w:val="00A76FC9"/>
    <w:pPr>
      <w:spacing w:before="0" w:after="0" w:line="240" w:lineRule="auto"/>
      <w:jc w:val="center"/>
    </w:pPr>
    <w:rPr>
      <w:rFonts w:ascii="Times New Roman" w:eastAsia="Times New Roman" w:hAnsi="Times New Roman" w:cs="Times New Roman"/>
      <w:b/>
      <w:noProof/>
      <w:sz w:val="24"/>
      <w:szCs w:val="20"/>
      <w:lang w:val="es-ES" w:eastAsia="es-MX"/>
    </w:rPr>
  </w:style>
  <w:style w:type="paragraph" w:customStyle="1" w:styleId="WW-BodyText3">
    <w:name w:val="WW-Body Text 3"/>
    <w:basedOn w:val="Normal"/>
    <w:rsid w:val="00A76FC9"/>
    <w:pPr>
      <w:spacing w:before="0" w:after="0" w:line="240" w:lineRule="auto"/>
    </w:pPr>
    <w:rPr>
      <w:rFonts w:ascii="Times New Roman" w:eastAsia="Times New Roman" w:hAnsi="Times New Roman" w:cs="Times New Roman"/>
      <w:b/>
      <w:noProof/>
      <w:sz w:val="28"/>
      <w:szCs w:val="20"/>
      <w:lang w:val="es-ES" w:eastAsia="es-MX"/>
    </w:rPr>
  </w:style>
  <w:style w:type="paragraph" w:customStyle="1" w:styleId="EstiloCursivaCar">
    <w:name w:val="Estilo Cursiva Car"/>
    <w:basedOn w:val="Normal"/>
    <w:next w:val="Normal"/>
    <w:link w:val="EstiloCursivaCarCar"/>
    <w:rsid w:val="00A76FC9"/>
    <w:pPr>
      <w:spacing w:before="0" w:after="0" w:line="240" w:lineRule="auto"/>
    </w:pPr>
    <w:rPr>
      <w:rFonts w:ascii="Arial" w:eastAsia="Times New Roman" w:hAnsi="Arial" w:cs="Arial"/>
      <w:i/>
      <w:szCs w:val="20"/>
      <w:lang w:val="es-ES_tradnl" w:eastAsia="es-MX"/>
    </w:rPr>
  </w:style>
  <w:style w:type="paragraph" w:customStyle="1" w:styleId="EstiloEstiloCompleja">
    <w:name w:val="Estilo Estilo (Compleja)"/>
    <w:basedOn w:val="EstiloComplejaCursiv"/>
    <w:next w:val="Normal"/>
    <w:rsid w:val="00A76FC9"/>
    <w:pPr>
      <w:jc w:val="left"/>
    </w:pPr>
    <w:rPr>
      <w:i/>
      <w:sz w:val="22"/>
    </w:rPr>
  </w:style>
  <w:style w:type="paragraph" w:customStyle="1" w:styleId="Normalcursiva">
    <w:name w:val="Normal+cursiva"/>
    <w:basedOn w:val="EstiloEstiloCompleja"/>
    <w:rsid w:val="00A76FC9"/>
  </w:style>
  <w:style w:type="paragraph" w:customStyle="1" w:styleId="tamao9">
    <w:name w:val="tamaño 9"/>
    <w:basedOn w:val="Normal"/>
    <w:rsid w:val="00A76FC9"/>
    <w:pPr>
      <w:spacing w:before="0" w:after="0" w:line="240" w:lineRule="auto"/>
    </w:pPr>
    <w:rPr>
      <w:rFonts w:ascii="Arial" w:eastAsia="Times New Roman" w:hAnsi="Arial" w:cs="Arial"/>
      <w:sz w:val="18"/>
      <w:szCs w:val="20"/>
      <w:lang w:val="es-ES" w:eastAsia="es-MX"/>
    </w:rPr>
  </w:style>
  <w:style w:type="paragraph" w:customStyle="1" w:styleId="BodyTextIndent31">
    <w:name w:val="Body Text Indent 31"/>
    <w:basedOn w:val="Normal"/>
    <w:rsid w:val="00A76FC9"/>
    <w:pPr>
      <w:tabs>
        <w:tab w:val="left" w:pos="-720"/>
      </w:tabs>
      <w:spacing w:before="0" w:after="0" w:line="240" w:lineRule="auto"/>
      <w:ind w:left="720"/>
    </w:pPr>
    <w:rPr>
      <w:rFonts w:ascii="Arial" w:eastAsia="Times New Roman" w:hAnsi="Arial" w:cs="Arial"/>
      <w:sz w:val="20"/>
      <w:szCs w:val="20"/>
      <w:lang w:val="es-ES_tradnl" w:eastAsia="es-MX"/>
    </w:rPr>
  </w:style>
  <w:style w:type="paragraph" w:customStyle="1" w:styleId="Vieta">
    <w:name w:val="Viñeta"/>
    <w:basedOn w:val="Normal"/>
    <w:rsid w:val="00A76FC9"/>
    <w:pPr>
      <w:tabs>
        <w:tab w:val="left" w:pos="40"/>
      </w:tabs>
      <w:spacing w:before="0" w:after="0" w:line="240" w:lineRule="auto"/>
      <w:ind w:left="284" w:hanging="284"/>
      <w:jc w:val="left"/>
    </w:pPr>
    <w:rPr>
      <w:rFonts w:ascii="Times New Roman" w:eastAsia="Times New Roman" w:hAnsi="Times New Roman" w:cs="Times New Roman"/>
      <w:noProof/>
      <w:sz w:val="24"/>
      <w:szCs w:val="20"/>
      <w:lang w:val="es-ES" w:eastAsia="es-MX"/>
    </w:rPr>
  </w:style>
  <w:style w:type="paragraph" w:customStyle="1" w:styleId="Betatex">
    <w:name w:val="Betatex"/>
    <w:basedOn w:val="Normal"/>
    <w:rsid w:val="00A76FC9"/>
    <w:pPr>
      <w:spacing w:after="0" w:line="360" w:lineRule="atLeast"/>
      <w:ind w:firstLine="284"/>
    </w:pPr>
    <w:rPr>
      <w:rFonts w:ascii="Arial" w:eastAsia="Times New Roman" w:hAnsi="Arial" w:cs="Arial"/>
      <w:sz w:val="24"/>
      <w:szCs w:val="20"/>
      <w:lang w:val="es-ES" w:eastAsia="es-MX"/>
    </w:rPr>
  </w:style>
  <w:style w:type="paragraph" w:customStyle="1" w:styleId="Ttulo21">
    <w:name w:val="Título 21"/>
    <w:basedOn w:val="Normal"/>
    <w:next w:val="Normal"/>
    <w:rsid w:val="00A76FC9"/>
    <w:pPr>
      <w:spacing w:before="0" w:after="0" w:line="240" w:lineRule="auto"/>
      <w:jc w:val="left"/>
    </w:pPr>
    <w:rPr>
      <w:rFonts w:ascii="Arial" w:eastAsia="Times New Roman" w:hAnsi="Arial" w:cs="Arial"/>
      <w:sz w:val="24"/>
      <w:szCs w:val="20"/>
      <w:lang w:val="en-US" w:eastAsia="es-MX"/>
    </w:rPr>
  </w:style>
  <w:style w:type="paragraph" w:customStyle="1" w:styleId="Ttulo40">
    <w:name w:val="Título4"/>
    <w:basedOn w:val="Normal"/>
    <w:rsid w:val="00A76FC9"/>
    <w:pPr>
      <w:spacing w:before="0" w:after="0" w:line="240" w:lineRule="auto"/>
    </w:pPr>
    <w:rPr>
      <w:rFonts w:ascii="Arial" w:eastAsia="Times New Roman" w:hAnsi="Arial" w:cs="Arial"/>
      <w:i/>
      <w:szCs w:val="20"/>
      <w:lang w:val="es-ES" w:eastAsia="es-MX"/>
    </w:rPr>
  </w:style>
  <w:style w:type="paragraph" w:customStyle="1" w:styleId="NormalArial">
    <w:name w:val="Normal + Arial"/>
    <w:basedOn w:val="Ttulo2"/>
    <w:rsid w:val="00A76FC9"/>
    <w:pPr>
      <w:spacing w:before="240" w:after="60"/>
      <w:ind w:left="0"/>
      <w:jc w:val="both"/>
    </w:pPr>
    <w:rPr>
      <w:rFonts w:eastAsia="Times New Roman"/>
      <w:b w:val="0"/>
      <w:bCs w:val="0"/>
      <w:smallCaps/>
      <w:color w:val="FFFFFF"/>
      <w:szCs w:val="20"/>
      <w:lang w:val="es-MX" w:eastAsia="es-MX"/>
    </w:rPr>
  </w:style>
  <w:style w:type="paragraph" w:customStyle="1" w:styleId="Titulo-tabla">
    <w:name w:val="Titulo-tabla"/>
    <w:basedOn w:val="Normal"/>
    <w:rsid w:val="00A76FC9"/>
    <w:pPr>
      <w:tabs>
        <w:tab w:val="left" w:pos="1440"/>
      </w:tabs>
      <w:spacing w:before="0" w:after="0" w:line="240" w:lineRule="auto"/>
      <w:ind w:left="360" w:hanging="360"/>
    </w:pPr>
    <w:rPr>
      <w:rFonts w:ascii="Arial" w:eastAsia="Times New Roman" w:hAnsi="Arial" w:cs="Arial"/>
      <w:szCs w:val="20"/>
      <w:lang w:eastAsia="es-MX"/>
    </w:rPr>
  </w:style>
  <w:style w:type="paragraph" w:customStyle="1" w:styleId="Ttulo-figura">
    <w:name w:val="Título-figura"/>
    <w:basedOn w:val="Normal"/>
    <w:rsid w:val="00A76FC9"/>
    <w:pPr>
      <w:tabs>
        <w:tab w:val="left" w:pos="360"/>
      </w:tabs>
      <w:spacing w:before="0" w:after="0" w:line="240" w:lineRule="auto"/>
      <w:ind w:left="360" w:hanging="360"/>
      <w:jc w:val="left"/>
    </w:pPr>
    <w:rPr>
      <w:rFonts w:ascii="Arial" w:eastAsia="Times New Roman" w:hAnsi="Arial" w:cs="Arial"/>
      <w:szCs w:val="20"/>
      <w:lang w:eastAsia="es-MX"/>
    </w:rPr>
  </w:style>
  <w:style w:type="paragraph" w:customStyle="1" w:styleId="Prrafo0">
    <w:name w:val="Párrafo"/>
    <w:basedOn w:val="Normal"/>
    <w:rsid w:val="00A76FC9"/>
    <w:pPr>
      <w:tabs>
        <w:tab w:val="right" w:leader="dot" w:pos="284"/>
      </w:tabs>
      <w:spacing w:before="0" w:after="0" w:line="240" w:lineRule="auto"/>
      <w:ind w:firstLine="284"/>
    </w:pPr>
    <w:rPr>
      <w:rFonts w:ascii="Arial" w:eastAsia="Times New Roman" w:hAnsi="Arial" w:cs="Arial"/>
      <w:sz w:val="24"/>
      <w:szCs w:val="20"/>
      <w:lang w:eastAsia="es-MX"/>
    </w:rPr>
  </w:style>
  <w:style w:type="paragraph" w:customStyle="1" w:styleId="lista-vieta">
    <w:name w:val="lista-viñeta"/>
    <w:basedOn w:val="Normal"/>
    <w:rsid w:val="00A76FC9"/>
    <w:pPr>
      <w:tabs>
        <w:tab w:val="left" w:pos="1440"/>
      </w:tabs>
      <w:spacing w:before="0" w:after="0" w:line="240" w:lineRule="auto"/>
      <w:ind w:left="360" w:hanging="360"/>
    </w:pPr>
    <w:rPr>
      <w:rFonts w:ascii="Arial" w:eastAsia="Times New Roman" w:hAnsi="Arial" w:cs="Arial"/>
      <w:sz w:val="24"/>
      <w:szCs w:val="20"/>
      <w:lang w:eastAsia="es-MX"/>
    </w:rPr>
  </w:style>
  <w:style w:type="paragraph" w:customStyle="1" w:styleId="Predeterminado">
    <w:name w:val="Predeterminado"/>
    <w:rsid w:val="00A76FC9"/>
    <w:pPr>
      <w:spacing w:after="0" w:line="240" w:lineRule="auto"/>
    </w:pPr>
    <w:rPr>
      <w:rFonts w:ascii="Times New Roman" w:eastAsia="Times New Roman" w:hAnsi="Times New Roman" w:cs="Times New Roman"/>
      <w:sz w:val="20"/>
      <w:szCs w:val="20"/>
      <w:lang w:val="es-ES" w:eastAsia="es-MX"/>
    </w:rPr>
  </w:style>
  <w:style w:type="paragraph" w:customStyle="1" w:styleId="xl23">
    <w:name w:val="xl23"/>
    <w:basedOn w:val="Normal"/>
    <w:rsid w:val="00A76FC9"/>
    <w:pPr>
      <w:spacing w:before="100" w:after="100" w:line="240" w:lineRule="auto"/>
      <w:jc w:val="center"/>
    </w:pPr>
    <w:rPr>
      <w:rFonts w:ascii="Times New Roman" w:eastAsia="Arial Unicode MS" w:hAnsi="Times New Roman" w:cs="Times New Roman"/>
      <w:sz w:val="24"/>
      <w:szCs w:val="20"/>
      <w:lang w:val="en-US" w:eastAsia="es-MX"/>
    </w:rPr>
  </w:style>
  <w:style w:type="paragraph" w:customStyle="1" w:styleId="xl24">
    <w:name w:val="xl24"/>
    <w:basedOn w:val="Normal"/>
    <w:rsid w:val="00A76FC9"/>
    <w:pPr>
      <w:spacing w:before="100" w:after="100" w:line="240" w:lineRule="auto"/>
      <w:jc w:val="left"/>
    </w:pPr>
    <w:rPr>
      <w:rFonts w:ascii="Times New Roman" w:eastAsia="Arial Unicode MS" w:hAnsi="Times New Roman" w:cs="Times New Roman"/>
      <w:sz w:val="24"/>
      <w:szCs w:val="20"/>
      <w:lang w:val="en-US" w:eastAsia="es-MX"/>
    </w:rPr>
  </w:style>
  <w:style w:type="paragraph" w:customStyle="1" w:styleId="tablas0">
    <w:name w:val="tablas"/>
    <w:basedOn w:val="Normal"/>
    <w:rsid w:val="00A76FC9"/>
    <w:pPr>
      <w:tabs>
        <w:tab w:val="left" w:pos="864"/>
      </w:tabs>
      <w:spacing w:before="0" w:after="0" w:line="240" w:lineRule="auto"/>
      <w:ind w:left="864" w:right="-144" w:hanging="360"/>
      <w:jc w:val="left"/>
    </w:pPr>
    <w:rPr>
      <w:rFonts w:ascii="Arial Narrow" w:eastAsia="Times New Roman" w:hAnsi="Arial Narrow" w:cs="Arial Narrow"/>
      <w:sz w:val="24"/>
      <w:szCs w:val="20"/>
      <w:lang w:eastAsia="es-MX"/>
    </w:rPr>
  </w:style>
  <w:style w:type="paragraph" w:customStyle="1" w:styleId="Listadevietas3">
    <w:name w:val="Lista de viñetas 3"/>
    <w:basedOn w:val="Normal"/>
    <w:rsid w:val="00A76FC9"/>
    <w:pPr>
      <w:tabs>
        <w:tab w:val="left" w:pos="720"/>
      </w:tabs>
      <w:spacing w:before="0" w:after="0" w:line="240" w:lineRule="auto"/>
      <w:ind w:left="720" w:hanging="180"/>
      <w:jc w:val="left"/>
    </w:pPr>
    <w:rPr>
      <w:rFonts w:ascii="Times New Roman" w:eastAsia="Times New Roman" w:hAnsi="Times New Roman" w:cs="Times New Roman"/>
      <w:sz w:val="24"/>
      <w:szCs w:val="20"/>
      <w:lang w:eastAsia="es-MX"/>
    </w:rPr>
  </w:style>
  <w:style w:type="paragraph" w:customStyle="1" w:styleId="BodyTextIndent32">
    <w:name w:val="Body Text Indent 32"/>
    <w:basedOn w:val="Normal"/>
    <w:rsid w:val="00A76FC9"/>
    <w:pPr>
      <w:tabs>
        <w:tab w:val="left" w:pos="-720"/>
      </w:tabs>
      <w:spacing w:before="0" w:after="0" w:line="240" w:lineRule="auto"/>
      <w:ind w:left="720"/>
    </w:pPr>
    <w:rPr>
      <w:rFonts w:ascii="Arial" w:eastAsia="Times New Roman" w:hAnsi="Arial" w:cs="Arial"/>
      <w:sz w:val="20"/>
      <w:szCs w:val="20"/>
      <w:lang w:val="es-ES_tradnl" w:eastAsia="es-MX"/>
    </w:rPr>
  </w:style>
  <w:style w:type="paragraph" w:customStyle="1" w:styleId="Estilo2">
    <w:name w:val="Estilo2"/>
    <w:basedOn w:val="Ttulo3"/>
    <w:rsid w:val="00A76FC9"/>
    <w:pPr>
      <w:numPr>
        <w:numId w:val="0"/>
      </w:numPr>
      <w:spacing w:before="0"/>
      <w:jc w:val="both"/>
    </w:pPr>
    <w:rPr>
      <w:rFonts w:eastAsia="Times New Roman"/>
      <w:iCs/>
      <w:szCs w:val="20"/>
      <w:lang w:val="es-ES_tradnl" w:eastAsia="x-none"/>
    </w:rPr>
  </w:style>
  <w:style w:type="paragraph" w:customStyle="1" w:styleId="Estilo3">
    <w:name w:val="Estilo3"/>
    <w:basedOn w:val="Ttulo3"/>
    <w:rsid w:val="00A76FC9"/>
    <w:pPr>
      <w:numPr>
        <w:numId w:val="0"/>
      </w:numPr>
      <w:spacing w:before="0"/>
      <w:jc w:val="both"/>
    </w:pPr>
    <w:rPr>
      <w:rFonts w:eastAsia="Times New Roman"/>
      <w:iCs/>
      <w:color w:val="008000"/>
      <w:szCs w:val="20"/>
      <w:lang w:val="es-ES_tradnl" w:eastAsia="x-none"/>
    </w:rPr>
  </w:style>
  <w:style w:type="paragraph" w:customStyle="1" w:styleId="BodyText22">
    <w:name w:val="Body Text 22"/>
    <w:basedOn w:val="Normal"/>
    <w:rsid w:val="00A76FC9"/>
    <w:pPr>
      <w:spacing w:before="0" w:after="0" w:line="240" w:lineRule="auto"/>
    </w:pPr>
    <w:rPr>
      <w:rFonts w:ascii="Arial" w:eastAsia="Times New Roman" w:hAnsi="Arial" w:cs="Arial"/>
      <w:sz w:val="24"/>
      <w:szCs w:val="20"/>
      <w:lang w:eastAsia="es-MX"/>
    </w:rPr>
  </w:style>
  <w:style w:type="paragraph" w:customStyle="1" w:styleId="Normal11pt">
    <w:name w:val="Normal+11pt"/>
    <w:basedOn w:val="Normal"/>
    <w:rsid w:val="00A76FC9"/>
    <w:pPr>
      <w:spacing w:before="0" w:after="0" w:line="240" w:lineRule="auto"/>
      <w:ind w:right="19"/>
    </w:pPr>
    <w:rPr>
      <w:rFonts w:ascii="Arial" w:eastAsia="Times New Roman" w:hAnsi="Arial" w:cs="Arial"/>
      <w:sz w:val="24"/>
      <w:szCs w:val="20"/>
      <w:lang w:val="en-US" w:eastAsia="es-MX"/>
    </w:rPr>
  </w:style>
  <w:style w:type="paragraph" w:customStyle="1" w:styleId="HTMLconformatoprevio1">
    <w:name w:val="HTML con formato previo1"/>
    <w:basedOn w:val="Normal"/>
    <w:rsid w:val="00A76F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s-ES" w:eastAsia="es-MX"/>
    </w:rPr>
  </w:style>
  <w:style w:type="paragraph" w:customStyle="1" w:styleId="NormalComplejoAria">
    <w:name w:val="Normal + (Complejo) Aria"/>
    <w:basedOn w:val="Textonormal"/>
    <w:rsid w:val="00A76FC9"/>
    <w:pPr>
      <w:tabs>
        <w:tab w:val="left" w:pos="504"/>
        <w:tab w:val="left" w:pos="567"/>
      </w:tabs>
      <w:spacing w:after="0"/>
      <w:ind w:right="136"/>
      <w:jc w:val="both"/>
    </w:pPr>
    <w:rPr>
      <w:rFonts w:ascii="Arial" w:hAnsi="Arial" w:cs="Arial"/>
      <w:sz w:val="22"/>
      <w:lang w:val="es-MX"/>
    </w:rPr>
  </w:style>
  <w:style w:type="paragraph" w:customStyle="1" w:styleId="Estilo4">
    <w:name w:val="Estilo4"/>
    <w:basedOn w:val="Ttulo2"/>
    <w:rsid w:val="00A76FC9"/>
    <w:pPr>
      <w:keepNext w:val="0"/>
      <w:ind w:left="0"/>
      <w:jc w:val="both"/>
    </w:pPr>
    <w:rPr>
      <w:rFonts w:eastAsia="Times New Roman"/>
      <w:bCs w:val="0"/>
      <w:i/>
      <w:caps/>
      <w:szCs w:val="20"/>
      <w:lang w:val="es-MX" w:eastAsia="es-MX"/>
    </w:rPr>
  </w:style>
  <w:style w:type="paragraph" w:customStyle="1" w:styleId="Textodebloque1">
    <w:name w:val="Texto de bloque1"/>
    <w:basedOn w:val="Normal"/>
    <w:rsid w:val="00A76FC9"/>
    <w:pPr>
      <w:spacing w:before="0" w:after="0" w:line="240" w:lineRule="auto"/>
      <w:ind w:left="180" w:right="44"/>
    </w:pPr>
    <w:rPr>
      <w:rFonts w:ascii="Arial" w:eastAsia="Times New Roman" w:hAnsi="Arial" w:cs="Arial"/>
      <w:szCs w:val="20"/>
      <w:lang w:val="es-ES" w:eastAsia="es-MX"/>
    </w:rPr>
  </w:style>
  <w:style w:type="paragraph" w:styleId="Lista2">
    <w:name w:val="List 2"/>
    <w:basedOn w:val="Normal"/>
    <w:rsid w:val="00A76FC9"/>
    <w:pPr>
      <w:spacing w:before="0" w:after="0" w:line="240" w:lineRule="auto"/>
      <w:ind w:left="283" w:hanging="283"/>
      <w:jc w:val="left"/>
    </w:pPr>
    <w:rPr>
      <w:rFonts w:ascii="Times New Roman" w:eastAsia="Times New Roman" w:hAnsi="Times New Roman" w:cs="Times New Roman"/>
      <w:sz w:val="24"/>
      <w:szCs w:val="20"/>
      <w:lang w:val="es-ES" w:eastAsia="es-MX"/>
    </w:rPr>
  </w:style>
  <w:style w:type="paragraph" w:styleId="Lista3">
    <w:name w:val="List 3"/>
    <w:basedOn w:val="Normal"/>
    <w:rsid w:val="00A76FC9"/>
    <w:pPr>
      <w:spacing w:before="0" w:after="0" w:line="240" w:lineRule="auto"/>
      <w:ind w:left="566" w:hanging="283"/>
      <w:jc w:val="left"/>
    </w:pPr>
    <w:rPr>
      <w:rFonts w:ascii="Times New Roman" w:eastAsia="Times New Roman" w:hAnsi="Times New Roman" w:cs="Times New Roman"/>
      <w:sz w:val="24"/>
      <w:szCs w:val="20"/>
      <w:lang w:val="es-ES" w:eastAsia="es-MX"/>
    </w:rPr>
  </w:style>
  <w:style w:type="paragraph" w:styleId="Lista4">
    <w:name w:val="List 4"/>
    <w:basedOn w:val="Normal"/>
    <w:rsid w:val="00A76FC9"/>
    <w:pPr>
      <w:spacing w:before="0" w:after="0" w:line="240" w:lineRule="auto"/>
      <w:ind w:left="849" w:hanging="283"/>
      <w:jc w:val="left"/>
    </w:pPr>
    <w:rPr>
      <w:rFonts w:ascii="Times New Roman" w:eastAsia="Times New Roman" w:hAnsi="Times New Roman" w:cs="Times New Roman"/>
      <w:sz w:val="24"/>
      <w:szCs w:val="20"/>
      <w:lang w:val="es-ES" w:eastAsia="es-MX"/>
    </w:rPr>
  </w:style>
  <w:style w:type="paragraph" w:styleId="Lista5">
    <w:name w:val="List 5"/>
    <w:basedOn w:val="Normal"/>
    <w:rsid w:val="00A76FC9"/>
    <w:pPr>
      <w:spacing w:before="0" w:after="0" w:line="240" w:lineRule="auto"/>
      <w:ind w:left="1132" w:hanging="283"/>
      <w:jc w:val="left"/>
    </w:pPr>
    <w:rPr>
      <w:rFonts w:ascii="Times New Roman" w:eastAsia="Times New Roman" w:hAnsi="Times New Roman" w:cs="Times New Roman"/>
      <w:sz w:val="24"/>
      <w:szCs w:val="20"/>
      <w:lang w:val="es-ES" w:eastAsia="es-MX"/>
    </w:rPr>
  </w:style>
  <w:style w:type="paragraph" w:customStyle="1" w:styleId="Encabezadodelmensaje">
    <w:name w:val="Encabezado del mensaje"/>
    <w:basedOn w:val="Normal"/>
    <w:rsid w:val="00A76FC9"/>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jc w:val="left"/>
    </w:pPr>
    <w:rPr>
      <w:rFonts w:ascii="Arial" w:eastAsia="Times New Roman" w:hAnsi="Arial" w:cs="Arial"/>
      <w:sz w:val="24"/>
      <w:szCs w:val="20"/>
      <w:lang w:val="es-ES" w:eastAsia="es-MX"/>
    </w:rPr>
  </w:style>
  <w:style w:type="paragraph" w:customStyle="1" w:styleId="Saludo1">
    <w:name w:val="Saludo1"/>
    <w:basedOn w:val="Normal"/>
    <w:next w:val="Normal"/>
    <w:rsid w:val="00A76FC9"/>
    <w:pPr>
      <w:spacing w:before="0" w:after="0" w:line="240" w:lineRule="auto"/>
      <w:jc w:val="left"/>
    </w:pPr>
    <w:rPr>
      <w:rFonts w:ascii="Times New Roman" w:eastAsia="Times New Roman" w:hAnsi="Times New Roman" w:cs="Times New Roman"/>
      <w:sz w:val="24"/>
      <w:szCs w:val="20"/>
      <w:lang w:val="es-ES" w:eastAsia="es-MX"/>
    </w:rPr>
  </w:style>
  <w:style w:type="paragraph" w:customStyle="1" w:styleId="Listadevietas4">
    <w:name w:val="Lista de viñetas 4"/>
    <w:basedOn w:val="Normal"/>
    <w:rsid w:val="00A76FC9"/>
    <w:pPr>
      <w:tabs>
        <w:tab w:val="left" w:pos="360"/>
      </w:tabs>
      <w:spacing w:before="0" w:after="0" w:line="240" w:lineRule="auto"/>
      <w:ind w:left="360" w:hanging="360"/>
      <w:jc w:val="left"/>
    </w:pPr>
    <w:rPr>
      <w:rFonts w:ascii="Times New Roman" w:eastAsia="Times New Roman" w:hAnsi="Times New Roman" w:cs="Times New Roman"/>
      <w:sz w:val="24"/>
      <w:szCs w:val="20"/>
      <w:lang w:val="es-ES" w:eastAsia="es-MX"/>
    </w:rPr>
  </w:style>
  <w:style w:type="paragraph" w:customStyle="1" w:styleId="Listadevietas5">
    <w:name w:val="Lista de viñetas 5"/>
    <w:basedOn w:val="Normal"/>
    <w:rsid w:val="00A76FC9"/>
    <w:pPr>
      <w:tabs>
        <w:tab w:val="left" w:pos="360"/>
      </w:tabs>
      <w:spacing w:before="0" w:after="0" w:line="240" w:lineRule="auto"/>
      <w:ind w:left="360" w:hanging="360"/>
      <w:jc w:val="left"/>
    </w:pPr>
    <w:rPr>
      <w:rFonts w:ascii="Times New Roman" w:eastAsia="Times New Roman" w:hAnsi="Times New Roman" w:cs="Times New Roman"/>
      <w:sz w:val="24"/>
      <w:szCs w:val="20"/>
      <w:lang w:val="es-ES" w:eastAsia="es-MX"/>
    </w:rPr>
  </w:style>
  <w:style w:type="paragraph" w:customStyle="1" w:styleId="Listadevietas">
    <w:name w:val="Lista de viñetas"/>
    <w:basedOn w:val="Normal"/>
    <w:rsid w:val="00A76FC9"/>
    <w:pPr>
      <w:tabs>
        <w:tab w:val="left" w:pos="360"/>
      </w:tabs>
      <w:spacing w:before="0" w:after="0" w:line="240" w:lineRule="auto"/>
      <w:ind w:left="360" w:hanging="360"/>
      <w:jc w:val="left"/>
    </w:pPr>
    <w:rPr>
      <w:rFonts w:ascii="Times New Roman" w:eastAsia="Times New Roman" w:hAnsi="Times New Roman" w:cs="Times New Roman"/>
      <w:sz w:val="24"/>
      <w:szCs w:val="20"/>
      <w:lang w:val="es-ES" w:eastAsia="es-MX"/>
    </w:rPr>
  </w:style>
  <w:style w:type="paragraph" w:customStyle="1" w:styleId="Listacontinua2">
    <w:name w:val="Lista continua 2"/>
    <w:basedOn w:val="Normal"/>
    <w:rsid w:val="00A76FC9"/>
    <w:pPr>
      <w:tabs>
        <w:tab w:val="left" w:pos="360"/>
      </w:tabs>
      <w:spacing w:before="0" w:after="0" w:line="240" w:lineRule="auto"/>
      <w:ind w:left="360" w:hanging="360"/>
      <w:jc w:val="left"/>
    </w:pPr>
    <w:rPr>
      <w:rFonts w:ascii="Times New Roman" w:eastAsia="Times New Roman" w:hAnsi="Times New Roman" w:cs="Times New Roman"/>
      <w:sz w:val="24"/>
      <w:szCs w:val="20"/>
      <w:lang w:val="es-ES" w:eastAsia="es-MX"/>
    </w:rPr>
  </w:style>
  <w:style w:type="paragraph" w:customStyle="1" w:styleId="Listacontinua3">
    <w:name w:val="Lista continua 3"/>
    <w:basedOn w:val="Normal"/>
    <w:rsid w:val="00A76FC9"/>
    <w:pPr>
      <w:spacing w:before="0" w:line="240" w:lineRule="auto"/>
      <w:ind w:left="283"/>
      <w:jc w:val="left"/>
    </w:pPr>
    <w:rPr>
      <w:rFonts w:ascii="Times New Roman" w:eastAsia="Times New Roman" w:hAnsi="Times New Roman" w:cs="Times New Roman"/>
      <w:sz w:val="24"/>
      <w:szCs w:val="20"/>
      <w:lang w:val="es-ES" w:eastAsia="es-MX"/>
    </w:rPr>
  </w:style>
  <w:style w:type="paragraph" w:customStyle="1" w:styleId="Listacontinua4">
    <w:name w:val="Lista continua 4"/>
    <w:basedOn w:val="Normal"/>
    <w:rsid w:val="00A76FC9"/>
    <w:pPr>
      <w:spacing w:before="0" w:line="240" w:lineRule="auto"/>
      <w:ind w:left="566"/>
      <w:jc w:val="left"/>
    </w:pPr>
    <w:rPr>
      <w:rFonts w:ascii="Times New Roman" w:eastAsia="Times New Roman" w:hAnsi="Times New Roman" w:cs="Times New Roman"/>
      <w:sz w:val="24"/>
      <w:szCs w:val="20"/>
      <w:lang w:val="es-ES" w:eastAsia="es-MX"/>
    </w:rPr>
  </w:style>
  <w:style w:type="paragraph" w:customStyle="1" w:styleId="Listacontinua5">
    <w:name w:val="Lista continua 5"/>
    <w:basedOn w:val="Normal"/>
    <w:rsid w:val="00A76FC9"/>
    <w:pPr>
      <w:spacing w:before="0" w:line="240" w:lineRule="auto"/>
      <w:ind w:left="849"/>
      <w:jc w:val="left"/>
    </w:pPr>
    <w:rPr>
      <w:rFonts w:ascii="Times New Roman" w:eastAsia="Times New Roman" w:hAnsi="Times New Roman" w:cs="Times New Roman"/>
      <w:sz w:val="24"/>
      <w:szCs w:val="20"/>
      <w:lang w:val="es-ES" w:eastAsia="es-MX"/>
    </w:rPr>
  </w:style>
  <w:style w:type="paragraph" w:customStyle="1" w:styleId="Listacontinua">
    <w:name w:val="Lista continua"/>
    <w:basedOn w:val="Normal"/>
    <w:rsid w:val="00A76FC9"/>
    <w:pPr>
      <w:tabs>
        <w:tab w:val="left" w:pos="474"/>
      </w:tabs>
      <w:spacing w:before="0" w:line="240" w:lineRule="auto"/>
      <w:ind w:left="1132"/>
      <w:jc w:val="left"/>
    </w:pPr>
    <w:rPr>
      <w:rFonts w:ascii="Times New Roman" w:eastAsia="Times New Roman" w:hAnsi="Times New Roman" w:cs="Times New Roman"/>
      <w:sz w:val="24"/>
      <w:szCs w:val="20"/>
      <w:lang w:val="es-ES" w:eastAsia="es-MX"/>
    </w:rPr>
  </w:style>
  <w:style w:type="paragraph" w:customStyle="1" w:styleId="Direccininterior">
    <w:name w:val="Dirección interior"/>
    <w:basedOn w:val="Normal"/>
    <w:rsid w:val="00A76FC9"/>
    <w:pPr>
      <w:tabs>
        <w:tab w:val="left" w:pos="360"/>
      </w:tabs>
      <w:spacing w:before="0" w:after="0" w:line="240" w:lineRule="auto"/>
      <w:jc w:val="left"/>
    </w:pPr>
    <w:rPr>
      <w:rFonts w:ascii="Times New Roman" w:eastAsia="Times New Roman" w:hAnsi="Times New Roman" w:cs="Times New Roman"/>
      <w:sz w:val="24"/>
      <w:szCs w:val="20"/>
      <w:lang w:val="es-ES" w:eastAsia="es-MX"/>
    </w:rPr>
  </w:style>
  <w:style w:type="paragraph" w:customStyle="1" w:styleId="Textoindependienteprimerasangra21">
    <w:name w:val="Texto independiente primera sangría 21"/>
    <w:basedOn w:val="Textoindependiente21"/>
    <w:rsid w:val="00A76FC9"/>
    <w:pPr>
      <w:ind w:firstLine="210"/>
    </w:pPr>
  </w:style>
  <w:style w:type="paragraph" w:customStyle="1" w:styleId="arial-negrita-subray">
    <w:name w:val="arial-negrita-subray"/>
    <w:basedOn w:val="Normal"/>
    <w:rsid w:val="00A76FC9"/>
    <w:pPr>
      <w:spacing w:before="100" w:after="100" w:line="240" w:lineRule="auto"/>
      <w:jc w:val="left"/>
    </w:pPr>
    <w:rPr>
      <w:rFonts w:ascii="Times New Roman" w:eastAsia="Times New Roman" w:hAnsi="Times New Roman" w:cs="Times New Roman"/>
      <w:sz w:val="24"/>
      <w:szCs w:val="20"/>
      <w:lang w:val="es-ES" w:eastAsia="es-MX"/>
    </w:rPr>
  </w:style>
  <w:style w:type="paragraph" w:customStyle="1" w:styleId="arial">
    <w:name w:val="arial"/>
    <w:basedOn w:val="Normal"/>
    <w:rsid w:val="00A76FC9"/>
    <w:pPr>
      <w:spacing w:before="100" w:after="100" w:line="240" w:lineRule="auto"/>
      <w:jc w:val="left"/>
    </w:pPr>
    <w:rPr>
      <w:rFonts w:ascii="Times New Roman" w:eastAsia="Times New Roman" w:hAnsi="Times New Roman" w:cs="Times New Roman"/>
      <w:sz w:val="24"/>
      <w:szCs w:val="20"/>
      <w:lang w:val="es-ES" w:eastAsia="es-MX"/>
    </w:rPr>
  </w:style>
  <w:style w:type="paragraph" w:customStyle="1" w:styleId="ecmsonormal11">
    <w:name w:val="ec_msonormal11"/>
    <w:basedOn w:val="Normal"/>
    <w:rsid w:val="00A76FC9"/>
    <w:pPr>
      <w:shd w:val="clear" w:color="auto" w:fill="FFFFFF"/>
      <w:spacing w:before="15" w:after="0" w:line="240" w:lineRule="auto"/>
      <w:jc w:val="left"/>
    </w:pPr>
    <w:rPr>
      <w:rFonts w:ascii="Times New Roman" w:eastAsia="Times New Roman" w:hAnsi="Times New Roman" w:cs="Times New Roman"/>
      <w:sz w:val="24"/>
      <w:szCs w:val="20"/>
      <w:lang w:val="es-ES" w:eastAsia="es-MX"/>
    </w:rPr>
  </w:style>
  <w:style w:type="paragraph" w:customStyle="1" w:styleId="Textosinformato1">
    <w:name w:val="Texto sin formato1"/>
    <w:basedOn w:val="Normal"/>
    <w:rsid w:val="00A76FC9"/>
    <w:pPr>
      <w:spacing w:before="0" w:after="0" w:line="240" w:lineRule="auto"/>
      <w:jc w:val="left"/>
    </w:pPr>
    <w:rPr>
      <w:rFonts w:ascii="Courier New" w:eastAsia="Times New Roman" w:hAnsi="Courier New" w:cs="Courier New"/>
      <w:sz w:val="20"/>
      <w:szCs w:val="20"/>
      <w:lang w:eastAsia="es-MX"/>
    </w:rPr>
  </w:style>
  <w:style w:type="paragraph" w:customStyle="1" w:styleId="Normal10">
    <w:name w:val="Normal+1"/>
    <w:basedOn w:val="Normal"/>
    <w:next w:val="Normal"/>
    <w:rsid w:val="00A76FC9"/>
    <w:pPr>
      <w:spacing w:before="0" w:after="0" w:line="240" w:lineRule="auto"/>
      <w:jc w:val="left"/>
    </w:pPr>
    <w:rPr>
      <w:rFonts w:ascii="Arial" w:eastAsia="Times New Roman" w:hAnsi="Arial" w:cs="Arial"/>
      <w:sz w:val="24"/>
      <w:szCs w:val="20"/>
      <w:lang w:val="es-ES" w:eastAsia="es-MX"/>
    </w:rPr>
  </w:style>
  <w:style w:type="paragraph" w:customStyle="1" w:styleId="Vi00F1eta">
    <w:name w:val="Vi&lt;00F1&gt;eta"/>
    <w:basedOn w:val="Normal"/>
    <w:rsid w:val="00A76FC9"/>
    <w:pPr>
      <w:tabs>
        <w:tab w:val="left" w:pos="40"/>
      </w:tabs>
      <w:spacing w:before="0" w:after="0" w:line="288" w:lineRule="atLeast"/>
      <w:ind w:left="284" w:hanging="284"/>
      <w:jc w:val="left"/>
    </w:pPr>
    <w:rPr>
      <w:rFonts w:ascii="Times New Roman" w:eastAsia="Times New Roman" w:hAnsi="Times New Roman" w:cs="Times New Roman"/>
      <w:color w:val="000000"/>
      <w:sz w:val="24"/>
      <w:szCs w:val="20"/>
      <w:lang w:val="en-GB" w:eastAsia="es-MX"/>
    </w:rPr>
  </w:style>
  <w:style w:type="paragraph" w:customStyle="1" w:styleId="Est00E1ndar">
    <w:name w:val="Est&lt;00E1&gt;ndar"/>
    <w:basedOn w:val="Normal"/>
    <w:rsid w:val="00A76FC9"/>
    <w:pPr>
      <w:spacing w:before="0" w:after="0" w:line="288" w:lineRule="atLeast"/>
      <w:jc w:val="left"/>
    </w:pPr>
    <w:rPr>
      <w:rFonts w:ascii="Times New Roman (TT)" w:eastAsia="Times New Roman" w:hAnsi="Times New Roman (TT)" w:cs="Times New Roman (TT)"/>
      <w:color w:val="000000"/>
      <w:sz w:val="24"/>
      <w:szCs w:val="20"/>
      <w:lang w:val="en-GB" w:eastAsia="es-MX"/>
    </w:rPr>
  </w:style>
  <w:style w:type="paragraph" w:customStyle="1" w:styleId="TextoPCyMCar">
    <w:name w:val="Texto PCyM Car"/>
    <w:basedOn w:val="Normal"/>
    <w:rsid w:val="00A76FC9"/>
    <w:pPr>
      <w:spacing w:before="0" w:after="0" w:line="240" w:lineRule="auto"/>
    </w:pPr>
    <w:rPr>
      <w:rFonts w:ascii="Arial" w:eastAsia="Times New Roman" w:hAnsi="Arial" w:cs="Arial"/>
      <w:sz w:val="20"/>
      <w:szCs w:val="20"/>
      <w:lang w:val="es-ES_tradnl" w:eastAsia="es-MX"/>
    </w:rPr>
  </w:style>
  <w:style w:type="paragraph" w:customStyle="1" w:styleId="Titulo3">
    <w:name w:val="Titulo 3"/>
    <w:rsid w:val="00A76FC9"/>
    <w:pPr>
      <w:spacing w:after="0" w:line="240" w:lineRule="auto"/>
      <w:jc w:val="both"/>
    </w:pPr>
    <w:rPr>
      <w:rFonts w:ascii="Arial" w:eastAsia="Times New Roman" w:hAnsi="Arial" w:cs="Arial"/>
      <w:b/>
      <w:szCs w:val="20"/>
      <w:lang w:val="es-ES_tradnl" w:eastAsia="es-MX"/>
    </w:rPr>
  </w:style>
  <w:style w:type="paragraph" w:customStyle="1" w:styleId="Prrafodelista2">
    <w:name w:val="Párrafo de lista2"/>
    <w:basedOn w:val="Normal"/>
    <w:rsid w:val="00A76FC9"/>
    <w:pPr>
      <w:spacing w:before="0" w:after="0" w:line="240" w:lineRule="auto"/>
      <w:ind w:left="720"/>
      <w:jc w:val="left"/>
    </w:pPr>
    <w:rPr>
      <w:rFonts w:ascii="Times New Roman" w:eastAsia="Times New Roman" w:hAnsi="Times New Roman" w:cs="Times New Roman"/>
      <w:sz w:val="24"/>
      <w:szCs w:val="20"/>
      <w:lang w:val="es-ES" w:eastAsia="es-MX"/>
    </w:rPr>
  </w:style>
  <w:style w:type="paragraph" w:customStyle="1" w:styleId="TITULO10">
    <w:name w:val="TITULO 1"/>
    <w:basedOn w:val="Normal"/>
    <w:rsid w:val="00A76FC9"/>
    <w:pPr>
      <w:spacing w:before="0" w:after="0" w:line="240" w:lineRule="auto"/>
      <w:jc w:val="left"/>
    </w:pPr>
    <w:rPr>
      <w:rFonts w:ascii="Arial" w:eastAsia="Times New Roman" w:hAnsi="Arial" w:cs="Arial"/>
      <w:b/>
      <w:sz w:val="24"/>
      <w:szCs w:val="20"/>
      <w:lang w:eastAsia="es-MX"/>
    </w:rPr>
  </w:style>
  <w:style w:type="paragraph" w:customStyle="1" w:styleId="TITULO2-">
    <w:name w:val="TITULO 2-"/>
    <w:basedOn w:val="Ttulo2"/>
    <w:rsid w:val="00A76FC9"/>
    <w:pPr>
      <w:ind w:left="0"/>
      <w:jc w:val="both"/>
    </w:pPr>
    <w:rPr>
      <w:rFonts w:eastAsia="Times New Roman"/>
      <w:b w:val="0"/>
      <w:bCs w:val="0"/>
      <w:sz w:val="24"/>
      <w:szCs w:val="20"/>
      <w:lang w:val="es-ES_tradnl" w:eastAsia="es-MX"/>
    </w:rPr>
  </w:style>
  <w:style w:type="paragraph" w:customStyle="1" w:styleId="TITULO1-">
    <w:name w:val="TITULO 1-"/>
    <w:basedOn w:val="TITULO10"/>
    <w:rsid w:val="00A76FC9"/>
  </w:style>
  <w:style w:type="paragraph" w:customStyle="1" w:styleId="xl64">
    <w:name w:val="xl64"/>
    <w:basedOn w:val="Normal"/>
    <w:rsid w:val="00A76FC9"/>
    <w:pPr>
      <w:pBdr>
        <w:top w:val="single" w:sz="6" w:space="0" w:color="auto"/>
        <w:left w:val="single" w:sz="6" w:space="0" w:color="auto"/>
        <w:bottom w:val="single" w:sz="6" w:space="0" w:color="auto"/>
        <w:right w:val="single" w:sz="6" w:space="0" w:color="auto"/>
      </w:pBdr>
      <w:spacing w:before="100" w:after="100" w:line="240" w:lineRule="auto"/>
    </w:pPr>
    <w:rPr>
      <w:rFonts w:ascii="Arial" w:eastAsia="Times New Roman" w:hAnsi="Arial" w:cs="Arial"/>
      <w:szCs w:val="20"/>
      <w:lang w:eastAsia="es-MX"/>
    </w:rPr>
  </w:style>
  <w:style w:type="paragraph" w:customStyle="1" w:styleId="ecxmsonormal">
    <w:name w:val="ecxmsonormal"/>
    <w:basedOn w:val="Normal"/>
    <w:rsid w:val="00A76FC9"/>
    <w:pPr>
      <w:spacing w:before="0" w:after="324" w:line="240" w:lineRule="auto"/>
      <w:jc w:val="left"/>
    </w:pPr>
    <w:rPr>
      <w:rFonts w:ascii="Times New Roman" w:eastAsia="Times New Roman" w:hAnsi="Times New Roman" w:cs="Times New Roman"/>
      <w:sz w:val="24"/>
      <w:szCs w:val="20"/>
      <w:lang w:eastAsia="es-MX"/>
    </w:rPr>
  </w:style>
  <w:style w:type="paragraph" w:customStyle="1" w:styleId="Tipo2">
    <w:name w:val="Tipo 2"/>
    <w:basedOn w:val="Normal"/>
    <w:rsid w:val="00A76FC9"/>
    <w:pPr>
      <w:keepNext/>
      <w:keepLines/>
      <w:spacing w:before="0" w:after="270" w:line="270" w:lineRule="atLeast"/>
      <w:jc w:val="left"/>
    </w:pPr>
    <w:rPr>
      <w:rFonts w:ascii="Garamond-Bold" w:eastAsia="Times New Roman" w:hAnsi="Garamond-Bold" w:cs="Garamond-Bold"/>
      <w:b/>
      <w:smallCaps/>
      <w:color w:val="000000"/>
      <w:sz w:val="24"/>
      <w:szCs w:val="20"/>
      <w:lang w:val="es-ES_tradnl" w:eastAsia="es-MX"/>
    </w:rPr>
  </w:style>
  <w:style w:type="paragraph" w:customStyle="1" w:styleId="CarCar9CarCarCarCar">
    <w:name w:val="Car Car9 Car Car Car Car"/>
    <w:basedOn w:val="Normal"/>
    <w:rsid w:val="00A76FC9"/>
    <w:pPr>
      <w:spacing w:before="0" w:after="160" w:line="240" w:lineRule="exact"/>
      <w:jc w:val="right"/>
    </w:pPr>
    <w:rPr>
      <w:rFonts w:ascii="Verdana" w:eastAsia="Times New Roman" w:hAnsi="Verdana" w:cs="Verdana"/>
      <w:sz w:val="20"/>
      <w:szCs w:val="20"/>
      <w:lang w:eastAsia="es-MX"/>
    </w:rPr>
  </w:style>
  <w:style w:type="paragraph" w:customStyle="1" w:styleId="ecxprrafodelista1">
    <w:name w:val="ecxprrafodelista1"/>
    <w:basedOn w:val="Normal"/>
    <w:rsid w:val="00A76FC9"/>
    <w:pPr>
      <w:spacing w:before="100" w:after="100" w:line="240" w:lineRule="auto"/>
      <w:jc w:val="left"/>
    </w:pPr>
    <w:rPr>
      <w:rFonts w:ascii="Times New Roman" w:eastAsia="Times New Roman" w:hAnsi="Times New Roman" w:cs="Times New Roman"/>
      <w:sz w:val="24"/>
      <w:szCs w:val="20"/>
      <w:lang w:eastAsia="es-MX"/>
    </w:rPr>
  </w:style>
  <w:style w:type="paragraph" w:customStyle="1" w:styleId="q">
    <w:name w:val="q"/>
    <w:basedOn w:val="Normal"/>
    <w:next w:val="Normal"/>
    <w:rsid w:val="00A76FC9"/>
    <w:pPr>
      <w:spacing w:before="100" w:after="0" w:line="240" w:lineRule="auto"/>
      <w:ind w:left="480"/>
      <w:jc w:val="left"/>
    </w:pPr>
    <w:rPr>
      <w:rFonts w:ascii="Times New Roman" w:eastAsia="Times New Roman" w:hAnsi="Times New Roman" w:cs="Times New Roman"/>
      <w:sz w:val="24"/>
      <w:szCs w:val="20"/>
      <w:lang w:eastAsia="es-MX"/>
    </w:rPr>
  </w:style>
  <w:style w:type="paragraph" w:customStyle="1" w:styleId="ttulo0">
    <w:name w:val="título"/>
    <w:basedOn w:val="Normal"/>
    <w:next w:val="Normal"/>
    <w:rsid w:val="00A76FC9"/>
    <w:pPr>
      <w:spacing w:before="0" w:after="200" w:line="240" w:lineRule="auto"/>
      <w:jc w:val="left"/>
    </w:pPr>
    <w:rPr>
      <w:rFonts w:ascii="Times New Roman" w:eastAsia="Times New Roman" w:hAnsi="Times New Roman" w:cs="Times New Roman"/>
      <w:b/>
      <w:color w:val="C0C0C0"/>
      <w:sz w:val="18"/>
      <w:szCs w:val="20"/>
      <w:lang w:val="es-ES" w:eastAsia="es-MX"/>
    </w:rPr>
  </w:style>
  <w:style w:type="paragraph" w:customStyle="1" w:styleId="CarCarCarCarCarCar">
    <w:name w:val="Car Car Car Car Car Car"/>
    <w:basedOn w:val="Normal"/>
    <w:rsid w:val="00A76FC9"/>
    <w:pPr>
      <w:spacing w:before="0" w:after="160" w:line="240" w:lineRule="exact"/>
      <w:jc w:val="right"/>
    </w:pPr>
    <w:rPr>
      <w:rFonts w:ascii="Verdana" w:eastAsia="Times New Roman" w:hAnsi="Verdana" w:cs="Verdana"/>
      <w:sz w:val="20"/>
      <w:szCs w:val="20"/>
      <w:lang w:eastAsia="es-MX"/>
    </w:rPr>
  </w:style>
  <w:style w:type="paragraph" w:customStyle="1" w:styleId="TitCuarto">
    <w:name w:val="Tit Cuarto"/>
    <w:basedOn w:val="Normal"/>
    <w:rsid w:val="00A76FC9"/>
    <w:pPr>
      <w:keepLines/>
      <w:spacing w:before="142" w:after="142" w:line="240" w:lineRule="auto"/>
      <w:jc w:val="left"/>
    </w:pPr>
    <w:rPr>
      <w:rFonts w:ascii="Times New Roman" w:eastAsia="Times New Roman" w:hAnsi="Times New Roman" w:cs="Times New Roman"/>
      <w:b/>
      <w:sz w:val="24"/>
      <w:szCs w:val="20"/>
      <w:lang w:val="es-ES_tradnl" w:eastAsia="es-MX"/>
    </w:rPr>
  </w:style>
  <w:style w:type="paragraph" w:customStyle="1" w:styleId="Textopredeterminado">
    <w:name w:val="Texto predeterminado"/>
    <w:basedOn w:val="Normal"/>
    <w:rsid w:val="00A76FC9"/>
    <w:pPr>
      <w:spacing w:before="0" w:after="0" w:line="240" w:lineRule="auto"/>
      <w:jc w:val="left"/>
    </w:pPr>
    <w:rPr>
      <w:rFonts w:ascii="Times New Roman" w:eastAsia="Times New Roman" w:hAnsi="Times New Roman" w:cs="Times New Roman"/>
      <w:sz w:val="24"/>
      <w:szCs w:val="20"/>
      <w:lang w:val="es-ES_tradnl" w:eastAsia="es-MX"/>
    </w:rPr>
  </w:style>
  <w:style w:type="paragraph" w:customStyle="1" w:styleId="BodyText1">
    <w:name w:val="Body Text1"/>
    <w:rsid w:val="00A76FC9"/>
    <w:pPr>
      <w:spacing w:after="0" w:line="240" w:lineRule="auto"/>
    </w:pPr>
    <w:rPr>
      <w:rFonts w:ascii="Courier" w:eastAsia="Times New Roman" w:hAnsi="Courier" w:cs="Times New Roman"/>
      <w:color w:val="000000"/>
      <w:sz w:val="24"/>
      <w:szCs w:val="20"/>
      <w:lang w:val="en-US" w:eastAsia="es-MX"/>
    </w:rPr>
  </w:style>
  <w:style w:type="paragraph" w:customStyle="1" w:styleId="Mapadeldocumento1">
    <w:name w:val="Mapa del documento1"/>
    <w:basedOn w:val="Normal"/>
    <w:rsid w:val="00A76FC9"/>
    <w:pPr>
      <w:shd w:val="clear" w:color="auto" w:fill="000080"/>
      <w:spacing w:before="0" w:after="0" w:line="240" w:lineRule="auto"/>
      <w:jc w:val="left"/>
    </w:pPr>
    <w:rPr>
      <w:rFonts w:ascii="Tahoma" w:eastAsia="Times New Roman" w:hAnsi="Tahoma" w:cs="Tahoma"/>
      <w:sz w:val="20"/>
      <w:szCs w:val="20"/>
      <w:lang w:val="es-ES" w:eastAsia="es-MX"/>
    </w:rPr>
  </w:style>
  <w:style w:type="paragraph" w:customStyle="1" w:styleId="Estilo5">
    <w:name w:val="Estilo5"/>
    <w:basedOn w:val="Normal"/>
    <w:rsid w:val="00A76FC9"/>
    <w:pPr>
      <w:spacing w:before="0" w:after="0" w:line="240" w:lineRule="auto"/>
      <w:jc w:val="left"/>
    </w:pPr>
    <w:rPr>
      <w:rFonts w:ascii="Arial" w:eastAsia="Times New Roman" w:hAnsi="Arial" w:cs="Arial"/>
      <w:b/>
      <w:sz w:val="24"/>
      <w:szCs w:val="20"/>
      <w:lang w:eastAsia="es-MX"/>
    </w:rPr>
  </w:style>
  <w:style w:type="paragraph" w:customStyle="1" w:styleId="Noparagraphstyle">
    <w:name w:val="[No paragraph style]"/>
    <w:rsid w:val="00A76FC9"/>
    <w:pPr>
      <w:spacing w:after="0" w:line="288" w:lineRule="atLeast"/>
    </w:pPr>
    <w:rPr>
      <w:rFonts w:ascii="Times" w:eastAsia="Times New Roman" w:hAnsi="Times" w:cs="Times"/>
      <w:color w:val="000000"/>
      <w:sz w:val="24"/>
      <w:szCs w:val="20"/>
      <w:lang w:val="en-US" w:eastAsia="es-MX"/>
    </w:rPr>
  </w:style>
  <w:style w:type="paragraph" w:customStyle="1" w:styleId="EstiloTtulo9Negrit">
    <w:name w:val="Estilo Título 9 + Negrit"/>
    <w:basedOn w:val="Ttulo9"/>
    <w:rsid w:val="00A76FC9"/>
    <w:pPr>
      <w:keepNext w:val="0"/>
      <w:keepLines w:val="0"/>
      <w:spacing w:before="240" w:after="60"/>
    </w:pPr>
    <w:rPr>
      <w:rFonts w:ascii="Arial" w:eastAsia="Times New Roman" w:hAnsi="Arial"/>
      <w:iCs w:val="0"/>
      <w:sz w:val="20"/>
      <w:lang w:val="x-none" w:eastAsia="x-none"/>
    </w:rPr>
  </w:style>
  <w:style w:type="paragraph" w:customStyle="1" w:styleId="Estilo6">
    <w:name w:val="Estilo6"/>
    <w:basedOn w:val="Tabladeilustraciones"/>
    <w:rsid w:val="00A76FC9"/>
    <w:pPr>
      <w:spacing w:before="0" w:line="240" w:lineRule="auto"/>
      <w:jc w:val="left"/>
    </w:pPr>
    <w:rPr>
      <w:rFonts w:ascii="Arial" w:eastAsia="Times New Roman" w:hAnsi="Arial" w:cs="Arial"/>
      <w:b/>
      <w:sz w:val="24"/>
      <w:szCs w:val="20"/>
      <w:lang w:eastAsia="es-MX"/>
    </w:rPr>
  </w:style>
  <w:style w:type="paragraph" w:customStyle="1" w:styleId="Estilo7">
    <w:name w:val="Estilo7"/>
    <w:basedOn w:val="Ttulo1"/>
    <w:rsid w:val="00A76FC9"/>
    <w:pPr>
      <w:keepLines w:val="0"/>
      <w:autoSpaceDE/>
      <w:autoSpaceDN/>
      <w:adjustRightInd/>
      <w:ind w:left="0"/>
    </w:pPr>
    <w:rPr>
      <w:rFonts w:eastAsia="Times New Roman"/>
      <w:b w:val="0"/>
      <w:bCs w:val="0"/>
      <w:smallCaps/>
      <w:sz w:val="28"/>
      <w:szCs w:val="20"/>
      <w:lang w:eastAsia="es-MX"/>
    </w:rPr>
  </w:style>
  <w:style w:type="paragraph" w:customStyle="1" w:styleId="Estilo8">
    <w:name w:val="Estilo8"/>
    <w:basedOn w:val="Estilo7"/>
    <w:rsid w:val="00A76FC9"/>
    <w:rPr>
      <w:lang w:val="es-ES"/>
    </w:rPr>
  </w:style>
  <w:style w:type="paragraph" w:customStyle="1" w:styleId="BodyText31">
    <w:name w:val="Body Text 31"/>
    <w:basedOn w:val="Normal"/>
    <w:rsid w:val="00A76FC9"/>
    <w:pPr>
      <w:tabs>
        <w:tab w:val="left" w:pos="-1270"/>
        <w:tab w:val="left" w:pos="0"/>
        <w:tab w:val="left" w:pos="339"/>
        <w:tab w:val="left" w:pos="680"/>
        <w:tab w:val="left" w:pos="1020"/>
        <w:tab w:val="left" w:pos="1473"/>
        <w:tab w:val="left" w:pos="2266"/>
        <w:tab w:val="left" w:pos="2527"/>
        <w:tab w:val="left" w:pos="3540"/>
        <w:tab w:val="left" w:pos="4248"/>
        <w:tab w:val="left" w:pos="4956"/>
        <w:tab w:val="left" w:pos="5664"/>
        <w:tab w:val="left" w:pos="6372"/>
        <w:tab w:val="left" w:pos="7080"/>
        <w:tab w:val="left" w:pos="7788"/>
        <w:tab w:val="left" w:pos="8496"/>
        <w:tab w:val="left" w:pos="9204"/>
      </w:tabs>
      <w:spacing w:before="0" w:after="0" w:line="240" w:lineRule="auto"/>
    </w:pPr>
    <w:rPr>
      <w:rFonts w:ascii="Arial" w:eastAsia="Times New Roman" w:hAnsi="Arial" w:cs="Arial"/>
      <w:sz w:val="24"/>
      <w:szCs w:val="20"/>
      <w:lang w:val="es-ES" w:eastAsia="es-MX"/>
    </w:rPr>
  </w:style>
  <w:style w:type="paragraph" w:customStyle="1" w:styleId="NormalJustified">
    <w:name w:val="Normal + Justified"/>
    <w:basedOn w:val="Normal"/>
    <w:rsid w:val="00A76FC9"/>
    <w:pPr>
      <w:spacing w:before="0" w:after="0" w:line="240" w:lineRule="auto"/>
    </w:pPr>
    <w:rPr>
      <w:rFonts w:ascii="Times New Roman" w:eastAsia="Times New Roman" w:hAnsi="Times New Roman" w:cs="Times New Roman"/>
      <w:sz w:val="24"/>
      <w:szCs w:val="20"/>
      <w:lang w:val="es-ES" w:eastAsia="es-MX"/>
    </w:rPr>
  </w:style>
  <w:style w:type="paragraph" w:customStyle="1" w:styleId="PM">
    <w:name w:val="PM"/>
    <w:basedOn w:val="Normal"/>
    <w:rsid w:val="00A76FC9"/>
    <w:pPr>
      <w:spacing w:before="0" w:after="0" w:line="240" w:lineRule="auto"/>
    </w:pPr>
    <w:rPr>
      <w:rFonts w:ascii="Arial" w:eastAsia="Times New Roman" w:hAnsi="Arial" w:cs="Arial"/>
      <w:sz w:val="24"/>
      <w:szCs w:val="20"/>
      <w:lang w:val="en-US" w:eastAsia="es-MX"/>
    </w:rPr>
  </w:style>
  <w:style w:type="paragraph" w:customStyle="1" w:styleId="fraccionesreglas0">
    <w:name w:val="fracciones reglas"/>
    <w:basedOn w:val="Normal"/>
    <w:rsid w:val="00A76FC9"/>
    <w:pPr>
      <w:tabs>
        <w:tab w:val="left" w:pos="1344"/>
      </w:tabs>
      <w:spacing w:before="0" w:after="101" w:line="240" w:lineRule="auto"/>
      <w:ind w:left="1344" w:hanging="624"/>
    </w:pPr>
    <w:rPr>
      <w:rFonts w:ascii="Arial" w:eastAsia="Times New Roman" w:hAnsi="Arial" w:cs="Arial"/>
      <w:szCs w:val="20"/>
      <w:lang w:val="es-ES" w:eastAsia="es-MX"/>
    </w:rPr>
  </w:style>
  <w:style w:type="paragraph" w:customStyle="1" w:styleId="Encabezado1">
    <w:name w:val="Encabezado1"/>
    <w:basedOn w:val="Normal"/>
    <w:next w:val="Textonormal"/>
    <w:rsid w:val="00A76FC9"/>
    <w:pPr>
      <w:keepNext/>
      <w:spacing w:before="240" w:line="240" w:lineRule="auto"/>
      <w:jc w:val="left"/>
    </w:pPr>
    <w:rPr>
      <w:rFonts w:ascii="Arial" w:eastAsia="Times New Roman" w:hAnsi="Arial" w:cs="Arial"/>
      <w:sz w:val="28"/>
      <w:szCs w:val="20"/>
      <w:lang w:eastAsia="es-MX"/>
    </w:rPr>
  </w:style>
  <w:style w:type="paragraph" w:customStyle="1" w:styleId="Etiqueta">
    <w:name w:val="Etiqueta"/>
    <w:basedOn w:val="Normal"/>
    <w:rsid w:val="00A76FC9"/>
    <w:pPr>
      <w:suppressLineNumbers/>
      <w:spacing w:line="240" w:lineRule="auto"/>
      <w:jc w:val="left"/>
    </w:pPr>
    <w:rPr>
      <w:rFonts w:ascii="Times New Roman" w:eastAsia="Times New Roman" w:hAnsi="Times New Roman" w:cs="Times New Roman"/>
      <w:i/>
      <w:sz w:val="24"/>
      <w:szCs w:val="20"/>
      <w:lang w:eastAsia="es-MX"/>
    </w:rPr>
  </w:style>
  <w:style w:type="paragraph" w:customStyle="1" w:styleId="ndice">
    <w:name w:val="Índice"/>
    <w:basedOn w:val="Normal"/>
    <w:rsid w:val="00A76FC9"/>
    <w:pPr>
      <w:suppressLineNumbers/>
      <w:spacing w:before="0" w:after="0" w:line="240" w:lineRule="auto"/>
      <w:jc w:val="left"/>
    </w:pPr>
    <w:rPr>
      <w:rFonts w:ascii="Times New Roman" w:eastAsia="Times New Roman" w:hAnsi="Times New Roman" w:cs="Times New Roman"/>
      <w:sz w:val="24"/>
      <w:szCs w:val="20"/>
      <w:lang w:eastAsia="es-MX"/>
    </w:rPr>
  </w:style>
  <w:style w:type="paragraph" w:customStyle="1" w:styleId="Contenidodelatabla">
    <w:name w:val="Contenido de la tabla"/>
    <w:basedOn w:val="Normal"/>
    <w:rsid w:val="00A76FC9"/>
    <w:pPr>
      <w:suppressLineNumbers/>
      <w:spacing w:before="0" w:after="0" w:line="240" w:lineRule="auto"/>
      <w:jc w:val="left"/>
    </w:pPr>
    <w:rPr>
      <w:rFonts w:ascii="Times New Roman" w:eastAsia="Times New Roman" w:hAnsi="Times New Roman" w:cs="Times New Roman"/>
      <w:sz w:val="24"/>
      <w:szCs w:val="20"/>
      <w:lang w:eastAsia="es-MX"/>
    </w:rPr>
  </w:style>
  <w:style w:type="paragraph" w:customStyle="1" w:styleId="Encabezadodelatabla">
    <w:name w:val="Encabezado de la tabla"/>
    <w:basedOn w:val="Contenidodelatabla"/>
    <w:rsid w:val="00A76FC9"/>
    <w:pPr>
      <w:jc w:val="center"/>
    </w:pPr>
    <w:rPr>
      <w:b/>
    </w:rPr>
  </w:style>
  <w:style w:type="paragraph" w:customStyle="1" w:styleId="textodenotaalfinal">
    <w:name w:val="texto de nota al final"/>
    <w:basedOn w:val="Normal"/>
    <w:rsid w:val="00A76FC9"/>
    <w:pPr>
      <w:spacing w:before="0" w:after="0" w:line="240" w:lineRule="auto"/>
      <w:jc w:val="left"/>
    </w:pPr>
    <w:rPr>
      <w:rFonts w:ascii="Times New Roman" w:eastAsia="Times New Roman" w:hAnsi="Times New Roman" w:cs="Times New Roman"/>
      <w:sz w:val="20"/>
      <w:szCs w:val="20"/>
      <w:lang w:eastAsia="es-MX"/>
    </w:rPr>
  </w:style>
  <w:style w:type="paragraph" w:customStyle="1" w:styleId="estilo28">
    <w:name w:val="estilo28"/>
    <w:basedOn w:val="Normal"/>
    <w:rsid w:val="00A76FC9"/>
    <w:pPr>
      <w:spacing w:before="100" w:after="100" w:line="240" w:lineRule="auto"/>
      <w:jc w:val="left"/>
    </w:pPr>
    <w:rPr>
      <w:rFonts w:ascii="Times New Roman" w:eastAsia="Times New Roman" w:hAnsi="Times New Roman" w:cs="Times New Roman"/>
      <w:sz w:val="24"/>
      <w:szCs w:val="20"/>
      <w:lang w:eastAsia="es-MX"/>
    </w:rPr>
  </w:style>
  <w:style w:type="paragraph" w:customStyle="1" w:styleId="Normal11">
    <w:name w:val="Normal 1"/>
    <w:basedOn w:val="Normal"/>
    <w:link w:val="Normal1Car"/>
    <w:rsid w:val="00A76FC9"/>
    <w:pPr>
      <w:spacing w:before="0" w:after="240" w:line="360" w:lineRule="atLeast"/>
    </w:pPr>
    <w:rPr>
      <w:rFonts w:ascii="Times New Roman" w:eastAsia="Times New Roman" w:hAnsi="Times New Roman" w:cs="Times New Roman"/>
      <w:szCs w:val="20"/>
      <w:lang w:val="es-ES_tradnl" w:eastAsia="es-MX"/>
    </w:rPr>
  </w:style>
  <w:style w:type="paragraph" w:customStyle="1" w:styleId="Lista10">
    <w:name w:val="Lista 1"/>
    <w:basedOn w:val="Normal11"/>
    <w:rsid w:val="00A76FC9"/>
    <w:pPr>
      <w:spacing w:after="0"/>
    </w:pPr>
  </w:style>
  <w:style w:type="paragraph" w:customStyle="1" w:styleId="BodyText">
    <w:name w:val="BodyText"/>
    <w:basedOn w:val="Normal"/>
    <w:rsid w:val="00A76FC9"/>
    <w:pPr>
      <w:spacing w:after="240" w:line="480" w:lineRule="atLeast"/>
      <w:ind w:left="709" w:hanging="709"/>
    </w:pPr>
    <w:rPr>
      <w:rFonts w:ascii="Times New Roman" w:eastAsia="Times New Roman" w:hAnsi="Times New Roman" w:cs="Times New Roman"/>
      <w:sz w:val="24"/>
      <w:szCs w:val="20"/>
      <w:lang w:eastAsia="es-MX"/>
    </w:rPr>
  </w:style>
  <w:style w:type="paragraph" w:customStyle="1" w:styleId="Title1">
    <w:name w:val="Title1"/>
    <w:basedOn w:val="Normal"/>
    <w:rsid w:val="00A76FC9"/>
    <w:pPr>
      <w:spacing w:after="0" w:line="480" w:lineRule="atLeast"/>
      <w:ind w:left="709" w:hanging="709"/>
      <w:jc w:val="center"/>
    </w:pPr>
    <w:rPr>
      <w:rFonts w:ascii="Times New Roman" w:eastAsia="Times New Roman" w:hAnsi="Times New Roman" w:cs="Times New Roman"/>
      <w:sz w:val="24"/>
      <w:szCs w:val="20"/>
      <w:lang w:eastAsia="es-MX"/>
    </w:rPr>
  </w:style>
  <w:style w:type="paragraph" w:customStyle="1" w:styleId="Ttulo41">
    <w:name w:val="Título 41"/>
    <w:basedOn w:val="Normal"/>
    <w:next w:val="Normal"/>
    <w:rsid w:val="00A76FC9"/>
    <w:pPr>
      <w:keepNext/>
      <w:keepLines/>
      <w:spacing w:before="200" w:after="0" w:line="360" w:lineRule="atLeast"/>
    </w:pPr>
    <w:rPr>
      <w:rFonts w:ascii="Cambria" w:eastAsia="Times New Roman" w:hAnsi="Cambria" w:cs="Cambria"/>
      <w:b/>
      <w:i/>
      <w:color w:val="C0C0C0"/>
      <w:sz w:val="20"/>
      <w:szCs w:val="20"/>
      <w:lang w:eastAsia="es-MX"/>
    </w:rPr>
  </w:style>
  <w:style w:type="paragraph" w:customStyle="1" w:styleId="Ttulo51">
    <w:name w:val="Título 51"/>
    <w:basedOn w:val="Normal"/>
    <w:next w:val="Normal"/>
    <w:rsid w:val="00A76FC9"/>
    <w:pPr>
      <w:keepNext/>
      <w:keepLines/>
      <w:spacing w:before="200" w:after="0" w:line="360" w:lineRule="atLeast"/>
    </w:pPr>
    <w:rPr>
      <w:rFonts w:ascii="Cambria" w:eastAsia="Times New Roman" w:hAnsi="Cambria" w:cs="Cambria"/>
      <w:color w:val="000080"/>
      <w:sz w:val="20"/>
      <w:szCs w:val="20"/>
      <w:lang w:eastAsia="es-MX"/>
    </w:rPr>
  </w:style>
  <w:style w:type="paragraph" w:customStyle="1" w:styleId="Textonotapie1">
    <w:name w:val="Texto nota pie1"/>
    <w:basedOn w:val="Normal"/>
    <w:next w:val="Textonotapie"/>
    <w:rsid w:val="00A76FC9"/>
    <w:pPr>
      <w:spacing w:before="0" w:after="0" w:line="240" w:lineRule="auto"/>
      <w:jc w:val="left"/>
    </w:pPr>
    <w:rPr>
      <w:rFonts w:ascii="Calibri" w:eastAsia="Times New Roman" w:hAnsi="Calibri" w:cs="Calibri"/>
      <w:sz w:val="20"/>
      <w:szCs w:val="20"/>
      <w:lang w:eastAsia="es-MX"/>
    </w:rPr>
  </w:style>
  <w:style w:type="paragraph" w:customStyle="1" w:styleId="Cita1">
    <w:name w:val="Cita1"/>
    <w:basedOn w:val="Normal"/>
    <w:next w:val="Normal"/>
    <w:rsid w:val="00A76FC9"/>
    <w:pPr>
      <w:spacing w:before="0" w:after="0" w:line="360" w:lineRule="atLeast"/>
    </w:pPr>
    <w:rPr>
      <w:rFonts w:ascii="Arial" w:eastAsia="Times New Roman" w:hAnsi="Arial" w:cs="Arial"/>
      <w:i/>
      <w:color w:val="000000"/>
      <w:sz w:val="20"/>
      <w:szCs w:val="20"/>
      <w:lang w:eastAsia="es-MX"/>
    </w:rPr>
  </w:style>
  <w:style w:type="paragraph" w:customStyle="1" w:styleId="Listamulticolor-nfas">
    <w:name w:val="Lista multicolor - Énfas"/>
    <w:basedOn w:val="Normal"/>
    <w:rsid w:val="00A76FC9"/>
    <w:pPr>
      <w:spacing w:before="0" w:after="0" w:line="240" w:lineRule="auto"/>
      <w:ind w:left="720"/>
      <w:jc w:val="left"/>
    </w:pPr>
    <w:rPr>
      <w:rFonts w:ascii="Times New Roman" w:eastAsia="Times New Roman" w:hAnsi="Times New Roman" w:cs="Times New Roman"/>
      <w:noProof/>
      <w:sz w:val="24"/>
      <w:szCs w:val="20"/>
      <w:lang w:eastAsia="es-MX"/>
    </w:rPr>
  </w:style>
  <w:style w:type="paragraph" w:customStyle="1" w:styleId="NormalWeb1">
    <w:name w:val="Normal (Web)1"/>
    <w:basedOn w:val="Normal"/>
    <w:next w:val="NormalWeb"/>
    <w:rsid w:val="00A76FC9"/>
    <w:pPr>
      <w:spacing w:before="100" w:after="100" w:line="240" w:lineRule="auto"/>
      <w:jc w:val="left"/>
    </w:pPr>
    <w:rPr>
      <w:rFonts w:ascii="Times" w:eastAsia="Times New Roman" w:hAnsi="Times" w:cs="Times"/>
      <w:sz w:val="20"/>
      <w:szCs w:val="20"/>
      <w:lang w:val="es-ES_tradnl" w:eastAsia="es-MX"/>
    </w:rPr>
  </w:style>
  <w:style w:type="paragraph" w:customStyle="1" w:styleId="PM10pt">
    <w:name w:val="PM + 10 pt"/>
    <w:basedOn w:val="PM"/>
    <w:rsid w:val="00A76FC9"/>
    <w:rPr>
      <w:sz w:val="20"/>
      <w:lang w:val="es-ES_tradnl"/>
    </w:rPr>
  </w:style>
  <w:style w:type="paragraph" w:customStyle="1" w:styleId="Componente">
    <w:name w:val="Componente"/>
    <w:basedOn w:val="Normal"/>
    <w:rsid w:val="00A76FC9"/>
    <w:pPr>
      <w:spacing w:before="240" w:after="60" w:line="276" w:lineRule="atLeast"/>
      <w:ind w:left="1944" w:right="476" w:hanging="360"/>
    </w:pPr>
    <w:rPr>
      <w:rFonts w:ascii="Arial" w:eastAsia="Times New Roman" w:hAnsi="Arial" w:cs="Arial"/>
      <w:b/>
      <w:i/>
      <w:sz w:val="20"/>
      <w:szCs w:val="20"/>
      <w:lang w:val="en-US" w:eastAsia="es-MX"/>
    </w:rPr>
  </w:style>
  <w:style w:type="paragraph" w:customStyle="1" w:styleId="xl79">
    <w:name w:val="xl79"/>
    <w:basedOn w:val="Normal"/>
    <w:rsid w:val="00A76FC9"/>
    <w:pPr>
      <w:shd w:val="clear" w:color="000000" w:fill="FFFFFF"/>
      <w:spacing w:before="100" w:after="100" w:line="240" w:lineRule="auto"/>
    </w:pPr>
    <w:rPr>
      <w:rFonts w:ascii="Arial" w:eastAsia="Times New Roman" w:hAnsi="Arial" w:cs="Arial"/>
      <w:i/>
      <w:sz w:val="20"/>
      <w:szCs w:val="20"/>
      <w:lang w:eastAsia="es-MX"/>
    </w:rPr>
  </w:style>
  <w:style w:type="paragraph" w:customStyle="1" w:styleId="xl80">
    <w:name w:val="xl80"/>
    <w:basedOn w:val="Normal"/>
    <w:rsid w:val="00A76FC9"/>
    <w:pPr>
      <w:shd w:val="clear" w:color="000000" w:fill="FFFFFF"/>
      <w:spacing w:before="100" w:after="100" w:line="240" w:lineRule="auto"/>
    </w:pPr>
    <w:rPr>
      <w:rFonts w:ascii="Arial" w:eastAsia="Times New Roman" w:hAnsi="Arial" w:cs="Arial"/>
      <w:i/>
      <w:color w:val="000000"/>
      <w:sz w:val="20"/>
      <w:szCs w:val="20"/>
      <w:lang w:eastAsia="es-MX"/>
    </w:rPr>
  </w:style>
  <w:style w:type="paragraph" w:customStyle="1" w:styleId="xl81">
    <w:name w:val="xl81"/>
    <w:basedOn w:val="Normal"/>
    <w:rsid w:val="00A76FC9"/>
    <w:pPr>
      <w:shd w:val="clear" w:color="000000" w:fill="FFFFFF"/>
      <w:spacing w:before="100" w:after="100" w:line="240" w:lineRule="auto"/>
    </w:pPr>
    <w:rPr>
      <w:rFonts w:ascii="Arial" w:eastAsia="Times New Roman" w:hAnsi="Arial" w:cs="Arial"/>
      <w:i/>
      <w:color w:val="000000"/>
      <w:sz w:val="20"/>
      <w:szCs w:val="20"/>
      <w:lang w:eastAsia="es-MX"/>
    </w:rPr>
  </w:style>
  <w:style w:type="paragraph" w:customStyle="1" w:styleId="xl82">
    <w:name w:val="xl82"/>
    <w:basedOn w:val="Normal"/>
    <w:rsid w:val="00A76FC9"/>
    <w:pPr>
      <w:spacing w:before="100" w:after="100" w:line="240" w:lineRule="auto"/>
    </w:pPr>
    <w:rPr>
      <w:rFonts w:ascii="Arial" w:eastAsia="Times New Roman" w:hAnsi="Arial" w:cs="Arial"/>
      <w:i/>
      <w:sz w:val="20"/>
      <w:szCs w:val="20"/>
      <w:lang w:eastAsia="es-MX"/>
    </w:rPr>
  </w:style>
  <w:style w:type="paragraph" w:customStyle="1" w:styleId="xl83">
    <w:name w:val="xl83"/>
    <w:basedOn w:val="Normal"/>
    <w:rsid w:val="00A76FC9"/>
    <w:pPr>
      <w:shd w:val="clear" w:color="000000" w:fill="FFFFFF"/>
      <w:spacing w:before="100" w:after="100" w:line="240" w:lineRule="auto"/>
    </w:pPr>
    <w:rPr>
      <w:rFonts w:ascii="Arial" w:eastAsia="Times New Roman" w:hAnsi="Arial" w:cs="Arial"/>
      <w:b/>
      <w:i/>
      <w:color w:val="000000"/>
      <w:sz w:val="20"/>
      <w:szCs w:val="20"/>
      <w:lang w:eastAsia="es-MX"/>
    </w:rPr>
  </w:style>
  <w:style w:type="paragraph" w:customStyle="1" w:styleId="font5">
    <w:name w:val="font5"/>
    <w:basedOn w:val="Normal"/>
    <w:rsid w:val="00A76FC9"/>
    <w:pPr>
      <w:spacing w:before="100" w:after="100" w:line="240" w:lineRule="auto"/>
    </w:pPr>
    <w:rPr>
      <w:rFonts w:ascii="Arial" w:eastAsia="Times New Roman" w:hAnsi="Arial" w:cs="Arial"/>
      <w:i/>
      <w:color w:val="000000"/>
      <w:sz w:val="20"/>
      <w:szCs w:val="20"/>
      <w:lang w:eastAsia="es-MX"/>
    </w:rPr>
  </w:style>
  <w:style w:type="paragraph" w:customStyle="1" w:styleId="font6">
    <w:name w:val="font6"/>
    <w:basedOn w:val="Normal"/>
    <w:rsid w:val="00A76FC9"/>
    <w:pPr>
      <w:spacing w:before="100" w:after="100" w:line="240" w:lineRule="auto"/>
    </w:pPr>
    <w:rPr>
      <w:rFonts w:ascii="Arial" w:eastAsia="Times New Roman" w:hAnsi="Arial" w:cs="Arial"/>
      <w:color w:val="000000"/>
      <w:sz w:val="20"/>
      <w:szCs w:val="20"/>
      <w:lang w:eastAsia="es-MX"/>
    </w:rPr>
  </w:style>
  <w:style w:type="paragraph" w:customStyle="1" w:styleId="font7">
    <w:name w:val="font7"/>
    <w:basedOn w:val="Normal"/>
    <w:rsid w:val="00A76FC9"/>
    <w:pPr>
      <w:spacing w:before="100" w:after="100" w:line="240" w:lineRule="auto"/>
    </w:pPr>
    <w:rPr>
      <w:rFonts w:ascii="Arial" w:eastAsia="Times New Roman" w:hAnsi="Arial" w:cs="Arial"/>
      <w:i/>
      <w:color w:val="000000"/>
      <w:sz w:val="20"/>
      <w:szCs w:val="20"/>
      <w:lang w:eastAsia="es-MX"/>
    </w:rPr>
  </w:style>
  <w:style w:type="paragraph" w:customStyle="1" w:styleId="xl84">
    <w:name w:val="xl84"/>
    <w:basedOn w:val="Normal"/>
    <w:rsid w:val="00A76FC9"/>
    <w:pPr>
      <w:spacing w:before="100" w:after="100" w:line="240" w:lineRule="auto"/>
    </w:pPr>
    <w:rPr>
      <w:rFonts w:ascii="Arial" w:eastAsia="Times New Roman" w:hAnsi="Arial" w:cs="Arial"/>
      <w:i/>
      <w:color w:val="000000"/>
      <w:sz w:val="20"/>
      <w:szCs w:val="20"/>
      <w:lang w:eastAsia="es-MX"/>
    </w:rPr>
  </w:style>
  <w:style w:type="paragraph" w:customStyle="1" w:styleId="xl85">
    <w:name w:val="xl85"/>
    <w:basedOn w:val="Normal"/>
    <w:rsid w:val="00A76FC9"/>
    <w:pPr>
      <w:shd w:val="clear" w:color="000000" w:fill="FFFFFF"/>
      <w:spacing w:before="100" w:after="100" w:line="240" w:lineRule="auto"/>
    </w:pPr>
    <w:rPr>
      <w:rFonts w:ascii="Arial" w:eastAsia="Times New Roman" w:hAnsi="Arial" w:cs="Arial"/>
      <w:i/>
      <w:color w:val="000000"/>
      <w:sz w:val="20"/>
      <w:szCs w:val="20"/>
      <w:lang w:eastAsia="es-MX"/>
    </w:rPr>
  </w:style>
  <w:style w:type="paragraph" w:customStyle="1" w:styleId="xl86">
    <w:name w:val="xl86"/>
    <w:basedOn w:val="Normal"/>
    <w:rsid w:val="00A76FC9"/>
    <w:pPr>
      <w:shd w:val="clear" w:color="000000" w:fill="FFFFFF"/>
      <w:spacing w:before="100" w:after="100" w:line="240" w:lineRule="auto"/>
    </w:pPr>
    <w:rPr>
      <w:rFonts w:ascii="Arial" w:eastAsia="Times New Roman" w:hAnsi="Arial" w:cs="Arial"/>
      <w:szCs w:val="20"/>
      <w:lang w:eastAsia="es-MX"/>
    </w:rPr>
  </w:style>
  <w:style w:type="paragraph" w:customStyle="1" w:styleId="xl87">
    <w:name w:val="xl87"/>
    <w:basedOn w:val="Normal"/>
    <w:rsid w:val="00A76FC9"/>
    <w:pPr>
      <w:shd w:val="clear" w:color="000000" w:fill="FFFFFF"/>
      <w:spacing w:before="100" w:after="100" w:line="240" w:lineRule="auto"/>
    </w:pPr>
    <w:rPr>
      <w:rFonts w:ascii="Arial" w:eastAsia="Times New Roman" w:hAnsi="Arial" w:cs="Arial"/>
      <w:szCs w:val="20"/>
      <w:lang w:eastAsia="es-MX"/>
    </w:rPr>
  </w:style>
  <w:style w:type="paragraph" w:customStyle="1" w:styleId="xl88">
    <w:name w:val="xl88"/>
    <w:basedOn w:val="Normal"/>
    <w:rsid w:val="00A76FC9"/>
    <w:pPr>
      <w:shd w:val="clear" w:color="000000" w:fill="FFFFFF"/>
      <w:spacing w:before="100" w:after="100" w:line="240" w:lineRule="auto"/>
    </w:pPr>
    <w:rPr>
      <w:rFonts w:ascii="Arial" w:eastAsia="Times New Roman" w:hAnsi="Arial" w:cs="Arial"/>
      <w:b/>
      <w:szCs w:val="20"/>
      <w:lang w:eastAsia="es-MX"/>
    </w:rPr>
  </w:style>
  <w:style w:type="paragraph" w:customStyle="1" w:styleId="xl89">
    <w:name w:val="xl89"/>
    <w:basedOn w:val="Normal"/>
    <w:rsid w:val="00A76FC9"/>
    <w:pPr>
      <w:shd w:val="clear" w:color="000000" w:fill="FFFFFF"/>
      <w:spacing w:before="100" w:after="100" w:line="240" w:lineRule="auto"/>
    </w:pPr>
    <w:rPr>
      <w:rFonts w:ascii="Arial" w:eastAsia="Times New Roman" w:hAnsi="Arial" w:cs="Arial"/>
      <w:i/>
      <w:szCs w:val="20"/>
      <w:lang w:eastAsia="es-MX"/>
    </w:rPr>
  </w:style>
  <w:style w:type="paragraph" w:customStyle="1" w:styleId="xl90">
    <w:name w:val="xl90"/>
    <w:basedOn w:val="Normal"/>
    <w:rsid w:val="00A76FC9"/>
    <w:pPr>
      <w:shd w:val="clear" w:color="000000" w:fill="FFFFFF"/>
      <w:spacing w:before="100" w:after="100" w:line="240" w:lineRule="auto"/>
    </w:pPr>
    <w:rPr>
      <w:rFonts w:ascii="Arial" w:eastAsia="Times New Roman" w:hAnsi="Arial" w:cs="Arial"/>
      <w:szCs w:val="20"/>
      <w:lang w:eastAsia="es-MX"/>
    </w:rPr>
  </w:style>
  <w:style w:type="paragraph" w:customStyle="1" w:styleId="Piedeimagen">
    <w:name w:val="Pie de imagen"/>
    <w:basedOn w:val="Normal"/>
    <w:rsid w:val="00A76FC9"/>
    <w:pPr>
      <w:spacing w:before="0" w:after="240" w:line="240" w:lineRule="auto"/>
      <w:ind w:left="851" w:right="474"/>
    </w:pPr>
    <w:rPr>
      <w:rFonts w:ascii="Arial" w:eastAsia="Times New Roman" w:hAnsi="Arial" w:cs="Arial"/>
      <w:sz w:val="20"/>
      <w:szCs w:val="20"/>
      <w:lang w:val="es-ES" w:eastAsia="es-MX"/>
    </w:rPr>
  </w:style>
  <w:style w:type="paragraph" w:customStyle="1" w:styleId="Componentes">
    <w:name w:val="Componentes"/>
    <w:basedOn w:val="Componente"/>
    <w:rsid w:val="00A76FC9"/>
  </w:style>
  <w:style w:type="paragraph" w:customStyle="1" w:styleId="Pa14">
    <w:name w:val="Pa14"/>
    <w:basedOn w:val="Default"/>
    <w:next w:val="Default"/>
    <w:rsid w:val="00A76FC9"/>
    <w:pPr>
      <w:autoSpaceDE/>
      <w:autoSpaceDN/>
      <w:adjustRightInd/>
      <w:spacing w:line="201" w:lineRule="atLeast"/>
    </w:pPr>
    <w:rPr>
      <w:rFonts w:ascii="Warnock Pro Light" w:eastAsia="Times New Roman" w:hAnsi="Warnock Pro Light" w:cs="Warnock Pro Light"/>
      <w:color w:val="auto"/>
      <w:szCs w:val="20"/>
      <w:lang w:eastAsia="es-MX"/>
    </w:rPr>
  </w:style>
  <w:style w:type="paragraph" w:customStyle="1" w:styleId="Pa7">
    <w:name w:val="Pa7"/>
    <w:basedOn w:val="Default"/>
    <w:next w:val="Default"/>
    <w:rsid w:val="00A76FC9"/>
    <w:pPr>
      <w:autoSpaceDE/>
      <w:autoSpaceDN/>
      <w:adjustRightInd/>
      <w:spacing w:line="201" w:lineRule="atLeast"/>
    </w:pPr>
    <w:rPr>
      <w:rFonts w:ascii="Palatino Linotype" w:eastAsia="Times New Roman" w:hAnsi="Palatino Linotype" w:cs="Palatino Linotype"/>
      <w:color w:val="auto"/>
      <w:szCs w:val="20"/>
      <w:lang w:eastAsia="es-MX"/>
    </w:rPr>
  </w:style>
  <w:style w:type="paragraph" w:customStyle="1" w:styleId="Tabla">
    <w:name w:val="Tabla"/>
    <w:basedOn w:val="Normal"/>
    <w:rsid w:val="00A76FC9"/>
    <w:pPr>
      <w:spacing w:before="0" w:after="0" w:line="240" w:lineRule="auto"/>
    </w:pPr>
    <w:rPr>
      <w:rFonts w:ascii="Arial" w:eastAsia="Times New Roman" w:hAnsi="Arial" w:cs="Arial"/>
      <w:sz w:val="20"/>
      <w:szCs w:val="20"/>
      <w:lang w:val="es-ES" w:eastAsia="es-MX"/>
    </w:rPr>
  </w:style>
  <w:style w:type="paragraph" w:customStyle="1" w:styleId="Subzona">
    <w:name w:val="Subzona"/>
    <w:basedOn w:val="Normal"/>
    <w:rsid w:val="00A76FC9"/>
    <w:pPr>
      <w:spacing w:before="0" w:after="240" w:line="240" w:lineRule="auto"/>
    </w:pPr>
    <w:rPr>
      <w:rFonts w:ascii="Arial" w:eastAsia="Times New Roman" w:hAnsi="Arial" w:cs="Arial"/>
      <w:b/>
      <w:szCs w:val="20"/>
      <w:lang w:val="es-ES" w:eastAsia="es-MX"/>
    </w:rPr>
  </w:style>
  <w:style w:type="paragraph" w:customStyle="1" w:styleId="actividades">
    <w:name w:val="actividades"/>
    <w:basedOn w:val="Prrafodelista"/>
    <w:rsid w:val="00A76FC9"/>
    <w:pPr>
      <w:numPr>
        <w:numId w:val="0"/>
      </w:numPr>
      <w:spacing w:line="276" w:lineRule="atLeast"/>
      <w:ind w:left="720" w:hanging="360"/>
      <w:contextualSpacing w:val="0"/>
    </w:pPr>
    <w:rPr>
      <w:rFonts w:ascii="Calibri" w:eastAsia="Times New Roman" w:hAnsi="Calibri" w:cs="Calibri"/>
      <w:sz w:val="20"/>
      <w:szCs w:val="20"/>
      <w:lang w:eastAsia="es-MX"/>
    </w:rPr>
  </w:style>
  <w:style w:type="paragraph" w:customStyle="1" w:styleId="notadetabla">
    <w:name w:val="nota de tabla"/>
    <w:basedOn w:val="Normal"/>
    <w:rsid w:val="00A76FC9"/>
    <w:pPr>
      <w:spacing w:before="0" w:after="0" w:line="240" w:lineRule="auto"/>
    </w:pPr>
    <w:rPr>
      <w:rFonts w:ascii="Arial" w:eastAsia="Times New Roman" w:hAnsi="Arial" w:cs="Arial"/>
      <w:sz w:val="20"/>
      <w:szCs w:val="20"/>
      <w:lang w:val="es-ES" w:eastAsia="es-MX"/>
    </w:rPr>
  </w:style>
  <w:style w:type="paragraph" w:customStyle="1" w:styleId="Sinespaciado1">
    <w:name w:val="Sin espaciado1"/>
    <w:rsid w:val="00A76FC9"/>
    <w:pPr>
      <w:spacing w:after="0" w:line="240" w:lineRule="auto"/>
    </w:pPr>
    <w:rPr>
      <w:rFonts w:ascii="Calibri" w:eastAsia="Times New Roman" w:hAnsi="Calibri" w:cs="Calibri"/>
      <w:szCs w:val="20"/>
      <w:lang w:eastAsia="es-MX"/>
    </w:rPr>
  </w:style>
  <w:style w:type="paragraph" w:customStyle="1" w:styleId="ROMANOS1">
    <w:name w:val="ROMANOS1"/>
    <w:basedOn w:val="Normal"/>
    <w:rsid w:val="00E06119"/>
    <w:pPr>
      <w:tabs>
        <w:tab w:val="left" w:pos="990"/>
      </w:tabs>
      <w:spacing w:before="0" w:after="101" w:line="216" w:lineRule="atLeast"/>
      <w:ind w:left="990" w:hanging="720"/>
    </w:pPr>
    <w:rPr>
      <w:rFonts w:ascii="Arial" w:eastAsia="Times New Roman" w:hAnsi="Arial" w:cs="Times New Roman"/>
      <w:sz w:val="18"/>
      <w:szCs w:val="20"/>
      <w:lang w:val="es-ES_tradnl" w:eastAsia="es-ES"/>
    </w:rPr>
  </w:style>
  <w:style w:type="character" w:customStyle="1" w:styleId="DefaultCar">
    <w:name w:val="Default Car"/>
    <w:link w:val="Default"/>
    <w:uiPriority w:val="99"/>
    <w:rsid w:val="00425257"/>
    <w:rPr>
      <w:rFonts w:ascii="Times New Roman" w:hAnsi="Times New Roman" w:cs="Times New Roman"/>
      <w:color w:val="000000"/>
      <w:sz w:val="24"/>
      <w:szCs w:val="24"/>
    </w:rPr>
  </w:style>
  <w:style w:type="character" w:customStyle="1" w:styleId="PrrafodelistaCar">
    <w:name w:val="Párrafo de lista Car"/>
    <w:aliases w:val="tabla contenido Car"/>
    <w:link w:val="Prrafodelista"/>
    <w:uiPriority w:val="34"/>
    <w:locked/>
    <w:rsid w:val="009B345A"/>
    <w:rPr>
      <w:rFonts w:ascii="Arial" w:hAnsi="Arial" w:cs="Arial"/>
    </w:rPr>
  </w:style>
  <w:style w:type="paragraph" w:styleId="Continuarlista2">
    <w:name w:val="List Continue 2"/>
    <w:basedOn w:val="Normal"/>
    <w:unhideWhenUsed/>
    <w:rsid w:val="00425257"/>
    <w:pPr>
      <w:ind w:left="566"/>
      <w:contextualSpacing/>
    </w:pPr>
  </w:style>
  <w:style w:type="paragraph" w:customStyle="1" w:styleId="WW-Sangra3detindependiente">
    <w:name w:val="WW-Sangría 3 de t. independiente"/>
    <w:basedOn w:val="Normal"/>
    <w:uiPriority w:val="99"/>
    <w:rsid w:val="00425257"/>
    <w:pPr>
      <w:suppressAutoHyphens/>
      <w:spacing w:before="0" w:after="0" w:line="240" w:lineRule="auto"/>
      <w:ind w:left="5040" w:hanging="5040"/>
      <w:jc w:val="left"/>
    </w:pPr>
    <w:rPr>
      <w:rFonts w:ascii="Arial" w:eastAsia="Times New Roman" w:hAnsi="Arial" w:cs="Times New Roman"/>
      <w:sz w:val="24"/>
      <w:szCs w:val="20"/>
      <w:lang w:val="es-ES_tradnl" w:eastAsia="es-ES"/>
    </w:rPr>
  </w:style>
  <w:style w:type="paragraph" w:customStyle="1" w:styleId="WW-Textoindependiente2">
    <w:name w:val="WW-Texto independiente 2"/>
    <w:basedOn w:val="Normal"/>
    <w:uiPriority w:val="99"/>
    <w:rsid w:val="00425257"/>
    <w:pPr>
      <w:widowControl w:val="0"/>
      <w:suppressAutoHyphens/>
      <w:spacing w:before="0" w:after="0" w:line="240" w:lineRule="auto"/>
    </w:pPr>
    <w:rPr>
      <w:rFonts w:ascii="Arial" w:eastAsia="Times New Roman" w:hAnsi="Arial" w:cs="Times New Roman"/>
      <w:color w:val="000000"/>
      <w:sz w:val="24"/>
      <w:szCs w:val="20"/>
      <w:lang w:eastAsia="ar-SA"/>
    </w:rPr>
  </w:style>
  <w:style w:type="character" w:customStyle="1" w:styleId="EstiloCursivaCarCar">
    <w:name w:val="Estilo Cursiva Car Car"/>
    <w:link w:val="EstiloCursivaCar"/>
    <w:rsid w:val="00425257"/>
    <w:rPr>
      <w:rFonts w:ascii="Arial" w:eastAsia="Times New Roman" w:hAnsi="Arial" w:cs="Arial"/>
      <w:i/>
      <w:szCs w:val="20"/>
      <w:lang w:val="es-ES_tradnl" w:eastAsia="es-MX"/>
    </w:rPr>
  </w:style>
  <w:style w:type="character" w:customStyle="1" w:styleId="q1">
    <w:name w:val="q1"/>
    <w:rsid w:val="00425257"/>
    <w:rPr>
      <w:color w:val="550055"/>
    </w:rPr>
  </w:style>
  <w:style w:type="character" w:customStyle="1" w:styleId="texto-negrita1">
    <w:name w:val="texto-negrita1"/>
    <w:rsid w:val="00425257"/>
    <w:rPr>
      <w:b/>
      <w:bCs/>
    </w:rPr>
  </w:style>
  <w:style w:type="paragraph" w:customStyle="1" w:styleId="DOS">
    <w:name w:val="DOS"/>
    <w:basedOn w:val="Ttulo1"/>
    <w:link w:val="DOSCar"/>
    <w:uiPriority w:val="99"/>
    <w:qFormat/>
    <w:rsid w:val="00425257"/>
    <w:pPr>
      <w:keepLines w:val="0"/>
      <w:autoSpaceDE/>
      <w:autoSpaceDN/>
      <w:adjustRightInd/>
      <w:spacing w:before="120" w:line="360" w:lineRule="auto"/>
      <w:ind w:left="-567" w:right="-1"/>
    </w:pPr>
    <w:rPr>
      <w:rFonts w:eastAsia="Times New Roman"/>
      <w:bCs w:val="0"/>
      <w:caps/>
      <w:color w:val="000000" w:themeColor="text1"/>
      <w:sz w:val="22"/>
      <w:szCs w:val="22"/>
      <w:lang w:val="es-ES"/>
    </w:rPr>
  </w:style>
  <w:style w:type="character" w:customStyle="1" w:styleId="DOSCar">
    <w:name w:val="DOS Car"/>
    <w:link w:val="DOS"/>
    <w:uiPriority w:val="99"/>
    <w:rsid w:val="00425257"/>
    <w:rPr>
      <w:rFonts w:ascii="Arial" w:eastAsia="Times New Roman" w:hAnsi="Arial" w:cs="Arial"/>
      <w:caps/>
      <w:color w:val="000000" w:themeColor="text1"/>
      <w:lang w:val="es-ES" w:eastAsia="es-ES"/>
    </w:rPr>
  </w:style>
  <w:style w:type="paragraph" w:customStyle="1" w:styleId="UNO">
    <w:name w:val="UNO"/>
    <w:basedOn w:val="Ttulo1"/>
    <w:link w:val="UNOCar"/>
    <w:uiPriority w:val="99"/>
    <w:qFormat/>
    <w:rsid w:val="00425257"/>
    <w:pPr>
      <w:keepLines w:val="0"/>
      <w:autoSpaceDE/>
      <w:autoSpaceDN/>
      <w:adjustRightInd/>
      <w:spacing w:before="120" w:line="360" w:lineRule="auto"/>
      <w:ind w:left="-567" w:right="-1"/>
    </w:pPr>
    <w:rPr>
      <w:rFonts w:eastAsia="Times New Roman"/>
      <w:b w:val="0"/>
      <w:bCs w:val="0"/>
      <w:caps/>
      <w:color w:val="000000" w:themeColor="text1"/>
      <w:sz w:val="22"/>
      <w:szCs w:val="22"/>
      <w:lang w:val="es-ES"/>
    </w:rPr>
  </w:style>
  <w:style w:type="character" w:customStyle="1" w:styleId="UNOCar">
    <w:name w:val="UNO Car"/>
    <w:link w:val="UNO"/>
    <w:uiPriority w:val="99"/>
    <w:rsid w:val="00425257"/>
    <w:rPr>
      <w:rFonts w:ascii="Arial" w:eastAsia="Times New Roman" w:hAnsi="Arial" w:cs="Arial"/>
      <w:b/>
      <w:caps/>
      <w:color w:val="000000" w:themeColor="text1"/>
      <w:lang w:val="es-ES" w:eastAsia="es-ES"/>
    </w:rPr>
  </w:style>
  <w:style w:type="paragraph" w:customStyle="1" w:styleId="Textoindependiente22">
    <w:name w:val="Texto independiente 22"/>
    <w:basedOn w:val="Normal"/>
    <w:rsid w:val="00425257"/>
    <w:pPr>
      <w:overflowPunct w:val="0"/>
      <w:autoSpaceDE w:val="0"/>
      <w:autoSpaceDN w:val="0"/>
      <w:adjustRightInd w:val="0"/>
      <w:spacing w:before="0" w:after="0" w:line="240" w:lineRule="auto"/>
      <w:ind w:firstLine="709"/>
      <w:textAlignment w:val="baseline"/>
    </w:pPr>
    <w:rPr>
      <w:rFonts w:ascii="Arial" w:eastAsia="Times New Roman" w:hAnsi="Arial" w:cs="Times New Roman"/>
      <w:szCs w:val="20"/>
      <w:lang w:eastAsia="es-ES"/>
    </w:rPr>
  </w:style>
  <w:style w:type="character" w:customStyle="1" w:styleId="Normal1Car">
    <w:name w:val="Normal 1 Car"/>
    <w:link w:val="Normal11"/>
    <w:locked/>
    <w:rsid w:val="00425257"/>
    <w:rPr>
      <w:rFonts w:ascii="Times New Roman" w:eastAsia="Times New Roman" w:hAnsi="Times New Roman" w:cs="Times New Roman"/>
      <w:szCs w:val="20"/>
      <w:lang w:val="es-ES_tradnl" w:eastAsia="es-MX"/>
    </w:rPr>
  </w:style>
  <w:style w:type="paragraph" w:customStyle="1" w:styleId="Textotabla3">
    <w:name w:val="Texto tabla 3"/>
    <w:basedOn w:val="Normal"/>
    <w:uiPriority w:val="99"/>
    <w:rsid w:val="00425257"/>
    <w:pPr>
      <w:spacing w:before="0" w:after="0" w:line="240" w:lineRule="auto"/>
      <w:ind w:left="170"/>
      <w:jc w:val="center"/>
    </w:pPr>
    <w:rPr>
      <w:rFonts w:ascii="Times New Roman" w:eastAsia="MS Mincho" w:hAnsi="Times New Roman" w:cs="Times New Roman"/>
      <w:b/>
      <w:bCs/>
      <w:smallCaps/>
      <w:sz w:val="20"/>
      <w:szCs w:val="20"/>
      <w:lang w:val="en-US" w:eastAsia="es-MX"/>
    </w:rPr>
  </w:style>
  <w:style w:type="paragraph" w:customStyle="1" w:styleId="Textotabla2">
    <w:name w:val="Texto tabla 2"/>
    <w:basedOn w:val="Normal"/>
    <w:link w:val="Textotabla2Car"/>
    <w:rsid w:val="00425257"/>
    <w:pPr>
      <w:spacing w:before="0" w:after="0" w:line="240" w:lineRule="auto"/>
      <w:ind w:left="113"/>
      <w:jc w:val="left"/>
    </w:pPr>
    <w:rPr>
      <w:rFonts w:ascii="Times New Roman" w:eastAsia="MS Mincho" w:hAnsi="Times New Roman" w:cs="Times New Roman"/>
      <w:sz w:val="20"/>
      <w:szCs w:val="20"/>
      <w:lang w:val="en-US" w:eastAsia="x-none"/>
    </w:rPr>
  </w:style>
  <w:style w:type="character" w:customStyle="1" w:styleId="Textotabla2Car">
    <w:name w:val="Texto tabla 2 Car"/>
    <w:link w:val="Textotabla2"/>
    <w:locked/>
    <w:rsid w:val="00425257"/>
    <w:rPr>
      <w:rFonts w:ascii="Times New Roman" w:eastAsia="MS Mincho" w:hAnsi="Times New Roman" w:cs="Times New Roman"/>
      <w:sz w:val="20"/>
      <w:szCs w:val="20"/>
      <w:lang w:val="en-US" w:eastAsia="x-none"/>
    </w:rPr>
  </w:style>
  <w:style w:type="paragraph" w:customStyle="1" w:styleId="1">
    <w:name w:val="1"/>
    <w:basedOn w:val="Normal"/>
    <w:next w:val="Normal"/>
    <w:uiPriority w:val="35"/>
    <w:qFormat/>
    <w:rsid w:val="00425257"/>
    <w:pPr>
      <w:widowControl w:val="0"/>
      <w:spacing w:before="0" w:line="240" w:lineRule="auto"/>
      <w:jc w:val="center"/>
    </w:pPr>
    <w:rPr>
      <w:rFonts w:ascii="Times New Roman" w:eastAsia="Times New Roman" w:hAnsi="Times New Roman" w:cs="Times New Roman"/>
      <w:sz w:val="20"/>
      <w:szCs w:val="20"/>
      <w:lang w:val="es-ES_tradnl" w:eastAsia="es-MX"/>
    </w:rPr>
  </w:style>
  <w:style w:type="numbering" w:customStyle="1" w:styleId="Sinlista1">
    <w:name w:val="Sin lista1"/>
    <w:next w:val="Sinlista"/>
    <w:uiPriority w:val="99"/>
    <w:semiHidden/>
    <w:unhideWhenUsed/>
    <w:rsid w:val="00425257"/>
  </w:style>
  <w:style w:type="table" w:customStyle="1" w:styleId="Tablaconcuadrcula2">
    <w:name w:val="Tabla con cuadrícula2"/>
    <w:basedOn w:val="Tablanormal"/>
    <w:next w:val="Tablaconcuadrcula"/>
    <w:uiPriority w:val="39"/>
    <w:rsid w:val="00425257"/>
    <w:pPr>
      <w:spacing w:after="0" w:line="240" w:lineRule="auto"/>
    </w:pPr>
    <w:rPr>
      <w:rFonts w:ascii="Times New Roman" w:eastAsia="Times New Roman" w:hAnsi="Times New Roman" w:cs="Times New Roman"/>
      <w:sz w:val="20"/>
      <w:szCs w:val="20"/>
      <w:lang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1">
    <w:name w:val="Tabla con cuadrícula11"/>
    <w:basedOn w:val="Tablanormal"/>
    <w:next w:val="Tablaconcuadrcula"/>
    <w:rsid w:val="00425257"/>
    <w:pPr>
      <w:spacing w:after="0" w:line="240" w:lineRule="auto"/>
    </w:pPr>
    <w:rPr>
      <w:rFonts w:ascii="Times New Roman" w:eastAsia="Times New Roman" w:hAnsi="Times New Roman" w:cs="Times New Roman"/>
      <w:sz w:val="20"/>
      <w:szCs w:val="20"/>
      <w:lang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Odd">
    <w:name w:val="Header Odd"/>
    <w:basedOn w:val="Sinespaciado"/>
    <w:uiPriority w:val="99"/>
    <w:qFormat/>
    <w:rsid w:val="00425257"/>
    <w:pPr>
      <w:pBdr>
        <w:bottom w:val="single" w:sz="4" w:space="1" w:color="4F81BD" w:themeColor="accent1"/>
      </w:pBdr>
      <w:spacing w:line="240" w:lineRule="auto"/>
    </w:pPr>
    <w:rPr>
      <w:rFonts w:eastAsiaTheme="minorEastAsia"/>
      <w:bCs/>
      <w:color w:val="1F497D" w:themeColor="text2"/>
      <w:sz w:val="20"/>
      <w:szCs w:val="23"/>
      <w:lang w:val="es-ES" w:eastAsia="fr-FR"/>
    </w:rPr>
  </w:style>
  <w:style w:type="paragraph" w:customStyle="1" w:styleId="HeaderEven">
    <w:name w:val="Header Even"/>
    <w:basedOn w:val="Sinespaciado"/>
    <w:uiPriority w:val="99"/>
    <w:qFormat/>
    <w:rsid w:val="00425257"/>
    <w:pPr>
      <w:pBdr>
        <w:bottom w:val="single" w:sz="4" w:space="1" w:color="4F81BD" w:themeColor="accent1"/>
      </w:pBdr>
      <w:spacing w:line="240" w:lineRule="auto"/>
      <w:jc w:val="left"/>
    </w:pPr>
    <w:rPr>
      <w:rFonts w:eastAsiaTheme="minorEastAsia"/>
      <w:bCs/>
      <w:color w:val="1F497D" w:themeColor="text2"/>
      <w:sz w:val="20"/>
      <w:szCs w:val="23"/>
      <w:lang w:val="es-ES" w:eastAsia="fr-FR"/>
    </w:rPr>
  </w:style>
  <w:style w:type="paragraph" w:customStyle="1" w:styleId="HeaderRight">
    <w:name w:val="Header Right"/>
    <w:basedOn w:val="Encabezado"/>
    <w:uiPriority w:val="35"/>
    <w:qFormat/>
    <w:rsid w:val="00425257"/>
    <w:pPr>
      <w:pBdr>
        <w:bottom w:val="dashed" w:sz="4" w:space="18" w:color="7F7F7F"/>
      </w:pBdr>
      <w:tabs>
        <w:tab w:val="clear" w:pos="4419"/>
        <w:tab w:val="clear" w:pos="8838"/>
        <w:tab w:val="center" w:pos="4320"/>
        <w:tab w:val="right" w:pos="8640"/>
      </w:tabs>
      <w:spacing w:before="0" w:after="200" w:line="276" w:lineRule="auto"/>
      <w:jc w:val="right"/>
    </w:pPr>
    <w:rPr>
      <w:rFonts w:eastAsiaTheme="minorEastAsia"/>
      <w:color w:val="7F7F7F" w:themeColor="text1" w:themeTint="80"/>
      <w:sz w:val="20"/>
      <w:szCs w:val="20"/>
      <w:lang w:val="es-ES" w:eastAsia="fr-FR"/>
    </w:rPr>
  </w:style>
  <w:style w:type="paragraph" w:customStyle="1" w:styleId="HeaderLeft">
    <w:name w:val="Header Left"/>
    <w:basedOn w:val="Encabezado"/>
    <w:uiPriority w:val="35"/>
    <w:qFormat/>
    <w:rsid w:val="00425257"/>
    <w:pPr>
      <w:pBdr>
        <w:bottom w:val="dashed" w:sz="4" w:space="18" w:color="7F7F7F" w:themeColor="text1" w:themeTint="80"/>
      </w:pBdr>
      <w:tabs>
        <w:tab w:val="clear" w:pos="4419"/>
        <w:tab w:val="clear" w:pos="8838"/>
        <w:tab w:val="center" w:pos="4320"/>
        <w:tab w:val="right" w:pos="8640"/>
      </w:tabs>
      <w:spacing w:before="0" w:after="200" w:line="396" w:lineRule="auto"/>
      <w:jc w:val="left"/>
    </w:pPr>
    <w:rPr>
      <w:rFonts w:eastAsiaTheme="minorEastAsia"/>
      <w:color w:val="7F7F7F" w:themeColor="text1" w:themeTint="80"/>
      <w:sz w:val="20"/>
      <w:szCs w:val="20"/>
      <w:lang w:val="es-ES" w:eastAsia="fr-FR"/>
    </w:rPr>
  </w:style>
  <w:style w:type="paragraph" w:customStyle="1" w:styleId="font8">
    <w:name w:val="font8"/>
    <w:basedOn w:val="Normal"/>
    <w:uiPriority w:val="99"/>
    <w:rsid w:val="00425257"/>
    <w:pPr>
      <w:spacing w:before="100" w:beforeAutospacing="1" w:after="100" w:afterAutospacing="1" w:line="240" w:lineRule="auto"/>
      <w:jc w:val="left"/>
    </w:pPr>
    <w:rPr>
      <w:rFonts w:ascii="Arial Narrow" w:eastAsiaTheme="minorEastAsia" w:hAnsi="Arial Narrow"/>
      <w:color w:val="000000"/>
      <w:sz w:val="16"/>
      <w:szCs w:val="16"/>
      <w:lang w:val="es-ES_tradnl" w:eastAsia="es-ES"/>
    </w:rPr>
  </w:style>
  <w:style w:type="paragraph" w:customStyle="1" w:styleId="font9">
    <w:name w:val="font9"/>
    <w:basedOn w:val="Normal"/>
    <w:uiPriority w:val="99"/>
    <w:rsid w:val="00425257"/>
    <w:pPr>
      <w:spacing w:before="100" w:beforeAutospacing="1" w:after="100" w:afterAutospacing="1" w:line="240" w:lineRule="auto"/>
      <w:jc w:val="left"/>
    </w:pPr>
    <w:rPr>
      <w:rFonts w:ascii="Arial Narrow" w:eastAsiaTheme="minorEastAsia" w:hAnsi="Arial Narrow"/>
      <w:color w:val="000000"/>
      <w:sz w:val="16"/>
      <w:szCs w:val="16"/>
      <w:lang w:val="es-ES_tradnl" w:eastAsia="es-ES"/>
    </w:rPr>
  </w:style>
  <w:style w:type="paragraph" w:customStyle="1" w:styleId="font10">
    <w:name w:val="font10"/>
    <w:basedOn w:val="Normal"/>
    <w:uiPriority w:val="99"/>
    <w:rsid w:val="00425257"/>
    <w:pPr>
      <w:spacing w:before="100" w:beforeAutospacing="1" w:after="100" w:afterAutospacing="1" w:line="240" w:lineRule="auto"/>
      <w:jc w:val="left"/>
    </w:pPr>
    <w:rPr>
      <w:rFonts w:ascii="Arial Narrow" w:eastAsiaTheme="minorEastAsia" w:hAnsi="Arial Narrow"/>
      <w:b/>
      <w:bCs/>
      <w:i/>
      <w:iCs/>
      <w:color w:val="000000"/>
      <w:sz w:val="16"/>
      <w:szCs w:val="16"/>
      <w:lang w:val="es-ES_tradnl" w:eastAsia="es-ES"/>
    </w:rPr>
  </w:style>
  <w:style w:type="paragraph" w:customStyle="1" w:styleId="font11">
    <w:name w:val="font11"/>
    <w:basedOn w:val="Normal"/>
    <w:uiPriority w:val="99"/>
    <w:rsid w:val="00425257"/>
    <w:pPr>
      <w:spacing w:before="100" w:beforeAutospacing="1" w:after="100" w:afterAutospacing="1" w:line="240" w:lineRule="auto"/>
      <w:jc w:val="left"/>
    </w:pPr>
    <w:rPr>
      <w:rFonts w:ascii="Arial Narrow" w:eastAsiaTheme="minorEastAsia" w:hAnsi="Arial Narrow"/>
      <w:b/>
      <w:bCs/>
      <w:sz w:val="16"/>
      <w:szCs w:val="16"/>
      <w:lang w:val="es-ES_tradnl" w:eastAsia="es-ES"/>
    </w:rPr>
  </w:style>
  <w:style w:type="paragraph" w:customStyle="1" w:styleId="font12">
    <w:name w:val="font12"/>
    <w:basedOn w:val="Normal"/>
    <w:uiPriority w:val="99"/>
    <w:rsid w:val="00425257"/>
    <w:pPr>
      <w:spacing w:before="100" w:beforeAutospacing="1" w:after="100" w:afterAutospacing="1" w:line="240" w:lineRule="auto"/>
      <w:jc w:val="left"/>
    </w:pPr>
    <w:rPr>
      <w:rFonts w:ascii="Arial Narrow" w:eastAsiaTheme="minorEastAsia" w:hAnsi="Arial Narrow"/>
      <w:i/>
      <w:iCs/>
      <w:sz w:val="16"/>
      <w:szCs w:val="16"/>
      <w:lang w:val="es-ES_tradnl" w:eastAsia="es-ES"/>
    </w:rPr>
  </w:style>
  <w:style w:type="paragraph" w:customStyle="1" w:styleId="font13">
    <w:name w:val="font13"/>
    <w:basedOn w:val="Normal"/>
    <w:uiPriority w:val="99"/>
    <w:rsid w:val="00425257"/>
    <w:pPr>
      <w:spacing w:before="100" w:beforeAutospacing="1" w:after="100" w:afterAutospacing="1" w:line="240" w:lineRule="auto"/>
      <w:jc w:val="left"/>
    </w:pPr>
    <w:rPr>
      <w:rFonts w:ascii="Arial Narrow" w:eastAsiaTheme="minorEastAsia" w:hAnsi="Arial Narrow"/>
      <w:sz w:val="16"/>
      <w:szCs w:val="16"/>
      <w:lang w:val="es-ES_tradnl" w:eastAsia="es-ES"/>
    </w:rPr>
  </w:style>
  <w:style w:type="paragraph" w:customStyle="1" w:styleId="xl91">
    <w:name w:val="xl91"/>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center"/>
    </w:pPr>
    <w:rPr>
      <w:rFonts w:ascii="Calibri" w:eastAsiaTheme="minorEastAsia" w:hAnsi="Calibri"/>
      <w:b/>
      <w:bCs/>
      <w:sz w:val="16"/>
      <w:szCs w:val="16"/>
      <w:lang w:val="es-ES_tradnl" w:eastAsia="es-ES"/>
    </w:rPr>
  </w:style>
  <w:style w:type="paragraph" w:customStyle="1" w:styleId="xl92">
    <w:name w:val="xl92"/>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Calibri" w:eastAsiaTheme="minorEastAsia" w:hAnsi="Calibri"/>
      <w:b/>
      <w:bCs/>
      <w:sz w:val="16"/>
      <w:szCs w:val="16"/>
      <w:lang w:val="es-ES_tradnl" w:eastAsia="es-ES"/>
    </w:rPr>
  </w:style>
  <w:style w:type="paragraph" w:customStyle="1" w:styleId="xl93">
    <w:name w:val="xl93"/>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b/>
      <w:bCs/>
      <w:sz w:val="16"/>
      <w:szCs w:val="16"/>
      <w:lang w:val="es-ES_tradnl" w:eastAsia="es-ES"/>
    </w:rPr>
  </w:style>
  <w:style w:type="paragraph" w:customStyle="1" w:styleId="xl94">
    <w:name w:val="xl94"/>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Times" w:eastAsiaTheme="minorEastAsia" w:hAnsi="Times"/>
      <w:color w:val="0000FF"/>
      <w:sz w:val="16"/>
      <w:szCs w:val="16"/>
      <w:u w:val="single"/>
      <w:lang w:val="es-ES_tradnl" w:eastAsia="es-ES"/>
    </w:rPr>
  </w:style>
  <w:style w:type="paragraph" w:customStyle="1" w:styleId="xl95">
    <w:name w:val="xl95"/>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center"/>
    </w:pPr>
    <w:rPr>
      <w:rFonts w:ascii="Times" w:eastAsiaTheme="minorEastAsia" w:hAnsi="Times"/>
      <w:color w:val="0000FF"/>
      <w:sz w:val="16"/>
      <w:szCs w:val="16"/>
      <w:u w:val="single"/>
      <w:lang w:val="es-ES_tradnl" w:eastAsia="es-ES"/>
    </w:rPr>
  </w:style>
  <w:style w:type="paragraph" w:customStyle="1" w:styleId="xl96">
    <w:name w:val="xl96"/>
    <w:basedOn w:val="Normal"/>
    <w:uiPriority w:val="99"/>
    <w:rsid w:val="00425257"/>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b/>
      <w:bCs/>
      <w:sz w:val="16"/>
      <w:szCs w:val="16"/>
      <w:lang w:val="es-ES_tradnl" w:eastAsia="es-ES"/>
    </w:rPr>
  </w:style>
  <w:style w:type="paragraph" w:customStyle="1" w:styleId="xl97">
    <w:name w:val="xl97"/>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16"/>
      <w:szCs w:val="16"/>
      <w:lang w:val="es-ES_tradnl" w:eastAsia="es-ES"/>
    </w:rPr>
  </w:style>
  <w:style w:type="paragraph" w:customStyle="1" w:styleId="xl98">
    <w:name w:val="xl98"/>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16"/>
      <w:szCs w:val="16"/>
      <w:lang w:val="es-ES_tradnl" w:eastAsia="es-ES"/>
    </w:rPr>
  </w:style>
  <w:style w:type="paragraph" w:customStyle="1" w:styleId="xl99">
    <w:name w:val="xl99"/>
    <w:basedOn w:val="Normal"/>
    <w:uiPriority w:val="99"/>
    <w:rsid w:val="00425257"/>
    <w:pPr>
      <w:pBdr>
        <w:left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i/>
      <w:iCs/>
      <w:sz w:val="16"/>
      <w:szCs w:val="16"/>
      <w:lang w:val="es-ES_tradnl" w:eastAsia="es-ES"/>
    </w:rPr>
  </w:style>
  <w:style w:type="paragraph" w:customStyle="1" w:styleId="xl100">
    <w:name w:val="xl100"/>
    <w:basedOn w:val="Normal"/>
    <w:uiPriority w:val="99"/>
    <w:rsid w:val="00425257"/>
    <w:pPr>
      <w:pBdr>
        <w:right w:val="single" w:sz="8" w:space="0" w:color="auto"/>
      </w:pBdr>
      <w:spacing w:before="100" w:beforeAutospacing="1" w:after="100" w:afterAutospacing="1" w:line="240" w:lineRule="auto"/>
      <w:jc w:val="left"/>
      <w:textAlignment w:val="center"/>
    </w:pPr>
    <w:rPr>
      <w:rFonts w:ascii="Arial Narrow" w:eastAsiaTheme="minorEastAsia" w:hAnsi="Arial Narrow"/>
      <w:i/>
      <w:iCs/>
      <w:sz w:val="16"/>
      <w:szCs w:val="16"/>
      <w:lang w:val="es-ES_tradnl" w:eastAsia="es-ES"/>
    </w:rPr>
  </w:style>
  <w:style w:type="paragraph" w:customStyle="1" w:styleId="xl101">
    <w:name w:val="xl101"/>
    <w:basedOn w:val="Normal"/>
    <w:uiPriority w:val="99"/>
    <w:rsid w:val="00425257"/>
    <w:pPr>
      <w:pBdr>
        <w:right w:val="single" w:sz="8" w:space="0" w:color="auto"/>
      </w:pBdr>
      <w:spacing w:before="100" w:beforeAutospacing="1" w:after="100" w:afterAutospacing="1" w:line="240" w:lineRule="auto"/>
      <w:jc w:val="left"/>
      <w:textAlignment w:val="center"/>
    </w:pPr>
    <w:rPr>
      <w:rFonts w:ascii="Arial Narrow" w:eastAsiaTheme="minorEastAsia" w:hAnsi="Arial Narrow"/>
      <w:sz w:val="16"/>
      <w:szCs w:val="16"/>
      <w:lang w:val="es-ES_tradnl" w:eastAsia="es-ES"/>
    </w:rPr>
  </w:style>
  <w:style w:type="paragraph" w:customStyle="1" w:styleId="xl102">
    <w:name w:val="xl102"/>
    <w:basedOn w:val="Normal"/>
    <w:uiPriority w:val="99"/>
    <w:rsid w:val="00425257"/>
    <w:pPr>
      <w:pBdr>
        <w:left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b/>
      <w:bCs/>
      <w:sz w:val="16"/>
      <w:szCs w:val="16"/>
      <w:lang w:val="es-ES_tradnl" w:eastAsia="es-ES"/>
    </w:rPr>
  </w:style>
  <w:style w:type="paragraph" w:customStyle="1" w:styleId="xl103">
    <w:name w:val="xl103"/>
    <w:basedOn w:val="Normal"/>
    <w:uiPriority w:val="99"/>
    <w:rsid w:val="00425257"/>
    <w:pPr>
      <w:pBdr>
        <w:right w:val="single" w:sz="8" w:space="0" w:color="auto"/>
      </w:pBdr>
      <w:spacing w:before="100" w:beforeAutospacing="1" w:after="100" w:afterAutospacing="1" w:line="240" w:lineRule="auto"/>
      <w:jc w:val="left"/>
      <w:textAlignment w:val="center"/>
    </w:pPr>
    <w:rPr>
      <w:rFonts w:ascii="Arial Narrow" w:eastAsiaTheme="minorEastAsia" w:hAnsi="Arial Narrow"/>
      <w:b/>
      <w:bCs/>
      <w:sz w:val="16"/>
      <w:szCs w:val="16"/>
      <w:lang w:val="es-ES_tradnl" w:eastAsia="es-ES"/>
    </w:rPr>
  </w:style>
  <w:style w:type="paragraph" w:customStyle="1" w:styleId="xl104">
    <w:name w:val="xl104"/>
    <w:basedOn w:val="Normal"/>
    <w:uiPriority w:val="99"/>
    <w:rsid w:val="00425257"/>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b/>
      <w:bCs/>
      <w:sz w:val="16"/>
      <w:szCs w:val="16"/>
      <w:lang w:val="es-ES_tradnl" w:eastAsia="es-ES"/>
    </w:rPr>
  </w:style>
  <w:style w:type="paragraph" w:customStyle="1" w:styleId="xl105">
    <w:name w:val="xl105"/>
    <w:basedOn w:val="Normal"/>
    <w:uiPriority w:val="99"/>
    <w:rsid w:val="00425257"/>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b/>
      <w:bCs/>
      <w:sz w:val="16"/>
      <w:szCs w:val="16"/>
      <w:lang w:val="es-ES_tradnl" w:eastAsia="es-ES"/>
    </w:rPr>
  </w:style>
  <w:style w:type="paragraph" w:customStyle="1" w:styleId="xl106">
    <w:name w:val="xl106"/>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b/>
      <w:bCs/>
      <w:sz w:val="16"/>
      <w:szCs w:val="16"/>
      <w:lang w:val="es-ES_tradnl" w:eastAsia="es-ES"/>
    </w:rPr>
  </w:style>
  <w:style w:type="paragraph" w:customStyle="1" w:styleId="xl107">
    <w:name w:val="xl107"/>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b/>
      <w:bCs/>
      <w:sz w:val="16"/>
      <w:szCs w:val="16"/>
      <w:lang w:val="es-ES_tradnl" w:eastAsia="es-ES"/>
    </w:rPr>
  </w:style>
  <w:style w:type="paragraph" w:customStyle="1" w:styleId="xl108">
    <w:name w:val="xl108"/>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sz w:val="16"/>
      <w:szCs w:val="16"/>
      <w:lang w:val="es-ES_tradnl" w:eastAsia="es-ES"/>
    </w:rPr>
  </w:style>
  <w:style w:type="paragraph" w:customStyle="1" w:styleId="xl109">
    <w:name w:val="xl109"/>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i/>
      <w:iCs/>
      <w:sz w:val="16"/>
      <w:szCs w:val="16"/>
      <w:lang w:val="es-ES_tradnl" w:eastAsia="es-ES"/>
    </w:rPr>
  </w:style>
  <w:style w:type="paragraph" w:customStyle="1" w:styleId="xl110">
    <w:name w:val="xl110"/>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i/>
      <w:iCs/>
      <w:sz w:val="16"/>
      <w:szCs w:val="16"/>
      <w:lang w:val="es-ES_tradnl" w:eastAsia="es-ES"/>
    </w:rPr>
  </w:style>
  <w:style w:type="paragraph" w:customStyle="1" w:styleId="xl111">
    <w:name w:val="xl111"/>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b/>
      <w:bCs/>
      <w:color w:val="FF0000"/>
      <w:sz w:val="16"/>
      <w:szCs w:val="16"/>
      <w:lang w:val="es-ES_tradnl" w:eastAsia="es-ES"/>
    </w:rPr>
  </w:style>
  <w:style w:type="paragraph" w:customStyle="1" w:styleId="xl112">
    <w:name w:val="xl112"/>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b/>
      <w:bCs/>
      <w:color w:val="FF0000"/>
      <w:sz w:val="16"/>
      <w:szCs w:val="16"/>
      <w:lang w:val="es-ES_tradnl" w:eastAsia="es-ES"/>
    </w:rPr>
  </w:style>
  <w:style w:type="paragraph" w:customStyle="1" w:styleId="xl113">
    <w:name w:val="xl113"/>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color w:val="FF0000"/>
      <w:sz w:val="16"/>
      <w:szCs w:val="16"/>
      <w:lang w:val="es-ES_tradnl" w:eastAsia="es-ES"/>
    </w:rPr>
  </w:style>
  <w:style w:type="paragraph" w:customStyle="1" w:styleId="xl114">
    <w:name w:val="xl114"/>
    <w:basedOn w:val="Normal"/>
    <w:uiPriority w:val="99"/>
    <w:rsid w:val="00425257"/>
    <w:pPr>
      <w:spacing w:before="100" w:beforeAutospacing="1" w:after="100" w:afterAutospacing="1" w:line="240" w:lineRule="auto"/>
      <w:jc w:val="left"/>
      <w:textAlignment w:val="center"/>
    </w:pPr>
    <w:rPr>
      <w:rFonts w:ascii="Arial Narrow" w:eastAsiaTheme="minorEastAsia" w:hAnsi="Arial Narrow"/>
      <w:b/>
      <w:bCs/>
      <w:sz w:val="16"/>
      <w:szCs w:val="16"/>
      <w:lang w:val="es-ES_tradnl" w:eastAsia="es-ES"/>
    </w:rPr>
  </w:style>
  <w:style w:type="paragraph" w:customStyle="1" w:styleId="xl115">
    <w:name w:val="xl115"/>
    <w:basedOn w:val="Normal"/>
    <w:uiPriority w:val="99"/>
    <w:rsid w:val="00425257"/>
    <w:pPr>
      <w:spacing w:before="100" w:beforeAutospacing="1" w:after="100" w:afterAutospacing="1" w:line="240" w:lineRule="auto"/>
      <w:jc w:val="left"/>
      <w:textAlignment w:val="center"/>
    </w:pPr>
    <w:rPr>
      <w:rFonts w:ascii="Arial Narrow" w:eastAsiaTheme="minorEastAsia" w:hAnsi="Arial Narrow"/>
      <w:sz w:val="16"/>
      <w:szCs w:val="16"/>
      <w:lang w:val="es-ES_tradnl" w:eastAsia="es-ES"/>
    </w:rPr>
  </w:style>
  <w:style w:type="paragraph" w:customStyle="1" w:styleId="xl116">
    <w:name w:val="xl116"/>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b/>
      <w:bCs/>
      <w:sz w:val="16"/>
      <w:szCs w:val="16"/>
      <w:lang w:val="es-ES_tradnl" w:eastAsia="es-ES"/>
    </w:rPr>
  </w:style>
  <w:style w:type="paragraph" w:customStyle="1" w:styleId="xl117">
    <w:name w:val="xl117"/>
    <w:basedOn w:val="Normal"/>
    <w:uiPriority w:val="99"/>
    <w:rsid w:val="00425257"/>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b/>
      <w:bCs/>
      <w:sz w:val="16"/>
      <w:szCs w:val="16"/>
      <w:lang w:val="es-ES_tradnl" w:eastAsia="es-ES"/>
    </w:rPr>
  </w:style>
  <w:style w:type="paragraph" w:customStyle="1" w:styleId="xl118">
    <w:name w:val="xl118"/>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b/>
      <w:bCs/>
      <w:sz w:val="16"/>
      <w:szCs w:val="16"/>
      <w:lang w:val="es-ES_tradnl" w:eastAsia="es-ES"/>
    </w:rPr>
  </w:style>
  <w:style w:type="paragraph" w:customStyle="1" w:styleId="xl119">
    <w:name w:val="xl119"/>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sz w:val="16"/>
      <w:szCs w:val="16"/>
      <w:lang w:val="es-ES_tradnl" w:eastAsia="es-ES"/>
    </w:rPr>
  </w:style>
  <w:style w:type="paragraph" w:customStyle="1" w:styleId="xl120">
    <w:name w:val="xl120"/>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sz w:val="16"/>
      <w:szCs w:val="16"/>
      <w:lang w:val="es-ES_tradnl" w:eastAsia="es-ES"/>
    </w:rPr>
  </w:style>
  <w:style w:type="paragraph" w:customStyle="1" w:styleId="xl121">
    <w:name w:val="xl121"/>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top"/>
    </w:pPr>
    <w:rPr>
      <w:rFonts w:ascii="Arial Narrow" w:eastAsiaTheme="minorEastAsia" w:hAnsi="Arial Narrow"/>
      <w:i/>
      <w:iCs/>
      <w:sz w:val="16"/>
      <w:szCs w:val="16"/>
      <w:lang w:val="es-ES_tradnl" w:eastAsia="es-ES"/>
    </w:rPr>
  </w:style>
  <w:style w:type="paragraph" w:customStyle="1" w:styleId="xl122">
    <w:name w:val="xl122"/>
    <w:basedOn w:val="Normal"/>
    <w:uiPriority w:val="99"/>
    <w:rsid w:val="00425257"/>
    <w:pPr>
      <w:pBdr>
        <w:right w:val="single" w:sz="8" w:space="0" w:color="auto"/>
      </w:pBdr>
      <w:spacing w:before="100" w:beforeAutospacing="1" w:after="100" w:afterAutospacing="1" w:line="240" w:lineRule="auto"/>
      <w:jc w:val="left"/>
      <w:textAlignment w:val="center"/>
    </w:pPr>
    <w:rPr>
      <w:rFonts w:ascii="Arial Narrow" w:eastAsiaTheme="minorEastAsia" w:hAnsi="Arial Narrow"/>
      <w:b/>
      <w:bCs/>
      <w:sz w:val="16"/>
      <w:szCs w:val="16"/>
      <w:lang w:val="es-ES_tradnl" w:eastAsia="es-ES"/>
    </w:rPr>
  </w:style>
  <w:style w:type="paragraph" w:customStyle="1" w:styleId="xl123">
    <w:name w:val="xl123"/>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Arial" w:eastAsiaTheme="minorEastAsia" w:hAnsi="Arial" w:cs="Arial"/>
      <w:sz w:val="16"/>
      <w:szCs w:val="16"/>
      <w:lang w:val="es-ES_tradnl" w:eastAsia="es-ES"/>
    </w:rPr>
  </w:style>
  <w:style w:type="paragraph" w:customStyle="1" w:styleId="xl124">
    <w:name w:val="xl124"/>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heme="minorEastAsia" w:hAnsi="Arial" w:cs="Arial"/>
      <w:sz w:val="16"/>
      <w:szCs w:val="16"/>
      <w:lang w:val="es-ES_tradnl" w:eastAsia="es-ES"/>
    </w:rPr>
  </w:style>
  <w:style w:type="paragraph" w:customStyle="1" w:styleId="xl125">
    <w:name w:val="xl125"/>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Arial" w:eastAsiaTheme="minorEastAsia" w:hAnsi="Arial" w:cs="Arial"/>
      <w:sz w:val="16"/>
      <w:szCs w:val="16"/>
      <w:lang w:val="es-ES_tradnl" w:eastAsia="es-ES"/>
    </w:rPr>
  </w:style>
  <w:style w:type="paragraph" w:customStyle="1" w:styleId="xl126">
    <w:name w:val="xl126"/>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left"/>
      <w:textAlignment w:val="center"/>
    </w:pPr>
    <w:rPr>
      <w:rFonts w:ascii="Arial" w:eastAsiaTheme="minorEastAsia" w:hAnsi="Arial" w:cs="Arial"/>
      <w:sz w:val="16"/>
      <w:szCs w:val="16"/>
      <w:lang w:val="es-ES_tradnl" w:eastAsia="es-ES"/>
    </w:rPr>
  </w:style>
  <w:style w:type="paragraph" w:customStyle="1" w:styleId="xl127">
    <w:name w:val="xl127"/>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textAlignment w:val="center"/>
    </w:pPr>
    <w:rPr>
      <w:rFonts w:ascii="Arial Narrow" w:eastAsiaTheme="minorEastAsia" w:hAnsi="Arial Narrow"/>
      <w:b/>
      <w:bCs/>
      <w:sz w:val="16"/>
      <w:szCs w:val="16"/>
      <w:lang w:val="es-ES_tradnl" w:eastAsia="es-ES"/>
    </w:rPr>
  </w:style>
  <w:style w:type="paragraph" w:customStyle="1" w:styleId="xl128">
    <w:name w:val="xl128"/>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Arial Narrow" w:eastAsiaTheme="minorEastAsia" w:hAnsi="Arial Narrow"/>
      <w:b/>
      <w:bCs/>
      <w:sz w:val="16"/>
      <w:szCs w:val="16"/>
      <w:lang w:val="es-ES_tradnl" w:eastAsia="es-ES"/>
    </w:rPr>
  </w:style>
  <w:style w:type="paragraph" w:customStyle="1" w:styleId="xl129">
    <w:name w:val="xl129"/>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i/>
      <w:iCs/>
      <w:sz w:val="16"/>
      <w:szCs w:val="16"/>
      <w:lang w:val="es-ES_tradnl" w:eastAsia="es-ES"/>
    </w:rPr>
  </w:style>
  <w:style w:type="paragraph" w:customStyle="1" w:styleId="xl130">
    <w:name w:val="xl130"/>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16"/>
      <w:szCs w:val="16"/>
      <w:lang w:val="es-ES_tradnl" w:eastAsia="es-ES"/>
    </w:rPr>
  </w:style>
  <w:style w:type="paragraph" w:customStyle="1" w:styleId="xl131">
    <w:name w:val="xl131"/>
    <w:basedOn w:val="Normal"/>
    <w:uiPriority w:val="99"/>
    <w:rsid w:val="00425257"/>
    <w:pPr>
      <w:pBdr>
        <w:left w:val="single" w:sz="8" w:space="0" w:color="auto"/>
        <w:right w:val="single" w:sz="8" w:space="0" w:color="auto"/>
      </w:pBdr>
      <w:spacing w:before="100" w:beforeAutospacing="1" w:after="100" w:afterAutospacing="1" w:line="240" w:lineRule="auto"/>
      <w:jc w:val="left"/>
      <w:textAlignment w:val="center"/>
    </w:pPr>
    <w:rPr>
      <w:rFonts w:ascii="Arial Narrow" w:eastAsiaTheme="minorEastAsia" w:hAnsi="Arial Narrow"/>
      <w:i/>
      <w:iCs/>
      <w:sz w:val="16"/>
      <w:szCs w:val="16"/>
      <w:lang w:val="es-ES_tradnl" w:eastAsia="es-ES"/>
    </w:rPr>
  </w:style>
  <w:style w:type="paragraph" w:customStyle="1" w:styleId="xl132">
    <w:name w:val="xl132"/>
    <w:basedOn w:val="Normal"/>
    <w:uiPriority w:val="99"/>
    <w:rsid w:val="00425257"/>
    <w:pPr>
      <w:pBdr>
        <w:left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16"/>
      <w:szCs w:val="16"/>
      <w:lang w:val="es-ES_tradnl" w:eastAsia="es-ES"/>
    </w:rPr>
  </w:style>
  <w:style w:type="paragraph" w:customStyle="1" w:styleId="xl133">
    <w:name w:val="xl133"/>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16"/>
      <w:szCs w:val="16"/>
      <w:lang w:val="es-ES_tradnl" w:eastAsia="es-ES"/>
    </w:rPr>
  </w:style>
  <w:style w:type="paragraph" w:customStyle="1" w:styleId="xl134">
    <w:name w:val="xl134"/>
    <w:basedOn w:val="Normal"/>
    <w:uiPriority w:val="99"/>
    <w:rsid w:val="00425257"/>
    <w:pPr>
      <w:pBdr>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16"/>
      <w:szCs w:val="16"/>
      <w:lang w:val="es-ES_tradnl" w:eastAsia="es-ES"/>
    </w:rPr>
  </w:style>
  <w:style w:type="paragraph" w:customStyle="1" w:styleId="xl135">
    <w:name w:val="xl135"/>
    <w:basedOn w:val="Normal"/>
    <w:uiPriority w:val="99"/>
    <w:rsid w:val="00425257"/>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Arial" w:eastAsiaTheme="minorEastAsia" w:hAnsi="Arial" w:cs="Arial"/>
      <w:sz w:val="16"/>
      <w:szCs w:val="16"/>
      <w:lang w:val="es-ES_tradnl" w:eastAsia="es-ES"/>
    </w:rPr>
  </w:style>
  <w:style w:type="paragraph" w:customStyle="1" w:styleId="xl136">
    <w:name w:val="xl136"/>
    <w:basedOn w:val="Normal"/>
    <w:uiPriority w:val="99"/>
    <w:rsid w:val="00425257"/>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heme="minorEastAsia" w:hAnsi="Arial" w:cs="Arial"/>
      <w:sz w:val="16"/>
      <w:szCs w:val="16"/>
      <w:lang w:val="es-ES_tradnl" w:eastAsia="es-ES"/>
    </w:rPr>
  </w:style>
  <w:style w:type="paragraph" w:customStyle="1" w:styleId="xl137">
    <w:name w:val="xl137"/>
    <w:basedOn w:val="Normal"/>
    <w:uiPriority w:val="99"/>
    <w:rsid w:val="00425257"/>
    <w:pPr>
      <w:pBdr>
        <w:bottom w:val="single" w:sz="8" w:space="0" w:color="auto"/>
        <w:right w:val="single" w:sz="8" w:space="0" w:color="auto"/>
      </w:pBdr>
      <w:spacing w:before="100" w:beforeAutospacing="1" w:after="100" w:afterAutospacing="1" w:line="240" w:lineRule="auto"/>
      <w:jc w:val="left"/>
      <w:textAlignment w:val="center"/>
    </w:pPr>
    <w:rPr>
      <w:rFonts w:ascii="Arial" w:eastAsiaTheme="minorEastAsia" w:hAnsi="Arial" w:cs="Arial"/>
      <w:sz w:val="16"/>
      <w:szCs w:val="16"/>
      <w:lang w:val="es-ES_tradnl" w:eastAsia="es-ES"/>
    </w:rPr>
  </w:style>
  <w:style w:type="paragraph" w:customStyle="1" w:styleId="xl138">
    <w:name w:val="xl138"/>
    <w:basedOn w:val="Normal"/>
    <w:uiPriority w:val="99"/>
    <w:rsid w:val="00425257"/>
    <w:pPr>
      <w:spacing w:before="100" w:beforeAutospacing="1" w:after="100" w:afterAutospacing="1" w:line="240" w:lineRule="auto"/>
      <w:textAlignment w:val="center"/>
    </w:pPr>
    <w:rPr>
      <w:rFonts w:ascii="Arial" w:eastAsiaTheme="minorEastAsia" w:hAnsi="Arial" w:cs="Arial"/>
      <w:b/>
      <w:bCs/>
      <w:sz w:val="16"/>
      <w:szCs w:val="16"/>
      <w:lang w:val="es-ES_tradnl" w:eastAsia="es-ES"/>
    </w:rPr>
  </w:style>
  <w:style w:type="paragraph" w:customStyle="1" w:styleId="xl139">
    <w:name w:val="xl139"/>
    <w:basedOn w:val="Normal"/>
    <w:uiPriority w:val="99"/>
    <w:rsid w:val="00425257"/>
    <w:pPr>
      <w:spacing w:before="100" w:beforeAutospacing="1" w:after="100" w:afterAutospacing="1" w:line="240" w:lineRule="auto"/>
      <w:jc w:val="left"/>
    </w:pPr>
    <w:rPr>
      <w:rFonts w:ascii="Times" w:eastAsiaTheme="minorEastAsia" w:hAnsi="Times"/>
      <w:sz w:val="16"/>
      <w:szCs w:val="16"/>
      <w:lang w:val="es-ES_tradnl" w:eastAsia="es-ES"/>
    </w:rPr>
  </w:style>
  <w:style w:type="paragraph" w:customStyle="1" w:styleId="xl140">
    <w:name w:val="xl140"/>
    <w:basedOn w:val="Normal"/>
    <w:uiPriority w:val="99"/>
    <w:rsid w:val="00425257"/>
    <w:pPr>
      <w:spacing w:before="100" w:beforeAutospacing="1" w:after="100" w:afterAutospacing="1" w:line="240" w:lineRule="auto"/>
      <w:jc w:val="left"/>
      <w:textAlignment w:val="center"/>
    </w:pPr>
    <w:rPr>
      <w:rFonts w:ascii="Arial" w:eastAsiaTheme="minorEastAsia" w:hAnsi="Arial" w:cs="Arial"/>
      <w:b/>
      <w:bCs/>
      <w:sz w:val="16"/>
      <w:szCs w:val="16"/>
      <w:lang w:val="es-ES_tradnl" w:eastAsia="es-ES"/>
    </w:rPr>
  </w:style>
  <w:style w:type="paragraph" w:customStyle="1" w:styleId="xl141">
    <w:name w:val="xl141"/>
    <w:basedOn w:val="Normal"/>
    <w:uiPriority w:val="99"/>
    <w:rsid w:val="00425257"/>
    <w:pPr>
      <w:spacing w:before="100" w:beforeAutospacing="1" w:after="100" w:afterAutospacing="1" w:line="240" w:lineRule="auto"/>
      <w:jc w:val="left"/>
      <w:textAlignment w:val="center"/>
    </w:pPr>
    <w:rPr>
      <w:rFonts w:ascii="Times New Roman" w:eastAsiaTheme="minorEastAsia" w:hAnsi="Times New Roman" w:cs="Times New Roman"/>
      <w:sz w:val="16"/>
      <w:szCs w:val="16"/>
      <w:lang w:val="es-ES_tradnl" w:eastAsia="es-ES"/>
    </w:rPr>
  </w:style>
  <w:style w:type="paragraph" w:customStyle="1" w:styleId="xl142">
    <w:name w:val="xl142"/>
    <w:basedOn w:val="Normal"/>
    <w:uiPriority w:val="99"/>
    <w:rsid w:val="00425257"/>
    <w:pPr>
      <w:spacing w:before="100" w:beforeAutospacing="1" w:after="100" w:afterAutospacing="1" w:line="240" w:lineRule="auto"/>
      <w:jc w:val="left"/>
    </w:pPr>
    <w:rPr>
      <w:rFonts w:ascii="Times" w:eastAsiaTheme="minorEastAsia" w:hAnsi="Times"/>
      <w:sz w:val="16"/>
      <w:szCs w:val="16"/>
      <w:lang w:val="es-ES_tradnl" w:eastAsia="es-ES"/>
    </w:rPr>
  </w:style>
  <w:style w:type="paragraph" w:customStyle="1" w:styleId="xl143">
    <w:name w:val="xl143"/>
    <w:basedOn w:val="Normal"/>
    <w:uiPriority w:val="99"/>
    <w:rsid w:val="00425257"/>
    <w:pPr>
      <w:pBdr>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16"/>
      <w:szCs w:val="16"/>
      <w:lang w:val="es-ES_tradnl" w:eastAsia="es-ES"/>
    </w:rPr>
  </w:style>
  <w:style w:type="paragraph" w:customStyle="1" w:styleId="xl144">
    <w:name w:val="xl144"/>
    <w:basedOn w:val="Normal"/>
    <w:uiPriority w:val="99"/>
    <w:rsid w:val="00425257"/>
    <w:pPr>
      <w:pBdr>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i/>
      <w:iCs/>
      <w:sz w:val="16"/>
      <w:szCs w:val="16"/>
      <w:lang w:val="es-ES_tradnl" w:eastAsia="es-ES"/>
    </w:rPr>
  </w:style>
  <w:style w:type="paragraph" w:customStyle="1" w:styleId="xl145">
    <w:name w:val="xl145"/>
    <w:basedOn w:val="Normal"/>
    <w:uiPriority w:val="99"/>
    <w:rsid w:val="00425257"/>
    <w:pPr>
      <w:pBdr>
        <w:top w:val="single" w:sz="8" w:space="0" w:color="auto"/>
        <w:bottom w:val="single" w:sz="8" w:space="0" w:color="auto"/>
        <w:right w:val="single" w:sz="8" w:space="0" w:color="auto"/>
      </w:pBdr>
      <w:spacing w:before="100" w:beforeAutospacing="1" w:after="100" w:afterAutospacing="1" w:line="240" w:lineRule="auto"/>
      <w:textAlignment w:val="center"/>
    </w:pPr>
    <w:rPr>
      <w:rFonts w:ascii="Arial Narrow" w:eastAsiaTheme="minorEastAsia" w:hAnsi="Arial Narrow"/>
      <w:b/>
      <w:bCs/>
      <w:sz w:val="16"/>
      <w:szCs w:val="16"/>
      <w:lang w:val="es-ES_tradnl" w:eastAsia="es-ES"/>
    </w:rPr>
  </w:style>
  <w:style w:type="paragraph" w:customStyle="1" w:styleId="xl146">
    <w:name w:val="xl146"/>
    <w:basedOn w:val="Normal"/>
    <w:uiPriority w:val="99"/>
    <w:rsid w:val="00425257"/>
    <w:pPr>
      <w:spacing w:before="100" w:beforeAutospacing="1" w:after="100" w:afterAutospacing="1" w:line="240" w:lineRule="auto"/>
      <w:jc w:val="left"/>
      <w:textAlignment w:val="center"/>
    </w:pPr>
    <w:rPr>
      <w:rFonts w:ascii="Arial Narrow" w:eastAsiaTheme="minorEastAsia" w:hAnsi="Arial Narrow"/>
      <w:i/>
      <w:iCs/>
      <w:sz w:val="16"/>
      <w:szCs w:val="16"/>
      <w:lang w:val="es-ES_tradnl" w:eastAsia="es-ES"/>
    </w:rPr>
  </w:style>
  <w:style w:type="paragraph" w:customStyle="1" w:styleId="xl147">
    <w:name w:val="xl147"/>
    <w:basedOn w:val="Normal"/>
    <w:uiPriority w:val="99"/>
    <w:rsid w:val="00425257"/>
    <w:pPr>
      <w:spacing w:before="100" w:beforeAutospacing="1" w:after="100" w:afterAutospacing="1" w:line="240" w:lineRule="auto"/>
      <w:textAlignment w:val="center"/>
    </w:pPr>
    <w:rPr>
      <w:rFonts w:ascii="Arial Narrow" w:eastAsiaTheme="minorEastAsia" w:hAnsi="Arial Narrow"/>
      <w:b/>
      <w:bCs/>
      <w:sz w:val="16"/>
      <w:szCs w:val="16"/>
      <w:lang w:val="es-ES_tradnl" w:eastAsia="es-ES"/>
    </w:rPr>
  </w:style>
  <w:style w:type="paragraph" w:customStyle="1" w:styleId="xl148">
    <w:name w:val="xl148"/>
    <w:basedOn w:val="Normal"/>
    <w:uiPriority w:val="99"/>
    <w:rsid w:val="00425257"/>
    <w:pPr>
      <w:pBdr>
        <w:right w:val="single" w:sz="8" w:space="0" w:color="auto"/>
      </w:pBdr>
      <w:spacing w:before="100" w:beforeAutospacing="1" w:after="100" w:afterAutospacing="1" w:line="240" w:lineRule="auto"/>
      <w:jc w:val="center"/>
      <w:textAlignment w:val="center"/>
    </w:pPr>
    <w:rPr>
      <w:rFonts w:ascii="Arial Narrow" w:eastAsiaTheme="minorEastAsia" w:hAnsi="Arial Narrow"/>
      <w:sz w:val="16"/>
      <w:szCs w:val="16"/>
      <w:lang w:val="es-ES_tradnl" w:eastAsia="es-ES"/>
    </w:rPr>
  </w:style>
  <w:style w:type="paragraph" w:customStyle="1" w:styleId="xl149">
    <w:name w:val="xl149"/>
    <w:basedOn w:val="Normal"/>
    <w:uiPriority w:val="99"/>
    <w:rsid w:val="00425257"/>
    <w:pPr>
      <w:pBdr>
        <w:right w:val="single" w:sz="8" w:space="0" w:color="auto"/>
      </w:pBdr>
      <w:spacing w:before="100" w:beforeAutospacing="1" w:after="100" w:afterAutospacing="1" w:line="240" w:lineRule="auto"/>
      <w:jc w:val="center"/>
      <w:textAlignment w:val="center"/>
    </w:pPr>
    <w:rPr>
      <w:rFonts w:ascii="Arial" w:eastAsiaTheme="minorEastAsia" w:hAnsi="Arial" w:cs="Arial"/>
      <w:sz w:val="16"/>
      <w:szCs w:val="16"/>
      <w:lang w:val="es-ES_tradnl" w:eastAsia="es-ES"/>
    </w:rPr>
  </w:style>
  <w:style w:type="paragraph" w:customStyle="1" w:styleId="xl150">
    <w:name w:val="xl150"/>
    <w:basedOn w:val="Normal"/>
    <w:uiPriority w:val="99"/>
    <w:rsid w:val="00425257"/>
    <w:pPr>
      <w:pBdr>
        <w:bottom w:val="single" w:sz="8" w:space="0" w:color="auto"/>
        <w:right w:val="single" w:sz="8" w:space="0" w:color="auto"/>
      </w:pBdr>
      <w:spacing w:before="100" w:beforeAutospacing="1" w:after="100" w:afterAutospacing="1" w:line="240" w:lineRule="auto"/>
      <w:jc w:val="center"/>
      <w:textAlignment w:val="center"/>
    </w:pPr>
    <w:rPr>
      <w:rFonts w:ascii="Arial" w:eastAsiaTheme="minorEastAsia" w:hAnsi="Arial" w:cs="Arial"/>
      <w:sz w:val="16"/>
      <w:szCs w:val="16"/>
      <w:lang w:val="es-ES_tradnl" w:eastAsia="es-ES"/>
    </w:rPr>
  </w:style>
  <w:style w:type="paragraph" w:customStyle="1" w:styleId="xl151">
    <w:name w:val="xl151"/>
    <w:basedOn w:val="Normal"/>
    <w:uiPriority w:val="99"/>
    <w:rsid w:val="00425257"/>
    <w:pPr>
      <w:pBdr>
        <w:bottom w:val="single" w:sz="8" w:space="0" w:color="auto"/>
      </w:pBdr>
      <w:spacing w:before="100" w:beforeAutospacing="1" w:after="100" w:afterAutospacing="1" w:line="240" w:lineRule="auto"/>
      <w:jc w:val="left"/>
      <w:textAlignment w:val="center"/>
    </w:pPr>
    <w:rPr>
      <w:rFonts w:ascii="Arial Narrow" w:eastAsiaTheme="minorEastAsia" w:hAnsi="Arial Narrow"/>
      <w:b/>
      <w:bCs/>
      <w:sz w:val="20"/>
      <w:szCs w:val="20"/>
      <w:lang w:val="es-ES_tradnl" w:eastAsia="es-ES"/>
    </w:rPr>
  </w:style>
  <w:style w:type="paragraph" w:customStyle="1" w:styleId="xl152">
    <w:name w:val="xl152"/>
    <w:basedOn w:val="Normal"/>
    <w:uiPriority w:val="99"/>
    <w:rsid w:val="00425257"/>
    <w:pPr>
      <w:pBdr>
        <w:bottom w:val="single" w:sz="8" w:space="0" w:color="auto"/>
      </w:pBdr>
      <w:spacing w:before="100" w:beforeAutospacing="1" w:after="100" w:afterAutospacing="1" w:line="240" w:lineRule="auto"/>
      <w:jc w:val="center"/>
      <w:textAlignment w:val="center"/>
    </w:pPr>
    <w:rPr>
      <w:rFonts w:ascii="Arial Narrow" w:eastAsiaTheme="minorEastAsia" w:hAnsi="Arial Narrow"/>
      <w:b/>
      <w:bCs/>
      <w:sz w:val="20"/>
      <w:szCs w:val="20"/>
      <w:lang w:val="es-ES_tradnl" w:eastAsia="es-ES"/>
    </w:rPr>
  </w:style>
  <w:style w:type="paragraph" w:customStyle="1" w:styleId="xl153">
    <w:name w:val="xl153"/>
    <w:basedOn w:val="Normal"/>
    <w:uiPriority w:val="99"/>
    <w:rsid w:val="00425257"/>
    <w:pPr>
      <w:pBdr>
        <w:top w:val="single" w:sz="8" w:space="0" w:color="auto"/>
        <w:left w:val="single" w:sz="8" w:space="9" w:color="auto"/>
        <w:right w:val="single" w:sz="8" w:space="0" w:color="auto"/>
      </w:pBdr>
      <w:spacing w:before="100" w:beforeAutospacing="1" w:after="100" w:afterAutospacing="1" w:line="240" w:lineRule="auto"/>
      <w:ind w:firstLineChars="100" w:firstLine="100"/>
      <w:jc w:val="left"/>
      <w:textAlignment w:val="center"/>
    </w:pPr>
    <w:rPr>
      <w:rFonts w:ascii="Arial Narrow" w:eastAsiaTheme="minorEastAsia" w:hAnsi="Arial Narrow"/>
      <w:i/>
      <w:iCs/>
      <w:sz w:val="20"/>
      <w:szCs w:val="20"/>
      <w:lang w:val="es-ES_tradnl" w:eastAsia="es-ES"/>
    </w:rPr>
  </w:style>
  <w:style w:type="paragraph" w:customStyle="1" w:styleId="xl154">
    <w:name w:val="xl154"/>
    <w:basedOn w:val="Normal"/>
    <w:uiPriority w:val="99"/>
    <w:rsid w:val="00425257"/>
    <w:pPr>
      <w:pBdr>
        <w:left w:val="single" w:sz="8" w:space="9" w:color="auto"/>
        <w:bottom w:val="single" w:sz="8" w:space="0" w:color="auto"/>
        <w:right w:val="single" w:sz="8" w:space="0" w:color="auto"/>
      </w:pBdr>
      <w:spacing w:before="100" w:beforeAutospacing="1" w:after="100" w:afterAutospacing="1" w:line="240" w:lineRule="auto"/>
      <w:ind w:firstLineChars="100" w:firstLine="100"/>
      <w:jc w:val="left"/>
      <w:textAlignment w:val="center"/>
    </w:pPr>
    <w:rPr>
      <w:rFonts w:ascii="Arial Narrow" w:eastAsiaTheme="minorEastAsia" w:hAnsi="Arial Narrow"/>
      <w:i/>
      <w:iCs/>
      <w:sz w:val="20"/>
      <w:szCs w:val="20"/>
      <w:lang w:val="es-ES_tradnl" w:eastAsia="es-ES"/>
    </w:rPr>
  </w:style>
  <w:style w:type="paragraph" w:customStyle="1" w:styleId="xl155">
    <w:name w:val="xl155"/>
    <w:basedOn w:val="Normal"/>
    <w:uiPriority w:val="99"/>
    <w:rsid w:val="00425257"/>
    <w:pPr>
      <w:pBdr>
        <w:left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20"/>
      <w:szCs w:val="20"/>
      <w:lang w:val="es-ES_tradnl" w:eastAsia="es-ES"/>
    </w:rPr>
  </w:style>
  <w:style w:type="paragraph" w:customStyle="1" w:styleId="xl156">
    <w:name w:val="xl156"/>
    <w:basedOn w:val="Normal"/>
    <w:uiPriority w:val="99"/>
    <w:rsid w:val="00425257"/>
    <w:pPr>
      <w:spacing w:before="100" w:beforeAutospacing="1" w:after="100" w:afterAutospacing="1" w:line="240" w:lineRule="auto"/>
      <w:jc w:val="left"/>
    </w:pPr>
    <w:rPr>
      <w:rFonts w:ascii="Times" w:eastAsiaTheme="minorEastAsia" w:hAnsi="Times"/>
      <w:sz w:val="20"/>
      <w:szCs w:val="20"/>
      <w:lang w:val="es-ES_tradnl" w:eastAsia="es-ES"/>
    </w:rPr>
  </w:style>
  <w:style w:type="paragraph" w:customStyle="1" w:styleId="xl157">
    <w:name w:val="xl157"/>
    <w:basedOn w:val="Normal"/>
    <w:uiPriority w:val="99"/>
    <w:rsid w:val="00425257"/>
    <w:pPr>
      <w:spacing w:before="100" w:beforeAutospacing="1" w:after="100" w:afterAutospacing="1" w:line="240" w:lineRule="auto"/>
      <w:jc w:val="left"/>
      <w:textAlignment w:val="center"/>
    </w:pPr>
    <w:rPr>
      <w:rFonts w:ascii="Arial" w:eastAsiaTheme="minorEastAsia" w:hAnsi="Arial" w:cs="Arial"/>
      <w:b/>
      <w:bCs/>
      <w:sz w:val="20"/>
      <w:szCs w:val="20"/>
      <w:lang w:val="es-ES_tradnl" w:eastAsia="es-ES"/>
    </w:rPr>
  </w:style>
  <w:style w:type="paragraph" w:customStyle="1" w:styleId="xl158">
    <w:name w:val="xl158"/>
    <w:basedOn w:val="Normal"/>
    <w:uiPriority w:val="99"/>
    <w:rsid w:val="00425257"/>
    <w:pPr>
      <w:pBdr>
        <w:bottom w:val="single" w:sz="8" w:space="0" w:color="auto"/>
        <w:right w:val="single" w:sz="8" w:space="0" w:color="auto"/>
      </w:pBdr>
      <w:spacing w:before="100" w:beforeAutospacing="1" w:after="100" w:afterAutospacing="1" w:line="240" w:lineRule="auto"/>
      <w:jc w:val="center"/>
      <w:textAlignment w:val="center"/>
    </w:pPr>
    <w:rPr>
      <w:rFonts w:ascii="Arial Narrow" w:eastAsiaTheme="minorEastAsia" w:hAnsi="Arial Narrow"/>
      <w:sz w:val="20"/>
      <w:szCs w:val="20"/>
      <w:lang w:val="es-ES_tradnl" w:eastAsia="es-ES"/>
    </w:rPr>
  </w:style>
  <w:style w:type="paragraph" w:customStyle="1" w:styleId="xl159">
    <w:name w:val="xl159"/>
    <w:basedOn w:val="Normal"/>
    <w:uiPriority w:val="99"/>
    <w:rsid w:val="00425257"/>
    <w:pPr>
      <w:spacing w:before="100" w:beforeAutospacing="1" w:after="100" w:afterAutospacing="1" w:line="240" w:lineRule="auto"/>
      <w:jc w:val="left"/>
      <w:textAlignment w:val="center"/>
    </w:pPr>
    <w:rPr>
      <w:rFonts w:ascii="Arial" w:eastAsiaTheme="minorEastAsia" w:hAnsi="Arial" w:cs="Arial"/>
      <w:b/>
      <w:bCs/>
      <w:sz w:val="16"/>
      <w:szCs w:val="16"/>
      <w:lang w:val="es-ES_tradnl" w:eastAsia="es-ES"/>
    </w:rPr>
  </w:style>
  <w:style w:type="paragraph" w:styleId="ndice1">
    <w:name w:val="index 1"/>
    <w:basedOn w:val="Normal"/>
    <w:next w:val="Normal"/>
    <w:autoRedefine/>
    <w:uiPriority w:val="99"/>
    <w:unhideWhenUsed/>
    <w:rsid w:val="00425257"/>
    <w:pPr>
      <w:spacing w:before="0" w:after="0" w:line="240" w:lineRule="auto"/>
      <w:ind w:left="200" w:hanging="200"/>
      <w:jc w:val="left"/>
    </w:pPr>
    <w:rPr>
      <w:rFonts w:eastAsia="Times New Roman" w:cs="Times New Roman"/>
      <w:sz w:val="18"/>
      <w:szCs w:val="18"/>
      <w:lang w:eastAsia="es-ES"/>
    </w:rPr>
  </w:style>
  <w:style w:type="paragraph" w:styleId="ndice2">
    <w:name w:val="index 2"/>
    <w:basedOn w:val="Normal"/>
    <w:next w:val="Normal"/>
    <w:autoRedefine/>
    <w:uiPriority w:val="99"/>
    <w:unhideWhenUsed/>
    <w:rsid w:val="00425257"/>
    <w:pPr>
      <w:spacing w:before="0" w:after="0" w:line="240" w:lineRule="auto"/>
      <w:ind w:left="400" w:hanging="200"/>
      <w:jc w:val="left"/>
    </w:pPr>
    <w:rPr>
      <w:rFonts w:eastAsia="Times New Roman" w:cs="Times New Roman"/>
      <w:sz w:val="18"/>
      <w:szCs w:val="18"/>
      <w:lang w:eastAsia="es-ES"/>
    </w:rPr>
  </w:style>
  <w:style w:type="paragraph" w:styleId="ndice3">
    <w:name w:val="index 3"/>
    <w:basedOn w:val="Normal"/>
    <w:next w:val="Normal"/>
    <w:autoRedefine/>
    <w:uiPriority w:val="99"/>
    <w:unhideWhenUsed/>
    <w:rsid w:val="00425257"/>
    <w:pPr>
      <w:spacing w:before="0" w:after="0" w:line="240" w:lineRule="auto"/>
      <w:ind w:left="600" w:hanging="200"/>
      <w:jc w:val="left"/>
    </w:pPr>
    <w:rPr>
      <w:rFonts w:eastAsia="Times New Roman" w:cs="Times New Roman"/>
      <w:sz w:val="18"/>
      <w:szCs w:val="18"/>
      <w:lang w:eastAsia="es-ES"/>
    </w:rPr>
  </w:style>
  <w:style w:type="paragraph" w:styleId="ndice4">
    <w:name w:val="index 4"/>
    <w:basedOn w:val="Normal"/>
    <w:next w:val="Normal"/>
    <w:autoRedefine/>
    <w:uiPriority w:val="99"/>
    <w:unhideWhenUsed/>
    <w:rsid w:val="00425257"/>
    <w:pPr>
      <w:spacing w:before="0" w:after="0" w:line="240" w:lineRule="auto"/>
      <w:ind w:left="800" w:hanging="200"/>
      <w:jc w:val="left"/>
    </w:pPr>
    <w:rPr>
      <w:rFonts w:eastAsia="Times New Roman" w:cs="Times New Roman"/>
      <w:sz w:val="18"/>
      <w:szCs w:val="18"/>
      <w:lang w:eastAsia="es-ES"/>
    </w:rPr>
  </w:style>
  <w:style w:type="paragraph" w:styleId="ndice5">
    <w:name w:val="index 5"/>
    <w:basedOn w:val="Normal"/>
    <w:next w:val="Normal"/>
    <w:autoRedefine/>
    <w:uiPriority w:val="99"/>
    <w:unhideWhenUsed/>
    <w:rsid w:val="00425257"/>
    <w:pPr>
      <w:spacing w:before="0" w:after="0" w:line="240" w:lineRule="auto"/>
      <w:ind w:left="1000" w:hanging="200"/>
      <w:jc w:val="left"/>
    </w:pPr>
    <w:rPr>
      <w:rFonts w:eastAsia="Times New Roman" w:cs="Times New Roman"/>
      <w:sz w:val="18"/>
      <w:szCs w:val="18"/>
      <w:lang w:eastAsia="es-ES"/>
    </w:rPr>
  </w:style>
  <w:style w:type="paragraph" w:styleId="ndice6">
    <w:name w:val="index 6"/>
    <w:basedOn w:val="Normal"/>
    <w:next w:val="Normal"/>
    <w:autoRedefine/>
    <w:uiPriority w:val="99"/>
    <w:unhideWhenUsed/>
    <w:rsid w:val="00425257"/>
    <w:pPr>
      <w:spacing w:before="0" w:after="0" w:line="240" w:lineRule="auto"/>
      <w:ind w:left="1200" w:hanging="200"/>
      <w:jc w:val="left"/>
    </w:pPr>
    <w:rPr>
      <w:rFonts w:eastAsia="Times New Roman" w:cs="Times New Roman"/>
      <w:sz w:val="18"/>
      <w:szCs w:val="18"/>
      <w:lang w:eastAsia="es-ES"/>
    </w:rPr>
  </w:style>
  <w:style w:type="paragraph" w:styleId="ndice7">
    <w:name w:val="index 7"/>
    <w:basedOn w:val="Normal"/>
    <w:next w:val="Normal"/>
    <w:autoRedefine/>
    <w:uiPriority w:val="99"/>
    <w:unhideWhenUsed/>
    <w:rsid w:val="00425257"/>
    <w:pPr>
      <w:spacing w:before="0" w:after="0" w:line="240" w:lineRule="auto"/>
      <w:ind w:left="1400" w:hanging="200"/>
      <w:jc w:val="left"/>
    </w:pPr>
    <w:rPr>
      <w:rFonts w:eastAsia="Times New Roman" w:cs="Times New Roman"/>
      <w:sz w:val="18"/>
      <w:szCs w:val="18"/>
      <w:lang w:eastAsia="es-ES"/>
    </w:rPr>
  </w:style>
  <w:style w:type="paragraph" w:styleId="ndice8">
    <w:name w:val="index 8"/>
    <w:basedOn w:val="Normal"/>
    <w:next w:val="Normal"/>
    <w:autoRedefine/>
    <w:uiPriority w:val="99"/>
    <w:unhideWhenUsed/>
    <w:rsid w:val="00425257"/>
    <w:pPr>
      <w:spacing w:before="0" w:after="0" w:line="240" w:lineRule="auto"/>
      <w:ind w:left="1600" w:hanging="200"/>
      <w:jc w:val="left"/>
    </w:pPr>
    <w:rPr>
      <w:rFonts w:eastAsia="Times New Roman" w:cs="Times New Roman"/>
      <w:sz w:val="18"/>
      <w:szCs w:val="18"/>
      <w:lang w:eastAsia="es-ES"/>
    </w:rPr>
  </w:style>
  <w:style w:type="paragraph" w:styleId="ndice9">
    <w:name w:val="index 9"/>
    <w:basedOn w:val="Normal"/>
    <w:next w:val="Normal"/>
    <w:autoRedefine/>
    <w:uiPriority w:val="99"/>
    <w:unhideWhenUsed/>
    <w:rsid w:val="00425257"/>
    <w:pPr>
      <w:spacing w:before="0" w:after="0" w:line="240" w:lineRule="auto"/>
      <w:ind w:left="1800" w:hanging="200"/>
      <w:jc w:val="left"/>
    </w:pPr>
    <w:rPr>
      <w:rFonts w:eastAsia="Times New Roman" w:cs="Times New Roman"/>
      <w:sz w:val="18"/>
      <w:szCs w:val="18"/>
      <w:lang w:eastAsia="es-ES"/>
    </w:rPr>
  </w:style>
  <w:style w:type="paragraph" w:styleId="Ttulodendice">
    <w:name w:val="index heading"/>
    <w:basedOn w:val="Normal"/>
    <w:next w:val="ndice1"/>
    <w:uiPriority w:val="99"/>
    <w:unhideWhenUsed/>
    <w:rsid w:val="00425257"/>
    <w:pPr>
      <w:spacing w:before="240" w:line="240" w:lineRule="auto"/>
      <w:jc w:val="center"/>
    </w:pPr>
    <w:rPr>
      <w:rFonts w:eastAsia="Times New Roman" w:cs="Times New Roman"/>
      <w:b/>
      <w:sz w:val="26"/>
      <w:szCs w:val="26"/>
      <w:lang w:eastAsia="es-ES"/>
    </w:rPr>
  </w:style>
  <w:style w:type="paragraph" w:customStyle="1" w:styleId="titu">
    <w:name w:val="titu"/>
    <w:basedOn w:val="Normal"/>
    <w:uiPriority w:val="99"/>
    <w:rsid w:val="00425257"/>
    <w:pPr>
      <w:spacing w:before="0" w:after="0" w:line="240" w:lineRule="auto"/>
    </w:pPr>
    <w:rPr>
      <w:rFonts w:ascii="Arial" w:eastAsia="Times New Roman" w:hAnsi="Arial" w:cs="Arial"/>
      <w:b/>
      <w:color w:val="000000" w:themeColor="text1"/>
      <w:lang w:eastAsia="es-ES"/>
    </w:rPr>
  </w:style>
  <w:style w:type="paragraph" w:customStyle="1" w:styleId="titulo30">
    <w:name w:val="titulo 3"/>
    <w:basedOn w:val="Normal"/>
    <w:uiPriority w:val="99"/>
    <w:rsid w:val="00425257"/>
    <w:pPr>
      <w:tabs>
        <w:tab w:val="left" w:pos="-720"/>
        <w:tab w:val="left" w:pos="0"/>
        <w:tab w:val="left" w:pos="720"/>
      </w:tabs>
      <w:suppressAutoHyphens/>
      <w:spacing w:before="0" w:after="0" w:line="240" w:lineRule="auto"/>
    </w:pPr>
    <w:rPr>
      <w:rFonts w:ascii="Arial" w:eastAsia="Times New Roman" w:hAnsi="Arial" w:cs="Arial"/>
      <w:b/>
      <w:color w:val="000000" w:themeColor="text1"/>
      <w:spacing w:val="-2"/>
      <w:lang w:eastAsia="es-ES"/>
    </w:rPr>
  </w:style>
  <w:style w:type="paragraph" w:customStyle="1" w:styleId="titulo20">
    <w:name w:val="titulo 2"/>
    <w:basedOn w:val="Normal"/>
    <w:uiPriority w:val="99"/>
    <w:rsid w:val="00425257"/>
    <w:pPr>
      <w:suppressAutoHyphens/>
      <w:spacing w:before="0" w:after="0" w:line="240" w:lineRule="auto"/>
    </w:pPr>
    <w:rPr>
      <w:rFonts w:ascii="Arial" w:eastAsia="Times New Roman" w:hAnsi="Arial" w:cs="Arial"/>
      <w:color w:val="000000" w:themeColor="text1"/>
      <w:lang w:eastAsia="es-ES"/>
    </w:rPr>
  </w:style>
  <w:style w:type="character" w:customStyle="1" w:styleId="MapadeldocumentoCar1">
    <w:name w:val="Mapa del documento Car1"/>
    <w:basedOn w:val="Fuentedeprrafopredeter"/>
    <w:uiPriority w:val="99"/>
    <w:semiHidden/>
    <w:rsid w:val="00B54919"/>
    <w:rPr>
      <w:rFonts w:ascii="Tahoma" w:hAnsi="Tahoma" w:cs="Tahoma"/>
      <w:sz w:val="16"/>
      <w:szCs w:val="16"/>
    </w:rPr>
  </w:style>
  <w:style w:type="character" w:customStyle="1" w:styleId="TextocomentarioCar1">
    <w:name w:val="Texto comentario Car1"/>
    <w:basedOn w:val="Fuentedeprrafopredeter"/>
    <w:semiHidden/>
    <w:rsid w:val="00B54919"/>
    <w:rPr>
      <w:sz w:val="20"/>
      <w:szCs w:val="20"/>
    </w:rPr>
  </w:style>
  <w:style w:type="character" w:customStyle="1" w:styleId="AsuntodelcomentarioCar1">
    <w:name w:val="Asunto del comentario Car1"/>
    <w:basedOn w:val="TextocomentarioCar1"/>
    <w:uiPriority w:val="99"/>
    <w:semiHidden/>
    <w:rsid w:val="00B54919"/>
    <w:rPr>
      <w:b/>
      <w:bCs/>
      <w:sz w:val="20"/>
      <w:szCs w:val="20"/>
    </w:rPr>
  </w:style>
  <w:style w:type="character" w:customStyle="1" w:styleId="TextonotaalfinalCar1">
    <w:name w:val="Texto nota al final Car1"/>
    <w:basedOn w:val="Fuentedeprrafopredeter"/>
    <w:uiPriority w:val="99"/>
    <w:semiHidden/>
    <w:rsid w:val="00B54919"/>
    <w:rPr>
      <w:sz w:val="20"/>
      <w:szCs w:val="20"/>
    </w:rPr>
  </w:style>
  <w:style w:type="paragraph" w:customStyle="1" w:styleId="Sangra2detindependiente2">
    <w:name w:val="Sangría 2 de t. independiente2"/>
    <w:basedOn w:val="Normal"/>
    <w:rsid w:val="00B54919"/>
    <w:pPr>
      <w:spacing w:before="0" w:line="480" w:lineRule="atLeast"/>
      <w:ind w:left="283"/>
      <w:jc w:val="left"/>
    </w:pPr>
    <w:rPr>
      <w:rFonts w:ascii="Times New Roman" w:eastAsia="Times New Roman" w:hAnsi="Times New Roman" w:cs="Times New Roman"/>
      <w:sz w:val="24"/>
      <w:szCs w:val="20"/>
      <w:lang w:eastAsia="es-MX"/>
    </w:rPr>
  </w:style>
  <w:style w:type="paragraph" w:customStyle="1" w:styleId="Textodeglobo2">
    <w:name w:val="Texto de globo2"/>
    <w:basedOn w:val="Normal"/>
    <w:rsid w:val="00B54919"/>
    <w:pPr>
      <w:spacing w:before="0" w:after="0" w:line="240" w:lineRule="auto"/>
      <w:jc w:val="left"/>
    </w:pPr>
    <w:rPr>
      <w:rFonts w:ascii="Tahoma" w:eastAsia="Times New Roman" w:hAnsi="Tahoma" w:cs="Tahoma"/>
      <w:sz w:val="16"/>
      <w:szCs w:val="20"/>
      <w:lang w:val="es-ES" w:eastAsia="es-MX"/>
    </w:rPr>
  </w:style>
  <w:style w:type="paragraph" w:customStyle="1" w:styleId="Asuntodelcomentario2">
    <w:name w:val="Asunto del comentario2"/>
    <w:basedOn w:val="Textocomentario"/>
    <w:next w:val="Textocomentario"/>
    <w:rsid w:val="00B54919"/>
    <w:pPr>
      <w:spacing w:before="0"/>
      <w:jc w:val="left"/>
    </w:pPr>
    <w:rPr>
      <w:rFonts w:ascii="Calibri" w:eastAsia="Times New Roman" w:hAnsi="Calibri"/>
      <w:b/>
      <w:lang w:val="es-ES" w:eastAsia="x-none"/>
    </w:rPr>
  </w:style>
  <w:style w:type="paragraph" w:customStyle="1" w:styleId="Textoindependiente34">
    <w:name w:val="Texto independiente 34"/>
    <w:basedOn w:val="Normal"/>
    <w:rsid w:val="00B54919"/>
    <w:pPr>
      <w:spacing w:before="0" w:line="240" w:lineRule="auto"/>
      <w:jc w:val="left"/>
    </w:pPr>
    <w:rPr>
      <w:rFonts w:ascii="Arial" w:eastAsia="Times New Roman" w:hAnsi="Arial" w:cs="Arial"/>
      <w:sz w:val="16"/>
      <w:szCs w:val="20"/>
      <w:lang w:val="es-ES" w:eastAsia="es-MX"/>
    </w:rPr>
  </w:style>
  <w:style w:type="paragraph" w:customStyle="1" w:styleId="Sangra3detindependiente2">
    <w:name w:val="Sangría 3 de t. independiente2"/>
    <w:basedOn w:val="Normal"/>
    <w:rsid w:val="00B54919"/>
    <w:pPr>
      <w:spacing w:before="0" w:line="240" w:lineRule="auto"/>
      <w:ind w:left="283"/>
      <w:jc w:val="left"/>
    </w:pPr>
    <w:rPr>
      <w:rFonts w:ascii="Arial" w:eastAsia="Times New Roman" w:hAnsi="Arial" w:cs="Arial"/>
      <w:sz w:val="16"/>
      <w:szCs w:val="20"/>
      <w:lang w:val="es-ES" w:eastAsia="es-MX"/>
    </w:rPr>
  </w:style>
  <w:style w:type="paragraph" w:customStyle="1" w:styleId="HTMLconformatoprevio2">
    <w:name w:val="HTML con formato previo2"/>
    <w:basedOn w:val="Normal"/>
    <w:rsid w:val="00B54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s-ES" w:eastAsia="es-MX"/>
    </w:rPr>
  </w:style>
  <w:style w:type="paragraph" w:customStyle="1" w:styleId="Textodebloque2">
    <w:name w:val="Texto de bloque2"/>
    <w:basedOn w:val="Normal"/>
    <w:rsid w:val="00B54919"/>
    <w:pPr>
      <w:spacing w:before="0" w:after="0" w:line="240" w:lineRule="auto"/>
      <w:ind w:left="180" w:right="44"/>
    </w:pPr>
    <w:rPr>
      <w:rFonts w:ascii="Arial" w:eastAsia="Times New Roman" w:hAnsi="Arial" w:cs="Arial"/>
      <w:szCs w:val="20"/>
      <w:lang w:val="es-ES" w:eastAsia="es-MX"/>
    </w:rPr>
  </w:style>
  <w:style w:type="paragraph" w:customStyle="1" w:styleId="Saludo2">
    <w:name w:val="Saludo2"/>
    <w:basedOn w:val="Normal"/>
    <w:next w:val="Normal"/>
    <w:rsid w:val="00B54919"/>
    <w:pPr>
      <w:spacing w:before="0" w:after="0" w:line="240" w:lineRule="auto"/>
      <w:jc w:val="left"/>
    </w:pPr>
    <w:rPr>
      <w:rFonts w:ascii="Times New Roman" w:eastAsia="Times New Roman" w:hAnsi="Times New Roman" w:cs="Times New Roman"/>
      <w:sz w:val="24"/>
      <w:szCs w:val="20"/>
      <w:lang w:val="es-ES" w:eastAsia="es-MX"/>
    </w:rPr>
  </w:style>
  <w:style w:type="paragraph" w:customStyle="1" w:styleId="Textoindependienteprimerasangra22">
    <w:name w:val="Texto independiente primera sangría 22"/>
    <w:basedOn w:val="Textoindependiente22"/>
    <w:rsid w:val="00B54919"/>
    <w:pPr>
      <w:overflowPunct/>
      <w:autoSpaceDE/>
      <w:autoSpaceDN/>
      <w:adjustRightInd/>
      <w:spacing w:after="120"/>
      <w:ind w:left="283" w:firstLine="210"/>
      <w:jc w:val="left"/>
      <w:textAlignment w:val="auto"/>
    </w:pPr>
    <w:rPr>
      <w:rFonts w:ascii="Times New Roman" w:hAnsi="Times New Roman"/>
      <w:sz w:val="24"/>
      <w:lang w:val="es-ES" w:eastAsia="es-MX"/>
    </w:rPr>
  </w:style>
  <w:style w:type="paragraph" w:customStyle="1" w:styleId="Textosinformato2">
    <w:name w:val="Texto sin formato2"/>
    <w:basedOn w:val="Normal"/>
    <w:rsid w:val="00B54919"/>
    <w:pPr>
      <w:spacing w:before="0" w:after="0" w:line="240" w:lineRule="auto"/>
      <w:jc w:val="left"/>
    </w:pPr>
    <w:rPr>
      <w:rFonts w:ascii="Courier New" w:eastAsia="Times New Roman" w:hAnsi="Courier New" w:cs="Courier New"/>
      <w:sz w:val="20"/>
      <w:szCs w:val="20"/>
      <w:lang w:eastAsia="es-MX"/>
    </w:rPr>
  </w:style>
  <w:style w:type="paragraph" w:customStyle="1" w:styleId="Mapadeldocumento2">
    <w:name w:val="Mapa del documento2"/>
    <w:basedOn w:val="Normal"/>
    <w:rsid w:val="00B54919"/>
    <w:pPr>
      <w:shd w:val="clear" w:color="auto" w:fill="000080"/>
      <w:spacing w:before="0" w:after="0" w:line="240" w:lineRule="auto"/>
      <w:jc w:val="left"/>
    </w:pPr>
    <w:rPr>
      <w:rFonts w:ascii="Tahoma" w:eastAsia="Times New Roman" w:hAnsi="Tahoma" w:cs="Tahoma"/>
      <w:sz w:val="20"/>
      <w:szCs w:val="20"/>
      <w:lang w:val="es-ES" w:eastAsia="es-MX"/>
    </w:rPr>
  </w:style>
  <w:style w:type="paragraph" w:styleId="Listaconvietas2">
    <w:name w:val="List Bullet 2"/>
    <w:basedOn w:val="Normal"/>
    <w:uiPriority w:val="99"/>
    <w:semiHidden/>
    <w:unhideWhenUsed/>
    <w:rsid w:val="00B54919"/>
    <w:pPr>
      <w:numPr>
        <w:numId w:val="15"/>
      </w:numPr>
      <w:contextualSpacing/>
    </w:pPr>
  </w:style>
  <w:style w:type="paragraph" w:styleId="Continuarlista">
    <w:name w:val="List Continue"/>
    <w:basedOn w:val="Normal"/>
    <w:uiPriority w:val="99"/>
    <w:semiHidden/>
    <w:unhideWhenUsed/>
    <w:rsid w:val="00B54919"/>
    <w:pPr>
      <w:ind w:left="283"/>
      <w:contextualSpacing/>
    </w:pPr>
  </w:style>
  <w:style w:type="character" w:customStyle="1" w:styleId="SinespaciadoCar">
    <w:name w:val="Sin espaciado Car"/>
    <w:aliases w:val="viñetas Car"/>
    <w:basedOn w:val="Fuentedeprrafopredeter"/>
    <w:link w:val="Sinespaciado"/>
    <w:uiPriority w:val="1"/>
    <w:rsid w:val="00106BB7"/>
    <w:rPr>
      <w:b/>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99220">
      <w:bodyDiv w:val="1"/>
      <w:marLeft w:val="0"/>
      <w:marRight w:val="0"/>
      <w:marTop w:val="0"/>
      <w:marBottom w:val="0"/>
      <w:divBdr>
        <w:top w:val="none" w:sz="0" w:space="0" w:color="auto"/>
        <w:left w:val="none" w:sz="0" w:space="0" w:color="auto"/>
        <w:bottom w:val="none" w:sz="0" w:space="0" w:color="auto"/>
        <w:right w:val="none" w:sz="0" w:space="0" w:color="auto"/>
      </w:divBdr>
      <w:divsChild>
        <w:div w:id="1457024781">
          <w:marLeft w:val="0"/>
          <w:marRight w:val="0"/>
          <w:marTop w:val="0"/>
          <w:marBottom w:val="0"/>
          <w:divBdr>
            <w:top w:val="none" w:sz="0" w:space="0" w:color="auto"/>
            <w:left w:val="none" w:sz="0" w:space="0" w:color="auto"/>
            <w:bottom w:val="none" w:sz="0" w:space="0" w:color="auto"/>
            <w:right w:val="none" w:sz="0" w:space="0" w:color="auto"/>
          </w:divBdr>
        </w:div>
      </w:divsChild>
    </w:div>
    <w:div w:id="98453020">
      <w:bodyDiv w:val="1"/>
      <w:marLeft w:val="0"/>
      <w:marRight w:val="0"/>
      <w:marTop w:val="0"/>
      <w:marBottom w:val="0"/>
      <w:divBdr>
        <w:top w:val="none" w:sz="0" w:space="0" w:color="auto"/>
        <w:left w:val="none" w:sz="0" w:space="0" w:color="auto"/>
        <w:bottom w:val="none" w:sz="0" w:space="0" w:color="auto"/>
        <w:right w:val="none" w:sz="0" w:space="0" w:color="auto"/>
      </w:divBdr>
    </w:div>
    <w:div w:id="109788040">
      <w:bodyDiv w:val="1"/>
      <w:marLeft w:val="0"/>
      <w:marRight w:val="0"/>
      <w:marTop w:val="0"/>
      <w:marBottom w:val="0"/>
      <w:divBdr>
        <w:top w:val="none" w:sz="0" w:space="0" w:color="auto"/>
        <w:left w:val="none" w:sz="0" w:space="0" w:color="auto"/>
        <w:bottom w:val="none" w:sz="0" w:space="0" w:color="auto"/>
        <w:right w:val="none" w:sz="0" w:space="0" w:color="auto"/>
      </w:divBdr>
    </w:div>
    <w:div w:id="112020651">
      <w:bodyDiv w:val="1"/>
      <w:marLeft w:val="0"/>
      <w:marRight w:val="0"/>
      <w:marTop w:val="0"/>
      <w:marBottom w:val="0"/>
      <w:divBdr>
        <w:top w:val="none" w:sz="0" w:space="0" w:color="auto"/>
        <w:left w:val="none" w:sz="0" w:space="0" w:color="auto"/>
        <w:bottom w:val="none" w:sz="0" w:space="0" w:color="auto"/>
        <w:right w:val="none" w:sz="0" w:space="0" w:color="auto"/>
      </w:divBdr>
      <w:divsChild>
        <w:div w:id="98061753">
          <w:marLeft w:val="706"/>
          <w:marRight w:val="0"/>
          <w:marTop w:val="0"/>
          <w:marBottom w:val="0"/>
          <w:divBdr>
            <w:top w:val="none" w:sz="0" w:space="0" w:color="auto"/>
            <w:left w:val="none" w:sz="0" w:space="0" w:color="auto"/>
            <w:bottom w:val="none" w:sz="0" w:space="0" w:color="auto"/>
            <w:right w:val="none" w:sz="0" w:space="0" w:color="auto"/>
          </w:divBdr>
        </w:div>
        <w:div w:id="1297176234">
          <w:marLeft w:val="706"/>
          <w:marRight w:val="0"/>
          <w:marTop w:val="0"/>
          <w:marBottom w:val="0"/>
          <w:divBdr>
            <w:top w:val="none" w:sz="0" w:space="0" w:color="auto"/>
            <w:left w:val="none" w:sz="0" w:space="0" w:color="auto"/>
            <w:bottom w:val="none" w:sz="0" w:space="0" w:color="auto"/>
            <w:right w:val="none" w:sz="0" w:space="0" w:color="auto"/>
          </w:divBdr>
        </w:div>
        <w:div w:id="1711298876">
          <w:marLeft w:val="706"/>
          <w:marRight w:val="0"/>
          <w:marTop w:val="0"/>
          <w:marBottom w:val="0"/>
          <w:divBdr>
            <w:top w:val="none" w:sz="0" w:space="0" w:color="auto"/>
            <w:left w:val="none" w:sz="0" w:space="0" w:color="auto"/>
            <w:bottom w:val="none" w:sz="0" w:space="0" w:color="auto"/>
            <w:right w:val="none" w:sz="0" w:space="0" w:color="auto"/>
          </w:divBdr>
        </w:div>
      </w:divsChild>
    </w:div>
    <w:div w:id="112939661">
      <w:bodyDiv w:val="1"/>
      <w:marLeft w:val="0"/>
      <w:marRight w:val="0"/>
      <w:marTop w:val="0"/>
      <w:marBottom w:val="0"/>
      <w:divBdr>
        <w:top w:val="none" w:sz="0" w:space="0" w:color="auto"/>
        <w:left w:val="none" w:sz="0" w:space="0" w:color="auto"/>
        <w:bottom w:val="none" w:sz="0" w:space="0" w:color="auto"/>
        <w:right w:val="none" w:sz="0" w:space="0" w:color="auto"/>
      </w:divBdr>
    </w:div>
    <w:div w:id="145973421">
      <w:bodyDiv w:val="1"/>
      <w:marLeft w:val="0"/>
      <w:marRight w:val="0"/>
      <w:marTop w:val="0"/>
      <w:marBottom w:val="0"/>
      <w:divBdr>
        <w:top w:val="none" w:sz="0" w:space="0" w:color="auto"/>
        <w:left w:val="none" w:sz="0" w:space="0" w:color="auto"/>
        <w:bottom w:val="none" w:sz="0" w:space="0" w:color="auto"/>
        <w:right w:val="none" w:sz="0" w:space="0" w:color="auto"/>
      </w:divBdr>
    </w:div>
    <w:div w:id="201669638">
      <w:bodyDiv w:val="1"/>
      <w:marLeft w:val="0"/>
      <w:marRight w:val="0"/>
      <w:marTop w:val="0"/>
      <w:marBottom w:val="0"/>
      <w:divBdr>
        <w:top w:val="none" w:sz="0" w:space="0" w:color="auto"/>
        <w:left w:val="none" w:sz="0" w:space="0" w:color="auto"/>
        <w:bottom w:val="none" w:sz="0" w:space="0" w:color="auto"/>
        <w:right w:val="none" w:sz="0" w:space="0" w:color="auto"/>
      </w:divBdr>
      <w:divsChild>
        <w:div w:id="81920340">
          <w:marLeft w:val="850"/>
          <w:marRight w:val="0"/>
          <w:marTop w:val="0"/>
          <w:marBottom w:val="0"/>
          <w:divBdr>
            <w:top w:val="none" w:sz="0" w:space="0" w:color="auto"/>
            <w:left w:val="none" w:sz="0" w:space="0" w:color="auto"/>
            <w:bottom w:val="none" w:sz="0" w:space="0" w:color="auto"/>
            <w:right w:val="none" w:sz="0" w:space="0" w:color="auto"/>
          </w:divBdr>
        </w:div>
        <w:div w:id="174619416">
          <w:marLeft w:val="850"/>
          <w:marRight w:val="0"/>
          <w:marTop w:val="0"/>
          <w:marBottom w:val="0"/>
          <w:divBdr>
            <w:top w:val="none" w:sz="0" w:space="0" w:color="auto"/>
            <w:left w:val="none" w:sz="0" w:space="0" w:color="auto"/>
            <w:bottom w:val="none" w:sz="0" w:space="0" w:color="auto"/>
            <w:right w:val="none" w:sz="0" w:space="0" w:color="auto"/>
          </w:divBdr>
        </w:div>
        <w:div w:id="350302279">
          <w:marLeft w:val="850"/>
          <w:marRight w:val="0"/>
          <w:marTop w:val="0"/>
          <w:marBottom w:val="0"/>
          <w:divBdr>
            <w:top w:val="none" w:sz="0" w:space="0" w:color="auto"/>
            <w:left w:val="none" w:sz="0" w:space="0" w:color="auto"/>
            <w:bottom w:val="none" w:sz="0" w:space="0" w:color="auto"/>
            <w:right w:val="none" w:sz="0" w:space="0" w:color="auto"/>
          </w:divBdr>
        </w:div>
        <w:div w:id="845827903">
          <w:marLeft w:val="547"/>
          <w:marRight w:val="0"/>
          <w:marTop w:val="240"/>
          <w:marBottom w:val="0"/>
          <w:divBdr>
            <w:top w:val="none" w:sz="0" w:space="0" w:color="auto"/>
            <w:left w:val="none" w:sz="0" w:space="0" w:color="auto"/>
            <w:bottom w:val="none" w:sz="0" w:space="0" w:color="auto"/>
            <w:right w:val="none" w:sz="0" w:space="0" w:color="auto"/>
          </w:divBdr>
        </w:div>
        <w:div w:id="980964395">
          <w:marLeft w:val="850"/>
          <w:marRight w:val="0"/>
          <w:marTop w:val="0"/>
          <w:marBottom w:val="0"/>
          <w:divBdr>
            <w:top w:val="none" w:sz="0" w:space="0" w:color="auto"/>
            <w:left w:val="none" w:sz="0" w:space="0" w:color="auto"/>
            <w:bottom w:val="none" w:sz="0" w:space="0" w:color="auto"/>
            <w:right w:val="none" w:sz="0" w:space="0" w:color="auto"/>
          </w:divBdr>
        </w:div>
        <w:div w:id="1024818758">
          <w:marLeft w:val="850"/>
          <w:marRight w:val="0"/>
          <w:marTop w:val="0"/>
          <w:marBottom w:val="0"/>
          <w:divBdr>
            <w:top w:val="none" w:sz="0" w:space="0" w:color="auto"/>
            <w:left w:val="none" w:sz="0" w:space="0" w:color="auto"/>
            <w:bottom w:val="none" w:sz="0" w:space="0" w:color="auto"/>
            <w:right w:val="none" w:sz="0" w:space="0" w:color="auto"/>
          </w:divBdr>
        </w:div>
        <w:div w:id="1040476905">
          <w:marLeft w:val="850"/>
          <w:marRight w:val="0"/>
          <w:marTop w:val="0"/>
          <w:marBottom w:val="0"/>
          <w:divBdr>
            <w:top w:val="none" w:sz="0" w:space="0" w:color="auto"/>
            <w:left w:val="none" w:sz="0" w:space="0" w:color="auto"/>
            <w:bottom w:val="none" w:sz="0" w:space="0" w:color="auto"/>
            <w:right w:val="none" w:sz="0" w:space="0" w:color="auto"/>
          </w:divBdr>
        </w:div>
        <w:div w:id="1322385957">
          <w:marLeft w:val="850"/>
          <w:marRight w:val="0"/>
          <w:marTop w:val="0"/>
          <w:marBottom w:val="0"/>
          <w:divBdr>
            <w:top w:val="none" w:sz="0" w:space="0" w:color="auto"/>
            <w:left w:val="none" w:sz="0" w:space="0" w:color="auto"/>
            <w:bottom w:val="none" w:sz="0" w:space="0" w:color="auto"/>
            <w:right w:val="none" w:sz="0" w:space="0" w:color="auto"/>
          </w:divBdr>
        </w:div>
      </w:divsChild>
    </w:div>
    <w:div w:id="211892338">
      <w:bodyDiv w:val="1"/>
      <w:marLeft w:val="0"/>
      <w:marRight w:val="0"/>
      <w:marTop w:val="0"/>
      <w:marBottom w:val="0"/>
      <w:divBdr>
        <w:top w:val="none" w:sz="0" w:space="0" w:color="auto"/>
        <w:left w:val="none" w:sz="0" w:space="0" w:color="auto"/>
        <w:bottom w:val="none" w:sz="0" w:space="0" w:color="auto"/>
        <w:right w:val="none" w:sz="0" w:space="0" w:color="auto"/>
      </w:divBdr>
    </w:div>
    <w:div w:id="224995456">
      <w:bodyDiv w:val="1"/>
      <w:marLeft w:val="0"/>
      <w:marRight w:val="0"/>
      <w:marTop w:val="0"/>
      <w:marBottom w:val="0"/>
      <w:divBdr>
        <w:top w:val="none" w:sz="0" w:space="0" w:color="auto"/>
        <w:left w:val="none" w:sz="0" w:space="0" w:color="auto"/>
        <w:bottom w:val="none" w:sz="0" w:space="0" w:color="auto"/>
        <w:right w:val="none" w:sz="0" w:space="0" w:color="auto"/>
      </w:divBdr>
    </w:div>
    <w:div w:id="240607358">
      <w:bodyDiv w:val="1"/>
      <w:marLeft w:val="0"/>
      <w:marRight w:val="0"/>
      <w:marTop w:val="0"/>
      <w:marBottom w:val="0"/>
      <w:divBdr>
        <w:top w:val="none" w:sz="0" w:space="0" w:color="auto"/>
        <w:left w:val="none" w:sz="0" w:space="0" w:color="auto"/>
        <w:bottom w:val="none" w:sz="0" w:space="0" w:color="auto"/>
        <w:right w:val="none" w:sz="0" w:space="0" w:color="auto"/>
      </w:divBdr>
      <w:divsChild>
        <w:div w:id="1756318119">
          <w:marLeft w:val="547"/>
          <w:marRight w:val="0"/>
          <w:marTop w:val="96"/>
          <w:marBottom w:val="0"/>
          <w:divBdr>
            <w:top w:val="none" w:sz="0" w:space="0" w:color="auto"/>
            <w:left w:val="none" w:sz="0" w:space="0" w:color="auto"/>
            <w:bottom w:val="none" w:sz="0" w:space="0" w:color="auto"/>
            <w:right w:val="none" w:sz="0" w:space="0" w:color="auto"/>
          </w:divBdr>
        </w:div>
        <w:div w:id="1961303613">
          <w:marLeft w:val="547"/>
          <w:marRight w:val="0"/>
          <w:marTop w:val="96"/>
          <w:marBottom w:val="0"/>
          <w:divBdr>
            <w:top w:val="none" w:sz="0" w:space="0" w:color="auto"/>
            <w:left w:val="none" w:sz="0" w:space="0" w:color="auto"/>
            <w:bottom w:val="none" w:sz="0" w:space="0" w:color="auto"/>
            <w:right w:val="none" w:sz="0" w:space="0" w:color="auto"/>
          </w:divBdr>
        </w:div>
      </w:divsChild>
    </w:div>
    <w:div w:id="245385216">
      <w:bodyDiv w:val="1"/>
      <w:marLeft w:val="0"/>
      <w:marRight w:val="0"/>
      <w:marTop w:val="0"/>
      <w:marBottom w:val="0"/>
      <w:divBdr>
        <w:top w:val="none" w:sz="0" w:space="0" w:color="auto"/>
        <w:left w:val="none" w:sz="0" w:space="0" w:color="auto"/>
        <w:bottom w:val="none" w:sz="0" w:space="0" w:color="auto"/>
        <w:right w:val="none" w:sz="0" w:space="0" w:color="auto"/>
      </w:divBdr>
    </w:div>
    <w:div w:id="263147290">
      <w:marLeft w:val="0"/>
      <w:marRight w:val="0"/>
      <w:marTop w:val="0"/>
      <w:marBottom w:val="0"/>
      <w:divBdr>
        <w:top w:val="none" w:sz="0" w:space="0" w:color="auto"/>
        <w:left w:val="none" w:sz="0" w:space="0" w:color="auto"/>
        <w:bottom w:val="none" w:sz="0" w:space="0" w:color="auto"/>
        <w:right w:val="none" w:sz="0" w:space="0" w:color="auto"/>
      </w:divBdr>
      <w:divsChild>
        <w:div w:id="1612127651">
          <w:marLeft w:val="0"/>
          <w:marRight w:val="0"/>
          <w:marTop w:val="0"/>
          <w:marBottom w:val="0"/>
          <w:divBdr>
            <w:top w:val="none" w:sz="0" w:space="0" w:color="auto"/>
            <w:left w:val="none" w:sz="0" w:space="0" w:color="auto"/>
            <w:bottom w:val="none" w:sz="0" w:space="0" w:color="auto"/>
            <w:right w:val="none" w:sz="0" w:space="0" w:color="auto"/>
          </w:divBdr>
        </w:div>
      </w:divsChild>
    </w:div>
    <w:div w:id="286745460">
      <w:bodyDiv w:val="1"/>
      <w:marLeft w:val="0"/>
      <w:marRight w:val="0"/>
      <w:marTop w:val="0"/>
      <w:marBottom w:val="0"/>
      <w:divBdr>
        <w:top w:val="none" w:sz="0" w:space="0" w:color="auto"/>
        <w:left w:val="none" w:sz="0" w:space="0" w:color="auto"/>
        <w:bottom w:val="none" w:sz="0" w:space="0" w:color="auto"/>
        <w:right w:val="none" w:sz="0" w:space="0" w:color="auto"/>
      </w:divBdr>
    </w:div>
    <w:div w:id="291135742">
      <w:bodyDiv w:val="1"/>
      <w:marLeft w:val="0"/>
      <w:marRight w:val="0"/>
      <w:marTop w:val="0"/>
      <w:marBottom w:val="0"/>
      <w:divBdr>
        <w:top w:val="none" w:sz="0" w:space="0" w:color="auto"/>
        <w:left w:val="none" w:sz="0" w:space="0" w:color="auto"/>
        <w:bottom w:val="none" w:sz="0" w:space="0" w:color="auto"/>
        <w:right w:val="none" w:sz="0" w:space="0" w:color="auto"/>
      </w:divBdr>
    </w:div>
    <w:div w:id="314845388">
      <w:bodyDiv w:val="1"/>
      <w:marLeft w:val="0"/>
      <w:marRight w:val="0"/>
      <w:marTop w:val="0"/>
      <w:marBottom w:val="0"/>
      <w:divBdr>
        <w:top w:val="none" w:sz="0" w:space="0" w:color="auto"/>
        <w:left w:val="none" w:sz="0" w:space="0" w:color="auto"/>
        <w:bottom w:val="none" w:sz="0" w:space="0" w:color="auto"/>
        <w:right w:val="none" w:sz="0" w:space="0" w:color="auto"/>
      </w:divBdr>
    </w:div>
    <w:div w:id="359429328">
      <w:bodyDiv w:val="1"/>
      <w:marLeft w:val="0"/>
      <w:marRight w:val="0"/>
      <w:marTop w:val="0"/>
      <w:marBottom w:val="0"/>
      <w:divBdr>
        <w:top w:val="none" w:sz="0" w:space="0" w:color="auto"/>
        <w:left w:val="none" w:sz="0" w:space="0" w:color="auto"/>
        <w:bottom w:val="none" w:sz="0" w:space="0" w:color="auto"/>
        <w:right w:val="none" w:sz="0" w:space="0" w:color="auto"/>
      </w:divBdr>
      <w:divsChild>
        <w:div w:id="674650496">
          <w:marLeft w:val="706"/>
          <w:marRight w:val="0"/>
          <w:marTop w:val="0"/>
          <w:marBottom w:val="0"/>
          <w:divBdr>
            <w:top w:val="none" w:sz="0" w:space="0" w:color="auto"/>
            <w:left w:val="none" w:sz="0" w:space="0" w:color="auto"/>
            <w:bottom w:val="none" w:sz="0" w:space="0" w:color="auto"/>
            <w:right w:val="none" w:sz="0" w:space="0" w:color="auto"/>
          </w:divBdr>
        </w:div>
        <w:div w:id="1069811023">
          <w:marLeft w:val="706"/>
          <w:marRight w:val="0"/>
          <w:marTop w:val="0"/>
          <w:marBottom w:val="0"/>
          <w:divBdr>
            <w:top w:val="none" w:sz="0" w:space="0" w:color="auto"/>
            <w:left w:val="none" w:sz="0" w:space="0" w:color="auto"/>
            <w:bottom w:val="none" w:sz="0" w:space="0" w:color="auto"/>
            <w:right w:val="none" w:sz="0" w:space="0" w:color="auto"/>
          </w:divBdr>
        </w:div>
        <w:div w:id="1189874966">
          <w:marLeft w:val="706"/>
          <w:marRight w:val="0"/>
          <w:marTop w:val="0"/>
          <w:marBottom w:val="0"/>
          <w:divBdr>
            <w:top w:val="none" w:sz="0" w:space="0" w:color="auto"/>
            <w:left w:val="none" w:sz="0" w:space="0" w:color="auto"/>
            <w:bottom w:val="none" w:sz="0" w:space="0" w:color="auto"/>
            <w:right w:val="none" w:sz="0" w:space="0" w:color="auto"/>
          </w:divBdr>
        </w:div>
        <w:div w:id="1344668685">
          <w:marLeft w:val="547"/>
          <w:marRight w:val="0"/>
          <w:marTop w:val="240"/>
          <w:marBottom w:val="0"/>
          <w:divBdr>
            <w:top w:val="none" w:sz="0" w:space="0" w:color="auto"/>
            <w:left w:val="none" w:sz="0" w:space="0" w:color="auto"/>
            <w:bottom w:val="none" w:sz="0" w:space="0" w:color="auto"/>
            <w:right w:val="none" w:sz="0" w:space="0" w:color="auto"/>
          </w:divBdr>
        </w:div>
        <w:div w:id="1588270517">
          <w:marLeft w:val="706"/>
          <w:marRight w:val="0"/>
          <w:marTop w:val="0"/>
          <w:marBottom w:val="0"/>
          <w:divBdr>
            <w:top w:val="none" w:sz="0" w:space="0" w:color="auto"/>
            <w:left w:val="none" w:sz="0" w:space="0" w:color="auto"/>
            <w:bottom w:val="none" w:sz="0" w:space="0" w:color="auto"/>
            <w:right w:val="none" w:sz="0" w:space="0" w:color="auto"/>
          </w:divBdr>
        </w:div>
        <w:div w:id="1893341773">
          <w:marLeft w:val="706"/>
          <w:marRight w:val="0"/>
          <w:marTop w:val="0"/>
          <w:marBottom w:val="0"/>
          <w:divBdr>
            <w:top w:val="none" w:sz="0" w:space="0" w:color="auto"/>
            <w:left w:val="none" w:sz="0" w:space="0" w:color="auto"/>
            <w:bottom w:val="none" w:sz="0" w:space="0" w:color="auto"/>
            <w:right w:val="none" w:sz="0" w:space="0" w:color="auto"/>
          </w:divBdr>
        </w:div>
        <w:div w:id="1973634342">
          <w:marLeft w:val="706"/>
          <w:marRight w:val="0"/>
          <w:marTop w:val="0"/>
          <w:marBottom w:val="0"/>
          <w:divBdr>
            <w:top w:val="none" w:sz="0" w:space="0" w:color="auto"/>
            <w:left w:val="none" w:sz="0" w:space="0" w:color="auto"/>
            <w:bottom w:val="none" w:sz="0" w:space="0" w:color="auto"/>
            <w:right w:val="none" w:sz="0" w:space="0" w:color="auto"/>
          </w:divBdr>
        </w:div>
      </w:divsChild>
    </w:div>
    <w:div w:id="364409624">
      <w:bodyDiv w:val="1"/>
      <w:marLeft w:val="0"/>
      <w:marRight w:val="0"/>
      <w:marTop w:val="0"/>
      <w:marBottom w:val="0"/>
      <w:divBdr>
        <w:top w:val="none" w:sz="0" w:space="0" w:color="auto"/>
        <w:left w:val="none" w:sz="0" w:space="0" w:color="auto"/>
        <w:bottom w:val="none" w:sz="0" w:space="0" w:color="auto"/>
        <w:right w:val="none" w:sz="0" w:space="0" w:color="auto"/>
      </w:divBdr>
    </w:div>
    <w:div w:id="403533488">
      <w:bodyDiv w:val="1"/>
      <w:marLeft w:val="0"/>
      <w:marRight w:val="0"/>
      <w:marTop w:val="0"/>
      <w:marBottom w:val="0"/>
      <w:divBdr>
        <w:top w:val="none" w:sz="0" w:space="0" w:color="auto"/>
        <w:left w:val="none" w:sz="0" w:space="0" w:color="auto"/>
        <w:bottom w:val="none" w:sz="0" w:space="0" w:color="auto"/>
        <w:right w:val="none" w:sz="0" w:space="0" w:color="auto"/>
      </w:divBdr>
    </w:div>
    <w:div w:id="413860592">
      <w:bodyDiv w:val="1"/>
      <w:marLeft w:val="0"/>
      <w:marRight w:val="0"/>
      <w:marTop w:val="0"/>
      <w:marBottom w:val="0"/>
      <w:divBdr>
        <w:top w:val="none" w:sz="0" w:space="0" w:color="auto"/>
        <w:left w:val="none" w:sz="0" w:space="0" w:color="auto"/>
        <w:bottom w:val="none" w:sz="0" w:space="0" w:color="auto"/>
        <w:right w:val="none" w:sz="0" w:space="0" w:color="auto"/>
      </w:divBdr>
    </w:div>
    <w:div w:id="448625976">
      <w:bodyDiv w:val="1"/>
      <w:marLeft w:val="0"/>
      <w:marRight w:val="0"/>
      <w:marTop w:val="0"/>
      <w:marBottom w:val="0"/>
      <w:divBdr>
        <w:top w:val="none" w:sz="0" w:space="0" w:color="auto"/>
        <w:left w:val="none" w:sz="0" w:space="0" w:color="auto"/>
        <w:bottom w:val="none" w:sz="0" w:space="0" w:color="auto"/>
        <w:right w:val="none" w:sz="0" w:space="0" w:color="auto"/>
      </w:divBdr>
    </w:div>
    <w:div w:id="469328048">
      <w:bodyDiv w:val="1"/>
      <w:marLeft w:val="0"/>
      <w:marRight w:val="0"/>
      <w:marTop w:val="0"/>
      <w:marBottom w:val="0"/>
      <w:divBdr>
        <w:top w:val="none" w:sz="0" w:space="0" w:color="auto"/>
        <w:left w:val="none" w:sz="0" w:space="0" w:color="auto"/>
        <w:bottom w:val="none" w:sz="0" w:space="0" w:color="auto"/>
        <w:right w:val="none" w:sz="0" w:space="0" w:color="auto"/>
      </w:divBdr>
      <w:divsChild>
        <w:div w:id="1185172729">
          <w:marLeft w:val="850"/>
          <w:marRight w:val="0"/>
          <w:marTop w:val="120"/>
          <w:marBottom w:val="0"/>
          <w:divBdr>
            <w:top w:val="none" w:sz="0" w:space="0" w:color="auto"/>
            <w:left w:val="none" w:sz="0" w:space="0" w:color="auto"/>
            <w:bottom w:val="none" w:sz="0" w:space="0" w:color="auto"/>
            <w:right w:val="none" w:sz="0" w:space="0" w:color="auto"/>
          </w:divBdr>
        </w:div>
        <w:div w:id="1369986522">
          <w:marLeft w:val="850"/>
          <w:marRight w:val="0"/>
          <w:marTop w:val="120"/>
          <w:marBottom w:val="0"/>
          <w:divBdr>
            <w:top w:val="none" w:sz="0" w:space="0" w:color="auto"/>
            <w:left w:val="none" w:sz="0" w:space="0" w:color="auto"/>
            <w:bottom w:val="none" w:sz="0" w:space="0" w:color="auto"/>
            <w:right w:val="none" w:sz="0" w:space="0" w:color="auto"/>
          </w:divBdr>
        </w:div>
        <w:div w:id="1557282406">
          <w:marLeft w:val="547"/>
          <w:marRight w:val="0"/>
          <w:marTop w:val="120"/>
          <w:marBottom w:val="0"/>
          <w:divBdr>
            <w:top w:val="none" w:sz="0" w:space="0" w:color="auto"/>
            <w:left w:val="none" w:sz="0" w:space="0" w:color="auto"/>
            <w:bottom w:val="none" w:sz="0" w:space="0" w:color="auto"/>
            <w:right w:val="none" w:sz="0" w:space="0" w:color="auto"/>
          </w:divBdr>
        </w:div>
        <w:div w:id="2001960905">
          <w:marLeft w:val="850"/>
          <w:marRight w:val="0"/>
          <w:marTop w:val="120"/>
          <w:marBottom w:val="0"/>
          <w:divBdr>
            <w:top w:val="none" w:sz="0" w:space="0" w:color="auto"/>
            <w:left w:val="none" w:sz="0" w:space="0" w:color="auto"/>
            <w:bottom w:val="none" w:sz="0" w:space="0" w:color="auto"/>
            <w:right w:val="none" w:sz="0" w:space="0" w:color="auto"/>
          </w:divBdr>
        </w:div>
      </w:divsChild>
    </w:div>
    <w:div w:id="475950050">
      <w:bodyDiv w:val="1"/>
      <w:marLeft w:val="0"/>
      <w:marRight w:val="0"/>
      <w:marTop w:val="0"/>
      <w:marBottom w:val="0"/>
      <w:divBdr>
        <w:top w:val="none" w:sz="0" w:space="0" w:color="auto"/>
        <w:left w:val="none" w:sz="0" w:space="0" w:color="auto"/>
        <w:bottom w:val="none" w:sz="0" w:space="0" w:color="auto"/>
        <w:right w:val="none" w:sz="0" w:space="0" w:color="auto"/>
      </w:divBdr>
    </w:div>
    <w:div w:id="481510834">
      <w:bodyDiv w:val="1"/>
      <w:marLeft w:val="0"/>
      <w:marRight w:val="0"/>
      <w:marTop w:val="0"/>
      <w:marBottom w:val="0"/>
      <w:divBdr>
        <w:top w:val="none" w:sz="0" w:space="0" w:color="auto"/>
        <w:left w:val="none" w:sz="0" w:space="0" w:color="auto"/>
        <w:bottom w:val="none" w:sz="0" w:space="0" w:color="auto"/>
        <w:right w:val="none" w:sz="0" w:space="0" w:color="auto"/>
      </w:divBdr>
    </w:div>
    <w:div w:id="494952366">
      <w:bodyDiv w:val="1"/>
      <w:marLeft w:val="0"/>
      <w:marRight w:val="0"/>
      <w:marTop w:val="0"/>
      <w:marBottom w:val="0"/>
      <w:divBdr>
        <w:top w:val="none" w:sz="0" w:space="0" w:color="auto"/>
        <w:left w:val="none" w:sz="0" w:space="0" w:color="auto"/>
        <w:bottom w:val="none" w:sz="0" w:space="0" w:color="auto"/>
        <w:right w:val="none" w:sz="0" w:space="0" w:color="auto"/>
      </w:divBdr>
    </w:div>
    <w:div w:id="506209979">
      <w:bodyDiv w:val="1"/>
      <w:marLeft w:val="0"/>
      <w:marRight w:val="0"/>
      <w:marTop w:val="0"/>
      <w:marBottom w:val="0"/>
      <w:divBdr>
        <w:top w:val="none" w:sz="0" w:space="0" w:color="auto"/>
        <w:left w:val="none" w:sz="0" w:space="0" w:color="auto"/>
        <w:bottom w:val="none" w:sz="0" w:space="0" w:color="auto"/>
        <w:right w:val="none" w:sz="0" w:space="0" w:color="auto"/>
      </w:divBdr>
    </w:div>
    <w:div w:id="534971026">
      <w:marLeft w:val="0"/>
      <w:marRight w:val="0"/>
      <w:marTop w:val="0"/>
      <w:marBottom w:val="0"/>
      <w:divBdr>
        <w:top w:val="none" w:sz="0" w:space="0" w:color="auto"/>
        <w:left w:val="none" w:sz="0" w:space="0" w:color="auto"/>
        <w:bottom w:val="none" w:sz="0" w:space="0" w:color="auto"/>
        <w:right w:val="none" w:sz="0" w:space="0" w:color="auto"/>
      </w:divBdr>
      <w:divsChild>
        <w:div w:id="1070687707">
          <w:marLeft w:val="0"/>
          <w:marRight w:val="0"/>
          <w:marTop w:val="0"/>
          <w:marBottom w:val="0"/>
          <w:divBdr>
            <w:top w:val="none" w:sz="0" w:space="0" w:color="auto"/>
            <w:left w:val="none" w:sz="0" w:space="0" w:color="auto"/>
            <w:bottom w:val="none" w:sz="0" w:space="0" w:color="auto"/>
            <w:right w:val="none" w:sz="0" w:space="0" w:color="auto"/>
          </w:divBdr>
        </w:div>
      </w:divsChild>
    </w:div>
    <w:div w:id="573010862">
      <w:bodyDiv w:val="1"/>
      <w:marLeft w:val="0"/>
      <w:marRight w:val="0"/>
      <w:marTop w:val="0"/>
      <w:marBottom w:val="0"/>
      <w:divBdr>
        <w:top w:val="none" w:sz="0" w:space="0" w:color="auto"/>
        <w:left w:val="none" w:sz="0" w:space="0" w:color="auto"/>
        <w:bottom w:val="none" w:sz="0" w:space="0" w:color="auto"/>
        <w:right w:val="none" w:sz="0" w:space="0" w:color="auto"/>
      </w:divBdr>
    </w:div>
    <w:div w:id="584845304">
      <w:bodyDiv w:val="1"/>
      <w:marLeft w:val="0"/>
      <w:marRight w:val="0"/>
      <w:marTop w:val="0"/>
      <w:marBottom w:val="0"/>
      <w:divBdr>
        <w:top w:val="none" w:sz="0" w:space="0" w:color="auto"/>
        <w:left w:val="none" w:sz="0" w:space="0" w:color="auto"/>
        <w:bottom w:val="none" w:sz="0" w:space="0" w:color="auto"/>
        <w:right w:val="none" w:sz="0" w:space="0" w:color="auto"/>
      </w:divBdr>
    </w:div>
    <w:div w:id="602302606">
      <w:bodyDiv w:val="1"/>
      <w:marLeft w:val="0"/>
      <w:marRight w:val="0"/>
      <w:marTop w:val="0"/>
      <w:marBottom w:val="0"/>
      <w:divBdr>
        <w:top w:val="none" w:sz="0" w:space="0" w:color="auto"/>
        <w:left w:val="none" w:sz="0" w:space="0" w:color="auto"/>
        <w:bottom w:val="none" w:sz="0" w:space="0" w:color="auto"/>
        <w:right w:val="none" w:sz="0" w:space="0" w:color="auto"/>
      </w:divBdr>
      <w:divsChild>
        <w:div w:id="91243295">
          <w:marLeft w:val="850"/>
          <w:marRight w:val="0"/>
          <w:marTop w:val="0"/>
          <w:marBottom w:val="0"/>
          <w:divBdr>
            <w:top w:val="none" w:sz="0" w:space="0" w:color="auto"/>
            <w:left w:val="none" w:sz="0" w:space="0" w:color="auto"/>
            <w:bottom w:val="none" w:sz="0" w:space="0" w:color="auto"/>
            <w:right w:val="none" w:sz="0" w:space="0" w:color="auto"/>
          </w:divBdr>
        </w:div>
        <w:div w:id="915163221">
          <w:marLeft w:val="547"/>
          <w:marRight w:val="0"/>
          <w:marTop w:val="240"/>
          <w:marBottom w:val="0"/>
          <w:divBdr>
            <w:top w:val="none" w:sz="0" w:space="0" w:color="auto"/>
            <w:left w:val="none" w:sz="0" w:space="0" w:color="auto"/>
            <w:bottom w:val="none" w:sz="0" w:space="0" w:color="auto"/>
            <w:right w:val="none" w:sz="0" w:space="0" w:color="auto"/>
          </w:divBdr>
        </w:div>
      </w:divsChild>
    </w:div>
    <w:div w:id="642539414">
      <w:bodyDiv w:val="1"/>
      <w:marLeft w:val="0"/>
      <w:marRight w:val="0"/>
      <w:marTop w:val="0"/>
      <w:marBottom w:val="0"/>
      <w:divBdr>
        <w:top w:val="none" w:sz="0" w:space="0" w:color="auto"/>
        <w:left w:val="none" w:sz="0" w:space="0" w:color="auto"/>
        <w:bottom w:val="none" w:sz="0" w:space="0" w:color="auto"/>
        <w:right w:val="none" w:sz="0" w:space="0" w:color="auto"/>
      </w:divBdr>
      <w:divsChild>
        <w:div w:id="22243980">
          <w:marLeft w:val="0"/>
          <w:marRight w:val="0"/>
          <w:marTop w:val="0"/>
          <w:marBottom w:val="0"/>
          <w:divBdr>
            <w:top w:val="none" w:sz="0" w:space="0" w:color="auto"/>
            <w:left w:val="none" w:sz="0" w:space="0" w:color="auto"/>
            <w:bottom w:val="none" w:sz="0" w:space="0" w:color="auto"/>
            <w:right w:val="none" w:sz="0" w:space="0" w:color="auto"/>
          </w:divBdr>
        </w:div>
      </w:divsChild>
    </w:div>
    <w:div w:id="657616991">
      <w:bodyDiv w:val="1"/>
      <w:marLeft w:val="0"/>
      <w:marRight w:val="0"/>
      <w:marTop w:val="0"/>
      <w:marBottom w:val="0"/>
      <w:divBdr>
        <w:top w:val="none" w:sz="0" w:space="0" w:color="auto"/>
        <w:left w:val="none" w:sz="0" w:space="0" w:color="auto"/>
        <w:bottom w:val="none" w:sz="0" w:space="0" w:color="auto"/>
        <w:right w:val="none" w:sz="0" w:space="0" w:color="auto"/>
      </w:divBdr>
    </w:div>
    <w:div w:id="662507188">
      <w:bodyDiv w:val="1"/>
      <w:marLeft w:val="0"/>
      <w:marRight w:val="0"/>
      <w:marTop w:val="0"/>
      <w:marBottom w:val="0"/>
      <w:divBdr>
        <w:top w:val="none" w:sz="0" w:space="0" w:color="auto"/>
        <w:left w:val="none" w:sz="0" w:space="0" w:color="auto"/>
        <w:bottom w:val="none" w:sz="0" w:space="0" w:color="auto"/>
        <w:right w:val="none" w:sz="0" w:space="0" w:color="auto"/>
      </w:divBdr>
      <w:divsChild>
        <w:div w:id="999234408">
          <w:marLeft w:val="0"/>
          <w:marRight w:val="0"/>
          <w:marTop w:val="0"/>
          <w:marBottom w:val="0"/>
          <w:divBdr>
            <w:top w:val="none" w:sz="0" w:space="0" w:color="auto"/>
            <w:left w:val="none" w:sz="0" w:space="0" w:color="auto"/>
            <w:bottom w:val="none" w:sz="0" w:space="0" w:color="auto"/>
            <w:right w:val="none" w:sz="0" w:space="0" w:color="auto"/>
          </w:divBdr>
          <w:divsChild>
            <w:div w:id="159124519">
              <w:marLeft w:val="0"/>
              <w:marRight w:val="0"/>
              <w:marTop w:val="0"/>
              <w:marBottom w:val="0"/>
              <w:divBdr>
                <w:top w:val="none" w:sz="0" w:space="0" w:color="auto"/>
                <w:left w:val="none" w:sz="0" w:space="0" w:color="auto"/>
                <w:bottom w:val="none" w:sz="0" w:space="0" w:color="auto"/>
                <w:right w:val="none" w:sz="0" w:space="0" w:color="auto"/>
              </w:divBdr>
            </w:div>
          </w:divsChild>
        </w:div>
        <w:div w:id="2042241901">
          <w:marLeft w:val="0"/>
          <w:marRight w:val="0"/>
          <w:marTop w:val="0"/>
          <w:marBottom w:val="0"/>
          <w:divBdr>
            <w:top w:val="none" w:sz="0" w:space="0" w:color="auto"/>
            <w:left w:val="none" w:sz="0" w:space="0" w:color="auto"/>
            <w:bottom w:val="none" w:sz="0" w:space="0" w:color="auto"/>
            <w:right w:val="none" w:sz="0" w:space="0" w:color="auto"/>
          </w:divBdr>
          <w:divsChild>
            <w:div w:id="20347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87022">
      <w:bodyDiv w:val="1"/>
      <w:marLeft w:val="0"/>
      <w:marRight w:val="0"/>
      <w:marTop w:val="0"/>
      <w:marBottom w:val="0"/>
      <w:divBdr>
        <w:top w:val="none" w:sz="0" w:space="0" w:color="auto"/>
        <w:left w:val="none" w:sz="0" w:space="0" w:color="auto"/>
        <w:bottom w:val="none" w:sz="0" w:space="0" w:color="auto"/>
        <w:right w:val="none" w:sz="0" w:space="0" w:color="auto"/>
      </w:divBdr>
    </w:div>
    <w:div w:id="668364006">
      <w:bodyDiv w:val="1"/>
      <w:marLeft w:val="0"/>
      <w:marRight w:val="0"/>
      <w:marTop w:val="0"/>
      <w:marBottom w:val="0"/>
      <w:divBdr>
        <w:top w:val="none" w:sz="0" w:space="0" w:color="auto"/>
        <w:left w:val="none" w:sz="0" w:space="0" w:color="auto"/>
        <w:bottom w:val="none" w:sz="0" w:space="0" w:color="auto"/>
        <w:right w:val="none" w:sz="0" w:space="0" w:color="auto"/>
      </w:divBdr>
    </w:div>
    <w:div w:id="682319052">
      <w:bodyDiv w:val="1"/>
      <w:marLeft w:val="0"/>
      <w:marRight w:val="0"/>
      <w:marTop w:val="0"/>
      <w:marBottom w:val="0"/>
      <w:divBdr>
        <w:top w:val="none" w:sz="0" w:space="0" w:color="auto"/>
        <w:left w:val="none" w:sz="0" w:space="0" w:color="auto"/>
        <w:bottom w:val="none" w:sz="0" w:space="0" w:color="auto"/>
        <w:right w:val="none" w:sz="0" w:space="0" w:color="auto"/>
      </w:divBdr>
      <w:divsChild>
        <w:div w:id="446431290">
          <w:marLeft w:val="0"/>
          <w:marRight w:val="0"/>
          <w:marTop w:val="0"/>
          <w:marBottom w:val="0"/>
          <w:divBdr>
            <w:top w:val="none" w:sz="0" w:space="0" w:color="auto"/>
            <w:left w:val="none" w:sz="0" w:space="0" w:color="auto"/>
            <w:bottom w:val="none" w:sz="0" w:space="0" w:color="auto"/>
            <w:right w:val="none" w:sz="0" w:space="0" w:color="auto"/>
          </w:divBdr>
        </w:div>
      </w:divsChild>
    </w:div>
    <w:div w:id="707726889">
      <w:bodyDiv w:val="1"/>
      <w:marLeft w:val="0"/>
      <w:marRight w:val="0"/>
      <w:marTop w:val="0"/>
      <w:marBottom w:val="0"/>
      <w:divBdr>
        <w:top w:val="none" w:sz="0" w:space="0" w:color="auto"/>
        <w:left w:val="none" w:sz="0" w:space="0" w:color="auto"/>
        <w:bottom w:val="none" w:sz="0" w:space="0" w:color="auto"/>
        <w:right w:val="none" w:sz="0" w:space="0" w:color="auto"/>
      </w:divBdr>
      <w:divsChild>
        <w:div w:id="232981226">
          <w:marLeft w:val="547"/>
          <w:marRight w:val="0"/>
          <w:marTop w:val="120"/>
          <w:marBottom w:val="0"/>
          <w:divBdr>
            <w:top w:val="none" w:sz="0" w:space="0" w:color="auto"/>
            <w:left w:val="none" w:sz="0" w:space="0" w:color="auto"/>
            <w:bottom w:val="none" w:sz="0" w:space="0" w:color="auto"/>
            <w:right w:val="none" w:sz="0" w:space="0" w:color="auto"/>
          </w:divBdr>
        </w:div>
        <w:div w:id="1003777692">
          <w:marLeft w:val="835"/>
          <w:marRight w:val="0"/>
          <w:marTop w:val="0"/>
          <w:marBottom w:val="0"/>
          <w:divBdr>
            <w:top w:val="none" w:sz="0" w:space="0" w:color="auto"/>
            <w:left w:val="none" w:sz="0" w:space="0" w:color="auto"/>
            <w:bottom w:val="none" w:sz="0" w:space="0" w:color="auto"/>
            <w:right w:val="none" w:sz="0" w:space="0" w:color="auto"/>
          </w:divBdr>
        </w:div>
        <w:div w:id="1854495508">
          <w:marLeft w:val="835"/>
          <w:marRight w:val="0"/>
          <w:marTop w:val="0"/>
          <w:marBottom w:val="0"/>
          <w:divBdr>
            <w:top w:val="none" w:sz="0" w:space="0" w:color="auto"/>
            <w:left w:val="none" w:sz="0" w:space="0" w:color="auto"/>
            <w:bottom w:val="none" w:sz="0" w:space="0" w:color="auto"/>
            <w:right w:val="none" w:sz="0" w:space="0" w:color="auto"/>
          </w:divBdr>
        </w:div>
      </w:divsChild>
    </w:div>
    <w:div w:id="719089520">
      <w:bodyDiv w:val="1"/>
      <w:marLeft w:val="0"/>
      <w:marRight w:val="0"/>
      <w:marTop w:val="0"/>
      <w:marBottom w:val="0"/>
      <w:divBdr>
        <w:top w:val="none" w:sz="0" w:space="0" w:color="auto"/>
        <w:left w:val="none" w:sz="0" w:space="0" w:color="auto"/>
        <w:bottom w:val="none" w:sz="0" w:space="0" w:color="auto"/>
        <w:right w:val="none" w:sz="0" w:space="0" w:color="auto"/>
      </w:divBdr>
    </w:div>
    <w:div w:id="719480074">
      <w:bodyDiv w:val="1"/>
      <w:marLeft w:val="0"/>
      <w:marRight w:val="0"/>
      <w:marTop w:val="0"/>
      <w:marBottom w:val="0"/>
      <w:divBdr>
        <w:top w:val="none" w:sz="0" w:space="0" w:color="auto"/>
        <w:left w:val="none" w:sz="0" w:space="0" w:color="auto"/>
        <w:bottom w:val="none" w:sz="0" w:space="0" w:color="auto"/>
        <w:right w:val="none" w:sz="0" w:space="0" w:color="auto"/>
      </w:divBdr>
      <w:divsChild>
        <w:div w:id="1599558700">
          <w:marLeft w:val="0"/>
          <w:marRight w:val="0"/>
          <w:marTop w:val="0"/>
          <w:marBottom w:val="0"/>
          <w:divBdr>
            <w:top w:val="none" w:sz="0" w:space="0" w:color="auto"/>
            <w:left w:val="none" w:sz="0" w:space="0" w:color="auto"/>
            <w:bottom w:val="none" w:sz="0" w:space="0" w:color="auto"/>
            <w:right w:val="none" w:sz="0" w:space="0" w:color="auto"/>
          </w:divBdr>
        </w:div>
      </w:divsChild>
    </w:div>
    <w:div w:id="727001362">
      <w:bodyDiv w:val="1"/>
      <w:marLeft w:val="0"/>
      <w:marRight w:val="0"/>
      <w:marTop w:val="0"/>
      <w:marBottom w:val="0"/>
      <w:divBdr>
        <w:top w:val="none" w:sz="0" w:space="0" w:color="auto"/>
        <w:left w:val="none" w:sz="0" w:space="0" w:color="auto"/>
        <w:bottom w:val="none" w:sz="0" w:space="0" w:color="auto"/>
        <w:right w:val="none" w:sz="0" w:space="0" w:color="auto"/>
      </w:divBdr>
    </w:div>
    <w:div w:id="734282657">
      <w:bodyDiv w:val="1"/>
      <w:marLeft w:val="0"/>
      <w:marRight w:val="0"/>
      <w:marTop w:val="0"/>
      <w:marBottom w:val="0"/>
      <w:divBdr>
        <w:top w:val="none" w:sz="0" w:space="0" w:color="auto"/>
        <w:left w:val="none" w:sz="0" w:space="0" w:color="auto"/>
        <w:bottom w:val="none" w:sz="0" w:space="0" w:color="auto"/>
        <w:right w:val="none" w:sz="0" w:space="0" w:color="auto"/>
      </w:divBdr>
    </w:div>
    <w:div w:id="738359796">
      <w:bodyDiv w:val="1"/>
      <w:marLeft w:val="0"/>
      <w:marRight w:val="0"/>
      <w:marTop w:val="0"/>
      <w:marBottom w:val="0"/>
      <w:divBdr>
        <w:top w:val="none" w:sz="0" w:space="0" w:color="auto"/>
        <w:left w:val="none" w:sz="0" w:space="0" w:color="auto"/>
        <w:bottom w:val="none" w:sz="0" w:space="0" w:color="auto"/>
        <w:right w:val="none" w:sz="0" w:space="0" w:color="auto"/>
      </w:divBdr>
      <w:divsChild>
        <w:div w:id="155727502">
          <w:marLeft w:val="547"/>
          <w:marRight w:val="0"/>
          <w:marTop w:val="120"/>
          <w:marBottom w:val="0"/>
          <w:divBdr>
            <w:top w:val="none" w:sz="0" w:space="0" w:color="auto"/>
            <w:left w:val="none" w:sz="0" w:space="0" w:color="auto"/>
            <w:bottom w:val="none" w:sz="0" w:space="0" w:color="auto"/>
            <w:right w:val="none" w:sz="0" w:space="0" w:color="auto"/>
          </w:divBdr>
        </w:div>
        <w:div w:id="645207182">
          <w:marLeft w:val="994"/>
          <w:marRight w:val="0"/>
          <w:marTop w:val="0"/>
          <w:marBottom w:val="0"/>
          <w:divBdr>
            <w:top w:val="none" w:sz="0" w:space="0" w:color="auto"/>
            <w:left w:val="none" w:sz="0" w:space="0" w:color="auto"/>
            <w:bottom w:val="none" w:sz="0" w:space="0" w:color="auto"/>
            <w:right w:val="none" w:sz="0" w:space="0" w:color="auto"/>
          </w:divBdr>
        </w:div>
        <w:div w:id="920867458">
          <w:marLeft w:val="994"/>
          <w:marRight w:val="0"/>
          <w:marTop w:val="0"/>
          <w:marBottom w:val="0"/>
          <w:divBdr>
            <w:top w:val="none" w:sz="0" w:space="0" w:color="auto"/>
            <w:left w:val="none" w:sz="0" w:space="0" w:color="auto"/>
            <w:bottom w:val="none" w:sz="0" w:space="0" w:color="auto"/>
            <w:right w:val="none" w:sz="0" w:space="0" w:color="auto"/>
          </w:divBdr>
        </w:div>
        <w:div w:id="1378503403">
          <w:marLeft w:val="994"/>
          <w:marRight w:val="0"/>
          <w:marTop w:val="0"/>
          <w:marBottom w:val="0"/>
          <w:divBdr>
            <w:top w:val="none" w:sz="0" w:space="0" w:color="auto"/>
            <w:left w:val="none" w:sz="0" w:space="0" w:color="auto"/>
            <w:bottom w:val="none" w:sz="0" w:space="0" w:color="auto"/>
            <w:right w:val="none" w:sz="0" w:space="0" w:color="auto"/>
          </w:divBdr>
        </w:div>
        <w:div w:id="1917395047">
          <w:marLeft w:val="994"/>
          <w:marRight w:val="0"/>
          <w:marTop w:val="0"/>
          <w:marBottom w:val="0"/>
          <w:divBdr>
            <w:top w:val="none" w:sz="0" w:space="0" w:color="auto"/>
            <w:left w:val="none" w:sz="0" w:space="0" w:color="auto"/>
            <w:bottom w:val="none" w:sz="0" w:space="0" w:color="auto"/>
            <w:right w:val="none" w:sz="0" w:space="0" w:color="auto"/>
          </w:divBdr>
        </w:div>
      </w:divsChild>
    </w:div>
    <w:div w:id="756634144">
      <w:bodyDiv w:val="1"/>
      <w:marLeft w:val="0"/>
      <w:marRight w:val="0"/>
      <w:marTop w:val="0"/>
      <w:marBottom w:val="0"/>
      <w:divBdr>
        <w:top w:val="none" w:sz="0" w:space="0" w:color="auto"/>
        <w:left w:val="none" w:sz="0" w:space="0" w:color="auto"/>
        <w:bottom w:val="none" w:sz="0" w:space="0" w:color="auto"/>
        <w:right w:val="none" w:sz="0" w:space="0" w:color="auto"/>
      </w:divBdr>
      <w:divsChild>
        <w:div w:id="11078891">
          <w:marLeft w:val="835"/>
          <w:marRight w:val="0"/>
          <w:marTop w:val="0"/>
          <w:marBottom w:val="0"/>
          <w:divBdr>
            <w:top w:val="none" w:sz="0" w:space="0" w:color="auto"/>
            <w:left w:val="none" w:sz="0" w:space="0" w:color="auto"/>
            <w:bottom w:val="none" w:sz="0" w:space="0" w:color="auto"/>
            <w:right w:val="none" w:sz="0" w:space="0" w:color="auto"/>
          </w:divBdr>
        </w:div>
        <w:div w:id="473563499">
          <w:marLeft w:val="835"/>
          <w:marRight w:val="0"/>
          <w:marTop w:val="0"/>
          <w:marBottom w:val="0"/>
          <w:divBdr>
            <w:top w:val="none" w:sz="0" w:space="0" w:color="auto"/>
            <w:left w:val="none" w:sz="0" w:space="0" w:color="auto"/>
            <w:bottom w:val="none" w:sz="0" w:space="0" w:color="auto"/>
            <w:right w:val="none" w:sz="0" w:space="0" w:color="auto"/>
          </w:divBdr>
        </w:div>
        <w:div w:id="762148458">
          <w:marLeft w:val="835"/>
          <w:marRight w:val="0"/>
          <w:marTop w:val="0"/>
          <w:marBottom w:val="0"/>
          <w:divBdr>
            <w:top w:val="none" w:sz="0" w:space="0" w:color="auto"/>
            <w:left w:val="none" w:sz="0" w:space="0" w:color="auto"/>
            <w:bottom w:val="none" w:sz="0" w:space="0" w:color="auto"/>
            <w:right w:val="none" w:sz="0" w:space="0" w:color="auto"/>
          </w:divBdr>
        </w:div>
        <w:div w:id="933975906">
          <w:marLeft w:val="835"/>
          <w:marRight w:val="0"/>
          <w:marTop w:val="0"/>
          <w:marBottom w:val="0"/>
          <w:divBdr>
            <w:top w:val="none" w:sz="0" w:space="0" w:color="auto"/>
            <w:left w:val="none" w:sz="0" w:space="0" w:color="auto"/>
            <w:bottom w:val="none" w:sz="0" w:space="0" w:color="auto"/>
            <w:right w:val="none" w:sz="0" w:space="0" w:color="auto"/>
          </w:divBdr>
        </w:div>
        <w:div w:id="940604961">
          <w:marLeft w:val="835"/>
          <w:marRight w:val="0"/>
          <w:marTop w:val="0"/>
          <w:marBottom w:val="0"/>
          <w:divBdr>
            <w:top w:val="none" w:sz="0" w:space="0" w:color="auto"/>
            <w:left w:val="none" w:sz="0" w:space="0" w:color="auto"/>
            <w:bottom w:val="none" w:sz="0" w:space="0" w:color="auto"/>
            <w:right w:val="none" w:sz="0" w:space="0" w:color="auto"/>
          </w:divBdr>
        </w:div>
        <w:div w:id="995377576">
          <w:marLeft w:val="835"/>
          <w:marRight w:val="0"/>
          <w:marTop w:val="0"/>
          <w:marBottom w:val="0"/>
          <w:divBdr>
            <w:top w:val="none" w:sz="0" w:space="0" w:color="auto"/>
            <w:left w:val="none" w:sz="0" w:space="0" w:color="auto"/>
            <w:bottom w:val="none" w:sz="0" w:space="0" w:color="auto"/>
            <w:right w:val="none" w:sz="0" w:space="0" w:color="auto"/>
          </w:divBdr>
        </w:div>
        <w:div w:id="1372805242">
          <w:marLeft w:val="835"/>
          <w:marRight w:val="0"/>
          <w:marTop w:val="0"/>
          <w:marBottom w:val="0"/>
          <w:divBdr>
            <w:top w:val="none" w:sz="0" w:space="0" w:color="auto"/>
            <w:left w:val="none" w:sz="0" w:space="0" w:color="auto"/>
            <w:bottom w:val="none" w:sz="0" w:space="0" w:color="auto"/>
            <w:right w:val="none" w:sz="0" w:space="0" w:color="auto"/>
          </w:divBdr>
        </w:div>
        <w:div w:id="1585913206">
          <w:marLeft w:val="547"/>
          <w:marRight w:val="0"/>
          <w:marTop w:val="120"/>
          <w:marBottom w:val="0"/>
          <w:divBdr>
            <w:top w:val="none" w:sz="0" w:space="0" w:color="auto"/>
            <w:left w:val="none" w:sz="0" w:space="0" w:color="auto"/>
            <w:bottom w:val="none" w:sz="0" w:space="0" w:color="auto"/>
            <w:right w:val="none" w:sz="0" w:space="0" w:color="auto"/>
          </w:divBdr>
        </w:div>
        <w:div w:id="1591499603">
          <w:marLeft w:val="835"/>
          <w:marRight w:val="0"/>
          <w:marTop w:val="0"/>
          <w:marBottom w:val="0"/>
          <w:divBdr>
            <w:top w:val="none" w:sz="0" w:space="0" w:color="auto"/>
            <w:left w:val="none" w:sz="0" w:space="0" w:color="auto"/>
            <w:bottom w:val="none" w:sz="0" w:space="0" w:color="auto"/>
            <w:right w:val="none" w:sz="0" w:space="0" w:color="auto"/>
          </w:divBdr>
        </w:div>
      </w:divsChild>
    </w:div>
    <w:div w:id="768549266">
      <w:bodyDiv w:val="1"/>
      <w:marLeft w:val="0"/>
      <w:marRight w:val="0"/>
      <w:marTop w:val="0"/>
      <w:marBottom w:val="0"/>
      <w:divBdr>
        <w:top w:val="none" w:sz="0" w:space="0" w:color="auto"/>
        <w:left w:val="none" w:sz="0" w:space="0" w:color="auto"/>
        <w:bottom w:val="none" w:sz="0" w:space="0" w:color="auto"/>
        <w:right w:val="none" w:sz="0" w:space="0" w:color="auto"/>
      </w:divBdr>
    </w:div>
    <w:div w:id="773326757">
      <w:bodyDiv w:val="1"/>
      <w:marLeft w:val="0"/>
      <w:marRight w:val="0"/>
      <w:marTop w:val="0"/>
      <w:marBottom w:val="0"/>
      <w:divBdr>
        <w:top w:val="none" w:sz="0" w:space="0" w:color="auto"/>
        <w:left w:val="none" w:sz="0" w:space="0" w:color="auto"/>
        <w:bottom w:val="none" w:sz="0" w:space="0" w:color="auto"/>
        <w:right w:val="none" w:sz="0" w:space="0" w:color="auto"/>
      </w:divBdr>
    </w:div>
    <w:div w:id="782463062">
      <w:bodyDiv w:val="1"/>
      <w:marLeft w:val="0"/>
      <w:marRight w:val="0"/>
      <w:marTop w:val="0"/>
      <w:marBottom w:val="0"/>
      <w:divBdr>
        <w:top w:val="none" w:sz="0" w:space="0" w:color="auto"/>
        <w:left w:val="none" w:sz="0" w:space="0" w:color="auto"/>
        <w:bottom w:val="none" w:sz="0" w:space="0" w:color="auto"/>
        <w:right w:val="none" w:sz="0" w:space="0" w:color="auto"/>
      </w:divBdr>
      <w:divsChild>
        <w:div w:id="116489265">
          <w:marLeft w:val="547"/>
          <w:marRight w:val="0"/>
          <w:marTop w:val="240"/>
          <w:marBottom w:val="0"/>
          <w:divBdr>
            <w:top w:val="none" w:sz="0" w:space="0" w:color="auto"/>
            <w:left w:val="none" w:sz="0" w:space="0" w:color="auto"/>
            <w:bottom w:val="none" w:sz="0" w:space="0" w:color="auto"/>
            <w:right w:val="none" w:sz="0" w:space="0" w:color="auto"/>
          </w:divBdr>
        </w:div>
        <w:div w:id="220947247">
          <w:marLeft w:val="706"/>
          <w:marRight w:val="0"/>
          <w:marTop w:val="0"/>
          <w:marBottom w:val="0"/>
          <w:divBdr>
            <w:top w:val="none" w:sz="0" w:space="0" w:color="auto"/>
            <w:left w:val="none" w:sz="0" w:space="0" w:color="auto"/>
            <w:bottom w:val="none" w:sz="0" w:space="0" w:color="auto"/>
            <w:right w:val="none" w:sz="0" w:space="0" w:color="auto"/>
          </w:divBdr>
        </w:div>
        <w:div w:id="374231984">
          <w:marLeft w:val="706"/>
          <w:marRight w:val="0"/>
          <w:marTop w:val="0"/>
          <w:marBottom w:val="0"/>
          <w:divBdr>
            <w:top w:val="none" w:sz="0" w:space="0" w:color="auto"/>
            <w:left w:val="none" w:sz="0" w:space="0" w:color="auto"/>
            <w:bottom w:val="none" w:sz="0" w:space="0" w:color="auto"/>
            <w:right w:val="none" w:sz="0" w:space="0" w:color="auto"/>
          </w:divBdr>
        </w:div>
        <w:div w:id="2102987567">
          <w:marLeft w:val="706"/>
          <w:marRight w:val="0"/>
          <w:marTop w:val="0"/>
          <w:marBottom w:val="0"/>
          <w:divBdr>
            <w:top w:val="none" w:sz="0" w:space="0" w:color="auto"/>
            <w:left w:val="none" w:sz="0" w:space="0" w:color="auto"/>
            <w:bottom w:val="none" w:sz="0" w:space="0" w:color="auto"/>
            <w:right w:val="none" w:sz="0" w:space="0" w:color="auto"/>
          </w:divBdr>
        </w:div>
      </w:divsChild>
    </w:div>
    <w:div w:id="789593972">
      <w:bodyDiv w:val="1"/>
      <w:marLeft w:val="0"/>
      <w:marRight w:val="0"/>
      <w:marTop w:val="0"/>
      <w:marBottom w:val="0"/>
      <w:divBdr>
        <w:top w:val="none" w:sz="0" w:space="0" w:color="auto"/>
        <w:left w:val="none" w:sz="0" w:space="0" w:color="auto"/>
        <w:bottom w:val="none" w:sz="0" w:space="0" w:color="auto"/>
        <w:right w:val="none" w:sz="0" w:space="0" w:color="auto"/>
      </w:divBdr>
    </w:div>
    <w:div w:id="819885071">
      <w:bodyDiv w:val="1"/>
      <w:marLeft w:val="0"/>
      <w:marRight w:val="0"/>
      <w:marTop w:val="0"/>
      <w:marBottom w:val="0"/>
      <w:divBdr>
        <w:top w:val="none" w:sz="0" w:space="0" w:color="auto"/>
        <w:left w:val="none" w:sz="0" w:space="0" w:color="auto"/>
        <w:bottom w:val="none" w:sz="0" w:space="0" w:color="auto"/>
        <w:right w:val="none" w:sz="0" w:space="0" w:color="auto"/>
      </w:divBdr>
      <w:divsChild>
        <w:div w:id="2045520453">
          <w:marLeft w:val="706"/>
          <w:marRight w:val="0"/>
          <w:marTop w:val="0"/>
          <w:marBottom w:val="0"/>
          <w:divBdr>
            <w:top w:val="none" w:sz="0" w:space="0" w:color="auto"/>
            <w:left w:val="none" w:sz="0" w:space="0" w:color="auto"/>
            <w:bottom w:val="none" w:sz="0" w:space="0" w:color="auto"/>
            <w:right w:val="none" w:sz="0" w:space="0" w:color="auto"/>
          </w:divBdr>
        </w:div>
      </w:divsChild>
    </w:div>
    <w:div w:id="829369011">
      <w:bodyDiv w:val="1"/>
      <w:marLeft w:val="0"/>
      <w:marRight w:val="0"/>
      <w:marTop w:val="0"/>
      <w:marBottom w:val="0"/>
      <w:divBdr>
        <w:top w:val="none" w:sz="0" w:space="0" w:color="auto"/>
        <w:left w:val="none" w:sz="0" w:space="0" w:color="auto"/>
        <w:bottom w:val="none" w:sz="0" w:space="0" w:color="auto"/>
        <w:right w:val="none" w:sz="0" w:space="0" w:color="auto"/>
      </w:divBdr>
    </w:div>
    <w:div w:id="832843252">
      <w:bodyDiv w:val="1"/>
      <w:marLeft w:val="0"/>
      <w:marRight w:val="0"/>
      <w:marTop w:val="0"/>
      <w:marBottom w:val="0"/>
      <w:divBdr>
        <w:top w:val="none" w:sz="0" w:space="0" w:color="auto"/>
        <w:left w:val="none" w:sz="0" w:space="0" w:color="auto"/>
        <w:bottom w:val="none" w:sz="0" w:space="0" w:color="auto"/>
        <w:right w:val="none" w:sz="0" w:space="0" w:color="auto"/>
      </w:divBdr>
    </w:div>
    <w:div w:id="834107752">
      <w:marLeft w:val="0"/>
      <w:marRight w:val="0"/>
      <w:marTop w:val="0"/>
      <w:marBottom w:val="0"/>
      <w:divBdr>
        <w:top w:val="none" w:sz="0" w:space="0" w:color="auto"/>
        <w:left w:val="none" w:sz="0" w:space="0" w:color="auto"/>
        <w:bottom w:val="none" w:sz="0" w:space="0" w:color="auto"/>
        <w:right w:val="none" w:sz="0" w:space="0" w:color="auto"/>
      </w:divBdr>
      <w:divsChild>
        <w:div w:id="1797069070">
          <w:marLeft w:val="0"/>
          <w:marRight w:val="0"/>
          <w:marTop w:val="0"/>
          <w:marBottom w:val="0"/>
          <w:divBdr>
            <w:top w:val="none" w:sz="0" w:space="0" w:color="auto"/>
            <w:left w:val="none" w:sz="0" w:space="0" w:color="auto"/>
            <w:bottom w:val="none" w:sz="0" w:space="0" w:color="auto"/>
            <w:right w:val="none" w:sz="0" w:space="0" w:color="auto"/>
          </w:divBdr>
        </w:div>
      </w:divsChild>
    </w:div>
    <w:div w:id="846407154">
      <w:bodyDiv w:val="1"/>
      <w:marLeft w:val="0"/>
      <w:marRight w:val="0"/>
      <w:marTop w:val="0"/>
      <w:marBottom w:val="0"/>
      <w:divBdr>
        <w:top w:val="none" w:sz="0" w:space="0" w:color="auto"/>
        <w:left w:val="none" w:sz="0" w:space="0" w:color="auto"/>
        <w:bottom w:val="none" w:sz="0" w:space="0" w:color="auto"/>
        <w:right w:val="none" w:sz="0" w:space="0" w:color="auto"/>
      </w:divBdr>
    </w:div>
    <w:div w:id="877353081">
      <w:bodyDiv w:val="1"/>
      <w:marLeft w:val="0"/>
      <w:marRight w:val="0"/>
      <w:marTop w:val="0"/>
      <w:marBottom w:val="0"/>
      <w:divBdr>
        <w:top w:val="none" w:sz="0" w:space="0" w:color="auto"/>
        <w:left w:val="none" w:sz="0" w:space="0" w:color="auto"/>
        <w:bottom w:val="none" w:sz="0" w:space="0" w:color="auto"/>
        <w:right w:val="none" w:sz="0" w:space="0" w:color="auto"/>
      </w:divBdr>
      <w:divsChild>
        <w:div w:id="389889079">
          <w:marLeft w:val="706"/>
          <w:marRight w:val="0"/>
          <w:marTop w:val="0"/>
          <w:marBottom w:val="0"/>
          <w:divBdr>
            <w:top w:val="none" w:sz="0" w:space="0" w:color="auto"/>
            <w:left w:val="none" w:sz="0" w:space="0" w:color="auto"/>
            <w:bottom w:val="none" w:sz="0" w:space="0" w:color="auto"/>
            <w:right w:val="none" w:sz="0" w:space="0" w:color="auto"/>
          </w:divBdr>
        </w:div>
        <w:div w:id="1265335019">
          <w:marLeft w:val="706"/>
          <w:marRight w:val="0"/>
          <w:marTop w:val="0"/>
          <w:marBottom w:val="0"/>
          <w:divBdr>
            <w:top w:val="none" w:sz="0" w:space="0" w:color="auto"/>
            <w:left w:val="none" w:sz="0" w:space="0" w:color="auto"/>
            <w:bottom w:val="none" w:sz="0" w:space="0" w:color="auto"/>
            <w:right w:val="none" w:sz="0" w:space="0" w:color="auto"/>
          </w:divBdr>
        </w:div>
        <w:div w:id="1333410092">
          <w:marLeft w:val="706"/>
          <w:marRight w:val="0"/>
          <w:marTop w:val="0"/>
          <w:marBottom w:val="0"/>
          <w:divBdr>
            <w:top w:val="none" w:sz="0" w:space="0" w:color="auto"/>
            <w:left w:val="none" w:sz="0" w:space="0" w:color="auto"/>
            <w:bottom w:val="none" w:sz="0" w:space="0" w:color="auto"/>
            <w:right w:val="none" w:sz="0" w:space="0" w:color="auto"/>
          </w:divBdr>
        </w:div>
      </w:divsChild>
    </w:div>
    <w:div w:id="879441312">
      <w:bodyDiv w:val="1"/>
      <w:marLeft w:val="0"/>
      <w:marRight w:val="0"/>
      <w:marTop w:val="0"/>
      <w:marBottom w:val="0"/>
      <w:divBdr>
        <w:top w:val="none" w:sz="0" w:space="0" w:color="auto"/>
        <w:left w:val="none" w:sz="0" w:space="0" w:color="auto"/>
        <w:bottom w:val="none" w:sz="0" w:space="0" w:color="auto"/>
        <w:right w:val="none" w:sz="0" w:space="0" w:color="auto"/>
      </w:divBdr>
      <w:divsChild>
        <w:div w:id="286392478">
          <w:marLeft w:val="547"/>
          <w:marRight w:val="0"/>
          <w:marTop w:val="240"/>
          <w:marBottom w:val="0"/>
          <w:divBdr>
            <w:top w:val="none" w:sz="0" w:space="0" w:color="auto"/>
            <w:left w:val="none" w:sz="0" w:space="0" w:color="auto"/>
            <w:bottom w:val="none" w:sz="0" w:space="0" w:color="auto"/>
            <w:right w:val="none" w:sz="0" w:space="0" w:color="auto"/>
          </w:divBdr>
        </w:div>
        <w:div w:id="360206353">
          <w:marLeft w:val="850"/>
          <w:marRight w:val="0"/>
          <w:marTop w:val="0"/>
          <w:marBottom w:val="0"/>
          <w:divBdr>
            <w:top w:val="none" w:sz="0" w:space="0" w:color="auto"/>
            <w:left w:val="none" w:sz="0" w:space="0" w:color="auto"/>
            <w:bottom w:val="none" w:sz="0" w:space="0" w:color="auto"/>
            <w:right w:val="none" w:sz="0" w:space="0" w:color="auto"/>
          </w:divBdr>
        </w:div>
      </w:divsChild>
    </w:div>
    <w:div w:id="943266124">
      <w:bodyDiv w:val="1"/>
      <w:marLeft w:val="0"/>
      <w:marRight w:val="0"/>
      <w:marTop w:val="0"/>
      <w:marBottom w:val="0"/>
      <w:divBdr>
        <w:top w:val="none" w:sz="0" w:space="0" w:color="auto"/>
        <w:left w:val="none" w:sz="0" w:space="0" w:color="auto"/>
        <w:bottom w:val="none" w:sz="0" w:space="0" w:color="auto"/>
        <w:right w:val="none" w:sz="0" w:space="0" w:color="auto"/>
      </w:divBdr>
      <w:divsChild>
        <w:div w:id="82070685">
          <w:marLeft w:val="835"/>
          <w:marRight w:val="0"/>
          <w:marTop w:val="0"/>
          <w:marBottom w:val="0"/>
          <w:divBdr>
            <w:top w:val="none" w:sz="0" w:space="0" w:color="auto"/>
            <w:left w:val="none" w:sz="0" w:space="0" w:color="auto"/>
            <w:bottom w:val="none" w:sz="0" w:space="0" w:color="auto"/>
            <w:right w:val="none" w:sz="0" w:space="0" w:color="auto"/>
          </w:divBdr>
        </w:div>
        <w:div w:id="276837905">
          <w:marLeft w:val="835"/>
          <w:marRight w:val="0"/>
          <w:marTop w:val="0"/>
          <w:marBottom w:val="0"/>
          <w:divBdr>
            <w:top w:val="none" w:sz="0" w:space="0" w:color="auto"/>
            <w:left w:val="none" w:sz="0" w:space="0" w:color="auto"/>
            <w:bottom w:val="none" w:sz="0" w:space="0" w:color="auto"/>
            <w:right w:val="none" w:sz="0" w:space="0" w:color="auto"/>
          </w:divBdr>
        </w:div>
        <w:div w:id="340594533">
          <w:marLeft w:val="835"/>
          <w:marRight w:val="0"/>
          <w:marTop w:val="0"/>
          <w:marBottom w:val="0"/>
          <w:divBdr>
            <w:top w:val="none" w:sz="0" w:space="0" w:color="auto"/>
            <w:left w:val="none" w:sz="0" w:space="0" w:color="auto"/>
            <w:bottom w:val="none" w:sz="0" w:space="0" w:color="auto"/>
            <w:right w:val="none" w:sz="0" w:space="0" w:color="auto"/>
          </w:divBdr>
        </w:div>
        <w:div w:id="428353700">
          <w:marLeft w:val="835"/>
          <w:marRight w:val="0"/>
          <w:marTop w:val="0"/>
          <w:marBottom w:val="0"/>
          <w:divBdr>
            <w:top w:val="none" w:sz="0" w:space="0" w:color="auto"/>
            <w:left w:val="none" w:sz="0" w:space="0" w:color="auto"/>
            <w:bottom w:val="none" w:sz="0" w:space="0" w:color="auto"/>
            <w:right w:val="none" w:sz="0" w:space="0" w:color="auto"/>
          </w:divBdr>
        </w:div>
        <w:div w:id="461769725">
          <w:marLeft w:val="835"/>
          <w:marRight w:val="0"/>
          <w:marTop w:val="0"/>
          <w:marBottom w:val="0"/>
          <w:divBdr>
            <w:top w:val="none" w:sz="0" w:space="0" w:color="auto"/>
            <w:left w:val="none" w:sz="0" w:space="0" w:color="auto"/>
            <w:bottom w:val="none" w:sz="0" w:space="0" w:color="auto"/>
            <w:right w:val="none" w:sz="0" w:space="0" w:color="auto"/>
          </w:divBdr>
        </w:div>
        <w:div w:id="466094233">
          <w:marLeft w:val="835"/>
          <w:marRight w:val="0"/>
          <w:marTop w:val="0"/>
          <w:marBottom w:val="0"/>
          <w:divBdr>
            <w:top w:val="none" w:sz="0" w:space="0" w:color="auto"/>
            <w:left w:val="none" w:sz="0" w:space="0" w:color="auto"/>
            <w:bottom w:val="none" w:sz="0" w:space="0" w:color="auto"/>
            <w:right w:val="none" w:sz="0" w:space="0" w:color="auto"/>
          </w:divBdr>
        </w:div>
        <w:div w:id="645359049">
          <w:marLeft w:val="835"/>
          <w:marRight w:val="0"/>
          <w:marTop w:val="0"/>
          <w:marBottom w:val="0"/>
          <w:divBdr>
            <w:top w:val="none" w:sz="0" w:space="0" w:color="auto"/>
            <w:left w:val="none" w:sz="0" w:space="0" w:color="auto"/>
            <w:bottom w:val="none" w:sz="0" w:space="0" w:color="auto"/>
            <w:right w:val="none" w:sz="0" w:space="0" w:color="auto"/>
          </w:divBdr>
        </w:div>
        <w:div w:id="828638960">
          <w:marLeft w:val="835"/>
          <w:marRight w:val="0"/>
          <w:marTop w:val="0"/>
          <w:marBottom w:val="0"/>
          <w:divBdr>
            <w:top w:val="none" w:sz="0" w:space="0" w:color="auto"/>
            <w:left w:val="none" w:sz="0" w:space="0" w:color="auto"/>
            <w:bottom w:val="none" w:sz="0" w:space="0" w:color="auto"/>
            <w:right w:val="none" w:sz="0" w:space="0" w:color="auto"/>
          </w:divBdr>
        </w:div>
        <w:div w:id="859899516">
          <w:marLeft w:val="835"/>
          <w:marRight w:val="0"/>
          <w:marTop w:val="0"/>
          <w:marBottom w:val="0"/>
          <w:divBdr>
            <w:top w:val="none" w:sz="0" w:space="0" w:color="auto"/>
            <w:left w:val="none" w:sz="0" w:space="0" w:color="auto"/>
            <w:bottom w:val="none" w:sz="0" w:space="0" w:color="auto"/>
            <w:right w:val="none" w:sz="0" w:space="0" w:color="auto"/>
          </w:divBdr>
        </w:div>
      </w:divsChild>
    </w:div>
    <w:div w:id="982851834">
      <w:bodyDiv w:val="1"/>
      <w:marLeft w:val="0"/>
      <w:marRight w:val="0"/>
      <w:marTop w:val="0"/>
      <w:marBottom w:val="0"/>
      <w:divBdr>
        <w:top w:val="none" w:sz="0" w:space="0" w:color="auto"/>
        <w:left w:val="none" w:sz="0" w:space="0" w:color="auto"/>
        <w:bottom w:val="none" w:sz="0" w:space="0" w:color="auto"/>
        <w:right w:val="none" w:sz="0" w:space="0" w:color="auto"/>
      </w:divBdr>
    </w:div>
    <w:div w:id="1008094607">
      <w:bodyDiv w:val="1"/>
      <w:marLeft w:val="0"/>
      <w:marRight w:val="0"/>
      <w:marTop w:val="0"/>
      <w:marBottom w:val="0"/>
      <w:divBdr>
        <w:top w:val="none" w:sz="0" w:space="0" w:color="auto"/>
        <w:left w:val="none" w:sz="0" w:space="0" w:color="auto"/>
        <w:bottom w:val="none" w:sz="0" w:space="0" w:color="auto"/>
        <w:right w:val="none" w:sz="0" w:space="0" w:color="auto"/>
      </w:divBdr>
      <w:divsChild>
        <w:div w:id="359478869">
          <w:marLeft w:val="835"/>
          <w:marRight w:val="0"/>
          <w:marTop w:val="0"/>
          <w:marBottom w:val="0"/>
          <w:divBdr>
            <w:top w:val="none" w:sz="0" w:space="0" w:color="auto"/>
            <w:left w:val="none" w:sz="0" w:space="0" w:color="auto"/>
            <w:bottom w:val="none" w:sz="0" w:space="0" w:color="auto"/>
            <w:right w:val="none" w:sz="0" w:space="0" w:color="auto"/>
          </w:divBdr>
        </w:div>
        <w:div w:id="583733248">
          <w:marLeft w:val="835"/>
          <w:marRight w:val="0"/>
          <w:marTop w:val="0"/>
          <w:marBottom w:val="0"/>
          <w:divBdr>
            <w:top w:val="none" w:sz="0" w:space="0" w:color="auto"/>
            <w:left w:val="none" w:sz="0" w:space="0" w:color="auto"/>
            <w:bottom w:val="none" w:sz="0" w:space="0" w:color="auto"/>
            <w:right w:val="none" w:sz="0" w:space="0" w:color="auto"/>
          </w:divBdr>
        </w:div>
        <w:div w:id="625163570">
          <w:marLeft w:val="835"/>
          <w:marRight w:val="0"/>
          <w:marTop w:val="0"/>
          <w:marBottom w:val="0"/>
          <w:divBdr>
            <w:top w:val="none" w:sz="0" w:space="0" w:color="auto"/>
            <w:left w:val="none" w:sz="0" w:space="0" w:color="auto"/>
            <w:bottom w:val="none" w:sz="0" w:space="0" w:color="auto"/>
            <w:right w:val="none" w:sz="0" w:space="0" w:color="auto"/>
          </w:divBdr>
        </w:div>
        <w:div w:id="1052583720">
          <w:marLeft w:val="835"/>
          <w:marRight w:val="0"/>
          <w:marTop w:val="0"/>
          <w:marBottom w:val="0"/>
          <w:divBdr>
            <w:top w:val="none" w:sz="0" w:space="0" w:color="auto"/>
            <w:left w:val="none" w:sz="0" w:space="0" w:color="auto"/>
            <w:bottom w:val="none" w:sz="0" w:space="0" w:color="auto"/>
            <w:right w:val="none" w:sz="0" w:space="0" w:color="auto"/>
          </w:divBdr>
        </w:div>
        <w:div w:id="1173688880">
          <w:marLeft w:val="835"/>
          <w:marRight w:val="0"/>
          <w:marTop w:val="0"/>
          <w:marBottom w:val="0"/>
          <w:divBdr>
            <w:top w:val="none" w:sz="0" w:space="0" w:color="auto"/>
            <w:left w:val="none" w:sz="0" w:space="0" w:color="auto"/>
            <w:bottom w:val="none" w:sz="0" w:space="0" w:color="auto"/>
            <w:right w:val="none" w:sz="0" w:space="0" w:color="auto"/>
          </w:divBdr>
        </w:div>
        <w:div w:id="1488092177">
          <w:marLeft w:val="547"/>
          <w:marRight w:val="0"/>
          <w:marTop w:val="120"/>
          <w:marBottom w:val="0"/>
          <w:divBdr>
            <w:top w:val="none" w:sz="0" w:space="0" w:color="auto"/>
            <w:left w:val="none" w:sz="0" w:space="0" w:color="auto"/>
            <w:bottom w:val="none" w:sz="0" w:space="0" w:color="auto"/>
            <w:right w:val="none" w:sz="0" w:space="0" w:color="auto"/>
          </w:divBdr>
        </w:div>
        <w:div w:id="2143881033">
          <w:marLeft w:val="835"/>
          <w:marRight w:val="0"/>
          <w:marTop w:val="0"/>
          <w:marBottom w:val="0"/>
          <w:divBdr>
            <w:top w:val="none" w:sz="0" w:space="0" w:color="auto"/>
            <w:left w:val="none" w:sz="0" w:space="0" w:color="auto"/>
            <w:bottom w:val="none" w:sz="0" w:space="0" w:color="auto"/>
            <w:right w:val="none" w:sz="0" w:space="0" w:color="auto"/>
          </w:divBdr>
        </w:div>
      </w:divsChild>
    </w:div>
    <w:div w:id="1017998531">
      <w:bodyDiv w:val="1"/>
      <w:marLeft w:val="0"/>
      <w:marRight w:val="0"/>
      <w:marTop w:val="0"/>
      <w:marBottom w:val="0"/>
      <w:divBdr>
        <w:top w:val="none" w:sz="0" w:space="0" w:color="auto"/>
        <w:left w:val="none" w:sz="0" w:space="0" w:color="auto"/>
        <w:bottom w:val="none" w:sz="0" w:space="0" w:color="auto"/>
        <w:right w:val="none" w:sz="0" w:space="0" w:color="auto"/>
      </w:divBdr>
    </w:div>
    <w:div w:id="1028872325">
      <w:marLeft w:val="0"/>
      <w:marRight w:val="0"/>
      <w:marTop w:val="0"/>
      <w:marBottom w:val="0"/>
      <w:divBdr>
        <w:top w:val="none" w:sz="0" w:space="0" w:color="auto"/>
        <w:left w:val="none" w:sz="0" w:space="0" w:color="auto"/>
        <w:bottom w:val="none" w:sz="0" w:space="0" w:color="auto"/>
        <w:right w:val="none" w:sz="0" w:space="0" w:color="auto"/>
      </w:divBdr>
      <w:divsChild>
        <w:div w:id="1295404059">
          <w:marLeft w:val="0"/>
          <w:marRight w:val="0"/>
          <w:marTop w:val="0"/>
          <w:marBottom w:val="0"/>
          <w:divBdr>
            <w:top w:val="none" w:sz="0" w:space="0" w:color="auto"/>
            <w:left w:val="none" w:sz="0" w:space="0" w:color="auto"/>
            <w:bottom w:val="none" w:sz="0" w:space="0" w:color="auto"/>
            <w:right w:val="none" w:sz="0" w:space="0" w:color="auto"/>
          </w:divBdr>
        </w:div>
      </w:divsChild>
    </w:div>
    <w:div w:id="1057241821">
      <w:bodyDiv w:val="1"/>
      <w:marLeft w:val="0"/>
      <w:marRight w:val="0"/>
      <w:marTop w:val="0"/>
      <w:marBottom w:val="0"/>
      <w:divBdr>
        <w:top w:val="none" w:sz="0" w:space="0" w:color="auto"/>
        <w:left w:val="none" w:sz="0" w:space="0" w:color="auto"/>
        <w:bottom w:val="none" w:sz="0" w:space="0" w:color="auto"/>
        <w:right w:val="none" w:sz="0" w:space="0" w:color="auto"/>
      </w:divBdr>
    </w:div>
    <w:div w:id="1058701122">
      <w:bodyDiv w:val="1"/>
      <w:marLeft w:val="0"/>
      <w:marRight w:val="0"/>
      <w:marTop w:val="0"/>
      <w:marBottom w:val="0"/>
      <w:divBdr>
        <w:top w:val="none" w:sz="0" w:space="0" w:color="auto"/>
        <w:left w:val="none" w:sz="0" w:space="0" w:color="auto"/>
        <w:bottom w:val="none" w:sz="0" w:space="0" w:color="auto"/>
        <w:right w:val="none" w:sz="0" w:space="0" w:color="auto"/>
      </w:divBdr>
      <w:divsChild>
        <w:div w:id="127869449">
          <w:marLeft w:val="706"/>
          <w:marRight w:val="0"/>
          <w:marTop w:val="0"/>
          <w:marBottom w:val="0"/>
          <w:divBdr>
            <w:top w:val="none" w:sz="0" w:space="0" w:color="auto"/>
            <w:left w:val="none" w:sz="0" w:space="0" w:color="auto"/>
            <w:bottom w:val="none" w:sz="0" w:space="0" w:color="auto"/>
            <w:right w:val="none" w:sz="0" w:space="0" w:color="auto"/>
          </w:divBdr>
        </w:div>
        <w:div w:id="257257382">
          <w:marLeft w:val="706"/>
          <w:marRight w:val="0"/>
          <w:marTop w:val="0"/>
          <w:marBottom w:val="0"/>
          <w:divBdr>
            <w:top w:val="none" w:sz="0" w:space="0" w:color="auto"/>
            <w:left w:val="none" w:sz="0" w:space="0" w:color="auto"/>
            <w:bottom w:val="none" w:sz="0" w:space="0" w:color="auto"/>
            <w:right w:val="none" w:sz="0" w:space="0" w:color="auto"/>
          </w:divBdr>
        </w:div>
        <w:div w:id="656764042">
          <w:marLeft w:val="706"/>
          <w:marRight w:val="0"/>
          <w:marTop w:val="0"/>
          <w:marBottom w:val="0"/>
          <w:divBdr>
            <w:top w:val="none" w:sz="0" w:space="0" w:color="auto"/>
            <w:left w:val="none" w:sz="0" w:space="0" w:color="auto"/>
            <w:bottom w:val="none" w:sz="0" w:space="0" w:color="auto"/>
            <w:right w:val="none" w:sz="0" w:space="0" w:color="auto"/>
          </w:divBdr>
        </w:div>
        <w:div w:id="995232310">
          <w:marLeft w:val="706"/>
          <w:marRight w:val="0"/>
          <w:marTop w:val="0"/>
          <w:marBottom w:val="0"/>
          <w:divBdr>
            <w:top w:val="none" w:sz="0" w:space="0" w:color="auto"/>
            <w:left w:val="none" w:sz="0" w:space="0" w:color="auto"/>
            <w:bottom w:val="none" w:sz="0" w:space="0" w:color="auto"/>
            <w:right w:val="none" w:sz="0" w:space="0" w:color="auto"/>
          </w:divBdr>
        </w:div>
      </w:divsChild>
    </w:div>
    <w:div w:id="1078789341">
      <w:bodyDiv w:val="1"/>
      <w:marLeft w:val="0"/>
      <w:marRight w:val="0"/>
      <w:marTop w:val="0"/>
      <w:marBottom w:val="0"/>
      <w:divBdr>
        <w:top w:val="none" w:sz="0" w:space="0" w:color="auto"/>
        <w:left w:val="none" w:sz="0" w:space="0" w:color="auto"/>
        <w:bottom w:val="none" w:sz="0" w:space="0" w:color="auto"/>
        <w:right w:val="none" w:sz="0" w:space="0" w:color="auto"/>
      </w:divBdr>
    </w:div>
    <w:div w:id="1121417791">
      <w:bodyDiv w:val="1"/>
      <w:marLeft w:val="0"/>
      <w:marRight w:val="0"/>
      <w:marTop w:val="0"/>
      <w:marBottom w:val="0"/>
      <w:divBdr>
        <w:top w:val="none" w:sz="0" w:space="0" w:color="auto"/>
        <w:left w:val="none" w:sz="0" w:space="0" w:color="auto"/>
        <w:bottom w:val="none" w:sz="0" w:space="0" w:color="auto"/>
        <w:right w:val="none" w:sz="0" w:space="0" w:color="auto"/>
      </w:divBdr>
    </w:div>
    <w:div w:id="1128548722">
      <w:bodyDiv w:val="1"/>
      <w:marLeft w:val="0"/>
      <w:marRight w:val="0"/>
      <w:marTop w:val="0"/>
      <w:marBottom w:val="0"/>
      <w:divBdr>
        <w:top w:val="none" w:sz="0" w:space="0" w:color="auto"/>
        <w:left w:val="none" w:sz="0" w:space="0" w:color="auto"/>
        <w:bottom w:val="none" w:sz="0" w:space="0" w:color="auto"/>
        <w:right w:val="none" w:sz="0" w:space="0" w:color="auto"/>
      </w:divBdr>
      <w:divsChild>
        <w:div w:id="1788937171">
          <w:marLeft w:val="0"/>
          <w:marRight w:val="0"/>
          <w:marTop w:val="0"/>
          <w:marBottom w:val="0"/>
          <w:divBdr>
            <w:top w:val="none" w:sz="0" w:space="0" w:color="auto"/>
            <w:left w:val="none" w:sz="0" w:space="0" w:color="auto"/>
            <w:bottom w:val="none" w:sz="0" w:space="0" w:color="auto"/>
            <w:right w:val="none" w:sz="0" w:space="0" w:color="auto"/>
          </w:divBdr>
        </w:div>
      </w:divsChild>
    </w:div>
    <w:div w:id="1154644962">
      <w:bodyDiv w:val="1"/>
      <w:marLeft w:val="0"/>
      <w:marRight w:val="0"/>
      <w:marTop w:val="0"/>
      <w:marBottom w:val="0"/>
      <w:divBdr>
        <w:top w:val="none" w:sz="0" w:space="0" w:color="auto"/>
        <w:left w:val="none" w:sz="0" w:space="0" w:color="auto"/>
        <w:bottom w:val="none" w:sz="0" w:space="0" w:color="auto"/>
        <w:right w:val="none" w:sz="0" w:space="0" w:color="auto"/>
      </w:divBdr>
      <w:divsChild>
        <w:div w:id="1717852581">
          <w:marLeft w:val="0"/>
          <w:marRight w:val="0"/>
          <w:marTop w:val="0"/>
          <w:marBottom w:val="0"/>
          <w:divBdr>
            <w:top w:val="none" w:sz="0" w:space="0" w:color="auto"/>
            <w:left w:val="none" w:sz="0" w:space="0" w:color="auto"/>
            <w:bottom w:val="none" w:sz="0" w:space="0" w:color="auto"/>
            <w:right w:val="none" w:sz="0" w:space="0" w:color="auto"/>
          </w:divBdr>
        </w:div>
      </w:divsChild>
    </w:div>
    <w:div w:id="1158611512">
      <w:bodyDiv w:val="1"/>
      <w:marLeft w:val="0"/>
      <w:marRight w:val="0"/>
      <w:marTop w:val="0"/>
      <w:marBottom w:val="0"/>
      <w:divBdr>
        <w:top w:val="none" w:sz="0" w:space="0" w:color="auto"/>
        <w:left w:val="none" w:sz="0" w:space="0" w:color="auto"/>
        <w:bottom w:val="none" w:sz="0" w:space="0" w:color="auto"/>
        <w:right w:val="none" w:sz="0" w:space="0" w:color="auto"/>
      </w:divBdr>
    </w:div>
    <w:div w:id="1188370329">
      <w:bodyDiv w:val="1"/>
      <w:marLeft w:val="0"/>
      <w:marRight w:val="0"/>
      <w:marTop w:val="0"/>
      <w:marBottom w:val="0"/>
      <w:divBdr>
        <w:top w:val="none" w:sz="0" w:space="0" w:color="auto"/>
        <w:left w:val="none" w:sz="0" w:space="0" w:color="auto"/>
        <w:bottom w:val="none" w:sz="0" w:space="0" w:color="auto"/>
        <w:right w:val="none" w:sz="0" w:space="0" w:color="auto"/>
      </w:divBdr>
    </w:div>
    <w:div w:id="1195998763">
      <w:bodyDiv w:val="1"/>
      <w:marLeft w:val="0"/>
      <w:marRight w:val="0"/>
      <w:marTop w:val="0"/>
      <w:marBottom w:val="0"/>
      <w:divBdr>
        <w:top w:val="none" w:sz="0" w:space="0" w:color="auto"/>
        <w:left w:val="none" w:sz="0" w:space="0" w:color="auto"/>
        <w:bottom w:val="none" w:sz="0" w:space="0" w:color="auto"/>
        <w:right w:val="none" w:sz="0" w:space="0" w:color="auto"/>
      </w:divBdr>
    </w:div>
    <w:div w:id="1230002019">
      <w:bodyDiv w:val="1"/>
      <w:marLeft w:val="0"/>
      <w:marRight w:val="0"/>
      <w:marTop w:val="0"/>
      <w:marBottom w:val="0"/>
      <w:divBdr>
        <w:top w:val="none" w:sz="0" w:space="0" w:color="auto"/>
        <w:left w:val="none" w:sz="0" w:space="0" w:color="auto"/>
        <w:bottom w:val="none" w:sz="0" w:space="0" w:color="auto"/>
        <w:right w:val="none" w:sz="0" w:space="0" w:color="auto"/>
      </w:divBdr>
    </w:div>
    <w:div w:id="1244877689">
      <w:bodyDiv w:val="1"/>
      <w:marLeft w:val="0"/>
      <w:marRight w:val="0"/>
      <w:marTop w:val="0"/>
      <w:marBottom w:val="0"/>
      <w:divBdr>
        <w:top w:val="none" w:sz="0" w:space="0" w:color="auto"/>
        <w:left w:val="none" w:sz="0" w:space="0" w:color="auto"/>
        <w:bottom w:val="none" w:sz="0" w:space="0" w:color="auto"/>
        <w:right w:val="none" w:sz="0" w:space="0" w:color="auto"/>
      </w:divBdr>
      <w:divsChild>
        <w:div w:id="10374908">
          <w:marLeft w:val="706"/>
          <w:marRight w:val="0"/>
          <w:marTop w:val="0"/>
          <w:marBottom w:val="0"/>
          <w:divBdr>
            <w:top w:val="none" w:sz="0" w:space="0" w:color="auto"/>
            <w:left w:val="none" w:sz="0" w:space="0" w:color="auto"/>
            <w:bottom w:val="none" w:sz="0" w:space="0" w:color="auto"/>
            <w:right w:val="none" w:sz="0" w:space="0" w:color="auto"/>
          </w:divBdr>
        </w:div>
        <w:div w:id="895973228">
          <w:marLeft w:val="706"/>
          <w:marRight w:val="0"/>
          <w:marTop w:val="0"/>
          <w:marBottom w:val="0"/>
          <w:divBdr>
            <w:top w:val="none" w:sz="0" w:space="0" w:color="auto"/>
            <w:left w:val="none" w:sz="0" w:space="0" w:color="auto"/>
            <w:bottom w:val="none" w:sz="0" w:space="0" w:color="auto"/>
            <w:right w:val="none" w:sz="0" w:space="0" w:color="auto"/>
          </w:divBdr>
        </w:div>
        <w:div w:id="1725564395">
          <w:marLeft w:val="706"/>
          <w:marRight w:val="0"/>
          <w:marTop w:val="0"/>
          <w:marBottom w:val="0"/>
          <w:divBdr>
            <w:top w:val="none" w:sz="0" w:space="0" w:color="auto"/>
            <w:left w:val="none" w:sz="0" w:space="0" w:color="auto"/>
            <w:bottom w:val="none" w:sz="0" w:space="0" w:color="auto"/>
            <w:right w:val="none" w:sz="0" w:space="0" w:color="auto"/>
          </w:divBdr>
        </w:div>
        <w:div w:id="1731686787">
          <w:marLeft w:val="706"/>
          <w:marRight w:val="0"/>
          <w:marTop w:val="0"/>
          <w:marBottom w:val="0"/>
          <w:divBdr>
            <w:top w:val="none" w:sz="0" w:space="0" w:color="auto"/>
            <w:left w:val="none" w:sz="0" w:space="0" w:color="auto"/>
            <w:bottom w:val="none" w:sz="0" w:space="0" w:color="auto"/>
            <w:right w:val="none" w:sz="0" w:space="0" w:color="auto"/>
          </w:divBdr>
        </w:div>
        <w:div w:id="1788544077">
          <w:marLeft w:val="547"/>
          <w:marRight w:val="0"/>
          <w:marTop w:val="120"/>
          <w:marBottom w:val="0"/>
          <w:divBdr>
            <w:top w:val="none" w:sz="0" w:space="0" w:color="auto"/>
            <w:left w:val="none" w:sz="0" w:space="0" w:color="auto"/>
            <w:bottom w:val="none" w:sz="0" w:space="0" w:color="auto"/>
            <w:right w:val="none" w:sz="0" w:space="0" w:color="auto"/>
          </w:divBdr>
        </w:div>
        <w:div w:id="1804424971">
          <w:marLeft w:val="706"/>
          <w:marRight w:val="0"/>
          <w:marTop w:val="0"/>
          <w:marBottom w:val="0"/>
          <w:divBdr>
            <w:top w:val="none" w:sz="0" w:space="0" w:color="auto"/>
            <w:left w:val="none" w:sz="0" w:space="0" w:color="auto"/>
            <w:bottom w:val="none" w:sz="0" w:space="0" w:color="auto"/>
            <w:right w:val="none" w:sz="0" w:space="0" w:color="auto"/>
          </w:divBdr>
        </w:div>
        <w:div w:id="1963615126">
          <w:marLeft w:val="706"/>
          <w:marRight w:val="0"/>
          <w:marTop w:val="0"/>
          <w:marBottom w:val="0"/>
          <w:divBdr>
            <w:top w:val="none" w:sz="0" w:space="0" w:color="auto"/>
            <w:left w:val="none" w:sz="0" w:space="0" w:color="auto"/>
            <w:bottom w:val="none" w:sz="0" w:space="0" w:color="auto"/>
            <w:right w:val="none" w:sz="0" w:space="0" w:color="auto"/>
          </w:divBdr>
        </w:div>
        <w:div w:id="2026243445">
          <w:marLeft w:val="706"/>
          <w:marRight w:val="0"/>
          <w:marTop w:val="0"/>
          <w:marBottom w:val="0"/>
          <w:divBdr>
            <w:top w:val="none" w:sz="0" w:space="0" w:color="auto"/>
            <w:left w:val="none" w:sz="0" w:space="0" w:color="auto"/>
            <w:bottom w:val="none" w:sz="0" w:space="0" w:color="auto"/>
            <w:right w:val="none" w:sz="0" w:space="0" w:color="auto"/>
          </w:divBdr>
        </w:div>
        <w:div w:id="2143956654">
          <w:marLeft w:val="706"/>
          <w:marRight w:val="0"/>
          <w:marTop w:val="0"/>
          <w:marBottom w:val="0"/>
          <w:divBdr>
            <w:top w:val="none" w:sz="0" w:space="0" w:color="auto"/>
            <w:left w:val="none" w:sz="0" w:space="0" w:color="auto"/>
            <w:bottom w:val="none" w:sz="0" w:space="0" w:color="auto"/>
            <w:right w:val="none" w:sz="0" w:space="0" w:color="auto"/>
          </w:divBdr>
        </w:div>
      </w:divsChild>
    </w:div>
    <w:div w:id="1266426720">
      <w:bodyDiv w:val="1"/>
      <w:marLeft w:val="0"/>
      <w:marRight w:val="0"/>
      <w:marTop w:val="0"/>
      <w:marBottom w:val="0"/>
      <w:divBdr>
        <w:top w:val="none" w:sz="0" w:space="0" w:color="auto"/>
        <w:left w:val="none" w:sz="0" w:space="0" w:color="auto"/>
        <w:bottom w:val="none" w:sz="0" w:space="0" w:color="auto"/>
        <w:right w:val="none" w:sz="0" w:space="0" w:color="auto"/>
      </w:divBdr>
    </w:div>
    <w:div w:id="1278097816">
      <w:bodyDiv w:val="1"/>
      <w:marLeft w:val="0"/>
      <w:marRight w:val="0"/>
      <w:marTop w:val="0"/>
      <w:marBottom w:val="0"/>
      <w:divBdr>
        <w:top w:val="none" w:sz="0" w:space="0" w:color="auto"/>
        <w:left w:val="none" w:sz="0" w:space="0" w:color="auto"/>
        <w:bottom w:val="none" w:sz="0" w:space="0" w:color="auto"/>
        <w:right w:val="none" w:sz="0" w:space="0" w:color="auto"/>
      </w:divBdr>
      <w:divsChild>
        <w:div w:id="22288253">
          <w:marLeft w:val="835"/>
          <w:marRight w:val="0"/>
          <w:marTop w:val="0"/>
          <w:marBottom w:val="0"/>
          <w:divBdr>
            <w:top w:val="none" w:sz="0" w:space="0" w:color="auto"/>
            <w:left w:val="none" w:sz="0" w:space="0" w:color="auto"/>
            <w:bottom w:val="none" w:sz="0" w:space="0" w:color="auto"/>
            <w:right w:val="none" w:sz="0" w:space="0" w:color="auto"/>
          </w:divBdr>
        </w:div>
        <w:div w:id="1111901146">
          <w:marLeft w:val="835"/>
          <w:marRight w:val="0"/>
          <w:marTop w:val="0"/>
          <w:marBottom w:val="0"/>
          <w:divBdr>
            <w:top w:val="none" w:sz="0" w:space="0" w:color="auto"/>
            <w:left w:val="none" w:sz="0" w:space="0" w:color="auto"/>
            <w:bottom w:val="none" w:sz="0" w:space="0" w:color="auto"/>
            <w:right w:val="none" w:sz="0" w:space="0" w:color="auto"/>
          </w:divBdr>
        </w:div>
        <w:div w:id="1248689532">
          <w:marLeft w:val="835"/>
          <w:marRight w:val="0"/>
          <w:marTop w:val="0"/>
          <w:marBottom w:val="0"/>
          <w:divBdr>
            <w:top w:val="none" w:sz="0" w:space="0" w:color="auto"/>
            <w:left w:val="none" w:sz="0" w:space="0" w:color="auto"/>
            <w:bottom w:val="none" w:sz="0" w:space="0" w:color="auto"/>
            <w:right w:val="none" w:sz="0" w:space="0" w:color="auto"/>
          </w:divBdr>
        </w:div>
        <w:div w:id="1738434696">
          <w:marLeft w:val="835"/>
          <w:marRight w:val="0"/>
          <w:marTop w:val="0"/>
          <w:marBottom w:val="0"/>
          <w:divBdr>
            <w:top w:val="none" w:sz="0" w:space="0" w:color="auto"/>
            <w:left w:val="none" w:sz="0" w:space="0" w:color="auto"/>
            <w:bottom w:val="none" w:sz="0" w:space="0" w:color="auto"/>
            <w:right w:val="none" w:sz="0" w:space="0" w:color="auto"/>
          </w:divBdr>
        </w:div>
        <w:div w:id="1768039837">
          <w:marLeft w:val="835"/>
          <w:marRight w:val="0"/>
          <w:marTop w:val="0"/>
          <w:marBottom w:val="0"/>
          <w:divBdr>
            <w:top w:val="none" w:sz="0" w:space="0" w:color="auto"/>
            <w:left w:val="none" w:sz="0" w:space="0" w:color="auto"/>
            <w:bottom w:val="none" w:sz="0" w:space="0" w:color="auto"/>
            <w:right w:val="none" w:sz="0" w:space="0" w:color="auto"/>
          </w:divBdr>
        </w:div>
        <w:div w:id="1952977464">
          <w:marLeft w:val="835"/>
          <w:marRight w:val="0"/>
          <w:marTop w:val="0"/>
          <w:marBottom w:val="0"/>
          <w:divBdr>
            <w:top w:val="none" w:sz="0" w:space="0" w:color="auto"/>
            <w:left w:val="none" w:sz="0" w:space="0" w:color="auto"/>
            <w:bottom w:val="none" w:sz="0" w:space="0" w:color="auto"/>
            <w:right w:val="none" w:sz="0" w:space="0" w:color="auto"/>
          </w:divBdr>
        </w:div>
      </w:divsChild>
    </w:div>
    <w:div w:id="1278289512">
      <w:bodyDiv w:val="1"/>
      <w:marLeft w:val="0"/>
      <w:marRight w:val="0"/>
      <w:marTop w:val="0"/>
      <w:marBottom w:val="0"/>
      <w:divBdr>
        <w:top w:val="none" w:sz="0" w:space="0" w:color="auto"/>
        <w:left w:val="none" w:sz="0" w:space="0" w:color="auto"/>
        <w:bottom w:val="none" w:sz="0" w:space="0" w:color="auto"/>
        <w:right w:val="none" w:sz="0" w:space="0" w:color="auto"/>
      </w:divBdr>
    </w:div>
    <w:div w:id="1285379393">
      <w:bodyDiv w:val="1"/>
      <w:marLeft w:val="0"/>
      <w:marRight w:val="0"/>
      <w:marTop w:val="0"/>
      <w:marBottom w:val="0"/>
      <w:divBdr>
        <w:top w:val="none" w:sz="0" w:space="0" w:color="auto"/>
        <w:left w:val="none" w:sz="0" w:space="0" w:color="auto"/>
        <w:bottom w:val="none" w:sz="0" w:space="0" w:color="auto"/>
        <w:right w:val="none" w:sz="0" w:space="0" w:color="auto"/>
      </w:divBdr>
    </w:div>
    <w:div w:id="1300501113">
      <w:bodyDiv w:val="1"/>
      <w:marLeft w:val="0"/>
      <w:marRight w:val="0"/>
      <w:marTop w:val="0"/>
      <w:marBottom w:val="0"/>
      <w:divBdr>
        <w:top w:val="none" w:sz="0" w:space="0" w:color="auto"/>
        <w:left w:val="none" w:sz="0" w:space="0" w:color="auto"/>
        <w:bottom w:val="none" w:sz="0" w:space="0" w:color="auto"/>
        <w:right w:val="none" w:sz="0" w:space="0" w:color="auto"/>
      </w:divBdr>
      <w:divsChild>
        <w:div w:id="358238986">
          <w:marLeft w:val="547"/>
          <w:marRight w:val="0"/>
          <w:marTop w:val="120"/>
          <w:marBottom w:val="0"/>
          <w:divBdr>
            <w:top w:val="none" w:sz="0" w:space="0" w:color="auto"/>
            <w:left w:val="none" w:sz="0" w:space="0" w:color="auto"/>
            <w:bottom w:val="none" w:sz="0" w:space="0" w:color="auto"/>
            <w:right w:val="none" w:sz="0" w:space="0" w:color="auto"/>
          </w:divBdr>
        </w:div>
        <w:div w:id="661853477">
          <w:marLeft w:val="994"/>
          <w:marRight w:val="0"/>
          <w:marTop w:val="0"/>
          <w:marBottom w:val="0"/>
          <w:divBdr>
            <w:top w:val="none" w:sz="0" w:space="0" w:color="auto"/>
            <w:left w:val="none" w:sz="0" w:space="0" w:color="auto"/>
            <w:bottom w:val="none" w:sz="0" w:space="0" w:color="auto"/>
            <w:right w:val="none" w:sz="0" w:space="0" w:color="auto"/>
          </w:divBdr>
        </w:div>
        <w:div w:id="821628596">
          <w:marLeft w:val="994"/>
          <w:marRight w:val="0"/>
          <w:marTop w:val="0"/>
          <w:marBottom w:val="0"/>
          <w:divBdr>
            <w:top w:val="none" w:sz="0" w:space="0" w:color="auto"/>
            <w:left w:val="none" w:sz="0" w:space="0" w:color="auto"/>
            <w:bottom w:val="none" w:sz="0" w:space="0" w:color="auto"/>
            <w:right w:val="none" w:sz="0" w:space="0" w:color="auto"/>
          </w:divBdr>
        </w:div>
        <w:div w:id="877621071">
          <w:marLeft w:val="994"/>
          <w:marRight w:val="0"/>
          <w:marTop w:val="0"/>
          <w:marBottom w:val="0"/>
          <w:divBdr>
            <w:top w:val="none" w:sz="0" w:space="0" w:color="auto"/>
            <w:left w:val="none" w:sz="0" w:space="0" w:color="auto"/>
            <w:bottom w:val="none" w:sz="0" w:space="0" w:color="auto"/>
            <w:right w:val="none" w:sz="0" w:space="0" w:color="auto"/>
          </w:divBdr>
        </w:div>
        <w:div w:id="877666883">
          <w:marLeft w:val="994"/>
          <w:marRight w:val="0"/>
          <w:marTop w:val="0"/>
          <w:marBottom w:val="0"/>
          <w:divBdr>
            <w:top w:val="none" w:sz="0" w:space="0" w:color="auto"/>
            <w:left w:val="none" w:sz="0" w:space="0" w:color="auto"/>
            <w:bottom w:val="none" w:sz="0" w:space="0" w:color="auto"/>
            <w:right w:val="none" w:sz="0" w:space="0" w:color="auto"/>
          </w:divBdr>
        </w:div>
        <w:div w:id="887302173">
          <w:marLeft w:val="994"/>
          <w:marRight w:val="0"/>
          <w:marTop w:val="0"/>
          <w:marBottom w:val="0"/>
          <w:divBdr>
            <w:top w:val="none" w:sz="0" w:space="0" w:color="auto"/>
            <w:left w:val="none" w:sz="0" w:space="0" w:color="auto"/>
            <w:bottom w:val="none" w:sz="0" w:space="0" w:color="auto"/>
            <w:right w:val="none" w:sz="0" w:space="0" w:color="auto"/>
          </w:divBdr>
        </w:div>
        <w:div w:id="951672417">
          <w:marLeft w:val="994"/>
          <w:marRight w:val="0"/>
          <w:marTop w:val="0"/>
          <w:marBottom w:val="0"/>
          <w:divBdr>
            <w:top w:val="none" w:sz="0" w:space="0" w:color="auto"/>
            <w:left w:val="none" w:sz="0" w:space="0" w:color="auto"/>
            <w:bottom w:val="none" w:sz="0" w:space="0" w:color="auto"/>
            <w:right w:val="none" w:sz="0" w:space="0" w:color="auto"/>
          </w:divBdr>
        </w:div>
        <w:div w:id="1142235432">
          <w:marLeft w:val="994"/>
          <w:marRight w:val="0"/>
          <w:marTop w:val="0"/>
          <w:marBottom w:val="0"/>
          <w:divBdr>
            <w:top w:val="none" w:sz="0" w:space="0" w:color="auto"/>
            <w:left w:val="none" w:sz="0" w:space="0" w:color="auto"/>
            <w:bottom w:val="none" w:sz="0" w:space="0" w:color="auto"/>
            <w:right w:val="none" w:sz="0" w:space="0" w:color="auto"/>
          </w:divBdr>
        </w:div>
        <w:div w:id="1745683231">
          <w:marLeft w:val="994"/>
          <w:marRight w:val="0"/>
          <w:marTop w:val="0"/>
          <w:marBottom w:val="0"/>
          <w:divBdr>
            <w:top w:val="none" w:sz="0" w:space="0" w:color="auto"/>
            <w:left w:val="none" w:sz="0" w:space="0" w:color="auto"/>
            <w:bottom w:val="none" w:sz="0" w:space="0" w:color="auto"/>
            <w:right w:val="none" w:sz="0" w:space="0" w:color="auto"/>
          </w:divBdr>
        </w:div>
      </w:divsChild>
    </w:div>
    <w:div w:id="1305429627">
      <w:bodyDiv w:val="1"/>
      <w:marLeft w:val="0"/>
      <w:marRight w:val="0"/>
      <w:marTop w:val="0"/>
      <w:marBottom w:val="0"/>
      <w:divBdr>
        <w:top w:val="none" w:sz="0" w:space="0" w:color="auto"/>
        <w:left w:val="none" w:sz="0" w:space="0" w:color="auto"/>
        <w:bottom w:val="none" w:sz="0" w:space="0" w:color="auto"/>
        <w:right w:val="none" w:sz="0" w:space="0" w:color="auto"/>
      </w:divBdr>
      <w:divsChild>
        <w:div w:id="503283149">
          <w:marLeft w:val="706"/>
          <w:marRight w:val="0"/>
          <w:marTop w:val="0"/>
          <w:marBottom w:val="0"/>
          <w:divBdr>
            <w:top w:val="none" w:sz="0" w:space="0" w:color="auto"/>
            <w:left w:val="none" w:sz="0" w:space="0" w:color="auto"/>
            <w:bottom w:val="none" w:sz="0" w:space="0" w:color="auto"/>
            <w:right w:val="none" w:sz="0" w:space="0" w:color="auto"/>
          </w:divBdr>
        </w:div>
        <w:div w:id="681736387">
          <w:marLeft w:val="706"/>
          <w:marRight w:val="0"/>
          <w:marTop w:val="0"/>
          <w:marBottom w:val="0"/>
          <w:divBdr>
            <w:top w:val="none" w:sz="0" w:space="0" w:color="auto"/>
            <w:left w:val="none" w:sz="0" w:space="0" w:color="auto"/>
            <w:bottom w:val="none" w:sz="0" w:space="0" w:color="auto"/>
            <w:right w:val="none" w:sz="0" w:space="0" w:color="auto"/>
          </w:divBdr>
        </w:div>
        <w:div w:id="684094387">
          <w:marLeft w:val="706"/>
          <w:marRight w:val="0"/>
          <w:marTop w:val="0"/>
          <w:marBottom w:val="0"/>
          <w:divBdr>
            <w:top w:val="none" w:sz="0" w:space="0" w:color="auto"/>
            <w:left w:val="none" w:sz="0" w:space="0" w:color="auto"/>
            <w:bottom w:val="none" w:sz="0" w:space="0" w:color="auto"/>
            <w:right w:val="none" w:sz="0" w:space="0" w:color="auto"/>
          </w:divBdr>
        </w:div>
        <w:div w:id="900361821">
          <w:marLeft w:val="706"/>
          <w:marRight w:val="0"/>
          <w:marTop w:val="0"/>
          <w:marBottom w:val="0"/>
          <w:divBdr>
            <w:top w:val="none" w:sz="0" w:space="0" w:color="auto"/>
            <w:left w:val="none" w:sz="0" w:space="0" w:color="auto"/>
            <w:bottom w:val="none" w:sz="0" w:space="0" w:color="auto"/>
            <w:right w:val="none" w:sz="0" w:space="0" w:color="auto"/>
          </w:divBdr>
        </w:div>
        <w:div w:id="1269043034">
          <w:marLeft w:val="706"/>
          <w:marRight w:val="0"/>
          <w:marTop w:val="0"/>
          <w:marBottom w:val="0"/>
          <w:divBdr>
            <w:top w:val="none" w:sz="0" w:space="0" w:color="auto"/>
            <w:left w:val="none" w:sz="0" w:space="0" w:color="auto"/>
            <w:bottom w:val="none" w:sz="0" w:space="0" w:color="auto"/>
            <w:right w:val="none" w:sz="0" w:space="0" w:color="auto"/>
          </w:divBdr>
        </w:div>
        <w:div w:id="1390959736">
          <w:marLeft w:val="706"/>
          <w:marRight w:val="0"/>
          <w:marTop w:val="0"/>
          <w:marBottom w:val="0"/>
          <w:divBdr>
            <w:top w:val="none" w:sz="0" w:space="0" w:color="auto"/>
            <w:left w:val="none" w:sz="0" w:space="0" w:color="auto"/>
            <w:bottom w:val="none" w:sz="0" w:space="0" w:color="auto"/>
            <w:right w:val="none" w:sz="0" w:space="0" w:color="auto"/>
          </w:divBdr>
        </w:div>
        <w:div w:id="1527711427">
          <w:marLeft w:val="706"/>
          <w:marRight w:val="0"/>
          <w:marTop w:val="0"/>
          <w:marBottom w:val="0"/>
          <w:divBdr>
            <w:top w:val="none" w:sz="0" w:space="0" w:color="auto"/>
            <w:left w:val="none" w:sz="0" w:space="0" w:color="auto"/>
            <w:bottom w:val="none" w:sz="0" w:space="0" w:color="auto"/>
            <w:right w:val="none" w:sz="0" w:space="0" w:color="auto"/>
          </w:divBdr>
        </w:div>
        <w:div w:id="1548685177">
          <w:marLeft w:val="706"/>
          <w:marRight w:val="0"/>
          <w:marTop w:val="0"/>
          <w:marBottom w:val="0"/>
          <w:divBdr>
            <w:top w:val="none" w:sz="0" w:space="0" w:color="auto"/>
            <w:left w:val="none" w:sz="0" w:space="0" w:color="auto"/>
            <w:bottom w:val="none" w:sz="0" w:space="0" w:color="auto"/>
            <w:right w:val="none" w:sz="0" w:space="0" w:color="auto"/>
          </w:divBdr>
        </w:div>
        <w:div w:id="1690641617">
          <w:marLeft w:val="706"/>
          <w:marRight w:val="0"/>
          <w:marTop w:val="0"/>
          <w:marBottom w:val="0"/>
          <w:divBdr>
            <w:top w:val="none" w:sz="0" w:space="0" w:color="auto"/>
            <w:left w:val="none" w:sz="0" w:space="0" w:color="auto"/>
            <w:bottom w:val="none" w:sz="0" w:space="0" w:color="auto"/>
            <w:right w:val="none" w:sz="0" w:space="0" w:color="auto"/>
          </w:divBdr>
        </w:div>
        <w:div w:id="1709641901">
          <w:marLeft w:val="706"/>
          <w:marRight w:val="0"/>
          <w:marTop w:val="0"/>
          <w:marBottom w:val="0"/>
          <w:divBdr>
            <w:top w:val="none" w:sz="0" w:space="0" w:color="auto"/>
            <w:left w:val="none" w:sz="0" w:space="0" w:color="auto"/>
            <w:bottom w:val="none" w:sz="0" w:space="0" w:color="auto"/>
            <w:right w:val="none" w:sz="0" w:space="0" w:color="auto"/>
          </w:divBdr>
        </w:div>
        <w:div w:id="1799107500">
          <w:marLeft w:val="706"/>
          <w:marRight w:val="0"/>
          <w:marTop w:val="0"/>
          <w:marBottom w:val="0"/>
          <w:divBdr>
            <w:top w:val="none" w:sz="0" w:space="0" w:color="auto"/>
            <w:left w:val="none" w:sz="0" w:space="0" w:color="auto"/>
            <w:bottom w:val="none" w:sz="0" w:space="0" w:color="auto"/>
            <w:right w:val="none" w:sz="0" w:space="0" w:color="auto"/>
          </w:divBdr>
        </w:div>
      </w:divsChild>
    </w:div>
    <w:div w:id="1345286283">
      <w:bodyDiv w:val="1"/>
      <w:marLeft w:val="0"/>
      <w:marRight w:val="0"/>
      <w:marTop w:val="0"/>
      <w:marBottom w:val="0"/>
      <w:divBdr>
        <w:top w:val="none" w:sz="0" w:space="0" w:color="auto"/>
        <w:left w:val="none" w:sz="0" w:space="0" w:color="auto"/>
        <w:bottom w:val="none" w:sz="0" w:space="0" w:color="auto"/>
        <w:right w:val="none" w:sz="0" w:space="0" w:color="auto"/>
      </w:divBdr>
      <w:divsChild>
        <w:div w:id="872110245">
          <w:marLeft w:val="547"/>
          <w:marRight w:val="0"/>
          <w:marTop w:val="120"/>
          <w:marBottom w:val="0"/>
          <w:divBdr>
            <w:top w:val="none" w:sz="0" w:space="0" w:color="auto"/>
            <w:left w:val="none" w:sz="0" w:space="0" w:color="auto"/>
            <w:bottom w:val="none" w:sz="0" w:space="0" w:color="auto"/>
            <w:right w:val="none" w:sz="0" w:space="0" w:color="auto"/>
          </w:divBdr>
        </w:div>
        <w:div w:id="1395155300">
          <w:marLeft w:val="547"/>
          <w:marRight w:val="0"/>
          <w:marTop w:val="120"/>
          <w:marBottom w:val="0"/>
          <w:divBdr>
            <w:top w:val="none" w:sz="0" w:space="0" w:color="auto"/>
            <w:left w:val="none" w:sz="0" w:space="0" w:color="auto"/>
            <w:bottom w:val="none" w:sz="0" w:space="0" w:color="auto"/>
            <w:right w:val="none" w:sz="0" w:space="0" w:color="auto"/>
          </w:divBdr>
        </w:div>
        <w:div w:id="1504321974">
          <w:marLeft w:val="547"/>
          <w:marRight w:val="0"/>
          <w:marTop w:val="120"/>
          <w:marBottom w:val="0"/>
          <w:divBdr>
            <w:top w:val="none" w:sz="0" w:space="0" w:color="auto"/>
            <w:left w:val="none" w:sz="0" w:space="0" w:color="auto"/>
            <w:bottom w:val="none" w:sz="0" w:space="0" w:color="auto"/>
            <w:right w:val="none" w:sz="0" w:space="0" w:color="auto"/>
          </w:divBdr>
        </w:div>
      </w:divsChild>
    </w:div>
    <w:div w:id="1350064376">
      <w:bodyDiv w:val="1"/>
      <w:marLeft w:val="0"/>
      <w:marRight w:val="0"/>
      <w:marTop w:val="0"/>
      <w:marBottom w:val="0"/>
      <w:divBdr>
        <w:top w:val="none" w:sz="0" w:space="0" w:color="auto"/>
        <w:left w:val="none" w:sz="0" w:space="0" w:color="auto"/>
        <w:bottom w:val="none" w:sz="0" w:space="0" w:color="auto"/>
        <w:right w:val="none" w:sz="0" w:space="0" w:color="auto"/>
      </w:divBdr>
    </w:div>
    <w:div w:id="1380975564">
      <w:bodyDiv w:val="1"/>
      <w:marLeft w:val="0"/>
      <w:marRight w:val="0"/>
      <w:marTop w:val="0"/>
      <w:marBottom w:val="0"/>
      <w:divBdr>
        <w:top w:val="none" w:sz="0" w:space="0" w:color="auto"/>
        <w:left w:val="none" w:sz="0" w:space="0" w:color="auto"/>
        <w:bottom w:val="none" w:sz="0" w:space="0" w:color="auto"/>
        <w:right w:val="none" w:sz="0" w:space="0" w:color="auto"/>
      </w:divBdr>
    </w:div>
    <w:div w:id="1382293428">
      <w:bodyDiv w:val="1"/>
      <w:marLeft w:val="0"/>
      <w:marRight w:val="0"/>
      <w:marTop w:val="0"/>
      <w:marBottom w:val="0"/>
      <w:divBdr>
        <w:top w:val="none" w:sz="0" w:space="0" w:color="auto"/>
        <w:left w:val="none" w:sz="0" w:space="0" w:color="auto"/>
        <w:bottom w:val="none" w:sz="0" w:space="0" w:color="auto"/>
        <w:right w:val="none" w:sz="0" w:space="0" w:color="auto"/>
      </w:divBdr>
      <w:divsChild>
        <w:div w:id="43020176">
          <w:marLeft w:val="706"/>
          <w:marRight w:val="0"/>
          <w:marTop w:val="0"/>
          <w:marBottom w:val="0"/>
          <w:divBdr>
            <w:top w:val="none" w:sz="0" w:space="0" w:color="auto"/>
            <w:left w:val="none" w:sz="0" w:space="0" w:color="auto"/>
            <w:bottom w:val="none" w:sz="0" w:space="0" w:color="auto"/>
            <w:right w:val="none" w:sz="0" w:space="0" w:color="auto"/>
          </w:divBdr>
        </w:div>
        <w:div w:id="115874260">
          <w:marLeft w:val="706"/>
          <w:marRight w:val="0"/>
          <w:marTop w:val="0"/>
          <w:marBottom w:val="0"/>
          <w:divBdr>
            <w:top w:val="none" w:sz="0" w:space="0" w:color="auto"/>
            <w:left w:val="none" w:sz="0" w:space="0" w:color="auto"/>
            <w:bottom w:val="none" w:sz="0" w:space="0" w:color="auto"/>
            <w:right w:val="none" w:sz="0" w:space="0" w:color="auto"/>
          </w:divBdr>
        </w:div>
        <w:div w:id="162473413">
          <w:marLeft w:val="706"/>
          <w:marRight w:val="0"/>
          <w:marTop w:val="0"/>
          <w:marBottom w:val="0"/>
          <w:divBdr>
            <w:top w:val="none" w:sz="0" w:space="0" w:color="auto"/>
            <w:left w:val="none" w:sz="0" w:space="0" w:color="auto"/>
            <w:bottom w:val="none" w:sz="0" w:space="0" w:color="auto"/>
            <w:right w:val="none" w:sz="0" w:space="0" w:color="auto"/>
          </w:divBdr>
        </w:div>
        <w:div w:id="1362586993">
          <w:marLeft w:val="706"/>
          <w:marRight w:val="0"/>
          <w:marTop w:val="0"/>
          <w:marBottom w:val="0"/>
          <w:divBdr>
            <w:top w:val="none" w:sz="0" w:space="0" w:color="auto"/>
            <w:left w:val="none" w:sz="0" w:space="0" w:color="auto"/>
            <w:bottom w:val="none" w:sz="0" w:space="0" w:color="auto"/>
            <w:right w:val="none" w:sz="0" w:space="0" w:color="auto"/>
          </w:divBdr>
        </w:div>
        <w:div w:id="1512914093">
          <w:marLeft w:val="706"/>
          <w:marRight w:val="0"/>
          <w:marTop w:val="0"/>
          <w:marBottom w:val="0"/>
          <w:divBdr>
            <w:top w:val="none" w:sz="0" w:space="0" w:color="auto"/>
            <w:left w:val="none" w:sz="0" w:space="0" w:color="auto"/>
            <w:bottom w:val="none" w:sz="0" w:space="0" w:color="auto"/>
            <w:right w:val="none" w:sz="0" w:space="0" w:color="auto"/>
          </w:divBdr>
        </w:div>
        <w:div w:id="1992521458">
          <w:marLeft w:val="706"/>
          <w:marRight w:val="0"/>
          <w:marTop w:val="0"/>
          <w:marBottom w:val="0"/>
          <w:divBdr>
            <w:top w:val="none" w:sz="0" w:space="0" w:color="auto"/>
            <w:left w:val="none" w:sz="0" w:space="0" w:color="auto"/>
            <w:bottom w:val="none" w:sz="0" w:space="0" w:color="auto"/>
            <w:right w:val="none" w:sz="0" w:space="0" w:color="auto"/>
          </w:divBdr>
        </w:div>
        <w:div w:id="2028166494">
          <w:marLeft w:val="706"/>
          <w:marRight w:val="0"/>
          <w:marTop w:val="0"/>
          <w:marBottom w:val="0"/>
          <w:divBdr>
            <w:top w:val="none" w:sz="0" w:space="0" w:color="auto"/>
            <w:left w:val="none" w:sz="0" w:space="0" w:color="auto"/>
            <w:bottom w:val="none" w:sz="0" w:space="0" w:color="auto"/>
            <w:right w:val="none" w:sz="0" w:space="0" w:color="auto"/>
          </w:divBdr>
        </w:div>
        <w:div w:id="2125271399">
          <w:marLeft w:val="547"/>
          <w:marRight w:val="0"/>
          <w:marTop w:val="120"/>
          <w:marBottom w:val="0"/>
          <w:divBdr>
            <w:top w:val="none" w:sz="0" w:space="0" w:color="auto"/>
            <w:left w:val="none" w:sz="0" w:space="0" w:color="auto"/>
            <w:bottom w:val="none" w:sz="0" w:space="0" w:color="auto"/>
            <w:right w:val="none" w:sz="0" w:space="0" w:color="auto"/>
          </w:divBdr>
        </w:div>
      </w:divsChild>
    </w:div>
    <w:div w:id="1390425063">
      <w:bodyDiv w:val="1"/>
      <w:marLeft w:val="0"/>
      <w:marRight w:val="0"/>
      <w:marTop w:val="0"/>
      <w:marBottom w:val="0"/>
      <w:divBdr>
        <w:top w:val="none" w:sz="0" w:space="0" w:color="auto"/>
        <w:left w:val="none" w:sz="0" w:space="0" w:color="auto"/>
        <w:bottom w:val="none" w:sz="0" w:space="0" w:color="auto"/>
        <w:right w:val="none" w:sz="0" w:space="0" w:color="auto"/>
      </w:divBdr>
    </w:div>
    <w:div w:id="1418672096">
      <w:bodyDiv w:val="1"/>
      <w:marLeft w:val="0"/>
      <w:marRight w:val="0"/>
      <w:marTop w:val="0"/>
      <w:marBottom w:val="0"/>
      <w:divBdr>
        <w:top w:val="none" w:sz="0" w:space="0" w:color="auto"/>
        <w:left w:val="none" w:sz="0" w:space="0" w:color="auto"/>
        <w:bottom w:val="none" w:sz="0" w:space="0" w:color="auto"/>
        <w:right w:val="none" w:sz="0" w:space="0" w:color="auto"/>
      </w:divBdr>
      <w:divsChild>
        <w:div w:id="485052741">
          <w:marLeft w:val="850"/>
          <w:marRight w:val="0"/>
          <w:marTop w:val="0"/>
          <w:marBottom w:val="0"/>
          <w:divBdr>
            <w:top w:val="none" w:sz="0" w:space="0" w:color="auto"/>
            <w:left w:val="none" w:sz="0" w:space="0" w:color="auto"/>
            <w:bottom w:val="none" w:sz="0" w:space="0" w:color="auto"/>
            <w:right w:val="none" w:sz="0" w:space="0" w:color="auto"/>
          </w:divBdr>
        </w:div>
      </w:divsChild>
    </w:div>
    <w:div w:id="1428622916">
      <w:bodyDiv w:val="1"/>
      <w:marLeft w:val="0"/>
      <w:marRight w:val="0"/>
      <w:marTop w:val="0"/>
      <w:marBottom w:val="0"/>
      <w:divBdr>
        <w:top w:val="none" w:sz="0" w:space="0" w:color="auto"/>
        <w:left w:val="none" w:sz="0" w:space="0" w:color="auto"/>
        <w:bottom w:val="none" w:sz="0" w:space="0" w:color="auto"/>
        <w:right w:val="none" w:sz="0" w:space="0" w:color="auto"/>
      </w:divBdr>
      <w:divsChild>
        <w:div w:id="724262146">
          <w:marLeft w:val="706"/>
          <w:marRight w:val="0"/>
          <w:marTop w:val="0"/>
          <w:marBottom w:val="0"/>
          <w:divBdr>
            <w:top w:val="none" w:sz="0" w:space="0" w:color="auto"/>
            <w:left w:val="none" w:sz="0" w:space="0" w:color="auto"/>
            <w:bottom w:val="none" w:sz="0" w:space="0" w:color="auto"/>
            <w:right w:val="none" w:sz="0" w:space="0" w:color="auto"/>
          </w:divBdr>
        </w:div>
        <w:div w:id="901251124">
          <w:marLeft w:val="706"/>
          <w:marRight w:val="0"/>
          <w:marTop w:val="0"/>
          <w:marBottom w:val="0"/>
          <w:divBdr>
            <w:top w:val="none" w:sz="0" w:space="0" w:color="auto"/>
            <w:left w:val="none" w:sz="0" w:space="0" w:color="auto"/>
            <w:bottom w:val="none" w:sz="0" w:space="0" w:color="auto"/>
            <w:right w:val="none" w:sz="0" w:space="0" w:color="auto"/>
          </w:divBdr>
        </w:div>
        <w:div w:id="1197423038">
          <w:marLeft w:val="706"/>
          <w:marRight w:val="0"/>
          <w:marTop w:val="0"/>
          <w:marBottom w:val="0"/>
          <w:divBdr>
            <w:top w:val="none" w:sz="0" w:space="0" w:color="auto"/>
            <w:left w:val="none" w:sz="0" w:space="0" w:color="auto"/>
            <w:bottom w:val="none" w:sz="0" w:space="0" w:color="auto"/>
            <w:right w:val="none" w:sz="0" w:space="0" w:color="auto"/>
          </w:divBdr>
        </w:div>
        <w:div w:id="1264000300">
          <w:marLeft w:val="706"/>
          <w:marRight w:val="0"/>
          <w:marTop w:val="0"/>
          <w:marBottom w:val="0"/>
          <w:divBdr>
            <w:top w:val="none" w:sz="0" w:space="0" w:color="auto"/>
            <w:left w:val="none" w:sz="0" w:space="0" w:color="auto"/>
            <w:bottom w:val="none" w:sz="0" w:space="0" w:color="auto"/>
            <w:right w:val="none" w:sz="0" w:space="0" w:color="auto"/>
          </w:divBdr>
        </w:div>
        <w:div w:id="1467626746">
          <w:marLeft w:val="706"/>
          <w:marRight w:val="0"/>
          <w:marTop w:val="0"/>
          <w:marBottom w:val="0"/>
          <w:divBdr>
            <w:top w:val="none" w:sz="0" w:space="0" w:color="auto"/>
            <w:left w:val="none" w:sz="0" w:space="0" w:color="auto"/>
            <w:bottom w:val="none" w:sz="0" w:space="0" w:color="auto"/>
            <w:right w:val="none" w:sz="0" w:space="0" w:color="auto"/>
          </w:divBdr>
        </w:div>
        <w:div w:id="1626547300">
          <w:marLeft w:val="706"/>
          <w:marRight w:val="0"/>
          <w:marTop w:val="0"/>
          <w:marBottom w:val="0"/>
          <w:divBdr>
            <w:top w:val="none" w:sz="0" w:space="0" w:color="auto"/>
            <w:left w:val="none" w:sz="0" w:space="0" w:color="auto"/>
            <w:bottom w:val="none" w:sz="0" w:space="0" w:color="auto"/>
            <w:right w:val="none" w:sz="0" w:space="0" w:color="auto"/>
          </w:divBdr>
        </w:div>
        <w:div w:id="2004771405">
          <w:marLeft w:val="547"/>
          <w:marRight w:val="0"/>
          <w:marTop w:val="240"/>
          <w:marBottom w:val="0"/>
          <w:divBdr>
            <w:top w:val="none" w:sz="0" w:space="0" w:color="auto"/>
            <w:left w:val="none" w:sz="0" w:space="0" w:color="auto"/>
            <w:bottom w:val="none" w:sz="0" w:space="0" w:color="auto"/>
            <w:right w:val="none" w:sz="0" w:space="0" w:color="auto"/>
          </w:divBdr>
        </w:div>
      </w:divsChild>
    </w:div>
    <w:div w:id="1432236066">
      <w:bodyDiv w:val="1"/>
      <w:marLeft w:val="0"/>
      <w:marRight w:val="0"/>
      <w:marTop w:val="0"/>
      <w:marBottom w:val="0"/>
      <w:divBdr>
        <w:top w:val="none" w:sz="0" w:space="0" w:color="auto"/>
        <w:left w:val="none" w:sz="0" w:space="0" w:color="auto"/>
        <w:bottom w:val="none" w:sz="0" w:space="0" w:color="auto"/>
        <w:right w:val="none" w:sz="0" w:space="0" w:color="auto"/>
      </w:divBdr>
    </w:div>
    <w:div w:id="1438452531">
      <w:bodyDiv w:val="1"/>
      <w:marLeft w:val="0"/>
      <w:marRight w:val="0"/>
      <w:marTop w:val="0"/>
      <w:marBottom w:val="0"/>
      <w:divBdr>
        <w:top w:val="none" w:sz="0" w:space="0" w:color="auto"/>
        <w:left w:val="none" w:sz="0" w:space="0" w:color="auto"/>
        <w:bottom w:val="none" w:sz="0" w:space="0" w:color="auto"/>
        <w:right w:val="none" w:sz="0" w:space="0" w:color="auto"/>
      </w:divBdr>
    </w:div>
    <w:div w:id="1441602381">
      <w:bodyDiv w:val="1"/>
      <w:marLeft w:val="0"/>
      <w:marRight w:val="0"/>
      <w:marTop w:val="0"/>
      <w:marBottom w:val="0"/>
      <w:divBdr>
        <w:top w:val="none" w:sz="0" w:space="0" w:color="auto"/>
        <w:left w:val="none" w:sz="0" w:space="0" w:color="auto"/>
        <w:bottom w:val="none" w:sz="0" w:space="0" w:color="auto"/>
        <w:right w:val="none" w:sz="0" w:space="0" w:color="auto"/>
      </w:divBdr>
    </w:div>
    <w:div w:id="1453090311">
      <w:bodyDiv w:val="1"/>
      <w:marLeft w:val="0"/>
      <w:marRight w:val="0"/>
      <w:marTop w:val="0"/>
      <w:marBottom w:val="0"/>
      <w:divBdr>
        <w:top w:val="none" w:sz="0" w:space="0" w:color="auto"/>
        <w:left w:val="none" w:sz="0" w:space="0" w:color="auto"/>
        <w:bottom w:val="none" w:sz="0" w:space="0" w:color="auto"/>
        <w:right w:val="none" w:sz="0" w:space="0" w:color="auto"/>
      </w:divBdr>
    </w:div>
    <w:div w:id="1460025059">
      <w:bodyDiv w:val="1"/>
      <w:marLeft w:val="0"/>
      <w:marRight w:val="0"/>
      <w:marTop w:val="0"/>
      <w:marBottom w:val="0"/>
      <w:divBdr>
        <w:top w:val="none" w:sz="0" w:space="0" w:color="auto"/>
        <w:left w:val="none" w:sz="0" w:space="0" w:color="auto"/>
        <w:bottom w:val="none" w:sz="0" w:space="0" w:color="auto"/>
        <w:right w:val="none" w:sz="0" w:space="0" w:color="auto"/>
      </w:divBdr>
      <w:divsChild>
        <w:div w:id="1335255913">
          <w:marLeft w:val="0"/>
          <w:marRight w:val="0"/>
          <w:marTop w:val="0"/>
          <w:marBottom w:val="0"/>
          <w:divBdr>
            <w:top w:val="none" w:sz="0" w:space="0" w:color="auto"/>
            <w:left w:val="none" w:sz="0" w:space="0" w:color="auto"/>
            <w:bottom w:val="none" w:sz="0" w:space="0" w:color="auto"/>
            <w:right w:val="none" w:sz="0" w:space="0" w:color="auto"/>
          </w:divBdr>
          <w:divsChild>
            <w:div w:id="235626121">
              <w:marLeft w:val="0"/>
              <w:marRight w:val="0"/>
              <w:marTop w:val="0"/>
              <w:marBottom w:val="0"/>
              <w:divBdr>
                <w:top w:val="none" w:sz="0" w:space="0" w:color="auto"/>
                <w:left w:val="none" w:sz="0" w:space="0" w:color="auto"/>
                <w:bottom w:val="none" w:sz="0" w:space="0" w:color="auto"/>
                <w:right w:val="none" w:sz="0" w:space="0" w:color="auto"/>
              </w:divBdr>
              <w:divsChild>
                <w:div w:id="1769035529">
                  <w:marLeft w:val="0"/>
                  <w:marRight w:val="0"/>
                  <w:marTop w:val="0"/>
                  <w:marBottom w:val="0"/>
                  <w:divBdr>
                    <w:top w:val="none" w:sz="0" w:space="0" w:color="auto"/>
                    <w:left w:val="none" w:sz="0" w:space="0" w:color="auto"/>
                    <w:bottom w:val="none" w:sz="0" w:space="0" w:color="auto"/>
                    <w:right w:val="none" w:sz="0" w:space="0" w:color="auto"/>
                  </w:divBdr>
                  <w:divsChild>
                    <w:div w:id="1938098733">
                      <w:marLeft w:val="0"/>
                      <w:marRight w:val="0"/>
                      <w:marTop w:val="0"/>
                      <w:marBottom w:val="0"/>
                      <w:divBdr>
                        <w:top w:val="none" w:sz="0" w:space="0" w:color="auto"/>
                        <w:left w:val="none" w:sz="0" w:space="0" w:color="auto"/>
                        <w:bottom w:val="none" w:sz="0" w:space="0" w:color="auto"/>
                        <w:right w:val="none" w:sz="0" w:space="0" w:color="auto"/>
                      </w:divBdr>
                      <w:divsChild>
                        <w:div w:id="2063406188">
                          <w:marLeft w:val="0"/>
                          <w:marRight w:val="0"/>
                          <w:marTop w:val="0"/>
                          <w:marBottom w:val="0"/>
                          <w:divBdr>
                            <w:top w:val="none" w:sz="0" w:space="0" w:color="auto"/>
                            <w:left w:val="none" w:sz="0" w:space="0" w:color="auto"/>
                            <w:bottom w:val="none" w:sz="0" w:space="0" w:color="auto"/>
                            <w:right w:val="none" w:sz="0" w:space="0" w:color="auto"/>
                          </w:divBdr>
                          <w:divsChild>
                            <w:div w:id="296186754">
                              <w:marLeft w:val="0"/>
                              <w:marRight w:val="0"/>
                              <w:marTop w:val="0"/>
                              <w:marBottom w:val="0"/>
                              <w:divBdr>
                                <w:top w:val="none" w:sz="0" w:space="0" w:color="auto"/>
                                <w:left w:val="none" w:sz="0" w:space="0" w:color="auto"/>
                                <w:bottom w:val="none" w:sz="0" w:space="0" w:color="auto"/>
                                <w:right w:val="none" w:sz="0" w:space="0" w:color="auto"/>
                              </w:divBdr>
                              <w:divsChild>
                                <w:div w:id="883255270">
                                  <w:marLeft w:val="0"/>
                                  <w:marRight w:val="0"/>
                                  <w:marTop w:val="0"/>
                                  <w:marBottom w:val="0"/>
                                  <w:divBdr>
                                    <w:top w:val="none" w:sz="0" w:space="0" w:color="auto"/>
                                    <w:left w:val="none" w:sz="0" w:space="0" w:color="auto"/>
                                    <w:bottom w:val="none" w:sz="0" w:space="0" w:color="auto"/>
                                    <w:right w:val="none" w:sz="0" w:space="0" w:color="auto"/>
                                  </w:divBdr>
                                  <w:divsChild>
                                    <w:div w:id="1024133585">
                                      <w:marLeft w:val="0"/>
                                      <w:marRight w:val="0"/>
                                      <w:marTop w:val="0"/>
                                      <w:marBottom w:val="0"/>
                                      <w:divBdr>
                                        <w:top w:val="none" w:sz="0" w:space="0" w:color="auto"/>
                                        <w:left w:val="none" w:sz="0" w:space="0" w:color="auto"/>
                                        <w:bottom w:val="none" w:sz="0" w:space="0" w:color="auto"/>
                                        <w:right w:val="none" w:sz="0" w:space="0" w:color="auto"/>
                                      </w:divBdr>
                                      <w:divsChild>
                                        <w:div w:id="565606760">
                                          <w:marLeft w:val="0"/>
                                          <w:marRight w:val="0"/>
                                          <w:marTop w:val="0"/>
                                          <w:marBottom w:val="0"/>
                                          <w:divBdr>
                                            <w:top w:val="none" w:sz="0" w:space="0" w:color="auto"/>
                                            <w:left w:val="none" w:sz="0" w:space="0" w:color="auto"/>
                                            <w:bottom w:val="none" w:sz="0" w:space="0" w:color="auto"/>
                                            <w:right w:val="none" w:sz="0" w:space="0" w:color="auto"/>
                                          </w:divBdr>
                                          <w:divsChild>
                                            <w:div w:id="1791362900">
                                              <w:marLeft w:val="0"/>
                                              <w:marRight w:val="0"/>
                                              <w:marTop w:val="0"/>
                                              <w:marBottom w:val="300"/>
                                              <w:divBdr>
                                                <w:top w:val="none" w:sz="0" w:space="0" w:color="auto"/>
                                                <w:left w:val="none" w:sz="0" w:space="0" w:color="auto"/>
                                                <w:bottom w:val="none" w:sz="0" w:space="0" w:color="auto"/>
                                                <w:right w:val="none" w:sz="0" w:space="0" w:color="auto"/>
                                              </w:divBdr>
                                              <w:divsChild>
                                                <w:div w:id="1711759843">
                                                  <w:marLeft w:val="0"/>
                                                  <w:marRight w:val="0"/>
                                                  <w:marTop w:val="0"/>
                                                  <w:marBottom w:val="0"/>
                                                  <w:divBdr>
                                                    <w:top w:val="none" w:sz="0" w:space="0" w:color="auto"/>
                                                    <w:left w:val="none" w:sz="0" w:space="0" w:color="auto"/>
                                                    <w:bottom w:val="none" w:sz="0" w:space="0" w:color="auto"/>
                                                    <w:right w:val="none" w:sz="0" w:space="0" w:color="auto"/>
                                                  </w:divBdr>
                                                  <w:divsChild>
                                                    <w:div w:id="1366101822">
                                                      <w:marLeft w:val="0"/>
                                                      <w:marRight w:val="0"/>
                                                      <w:marTop w:val="0"/>
                                                      <w:marBottom w:val="0"/>
                                                      <w:divBdr>
                                                        <w:top w:val="none" w:sz="0" w:space="0" w:color="auto"/>
                                                        <w:left w:val="none" w:sz="0" w:space="0" w:color="auto"/>
                                                        <w:bottom w:val="none" w:sz="0" w:space="0" w:color="auto"/>
                                                        <w:right w:val="none" w:sz="0" w:space="0" w:color="auto"/>
                                                      </w:divBdr>
                                                    </w:div>
                                                    <w:div w:id="1783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1118313">
      <w:bodyDiv w:val="1"/>
      <w:marLeft w:val="0"/>
      <w:marRight w:val="0"/>
      <w:marTop w:val="0"/>
      <w:marBottom w:val="0"/>
      <w:divBdr>
        <w:top w:val="none" w:sz="0" w:space="0" w:color="auto"/>
        <w:left w:val="none" w:sz="0" w:space="0" w:color="auto"/>
        <w:bottom w:val="none" w:sz="0" w:space="0" w:color="auto"/>
        <w:right w:val="none" w:sz="0" w:space="0" w:color="auto"/>
      </w:divBdr>
    </w:div>
    <w:div w:id="1502508768">
      <w:bodyDiv w:val="1"/>
      <w:marLeft w:val="0"/>
      <w:marRight w:val="0"/>
      <w:marTop w:val="0"/>
      <w:marBottom w:val="0"/>
      <w:divBdr>
        <w:top w:val="none" w:sz="0" w:space="0" w:color="auto"/>
        <w:left w:val="none" w:sz="0" w:space="0" w:color="auto"/>
        <w:bottom w:val="none" w:sz="0" w:space="0" w:color="auto"/>
        <w:right w:val="none" w:sz="0" w:space="0" w:color="auto"/>
      </w:divBdr>
      <w:divsChild>
        <w:div w:id="434133929">
          <w:marLeft w:val="706"/>
          <w:marRight w:val="0"/>
          <w:marTop w:val="0"/>
          <w:marBottom w:val="0"/>
          <w:divBdr>
            <w:top w:val="none" w:sz="0" w:space="0" w:color="auto"/>
            <w:left w:val="none" w:sz="0" w:space="0" w:color="auto"/>
            <w:bottom w:val="none" w:sz="0" w:space="0" w:color="auto"/>
            <w:right w:val="none" w:sz="0" w:space="0" w:color="auto"/>
          </w:divBdr>
        </w:div>
        <w:div w:id="755246695">
          <w:marLeft w:val="706"/>
          <w:marRight w:val="0"/>
          <w:marTop w:val="0"/>
          <w:marBottom w:val="0"/>
          <w:divBdr>
            <w:top w:val="none" w:sz="0" w:space="0" w:color="auto"/>
            <w:left w:val="none" w:sz="0" w:space="0" w:color="auto"/>
            <w:bottom w:val="none" w:sz="0" w:space="0" w:color="auto"/>
            <w:right w:val="none" w:sz="0" w:space="0" w:color="auto"/>
          </w:divBdr>
        </w:div>
        <w:div w:id="1306744080">
          <w:marLeft w:val="706"/>
          <w:marRight w:val="0"/>
          <w:marTop w:val="0"/>
          <w:marBottom w:val="0"/>
          <w:divBdr>
            <w:top w:val="none" w:sz="0" w:space="0" w:color="auto"/>
            <w:left w:val="none" w:sz="0" w:space="0" w:color="auto"/>
            <w:bottom w:val="none" w:sz="0" w:space="0" w:color="auto"/>
            <w:right w:val="none" w:sz="0" w:space="0" w:color="auto"/>
          </w:divBdr>
        </w:div>
        <w:div w:id="1363901701">
          <w:marLeft w:val="706"/>
          <w:marRight w:val="0"/>
          <w:marTop w:val="0"/>
          <w:marBottom w:val="0"/>
          <w:divBdr>
            <w:top w:val="none" w:sz="0" w:space="0" w:color="auto"/>
            <w:left w:val="none" w:sz="0" w:space="0" w:color="auto"/>
            <w:bottom w:val="none" w:sz="0" w:space="0" w:color="auto"/>
            <w:right w:val="none" w:sz="0" w:space="0" w:color="auto"/>
          </w:divBdr>
        </w:div>
        <w:div w:id="1642005249">
          <w:marLeft w:val="706"/>
          <w:marRight w:val="0"/>
          <w:marTop w:val="0"/>
          <w:marBottom w:val="0"/>
          <w:divBdr>
            <w:top w:val="none" w:sz="0" w:space="0" w:color="auto"/>
            <w:left w:val="none" w:sz="0" w:space="0" w:color="auto"/>
            <w:bottom w:val="none" w:sz="0" w:space="0" w:color="auto"/>
            <w:right w:val="none" w:sz="0" w:space="0" w:color="auto"/>
          </w:divBdr>
        </w:div>
        <w:div w:id="1991055571">
          <w:marLeft w:val="706"/>
          <w:marRight w:val="0"/>
          <w:marTop w:val="0"/>
          <w:marBottom w:val="0"/>
          <w:divBdr>
            <w:top w:val="none" w:sz="0" w:space="0" w:color="auto"/>
            <w:left w:val="none" w:sz="0" w:space="0" w:color="auto"/>
            <w:bottom w:val="none" w:sz="0" w:space="0" w:color="auto"/>
            <w:right w:val="none" w:sz="0" w:space="0" w:color="auto"/>
          </w:divBdr>
        </w:div>
      </w:divsChild>
    </w:div>
    <w:div w:id="1533305707">
      <w:bodyDiv w:val="1"/>
      <w:marLeft w:val="0"/>
      <w:marRight w:val="0"/>
      <w:marTop w:val="0"/>
      <w:marBottom w:val="0"/>
      <w:divBdr>
        <w:top w:val="none" w:sz="0" w:space="0" w:color="auto"/>
        <w:left w:val="none" w:sz="0" w:space="0" w:color="auto"/>
        <w:bottom w:val="none" w:sz="0" w:space="0" w:color="auto"/>
        <w:right w:val="none" w:sz="0" w:space="0" w:color="auto"/>
      </w:divBdr>
    </w:div>
    <w:div w:id="1555921758">
      <w:bodyDiv w:val="1"/>
      <w:marLeft w:val="0"/>
      <w:marRight w:val="0"/>
      <w:marTop w:val="0"/>
      <w:marBottom w:val="0"/>
      <w:divBdr>
        <w:top w:val="none" w:sz="0" w:space="0" w:color="auto"/>
        <w:left w:val="none" w:sz="0" w:space="0" w:color="auto"/>
        <w:bottom w:val="none" w:sz="0" w:space="0" w:color="auto"/>
        <w:right w:val="none" w:sz="0" w:space="0" w:color="auto"/>
      </w:divBdr>
    </w:div>
    <w:div w:id="1571498074">
      <w:bodyDiv w:val="1"/>
      <w:marLeft w:val="0"/>
      <w:marRight w:val="0"/>
      <w:marTop w:val="0"/>
      <w:marBottom w:val="0"/>
      <w:divBdr>
        <w:top w:val="none" w:sz="0" w:space="0" w:color="auto"/>
        <w:left w:val="none" w:sz="0" w:space="0" w:color="auto"/>
        <w:bottom w:val="none" w:sz="0" w:space="0" w:color="auto"/>
        <w:right w:val="none" w:sz="0" w:space="0" w:color="auto"/>
      </w:divBdr>
    </w:div>
    <w:div w:id="1572541960">
      <w:bodyDiv w:val="1"/>
      <w:marLeft w:val="0"/>
      <w:marRight w:val="0"/>
      <w:marTop w:val="0"/>
      <w:marBottom w:val="0"/>
      <w:divBdr>
        <w:top w:val="none" w:sz="0" w:space="0" w:color="auto"/>
        <w:left w:val="none" w:sz="0" w:space="0" w:color="auto"/>
        <w:bottom w:val="none" w:sz="0" w:space="0" w:color="auto"/>
        <w:right w:val="none" w:sz="0" w:space="0" w:color="auto"/>
      </w:divBdr>
    </w:div>
    <w:div w:id="1574200610">
      <w:bodyDiv w:val="1"/>
      <w:marLeft w:val="0"/>
      <w:marRight w:val="0"/>
      <w:marTop w:val="0"/>
      <w:marBottom w:val="0"/>
      <w:divBdr>
        <w:top w:val="none" w:sz="0" w:space="0" w:color="auto"/>
        <w:left w:val="none" w:sz="0" w:space="0" w:color="auto"/>
        <w:bottom w:val="none" w:sz="0" w:space="0" w:color="auto"/>
        <w:right w:val="none" w:sz="0" w:space="0" w:color="auto"/>
      </w:divBdr>
    </w:div>
    <w:div w:id="1582173800">
      <w:bodyDiv w:val="1"/>
      <w:marLeft w:val="0"/>
      <w:marRight w:val="0"/>
      <w:marTop w:val="0"/>
      <w:marBottom w:val="0"/>
      <w:divBdr>
        <w:top w:val="none" w:sz="0" w:space="0" w:color="auto"/>
        <w:left w:val="none" w:sz="0" w:space="0" w:color="auto"/>
        <w:bottom w:val="none" w:sz="0" w:space="0" w:color="auto"/>
        <w:right w:val="none" w:sz="0" w:space="0" w:color="auto"/>
      </w:divBdr>
      <w:divsChild>
        <w:div w:id="571157341">
          <w:marLeft w:val="706"/>
          <w:marRight w:val="0"/>
          <w:marTop w:val="0"/>
          <w:marBottom w:val="0"/>
          <w:divBdr>
            <w:top w:val="none" w:sz="0" w:space="0" w:color="auto"/>
            <w:left w:val="none" w:sz="0" w:space="0" w:color="auto"/>
            <w:bottom w:val="none" w:sz="0" w:space="0" w:color="auto"/>
            <w:right w:val="none" w:sz="0" w:space="0" w:color="auto"/>
          </w:divBdr>
        </w:div>
        <w:div w:id="1358503804">
          <w:marLeft w:val="706"/>
          <w:marRight w:val="0"/>
          <w:marTop w:val="0"/>
          <w:marBottom w:val="0"/>
          <w:divBdr>
            <w:top w:val="none" w:sz="0" w:space="0" w:color="auto"/>
            <w:left w:val="none" w:sz="0" w:space="0" w:color="auto"/>
            <w:bottom w:val="none" w:sz="0" w:space="0" w:color="auto"/>
            <w:right w:val="none" w:sz="0" w:space="0" w:color="auto"/>
          </w:divBdr>
        </w:div>
        <w:div w:id="1732576463">
          <w:marLeft w:val="706"/>
          <w:marRight w:val="0"/>
          <w:marTop w:val="0"/>
          <w:marBottom w:val="0"/>
          <w:divBdr>
            <w:top w:val="none" w:sz="0" w:space="0" w:color="auto"/>
            <w:left w:val="none" w:sz="0" w:space="0" w:color="auto"/>
            <w:bottom w:val="none" w:sz="0" w:space="0" w:color="auto"/>
            <w:right w:val="none" w:sz="0" w:space="0" w:color="auto"/>
          </w:divBdr>
        </w:div>
      </w:divsChild>
    </w:div>
    <w:div w:id="1611815874">
      <w:bodyDiv w:val="1"/>
      <w:marLeft w:val="0"/>
      <w:marRight w:val="0"/>
      <w:marTop w:val="0"/>
      <w:marBottom w:val="0"/>
      <w:divBdr>
        <w:top w:val="none" w:sz="0" w:space="0" w:color="auto"/>
        <w:left w:val="none" w:sz="0" w:space="0" w:color="auto"/>
        <w:bottom w:val="none" w:sz="0" w:space="0" w:color="auto"/>
        <w:right w:val="none" w:sz="0" w:space="0" w:color="auto"/>
      </w:divBdr>
    </w:div>
    <w:div w:id="1649551607">
      <w:bodyDiv w:val="1"/>
      <w:marLeft w:val="0"/>
      <w:marRight w:val="0"/>
      <w:marTop w:val="0"/>
      <w:marBottom w:val="0"/>
      <w:divBdr>
        <w:top w:val="none" w:sz="0" w:space="0" w:color="auto"/>
        <w:left w:val="none" w:sz="0" w:space="0" w:color="auto"/>
        <w:bottom w:val="none" w:sz="0" w:space="0" w:color="auto"/>
        <w:right w:val="none" w:sz="0" w:space="0" w:color="auto"/>
      </w:divBdr>
    </w:div>
    <w:div w:id="1659844032">
      <w:bodyDiv w:val="1"/>
      <w:marLeft w:val="0"/>
      <w:marRight w:val="0"/>
      <w:marTop w:val="0"/>
      <w:marBottom w:val="0"/>
      <w:divBdr>
        <w:top w:val="none" w:sz="0" w:space="0" w:color="auto"/>
        <w:left w:val="none" w:sz="0" w:space="0" w:color="auto"/>
        <w:bottom w:val="none" w:sz="0" w:space="0" w:color="auto"/>
        <w:right w:val="none" w:sz="0" w:space="0" w:color="auto"/>
      </w:divBdr>
    </w:div>
    <w:div w:id="1667397522">
      <w:bodyDiv w:val="1"/>
      <w:marLeft w:val="0"/>
      <w:marRight w:val="0"/>
      <w:marTop w:val="0"/>
      <w:marBottom w:val="0"/>
      <w:divBdr>
        <w:top w:val="none" w:sz="0" w:space="0" w:color="auto"/>
        <w:left w:val="none" w:sz="0" w:space="0" w:color="auto"/>
        <w:bottom w:val="none" w:sz="0" w:space="0" w:color="auto"/>
        <w:right w:val="none" w:sz="0" w:space="0" w:color="auto"/>
      </w:divBdr>
      <w:divsChild>
        <w:div w:id="210729922">
          <w:marLeft w:val="547"/>
          <w:marRight w:val="0"/>
          <w:marTop w:val="77"/>
          <w:marBottom w:val="0"/>
          <w:divBdr>
            <w:top w:val="none" w:sz="0" w:space="0" w:color="auto"/>
            <w:left w:val="none" w:sz="0" w:space="0" w:color="auto"/>
            <w:bottom w:val="none" w:sz="0" w:space="0" w:color="auto"/>
            <w:right w:val="none" w:sz="0" w:space="0" w:color="auto"/>
          </w:divBdr>
        </w:div>
        <w:div w:id="282033746">
          <w:marLeft w:val="547"/>
          <w:marRight w:val="0"/>
          <w:marTop w:val="77"/>
          <w:marBottom w:val="0"/>
          <w:divBdr>
            <w:top w:val="none" w:sz="0" w:space="0" w:color="auto"/>
            <w:left w:val="none" w:sz="0" w:space="0" w:color="auto"/>
            <w:bottom w:val="none" w:sz="0" w:space="0" w:color="auto"/>
            <w:right w:val="none" w:sz="0" w:space="0" w:color="auto"/>
          </w:divBdr>
        </w:div>
        <w:div w:id="1030960957">
          <w:marLeft w:val="547"/>
          <w:marRight w:val="0"/>
          <w:marTop w:val="77"/>
          <w:marBottom w:val="0"/>
          <w:divBdr>
            <w:top w:val="none" w:sz="0" w:space="0" w:color="auto"/>
            <w:left w:val="none" w:sz="0" w:space="0" w:color="auto"/>
            <w:bottom w:val="none" w:sz="0" w:space="0" w:color="auto"/>
            <w:right w:val="none" w:sz="0" w:space="0" w:color="auto"/>
          </w:divBdr>
        </w:div>
        <w:div w:id="1167406925">
          <w:marLeft w:val="547"/>
          <w:marRight w:val="0"/>
          <w:marTop w:val="77"/>
          <w:marBottom w:val="0"/>
          <w:divBdr>
            <w:top w:val="none" w:sz="0" w:space="0" w:color="auto"/>
            <w:left w:val="none" w:sz="0" w:space="0" w:color="auto"/>
            <w:bottom w:val="none" w:sz="0" w:space="0" w:color="auto"/>
            <w:right w:val="none" w:sz="0" w:space="0" w:color="auto"/>
          </w:divBdr>
        </w:div>
        <w:div w:id="1526091432">
          <w:marLeft w:val="547"/>
          <w:marRight w:val="0"/>
          <w:marTop w:val="77"/>
          <w:marBottom w:val="0"/>
          <w:divBdr>
            <w:top w:val="none" w:sz="0" w:space="0" w:color="auto"/>
            <w:left w:val="none" w:sz="0" w:space="0" w:color="auto"/>
            <w:bottom w:val="none" w:sz="0" w:space="0" w:color="auto"/>
            <w:right w:val="none" w:sz="0" w:space="0" w:color="auto"/>
          </w:divBdr>
        </w:div>
        <w:div w:id="1577276095">
          <w:marLeft w:val="547"/>
          <w:marRight w:val="0"/>
          <w:marTop w:val="77"/>
          <w:marBottom w:val="0"/>
          <w:divBdr>
            <w:top w:val="none" w:sz="0" w:space="0" w:color="auto"/>
            <w:left w:val="none" w:sz="0" w:space="0" w:color="auto"/>
            <w:bottom w:val="none" w:sz="0" w:space="0" w:color="auto"/>
            <w:right w:val="none" w:sz="0" w:space="0" w:color="auto"/>
          </w:divBdr>
        </w:div>
        <w:div w:id="1670059503">
          <w:marLeft w:val="547"/>
          <w:marRight w:val="0"/>
          <w:marTop w:val="77"/>
          <w:marBottom w:val="0"/>
          <w:divBdr>
            <w:top w:val="none" w:sz="0" w:space="0" w:color="auto"/>
            <w:left w:val="none" w:sz="0" w:space="0" w:color="auto"/>
            <w:bottom w:val="none" w:sz="0" w:space="0" w:color="auto"/>
            <w:right w:val="none" w:sz="0" w:space="0" w:color="auto"/>
          </w:divBdr>
        </w:div>
        <w:div w:id="1941329229">
          <w:marLeft w:val="547"/>
          <w:marRight w:val="0"/>
          <w:marTop w:val="77"/>
          <w:marBottom w:val="0"/>
          <w:divBdr>
            <w:top w:val="none" w:sz="0" w:space="0" w:color="auto"/>
            <w:left w:val="none" w:sz="0" w:space="0" w:color="auto"/>
            <w:bottom w:val="none" w:sz="0" w:space="0" w:color="auto"/>
            <w:right w:val="none" w:sz="0" w:space="0" w:color="auto"/>
          </w:divBdr>
        </w:div>
      </w:divsChild>
    </w:div>
    <w:div w:id="1667589727">
      <w:bodyDiv w:val="1"/>
      <w:marLeft w:val="0"/>
      <w:marRight w:val="0"/>
      <w:marTop w:val="0"/>
      <w:marBottom w:val="0"/>
      <w:divBdr>
        <w:top w:val="none" w:sz="0" w:space="0" w:color="auto"/>
        <w:left w:val="none" w:sz="0" w:space="0" w:color="auto"/>
        <w:bottom w:val="none" w:sz="0" w:space="0" w:color="auto"/>
        <w:right w:val="none" w:sz="0" w:space="0" w:color="auto"/>
      </w:divBdr>
    </w:div>
    <w:div w:id="1703704689">
      <w:bodyDiv w:val="1"/>
      <w:marLeft w:val="0"/>
      <w:marRight w:val="0"/>
      <w:marTop w:val="0"/>
      <w:marBottom w:val="0"/>
      <w:divBdr>
        <w:top w:val="none" w:sz="0" w:space="0" w:color="auto"/>
        <w:left w:val="none" w:sz="0" w:space="0" w:color="auto"/>
        <w:bottom w:val="none" w:sz="0" w:space="0" w:color="auto"/>
        <w:right w:val="none" w:sz="0" w:space="0" w:color="auto"/>
      </w:divBdr>
      <w:divsChild>
        <w:div w:id="677584510">
          <w:marLeft w:val="0"/>
          <w:marRight w:val="0"/>
          <w:marTop w:val="0"/>
          <w:marBottom w:val="0"/>
          <w:divBdr>
            <w:top w:val="none" w:sz="0" w:space="0" w:color="auto"/>
            <w:left w:val="none" w:sz="0" w:space="0" w:color="auto"/>
            <w:bottom w:val="none" w:sz="0" w:space="0" w:color="auto"/>
            <w:right w:val="none" w:sz="0" w:space="0" w:color="auto"/>
          </w:divBdr>
        </w:div>
      </w:divsChild>
    </w:div>
    <w:div w:id="1710253581">
      <w:bodyDiv w:val="1"/>
      <w:marLeft w:val="0"/>
      <w:marRight w:val="0"/>
      <w:marTop w:val="0"/>
      <w:marBottom w:val="0"/>
      <w:divBdr>
        <w:top w:val="none" w:sz="0" w:space="0" w:color="auto"/>
        <w:left w:val="none" w:sz="0" w:space="0" w:color="auto"/>
        <w:bottom w:val="none" w:sz="0" w:space="0" w:color="auto"/>
        <w:right w:val="none" w:sz="0" w:space="0" w:color="auto"/>
      </w:divBdr>
      <w:divsChild>
        <w:div w:id="205800856">
          <w:marLeft w:val="706"/>
          <w:marRight w:val="0"/>
          <w:marTop w:val="0"/>
          <w:marBottom w:val="0"/>
          <w:divBdr>
            <w:top w:val="none" w:sz="0" w:space="0" w:color="auto"/>
            <w:left w:val="none" w:sz="0" w:space="0" w:color="auto"/>
            <w:bottom w:val="none" w:sz="0" w:space="0" w:color="auto"/>
            <w:right w:val="none" w:sz="0" w:space="0" w:color="auto"/>
          </w:divBdr>
        </w:div>
        <w:div w:id="207036771">
          <w:marLeft w:val="706"/>
          <w:marRight w:val="0"/>
          <w:marTop w:val="0"/>
          <w:marBottom w:val="0"/>
          <w:divBdr>
            <w:top w:val="none" w:sz="0" w:space="0" w:color="auto"/>
            <w:left w:val="none" w:sz="0" w:space="0" w:color="auto"/>
            <w:bottom w:val="none" w:sz="0" w:space="0" w:color="auto"/>
            <w:right w:val="none" w:sz="0" w:space="0" w:color="auto"/>
          </w:divBdr>
        </w:div>
        <w:div w:id="818884637">
          <w:marLeft w:val="706"/>
          <w:marRight w:val="0"/>
          <w:marTop w:val="0"/>
          <w:marBottom w:val="0"/>
          <w:divBdr>
            <w:top w:val="none" w:sz="0" w:space="0" w:color="auto"/>
            <w:left w:val="none" w:sz="0" w:space="0" w:color="auto"/>
            <w:bottom w:val="none" w:sz="0" w:space="0" w:color="auto"/>
            <w:right w:val="none" w:sz="0" w:space="0" w:color="auto"/>
          </w:divBdr>
        </w:div>
        <w:div w:id="1021584526">
          <w:marLeft w:val="706"/>
          <w:marRight w:val="0"/>
          <w:marTop w:val="0"/>
          <w:marBottom w:val="0"/>
          <w:divBdr>
            <w:top w:val="none" w:sz="0" w:space="0" w:color="auto"/>
            <w:left w:val="none" w:sz="0" w:space="0" w:color="auto"/>
            <w:bottom w:val="none" w:sz="0" w:space="0" w:color="auto"/>
            <w:right w:val="none" w:sz="0" w:space="0" w:color="auto"/>
          </w:divBdr>
        </w:div>
        <w:div w:id="1431850112">
          <w:marLeft w:val="706"/>
          <w:marRight w:val="0"/>
          <w:marTop w:val="0"/>
          <w:marBottom w:val="0"/>
          <w:divBdr>
            <w:top w:val="none" w:sz="0" w:space="0" w:color="auto"/>
            <w:left w:val="none" w:sz="0" w:space="0" w:color="auto"/>
            <w:bottom w:val="none" w:sz="0" w:space="0" w:color="auto"/>
            <w:right w:val="none" w:sz="0" w:space="0" w:color="auto"/>
          </w:divBdr>
        </w:div>
        <w:div w:id="1659991634">
          <w:marLeft w:val="706"/>
          <w:marRight w:val="0"/>
          <w:marTop w:val="0"/>
          <w:marBottom w:val="0"/>
          <w:divBdr>
            <w:top w:val="none" w:sz="0" w:space="0" w:color="auto"/>
            <w:left w:val="none" w:sz="0" w:space="0" w:color="auto"/>
            <w:bottom w:val="none" w:sz="0" w:space="0" w:color="auto"/>
            <w:right w:val="none" w:sz="0" w:space="0" w:color="auto"/>
          </w:divBdr>
        </w:div>
      </w:divsChild>
    </w:div>
    <w:div w:id="1713723041">
      <w:bodyDiv w:val="1"/>
      <w:marLeft w:val="0"/>
      <w:marRight w:val="0"/>
      <w:marTop w:val="0"/>
      <w:marBottom w:val="0"/>
      <w:divBdr>
        <w:top w:val="none" w:sz="0" w:space="0" w:color="auto"/>
        <w:left w:val="none" w:sz="0" w:space="0" w:color="auto"/>
        <w:bottom w:val="none" w:sz="0" w:space="0" w:color="auto"/>
        <w:right w:val="none" w:sz="0" w:space="0" w:color="auto"/>
      </w:divBdr>
      <w:divsChild>
        <w:div w:id="1163861056">
          <w:marLeft w:val="547"/>
          <w:marRight w:val="0"/>
          <w:marTop w:val="120"/>
          <w:marBottom w:val="0"/>
          <w:divBdr>
            <w:top w:val="none" w:sz="0" w:space="0" w:color="auto"/>
            <w:left w:val="none" w:sz="0" w:space="0" w:color="auto"/>
            <w:bottom w:val="none" w:sz="0" w:space="0" w:color="auto"/>
            <w:right w:val="none" w:sz="0" w:space="0" w:color="auto"/>
          </w:divBdr>
        </w:div>
      </w:divsChild>
    </w:div>
    <w:div w:id="1718968917">
      <w:bodyDiv w:val="1"/>
      <w:marLeft w:val="0"/>
      <w:marRight w:val="0"/>
      <w:marTop w:val="0"/>
      <w:marBottom w:val="0"/>
      <w:divBdr>
        <w:top w:val="none" w:sz="0" w:space="0" w:color="auto"/>
        <w:left w:val="none" w:sz="0" w:space="0" w:color="auto"/>
        <w:bottom w:val="none" w:sz="0" w:space="0" w:color="auto"/>
        <w:right w:val="none" w:sz="0" w:space="0" w:color="auto"/>
      </w:divBdr>
      <w:divsChild>
        <w:div w:id="408890639">
          <w:marLeft w:val="835"/>
          <w:marRight w:val="0"/>
          <w:marTop w:val="120"/>
          <w:marBottom w:val="0"/>
          <w:divBdr>
            <w:top w:val="none" w:sz="0" w:space="0" w:color="auto"/>
            <w:left w:val="none" w:sz="0" w:space="0" w:color="auto"/>
            <w:bottom w:val="none" w:sz="0" w:space="0" w:color="auto"/>
            <w:right w:val="none" w:sz="0" w:space="0" w:color="auto"/>
          </w:divBdr>
        </w:div>
        <w:div w:id="413404100">
          <w:marLeft w:val="547"/>
          <w:marRight w:val="0"/>
          <w:marTop w:val="120"/>
          <w:marBottom w:val="0"/>
          <w:divBdr>
            <w:top w:val="none" w:sz="0" w:space="0" w:color="auto"/>
            <w:left w:val="none" w:sz="0" w:space="0" w:color="auto"/>
            <w:bottom w:val="none" w:sz="0" w:space="0" w:color="auto"/>
            <w:right w:val="none" w:sz="0" w:space="0" w:color="auto"/>
          </w:divBdr>
        </w:div>
        <w:div w:id="945651200">
          <w:marLeft w:val="547"/>
          <w:marRight w:val="0"/>
          <w:marTop w:val="120"/>
          <w:marBottom w:val="0"/>
          <w:divBdr>
            <w:top w:val="none" w:sz="0" w:space="0" w:color="auto"/>
            <w:left w:val="none" w:sz="0" w:space="0" w:color="auto"/>
            <w:bottom w:val="none" w:sz="0" w:space="0" w:color="auto"/>
            <w:right w:val="none" w:sz="0" w:space="0" w:color="auto"/>
          </w:divBdr>
        </w:div>
        <w:div w:id="1133519627">
          <w:marLeft w:val="835"/>
          <w:marRight w:val="0"/>
          <w:marTop w:val="120"/>
          <w:marBottom w:val="0"/>
          <w:divBdr>
            <w:top w:val="none" w:sz="0" w:space="0" w:color="auto"/>
            <w:left w:val="none" w:sz="0" w:space="0" w:color="auto"/>
            <w:bottom w:val="none" w:sz="0" w:space="0" w:color="auto"/>
            <w:right w:val="none" w:sz="0" w:space="0" w:color="auto"/>
          </w:divBdr>
        </w:div>
        <w:div w:id="1528563087">
          <w:marLeft w:val="547"/>
          <w:marRight w:val="0"/>
          <w:marTop w:val="120"/>
          <w:marBottom w:val="0"/>
          <w:divBdr>
            <w:top w:val="none" w:sz="0" w:space="0" w:color="auto"/>
            <w:left w:val="none" w:sz="0" w:space="0" w:color="auto"/>
            <w:bottom w:val="none" w:sz="0" w:space="0" w:color="auto"/>
            <w:right w:val="none" w:sz="0" w:space="0" w:color="auto"/>
          </w:divBdr>
        </w:div>
      </w:divsChild>
    </w:div>
    <w:div w:id="1734305851">
      <w:bodyDiv w:val="1"/>
      <w:marLeft w:val="0"/>
      <w:marRight w:val="0"/>
      <w:marTop w:val="0"/>
      <w:marBottom w:val="0"/>
      <w:divBdr>
        <w:top w:val="none" w:sz="0" w:space="0" w:color="auto"/>
        <w:left w:val="none" w:sz="0" w:space="0" w:color="auto"/>
        <w:bottom w:val="none" w:sz="0" w:space="0" w:color="auto"/>
        <w:right w:val="none" w:sz="0" w:space="0" w:color="auto"/>
      </w:divBdr>
    </w:div>
    <w:div w:id="1736933342">
      <w:bodyDiv w:val="1"/>
      <w:marLeft w:val="0"/>
      <w:marRight w:val="0"/>
      <w:marTop w:val="0"/>
      <w:marBottom w:val="0"/>
      <w:divBdr>
        <w:top w:val="none" w:sz="0" w:space="0" w:color="auto"/>
        <w:left w:val="none" w:sz="0" w:space="0" w:color="auto"/>
        <w:bottom w:val="none" w:sz="0" w:space="0" w:color="auto"/>
        <w:right w:val="none" w:sz="0" w:space="0" w:color="auto"/>
      </w:divBdr>
      <w:divsChild>
        <w:div w:id="177043644">
          <w:marLeft w:val="706"/>
          <w:marRight w:val="0"/>
          <w:marTop w:val="0"/>
          <w:marBottom w:val="0"/>
          <w:divBdr>
            <w:top w:val="none" w:sz="0" w:space="0" w:color="auto"/>
            <w:left w:val="none" w:sz="0" w:space="0" w:color="auto"/>
            <w:bottom w:val="none" w:sz="0" w:space="0" w:color="auto"/>
            <w:right w:val="none" w:sz="0" w:space="0" w:color="auto"/>
          </w:divBdr>
        </w:div>
        <w:div w:id="539050603">
          <w:marLeft w:val="706"/>
          <w:marRight w:val="0"/>
          <w:marTop w:val="0"/>
          <w:marBottom w:val="0"/>
          <w:divBdr>
            <w:top w:val="none" w:sz="0" w:space="0" w:color="auto"/>
            <w:left w:val="none" w:sz="0" w:space="0" w:color="auto"/>
            <w:bottom w:val="none" w:sz="0" w:space="0" w:color="auto"/>
            <w:right w:val="none" w:sz="0" w:space="0" w:color="auto"/>
          </w:divBdr>
        </w:div>
        <w:div w:id="637416110">
          <w:marLeft w:val="706"/>
          <w:marRight w:val="0"/>
          <w:marTop w:val="0"/>
          <w:marBottom w:val="0"/>
          <w:divBdr>
            <w:top w:val="none" w:sz="0" w:space="0" w:color="auto"/>
            <w:left w:val="none" w:sz="0" w:space="0" w:color="auto"/>
            <w:bottom w:val="none" w:sz="0" w:space="0" w:color="auto"/>
            <w:right w:val="none" w:sz="0" w:space="0" w:color="auto"/>
          </w:divBdr>
        </w:div>
        <w:div w:id="886794075">
          <w:marLeft w:val="706"/>
          <w:marRight w:val="0"/>
          <w:marTop w:val="0"/>
          <w:marBottom w:val="0"/>
          <w:divBdr>
            <w:top w:val="none" w:sz="0" w:space="0" w:color="auto"/>
            <w:left w:val="none" w:sz="0" w:space="0" w:color="auto"/>
            <w:bottom w:val="none" w:sz="0" w:space="0" w:color="auto"/>
            <w:right w:val="none" w:sz="0" w:space="0" w:color="auto"/>
          </w:divBdr>
        </w:div>
        <w:div w:id="1272206244">
          <w:marLeft w:val="706"/>
          <w:marRight w:val="0"/>
          <w:marTop w:val="0"/>
          <w:marBottom w:val="0"/>
          <w:divBdr>
            <w:top w:val="none" w:sz="0" w:space="0" w:color="auto"/>
            <w:left w:val="none" w:sz="0" w:space="0" w:color="auto"/>
            <w:bottom w:val="none" w:sz="0" w:space="0" w:color="auto"/>
            <w:right w:val="none" w:sz="0" w:space="0" w:color="auto"/>
          </w:divBdr>
        </w:div>
        <w:div w:id="1373268553">
          <w:marLeft w:val="706"/>
          <w:marRight w:val="0"/>
          <w:marTop w:val="0"/>
          <w:marBottom w:val="0"/>
          <w:divBdr>
            <w:top w:val="none" w:sz="0" w:space="0" w:color="auto"/>
            <w:left w:val="none" w:sz="0" w:space="0" w:color="auto"/>
            <w:bottom w:val="none" w:sz="0" w:space="0" w:color="auto"/>
            <w:right w:val="none" w:sz="0" w:space="0" w:color="auto"/>
          </w:divBdr>
        </w:div>
        <w:div w:id="1972057825">
          <w:marLeft w:val="706"/>
          <w:marRight w:val="0"/>
          <w:marTop w:val="0"/>
          <w:marBottom w:val="0"/>
          <w:divBdr>
            <w:top w:val="none" w:sz="0" w:space="0" w:color="auto"/>
            <w:left w:val="none" w:sz="0" w:space="0" w:color="auto"/>
            <w:bottom w:val="none" w:sz="0" w:space="0" w:color="auto"/>
            <w:right w:val="none" w:sz="0" w:space="0" w:color="auto"/>
          </w:divBdr>
        </w:div>
        <w:div w:id="1972981959">
          <w:marLeft w:val="706"/>
          <w:marRight w:val="0"/>
          <w:marTop w:val="0"/>
          <w:marBottom w:val="0"/>
          <w:divBdr>
            <w:top w:val="none" w:sz="0" w:space="0" w:color="auto"/>
            <w:left w:val="none" w:sz="0" w:space="0" w:color="auto"/>
            <w:bottom w:val="none" w:sz="0" w:space="0" w:color="auto"/>
            <w:right w:val="none" w:sz="0" w:space="0" w:color="auto"/>
          </w:divBdr>
        </w:div>
      </w:divsChild>
    </w:div>
    <w:div w:id="1790927376">
      <w:bodyDiv w:val="1"/>
      <w:marLeft w:val="0"/>
      <w:marRight w:val="0"/>
      <w:marTop w:val="0"/>
      <w:marBottom w:val="0"/>
      <w:divBdr>
        <w:top w:val="none" w:sz="0" w:space="0" w:color="auto"/>
        <w:left w:val="none" w:sz="0" w:space="0" w:color="auto"/>
        <w:bottom w:val="none" w:sz="0" w:space="0" w:color="auto"/>
        <w:right w:val="none" w:sz="0" w:space="0" w:color="auto"/>
      </w:divBdr>
      <w:divsChild>
        <w:div w:id="470055466">
          <w:marLeft w:val="706"/>
          <w:marRight w:val="0"/>
          <w:marTop w:val="0"/>
          <w:marBottom w:val="0"/>
          <w:divBdr>
            <w:top w:val="none" w:sz="0" w:space="0" w:color="auto"/>
            <w:left w:val="none" w:sz="0" w:space="0" w:color="auto"/>
            <w:bottom w:val="none" w:sz="0" w:space="0" w:color="auto"/>
            <w:right w:val="none" w:sz="0" w:space="0" w:color="auto"/>
          </w:divBdr>
        </w:div>
        <w:div w:id="534543132">
          <w:marLeft w:val="706"/>
          <w:marRight w:val="0"/>
          <w:marTop w:val="0"/>
          <w:marBottom w:val="0"/>
          <w:divBdr>
            <w:top w:val="none" w:sz="0" w:space="0" w:color="auto"/>
            <w:left w:val="none" w:sz="0" w:space="0" w:color="auto"/>
            <w:bottom w:val="none" w:sz="0" w:space="0" w:color="auto"/>
            <w:right w:val="none" w:sz="0" w:space="0" w:color="auto"/>
          </w:divBdr>
        </w:div>
        <w:div w:id="832380765">
          <w:marLeft w:val="706"/>
          <w:marRight w:val="0"/>
          <w:marTop w:val="0"/>
          <w:marBottom w:val="0"/>
          <w:divBdr>
            <w:top w:val="none" w:sz="0" w:space="0" w:color="auto"/>
            <w:left w:val="none" w:sz="0" w:space="0" w:color="auto"/>
            <w:bottom w:val="none" w:sz="0" w:space="0" w:color="auto"/>
            <w:right w:val="none" w:sz="0" w:space="0" w:color="auto"/>
          </w:divBdr>
        </w:div>
        <w:div w:id="1097142385">
          <w:marLeft w:val="706"/>
          <w:marRight w:val="0"/>
          <w:marTop w:val="0"/>
          <w:marBottom w:val="0"/>
          <w:divBdr>
            <w:top w:val="none" w:sz="0" w:space="0" w:color="auto"/>
            <w:left w:val="none" w:sz="0" w:space="0" w:color="auto"/>
            <w:bottom w:val="none" w:sz="0" w:space="0" w:color="auto"/>
            <w:right w:val="none" w:sz="0" w:space="0" w:color="auto"/>
          </w:divBdr>
        </w:div>
        <w:div w:id="1473208726">
          <w:marLeft w:val="706"/>
          <w:marRight w:val="0"/>
          <w:marTop w:val="0"/>
          <w:marBottom w:val="0"/>
          <w:divBdr>
            <w:top w:val="none" w:sz="0" w:space="0" w:color="auto"/>
            <w:left w:val="none" w:sz="0" w:space="0" w:color="auto"/>
            <w:bottom w:val="none" w:sz="0" w:space="0" w:color="auto"/>
            <w:right w:val="none" w:sz="0" w:space="0" w:color="auto"/>
          </w:divBdr>
        </w:div>
        <w:div w:id="1811052757">
          <w:marLeft w:val="706"/>
          <w:marRight w:val="0"/>
          <w:marTop w:val="0"/>
          <w:marBottom w:val="0"/>
          <w:divBdr>
            <w:top w:val="none" w:sz="0" w:space="0" w:color="auto"/>
            <w:left w:val="none" w:sz="0" w:space="0" w:color="auto"/>
            <w:bottom w:val="none" w:sz="0" w:space="0" w:color="auto"/>
            <w:right w:val="none" w:sz="0" w:space="0" w:color="auto"/>
          </w:divBdr>
        </w:div>
      </w:divsChild>
    </w:div>
    <w:div w:id="1818254867">
      <w:bodyDiv w:val="1"/>
      <w:marLeft w:val="0"/>
      <w:marRight w:val="0"/>
      <w:marTop w:val="0"/>
      <w:marBottom w:val="0"/>
      <w:divBdr>
        <w:top w:val="none" w:sz="0" w:space="0" w:color="auto"/>
        <w:left w:val="none" w:sz="0" w:space="0" w:color="auto"/>
        <w:bottom w:val="none" w:sz="0" w:space="0" w:color="auto"/>
        <w:right w:val="none" w:sz="0" w:space="0" w:color="auto"/>
      </w:divBdr>
    </w:div>
    <w:div w:id="1822772848">
      <w:bodyDiv w:val="1"/>
      <w:marLeft w:val="0"/>
      <w:marRight w:val="0"/>
      <w:marTop w:val="0"/>
      <w:marBottom w:val="0"/>
      <w:divBdr>
        <w:top w:val="none" w:sz="0" w:space="0" w:color="auto"/>
        <w:left w:val="none" w:sz="0" w:space="0" w:color="auto"/>
        <w:bottom w:val="none" w:sz="0" w:space="0" w:color="auto"/>
        <w:right w:val="none" w:sz="0" w:space="0" w:color="auto"/>
      </w:divBdr>
    </w:div>
    <w:div w:id="1827084324">
      <w:bodyDiv w:val="1"/>
      <w:marLeft w:val="0"/>
      <w:marRight w:val="0"/>
      <w:marTop w:val="0"/>
      <w:marBottom w:val="0"/>
      <w:divBdr>
        <w:top w:val="none" w:sz="0" w:space="0" w:color="auto"/>
        <w:left w:val="none" w:sz="0" w:space="0" w:color="auto"/>
        <w:bottom w:val="none" w:sz="0" w:space="0" w:color="auto"/>
        <w:right w:val="none" w:sz="0" w:space="0" w:color="auto"/>
      </w:divBdr>
      <w:divsChild>
        <w:div w:id="842089209">
          <w:marLeft w:val="835"/>
          <w:marRight w:val="0"/>
          <w:marTop w:val="0"/>
          <w:marBottom w:val="0"/>
          <w:divBdr>
            <w:top w:val="none" w:sz="0" w:space="0" w:color="auto"/>
            <w:left w:val="none" w:sz="0" w:space="0" w:color="auto"/>
            <w:bottom w:val="none" w:sz="0" w:space="0" w:color="auto"/>
            <w:right w:val="none" w:sz="0" w:space="0" w:color="auto"/>
          </w:divBdr>
        </w:div>
      </w:divsChild>
    </w:div>
    <w:div w:id="1859347137">
      <w:bodyDiv w:val="1"/>
      <w:marLeft w:val="0"/>
      <w:marRight w:val="0"/>
      <w:marTop w:val="0"/>
      <w:marBottom w:val="0"/>
      <w:divBdr>
        <w:top w:val="none" w:sz="0" w:space="0" w:color="auto"/>
        <w:left w:val="none" w:sz="0" w:space="0" w:color="auto"/>
        <w:bottom w:val="none" w:sz="0" w:space="0" w:color="auto"/>
        <w:right w:val="none" w:sz="0" w:space="0" w:color="auto"/>
      </w:divBdr>
      <w:divsChild>
        <w:div w:id="192116664">
          <w:marLeft w:val="706"/>
          <w:marRight w:val="0"/>
          <w:marTop w:val="0"/>
          <w:marBottom w:val="0"/>
          <w:divBdr>
            <w:top w:val="none" w:sz="0" w:space="0" w:color="auto"/>
            <w:left w:val="none" w:sz="0" w:space="0" w:color="auto"/>
            <w:bottom w:val="none" w:sz="0" w:space="0" w:color="auto"/>
            <w:right w:val="none" w:sz="0" w:space="0" w:color="auto"/>
          </w:divBdr>
        </w:div>
        <w:div w:id="834419827">
          <w:marLeft w:val="706"/>
          <w:marRight w:val="0"/>
          <w:marTop w:val="0"/>
          <w:marBottom w:val="0"/>
          <w:divBdr>
            <w:top w:val="none" w:sz="0" w:space="0" w:color="auto"/>
            <w:left w:val="none" w:sz="0" w:space="0" w:color="auto"/>
            <w:bottom w:val="none" w:sz="0" w:space="0" w:color="auto"/>
            <w:right w:val="none" w:sz="0" w:space="0" w:color="auto"/>
          </w:divBdr>
        </w:div>
        <w:div w:id="1041515194">
          <w:marLeft w:val="706"/>
          <w:marRight w:val="0"/>
          <w:marTop w:val="0"/>
          <w:marBottom w:val="0"/>
          <w:divBdr>
            <w:top w:val="none" w:sz="0" w:space="0" w:color="auto"/>
            <w:left w:val="none" w:sz="0" w:space="0" w:color="auto"/>
            <w:bottom w:val="none" w:sz="0" w:space="0" w:color="auto"/>
            <w:right w:val="none" w:sz="0" w:space="0" w:color="auto"/>
          </w:divBdr>
        </w:div>
        <w:div w:id="1694382592">
          <w:marLeft w:val="706"/>
          <w:marRight w:val="0"/>
          <w:marTop w:val="0"/>
          <w:marBottom w:val="0"/>
          <w:divBdr>
            <w:top w:val="none" w:sz="0" w:space="0" w:color="auto"/>
            <w:left w:val="none" w:sz="0" w:space="0" w:color="auto"/>
            <w:bottom w:val="none" w:sz="0" w:space="0" w:color="auto"/>
            <w:right w:val="none" w:sz="0" w:space="0" w:color="auto"/>
          </w:divBdr>
        </w:div>
        <w:div w:id="1893074472">
          <w:marLeft w:val="706"/>
          <w:marRight w:val="0"/>
          <w:marTop w:val="0"/>
          <w:marBottom w:val="0"/>
          <w:divBdr>
            <w:top w:val="none" w:sz="0" w:space="0" w:color="auto"/>
            <w:left w:val="none" w:sz="0" w:space="0" w:color="auto"/>
            <w:bottom w:val="none" w:sz="0" w:space="0" w:color="auto"/>
            <w:right w:val="none" w:sz="0" w:space="0" w:color="auto"/>
          </w:divBdr>
        </w:div>
      </w:divsChild>
    </w:div>
    <w:div w:id="1873957879">
      <w:bodyDiv w:val="1"/>
      <w:marLeft w:val="0"/>
      <w:marRight w:val="0"/>
      <w:marTop w:val="0"/>
      <w:marBottom w:val="0"/>
      <w:divBdr>
        <w:top w:val="none" w:sz="0" w:space="0" w:color="auto"/>
        <w:left w:val="none" w:sz="0" w:space="0" w:color="auto"/>
        <w:bottom w:val="none" w:sz="0" w:space="0" w:color="auto"/>
        <w:right w:val="none" w:sz="0" w:space="0" w:color="auto"/>
      </w:divBdr>
    </w:div>
    <w:div w:id="1889339082">
      <w:bodyDiv w:val="1"/>
      <w:marLeft w:val="0"/>
      <w:marRight w:val="0"/>
      <w:marTop w:val="0"/>
      <w:marBottom w:val="0"/>
      <w:divBdr>
        <w:top w:val="none" w:sz="0" w:space="0" w:color="auto"/>
        <w:left w:val="none" w:sz="0" w:space="0" w:color="auto"/>
        <w:bottom w:val="none" w:sz="0" w:space="0" w:color="auto"/>
        <w:right w:val="none" w:sz="0" w:space="0" w:color="auto"/>
      </w:divBdr>
      <w:divsChild>
        <w:div w:id="235629512">
          <w:marLeft w:val="0"/>
          <w:marRight w:val="0"/>
          <w:marTop w:val="0"/>
          <w:marBottom w:val="0"/>
          <w:divBdr>
            <w:top w:val="none" w:sz="0" w:space="0" w:color="auto"/>
            <w:left w:val="none" w:sz="0" w:space="0" w:color="auto"/>
            <w:bottom w:val="none" w:sz="0" w:space="0" w:color="auto"/>
            <w:right w:val="none" w:sz="0" w:space="0" w:color="auto"/>
          </w:divBdr>
        </w:div>
      </w:divsChild>
    </w:div>
    <w:div w:id="1908682978">
      <w:bodyDiv w:val="1"/>
      <w:marLeft w:val="0"/>
      <w:marRight w:val="0"/>
      <w:marTop w:val="0"/>
      <w:marBottom w:val="0"/>
      <w:divBdr>
        <w:top w:val="none" w:sz="0" w:space="0" w:color="auto"/>
        <w:left w:val="none" w:sz="0" w:space="0" w:color="auto"/>
        <w:bottom w:val="none" w:sz="0" w:space="0" w:color="auto"/>
        <w:right w:val="none" w:sz="0" w:space="0" w:color="auto"/>
      </w:divBdr>
      <w:divsChild>
        <w:div w:id="1024090395">
          <w:marLeft w:val="0"/>
          <w:marRight w:val="0"/>
          <w:marTop w:val="0"/>
          <w:marBottom w:val="0"/>
          <w:divBdr>
            <w:top w:val="none" w:sz="0" w:space="0" w:color="auto"/>
            <w:left w:val="none" w:sz="0" w:space="0" w:color="auto"/>
            <w:bottom w:val="none" w:sz="0" w:space="0" w:color="auto"/>
            <w:right w:val="none" w:sz="0" w:space="0" w:color="auto"/>
          </w:divBdr>
        </w:div>
      </w:divsChild>
    </w:div>
    <w:div w:id="1912428065">
      <w:bodyDiv w:val="1"/>
      <w:marLeft w:val="0"/>
      <w:marRight w:val="0"/>
      <w:marTop w:val="0"/>
      <w:marBottom w:val="0"/>
      <w:divBdr>
        <w:top w:val="none" w:sz="0" w:space="0" w:color="auto"/>
        <w:left w:val="none" w:sz="0" w:space="0" w:color="auto"/>
        <w:bottom w:val="none" w:sz="0" w:space="0" w:color="auto"/>
        <w:right w:val="none" w:sz="0" w:space="0" w:color="auto"/>
      </w:divBdr>
    </w:div>
    <w:div w:id="1923710521">
      <w:bodyDiv w:val="1"/>
      <w:marLeft w:val="0"/>
      <w:marRight w:val="0"/>
      <w:marTop w:val="0"/>
      <w:marBottom w:val="0"/>
      <w:divBdr>
        <w:top w:val="none" w:sz="0" w:space="0" w:color="auto"/>
        <w:left w:val="none" w:sz="0" w:space="0" w:color="auto"/>
        <w:bottom w:val="none" w:sz="0" w:space="0" w:color="auto"/>
        <w:right w:val="none" w:sz="0" w:space="0" w:color="auto"/>
      </w:divBdr>
    </w:div>
    <w:div w:id="1934588801">
      <w:bodyDiv w:val="1"/>
      <w:marLeft w:val="0"/>
      <w:marRight w:val="0"/>
      <w:marTop w:val="0"/>
      <w:marBottom w:val="0"/>
      <w:divBdr>
        <w:top w:val="none" w:sz="0" w:space="0" w:color="auto"/>
        <w:left w:val="none" w:sz="0" w:space="0" w:color="auto"/>
        <w:bottom w:val="none" w:sz="0" w:space="0" w:color="auto"/>
        <w:right w:val="none" w:sz="0" w:space="0" w:color="auto"/>
      </w:divBdr>
    </w:div>
    <w:div w:id="1940678217">
      <w:bodyDiv w:val="1"/>
      <w:marLeft w:val="0"/>
      <w:marRight w:val="0"/>
      <w:marTop w:val="0"/>
      <w:marBottom w:val="0"/>
      <w:divBdr>
        <w:top w:val="none" w:sz="0" w:space="0" w:color="auto"/>
        <w:left w:val="none" w:sz="0" w:space="0" w:color="auto"/>
        <w:bottom w:val="none" w:sz="0" w:space="0" w:color="auto"/>
        <w:right w:val="none" w:sz="0" w:space="0" w:color="auto"/>
      </w:divBdr>
      <w:divsChild>
        <w:div w:id="37169677">
          <w:marLeft w:val="706"/>
          <w:marRight w:val="0"/>
          <w:marTop w:val="0"/>
          <w:marBottom w:val="0"/>
          <w:divBdr>
            <w:top w:val="none" w:sz="0" w:space="0" w:color="auto"/>
            <w:left w:val="none" w:sz="0" w:space="0" w:color="auto"/>
            <w:bottom w:val="none" w:sz="0" w:space="0" w:color="auto"/>
            <w:right w:val="none" w:sz="0" w:space="0" w:color="auto"/>
          </w:divBdr>
        </w:div>
        <w:div w:id="461656186">
          <w:marLeft w:val="706"/>
          <w:marRight w:val="0"/>
          <w:marTop w:val="0"/>
          <w:marBottom w:val="0"/>
          <w:divBdr>
            <w:top w:val="none" w:sz="0" w:space="0" w:color="auto"/>
            <w:left w:val="none" w:sz="0" w:space="0" w:color="auto"/>
            <w:bottom w:val="none" w:sz="0" w:space="0" w:color="auto"/>
            <w:right w:val="none" w:sz="0" w:space="0" w:color="auto"/>
          </w:divBdr>
        </w:div>
        <w:div w:id="1258635016">
          <w:marLeft w:val="706"/>
          <w:marRight w:val="0"/>
          <w:marTop w:val="0"/>
          <w:marBottom w:val="0"/>
          <w:divBdr>
            <w:top w:val="none" w:sz="0" w:space="0" w:color="auto"/>
            <w:left w:val="none" w:sz="0" w:space="0" w:color="auto"/>
            <w:bottom w:val="none" w:sz="0" w:space="0" w:color="auto"/>
            <w:right w:val="none" w:sz="0" w:space="0" w:color="auto"/>
          </w:divBdr>
        </w:div>
        <w:div w:id="1432553600">
          <w:marLeft w:val="547"/>
          <w:marRight w:val="0"/>
          <w:marTop w:val="0"/>
          <w:marBottom w:val="0"/>
          <w:divBdr>
            <w:top w:val="none" w:sz="0" w:space="0" w:color="auto"/>
            <w:left w:val="none" w:sz="0" w:space="0" w:color="auto"/>
            <w:bottom w:val="none" w:sz="0" w:space="0" w:color="auto"/>
            <w:right w:val="none" w:sz="0" w:space="0" w:color="auto"/>
          </w:divBdr>
        </w:div>
      </w:divsChild>
    </w:div>
    <w:div w:id="1974141738">
      <w:bodyDiv w:val="1"/>
      <w:marLeft w:val="0"/>
      <w:marRight w:val="0"/>
      <w:marTop w:val="0"/>
      <w:marBottom w:val="0"/>
      <w:divBdr>
        <w:top w:val="none" w:sz="0" w:space="0" w:color="auto"/>
        <w:left w:val="none" w:sz="0" w:space="0" w:color="auto"/>
        <w:bottom w:val="none" w:sz="0" w:space="0" w:color="auto"/>
        <w:right w:val="none" w:sz="0" w:space="0" w:color="auto"/>
      </w:divBdr>
    </w:div>
    <w:div w:id="2076733293">
      <w:bodyDiv w:val="1"/>
      <w:marLeft w:val="0"/>
      <w:marRight w:val="0"/>
      <w:marTop w:val="0"/>
      <w:marBottom w:val="0"/>
      <w:divBdr>
        <w:top w:val="none" w:sz="0" w:space="0" w:color="auto"/>
        <w:left w:val="none" w:sz="0" w:space="0" w:color="auto"/>
        <w:bottom w:val="none" w:sz="0" w:space="0" w:color="auto"/>
        <w:right w:val="none" w:sz="0" w:space="0" w:color="auto"/>
      </w:divBdr>
      <w:divsChild>
        <w:div w:id="136922330">
          <w:marLeft w:val="547"/>
          <w:marRight w:val="0"/>
          <w:marTop w:val="77"/>
          <w:marBottom w:val="0"/>
          <w:divBdr>
            <w:top w:val="none" w:sz="0" w:space="0" w:color="auto"/>
            <w:left w:val="none" w:sz="0" w:space="0" w:color="auto"/>
            <w:bottom w:val="none" w:sz="0" w:space="0" w:color="auto"/>
            <w:right w:val="none" w:sz="0" w:space="0" w:color="auto"/>
          </w:divBdr>
        </w:div>
        <w:div w:id="267129891">
          <w:marLeft w:val="547"/>
          <w:marRight w:val="0"/>
          <w:marTop w:val="77"/>
          <w:marBottom w:val="0"/>
          <w:divBdr>
            <w:top w:val="none" w:sz="0" w:space="0" w:color="auto"/>
            <w:left w:val="none" w:sz="0" w:space="0" w:color="auto"/>
            <w:bottom w:val="none" w:sz="0" w:space="0" w:color="auto"/>
            <w:right w:val="none" w:sz="0" w:space="0" w:color="auto"/>
          </w:divBdr>
        </w:div>
        <w:div w:id="459885297">
          <w:marLeft w:val="547"/>
          <w:marRight w:val="0"/>
          <w:marTop w:val="77"/>
          <w:marBottom w:val="0"/>
          <w:divBdr>
            <w:top w:val="none" w:sz="0" w:space="0" w:color="auto"/>
            <w:left w:val="none" w:sz="0" w:space="0" w:color="auto"/>
            <w:bottom w:val="none" w:sz="0" w:space="0" w:color="auto"/>
            <w:right w:val="none" w:sz="0" w:space="0" w:color="auto"/>
          </w:divBdr>
        </w:div>
        <w:div w:id="789010961">
          <w:marLeft w:val="547"/>
          <w:marRight w:val="0"/>
          <w:marTop w:val="77"/>
          <w:marBottom w:val="0"/>
          <w:divBdr>
            <w:top w:val="none" w:sz="0" w:space="0" w:color="auto"/>
            <w:left w:val="none" w:sz="0" w:space="0" w:color="auto"/>
            <w:bottom w:val="none" w:sz="0" w:space="0" w:color="auto"/>
            <w:right w:val="none" w:sz="0" w:space="0" w:color="auto"/>
          </w:divBdr>
        </w:div>
        <w:div w:id="1204750304">
          <w:marLeft w:val="547"/>
          <w:marRight w:val="0"/>
          <w:marTop w:val="77"/>
          <w:marBottom w:val="0"/>
          <w:divBdr>
            <w:top w:val="none" w:sz="0" w:space="0" w:color="auto"/>
            <w:left w:val="none" w:sz="0" w:space="0" w:color="auto"/>
            <w:bottom w:val="none" w:sz="0" w:space="0" w:color="auto"/>
            <w:right w:val="none" w:sz="0" w:space="0" w:color="auto"/>
          </w:divBdr>
        </w:div>
        <w:div w:id="1236626903">
          <w:marLeft w:val="547"/>
          <w:marRight w:val="0"/>
          <w:marTop w:val="77"/>
          <w:marBottom w:val="0"/>
          <w:divBdr>
            <w:top w:val="none" w:sz="0" w:space="0" w:color="auto"/>
            <w:left w:val="none" w:sz="0" w:space="0" w:color="auto"/>
            <w:bottom w:val="none" w:sz="0" w:space="0" w:color="auto"/>
            <w:right w:val="none" w:sz="0" w:space="0" w:color="auto"/>
          </w:divBdr>
        </w:div>
        <w:div w:id="1385956046">
          <w:marLeft w:val="547"/>
          <w:marRight w:val="0"/>
          <w:marTop w:val="77"/>
          <w:marBottom w:val="0"/>
          <w:divBdr>
            <w:top w:val="none" w:sz="0" w:space="0" w:color="auto"/>
            <w:left w:val="none" w:sz="0" w:space="0" w:color="auto"/>
            <w:bottom w:val="none" w:sz="0" w:space="0" w:color="auto"/>
            <w:right w:val="none" w:sz="0" w:space="0" w:color="auto"/>
          </w:divBdr>
        </w:div>
        <w:div w:id="1514756288">
          <w:marLeft w:val="547"/>
          <w:marRight w:val="0"/>
          <w:marTop w:val="77"/>
          <w:marBottom w:val="0"/>
          <w:divBdr>
            <w:top w:val="none" w:sz="0" w:space="0" w:color="auto"/>
            <w:left w:val="none" w:sz="0" w:space="0" w:color="auto"/>
            <w:bottom w:val="none" w:sz="0" w:space="0" w:color="auto"/>
            <w:right w:val="none" w:sz="0" w:space="0" w:color="auto"/>
          </w:divBdr>
        </w:div>
        <w:div w:id="1604997112">
          <w:marLeft w:val="547"/>
          <w:marRight w:val="0"/>
          <w:marTop w:val="77"/>
          <w:marBottom w:val="0"/>
          <w:divBdr>
            <w:top w:val="none" w:sz="0" w:space="0" w:color="auto"/>
            <w:left w:val="none" w:sz="0" w:space="0" w:color="auto"/>
            <w:bottom w:val="none" w:sz="0" w:space="0" w:color="auto"/>
            <w:right w:val="none" w:sz="0" w:space="0" w:color="auto"/>
          </w:divBdr>
        </w:div>
        <w:div w:id="1825004353">
          <w:marLeft w:val="547"/>
          <w:marRight w:val="0"/>
          <w:marTop w:val="77"/>
          <w:marBottom w:val="0"/>
          <w:divBdr>
            <w:top w:val="none" w:sz="0" w:space="0" w:color="auto"/>
            <w:left w:val="none" w:sz="0" w:space="0" w:color="auto"/>
            <w:bottom w:val="none" w:sz="0" w:space="0" w:color="auto"/>
            <w:right w:val="none" w:sz="0" w:space="0" w:color="auto"/>
          </w:divBdr>
        </w:div>
      </w:divsChild>
    </w:div>
    <w:div w:id="2088795483">
      <w:bodyDiv w:val="1"/>
      <w:marLeft w:val="0"/>
      <w:marRight w:val="0"/>
      <w:marTop w:val="0"/>
      <w:marBottom w:val="0"/>
      <w:divBdr>
        <w:top w:val="none" w:sz="0" w:space="0" w:color="auto"/>
        <w:left w:val="none" w:sz="0" w:space="0" w:color="auto"/>
        <w:bottom w:val="none" w:sz="0" w:space="0" w:color="auto"/>
        <w:right w:val="none" w:sz="0" w:space="0" w:color="auto"/>
      </w:divBdr>
    </w:div>
    <w:div w:id="2112159868">
      <w:bodyDiv w:val="1"/>
      <w:marLeft w:val="0"/>
      <w:marRight w:val="0"/>
      <w:marTop w:val="0"/>
      <w:marBottom w:val="0"/>
      <w:divBdr>
        <w:top w:val="none" w:sz="0" w:space="0" w:color="auto"/>
        <w:left w:val="none" w:sz="0" w:space="0" w:color="auto"/>
        <w:bottom w:val="none" w:sz="0" w:space="0" w:color="auto"/>
        <w:right w:val="none" w:sz="0" w:space="0" w:color="auto"/>
      </w:divBdr>
    </w:div>
    <w:div w:id="212430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hyperlink" Target="http://mapserver.inegi.org.mx/geograf&#237;a/espa&#241;ol/estados" TargetMode="Externa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hyperlink" Target="http://www.redalyc.org/articulo.oa" TargetMode="External"/><Relationship Id="rId38" Type="http://schemas.openxmlformats.org/officeDocument/2006/relationships/hyperlink" Target="http://sagarpa.gob.mx/Delegaciones/quintanaroo/boletines/2015/Marzo/Documents/2015L025.pdf" TargetMode="External"/><Relationship Id="rId39" Type="http://schemas.openxmlformats.org/officeDocument/2006/relationships/hyperlink" Target="http://www.bocaiglesia.com/HistoryArticlesBocaSite.pdf" TargetMode="External"/><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header" Target="header2.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000FA-E5D4-EA49-864F-3435074BF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209</Pages>
  <Words>75030</Words>
  <Characters>412666</Characters>
  <Application>Microsoft Macintosh Word</Application>
  <DocSecurity>0</DocSecurity>
  <Lines>3438</Lines>
  <Paragraphs>973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486723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Sigala</dc:creator>
  <cp:lastModifiedBy>Daniela Evia Duarte</cp:lastModifiedBy>
  <cp:revision>3</cp:revision>
  <cp:lastPrinted>2017-02-28T20:15:00Z</cp:lastPrinted>
  <dcterms:created xsi:type="dcterms:W3CDTF">2017-07-17T16:14:00Z</dcterms:created>
  <dcterms:modified xsi:type="dcterms:W3CDTF">2017-07-17T16:20:00Z</dcterms:modified>
</cp:coreProperties>
</file>